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1FFF1" w14:textId="77777777" w:rsidR="00D57ECC" w:rsidRPr="007E60C8" w:rsidRDefault="008D19AE" w:rsidP="00673BB2">
      <w:pPr>
        <w:ind w:left="1" w:hanging="3"/>
        <w:rPr>
          <w:rFonts w:asciiTheme="majorHAnsi" w:hAnsiTheme="majorHAnsi" w:cstheme="majorHAnsi"/>
          <w:sz w:val="28"/>
          <w:szCs w:val="28"/>
        </w:rPr>
      </w:pPr>
      <w:bookmarkStart w:id="0" w:name="_Toc169506913"/>
      <w:bookmarkStart w:id="1" w:name="_Toc169508070"/>
      <w:r w:rsidRPr="007E60C8">
        <w:rPr>
          <w:rFonts w:asciiTheme="majorHAnsi" w:hAnsiTheme="majorHAnsi" w:cstheme="majorHAnsi"/>
          <w:noProof/>
          <w:sz w:val="28"/>
          <w:szCs w:val="28"/>
        </w:rPr>
        <w:drawing>
          <wp:anchor distT="0" distB="0" distL="114300" distR="114300" simplePos="0" relativeHeight="251658240" behindDoc="0" locked="0" layoutInCell="1" hidden="0" allowOverlap="1" wp14:anchorId="292850EE" wp14:editId="07777777">
            <wp:simplePos x="0" y="0"/>
            <wp:positionH relativeFrom="column">
              <wp:posOffset>1949450</wp:posOffset>
            </wp:positionH>
            <wp:positionV relativeFrom="paragraph">
              <wp:posOffset>421640</wp:posOffset>
            </wp:positionV>
            <wp:extent cx="2835275" cy="272923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35275" cy="2729230"/>
                    </a:xfrm>
                    <a:prstGeom prst="rect">
                      <a:avLst/>
                    </a:prstGeom>
                    <a:ln/>
                  </pic:spPr>
                </pic:pic>
              </a:graphicData>
            </a:graphic>
          </wp:anchor>
        </w:drawing>
      </w:r>
      <w:bookmarkEnd w:id="0"/>
      <w:bookmarkEnd w:id="1"/>
    </w:p>
    <w:p w14:paraId="207CCF61" w14:textId="77777777"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A9F5B76" w14:textId="77777777" w:rsidR="00673BB2" w:rsidRPr="007E60C8" w:rsidRDefault="00673BB2" w:rsidP="00673BB2">
      <w:pPr>
        <w:ind w:left="2" w:hanging="4"/>
        <w:rPr>
          <w:rFonts w:asciiTheme="majorHAnsi" w:hAnsiTheme="majorHAnsi" w:cstheme="majorHAnsi"/>
          <w:sz w:val="36"/>
          <w:szCs w:val="36"/>
        </w:rPr>
      </w:pPr>
    </w:p>
    <w:p w14:paraId="1A45788E" w14:textId="77777777" w:rsidR="00673BB2" w:rsidRPr="007E60C8" w:rsidRDefault="00673BB2" w:rsidP="00673BB2">
      <w:pPr>
        <w:ind w:left="2" w:hanging="4"/>
        <w:rPr>
          <w:rFonts w:asciiTheme="majorHAnsi" w:hAnsiTheme="majorHAnsi" w:cstheme="majorHAnsi"/>
          <w:sz w:val="36"/>
          <w:szCs w:val="36"/>
        </w:rPr>
      </w:pPr>
    </w:p>
    <w:p w14:paraId="5FC90CCD" w14:textId="772D20DD" w:rsidR="00D57ECC" w:rsidRPr="007E60C8" w:rsidRDefault="00673BB2" w:rsidP="00673BB2">
      <w:pPr>
        <w:ind w:left="2" w:hanging="4"/>
        <w:jc w:val="right"/>
        <w:rPr>
          <w:rFonts w:asciiTheme="majorHAnsi" w:hAnsiTheme="majorHAnsi" w:cstheme="majorHAnsi"/>
          <w:b/>
          <w:bCs/>
          <w:sz w:val="36"/>
          <w:szCs w:val="36"/>
        </w:rPr>
      </w:pPr>
      <w:bookmarkStart w:id="2" w:name="_Toc169506914"/>
      <w:bookmarkStart w:id="3" w:name="_Toc169508071"/>
      <w:r w:rsidRPr="007E60C8">
        <w:rPr>
          <w:rFonts w:asciiTheme="majorHAnsi" w:hAnsiTheme="majorHAnsi" w:cstheme="majorHAnsi"/>
          <w:b/>
          <w:bCs/>
          <w:sz w:val="36"/>
          <w:szCs w:val="36"/>
        </w:rPr>
        <w:t>D</w:t>
      </w:r>
      <w:r w:rsidR="008D19AE" w:rsidRPr="007E60C8">
        <w:rPr>
          <w:rFonts w:asciiTheme="majorHAnsi" w:hAnsiTheme="majorHAnsi" w:cstheme="majorHAnsi"/>
          <w:b/>
          <w:bCs/>
          <w:sz w:val="36"/>
          <w:szCs w:val="36"/>
        </w:rPr>
        <w:t>ocumento solicitud modificaciones al Registro Calificado</w:t>
      </w:r>
      <w:bookmarkEnd w:id="2"/>
      <w:bookmarkEnd w:id="3"/>
    </w:p>
    <w:p w14:paraId="05C2A4D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6B32662" w14:textId="77777777" w:rsidR="00B235F8" w:rsidRPr="007E60C8" w:rsidRDefault="00B235F8" w:rsidP="00673BB2">
      <w:pPr>
        <w:ind w:left="2" w:hanging="4"/>
        <w:jc w:val="right"/>
        <w:rPr>
          <w:rFonts w:asciiTheme="majorHAnsi" w:hAnsiTheme="majorHAnsi" w:cstheme="majorHAnsi"/>
          <w:b/>
          <w:sz w:val="36"/>
          <w:szCs w:val="36"/>
        </w:rPr>
      </w:pPr>
      <w:bookmarkStart w:id="4" w:name="_Toc169506915"/>
      <w:bookmarkStart w:id="5" w:name="_Toc169508072"/>
      <w:r w:rsidRPr="007E60C8">
        <w:rPr>
          <w:rFonts w:asciiTheme="majorHAnsi" w:hAnsiTheme="majorHAnsi" w:cstheme="majorHAnsi"/>
          <w:b/>
          <w:sz w:val="36"/>
          <w:szCs w:val="36"/>
        </w:rPr>
        <w:t>Maestría en Ciencias de la Información y las Comunicaciones</w:t>
      </w:r>
      <w:bookmarkEnd w:id="4"/>
      <w:bookmarkEnd w:id="5"/>
    </w:p>
    <w:bookmarkStart w:id="6" w:name="_Toc169506916"/>
    <w:bookmarkStart w:id="7" w:name="_Toc169508073"/>
    <w:p w14:paraId="44CA5D1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noProof/>
          <w:sz w:val="36"/>
          <w:szCs w:val="36"/>
        </w:rPr>
        <mc:AlternateContent>
          <mc:Choice Requires="wps">
            <w:drawing>
              <wp:anchor distT="0" distB="0" distL="114300" distR="114300" simplePos="0" relativeHeight="251658241" behindDoc="0" locked="0" layoutInCell="1" hidden="0" allowOverlap="1" wp14:anchorId="6133130D" wp14:editId="07777777">
                <wp:simplePos x="0" y="0"/>
                <wp:positionH relativeFrom="column">
                  <wp:posOffset>774700</wp:posOffset>
                </wp:positionH>
                <wp:positionV relativeFrom="paragraph">
                  <wp:posOffset>12700</wp:posOffset>
                </wp:positionV>
                <wp:extent cx="5404410" cy="64060"/>
                <wp:effectExtent l="0" t="0" r="0" b="0"/>
                <wp:wrapNone/>
                <wp:docPr id="1" name="Forma libre: forma 1"/>
                <wp:cNvGraphicFramePr/>
                <a:graphic xmlns:a="http://schemas.openxmlformats.org/drawingml/2006/main">
                  <a:graphicData uri="http://schemas.microsoft.com/office/word/2010/wordprocessingShape">
                    <wps:wsp>
                      <wps:cNvSpPr/>
                      <wps:spPr>
                        <a:xfrm>
                          <a:off x="2659860" y="3764160"/>
                          <a:ext cx="5372280" cy="31680"/>
                        </a:xfrm>
                        <a:custGeom>
                          <a:avLst/>
                          <a:gdLst/>
                          <a:ahLst/>
                          <a:cxnLst/>
                          <a:rect l="l" t="t" r="r" b="b"/>
                          <a:pathLst>
                            <a:path w="21600" h="21600" extrusionOk="0">
                              <a:moveTo>
                                <a:pt x="0" y="0"/>
                              </a:moveTo>
                              <a:lnTo>
                                <a:pt x="21600" y="21600"/>
                              </a:lnTo>
                            </a:path>
                          </a:pathLst>
                        </a:custGeom>
                        <a:noFill/>
                        <a:ln w="31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843DB4A" id="Forma libre: forma 1" o:spid="_x0000_s1026" style="position:absolute;margin-left:61pt;margin-top:1pt;width:425.55pt;height:5.05pt;z-index:251658241;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" path="m,l21600,21600e" filled="f" strokeweight=".87986mm">
                <v:stroke startarrowwidth="narrow" startarrowlength="short" endarrowwidth="narrow" endarrowlength="short"/>
                <v:path arrowok="t" o:extrusionok="f"/>
              </v:shape>
            </w:pict>
          </mc:Fallback>
        </mc:AlternateContent>
      </w:r>
      <w:bookmarkEnd w:id="6"/>
      <w:bookmarkEnd w:id="7"/>
    </w:p>
    <w:p w14:paraId="5E0D622C" w14:textId="71699BBE" w:rsidR="00D57ECC" w:rsidRPr="007E60C8" w:rsidRDefault="008D19AE" w:rsidP="00673BB2">
      <w:pPr>
        <w:ind w:left="2" w:hanging="4"/>
        <w:jc w:val="right"/>
        <w:rPr>
          <w:rFonts w:asciiTheme="majorHAnsi" w:hAnsiTheme="majorHAnsi" w:cstheme="majorHAnsi"/>
          <w:sz w:val="36"/>
          <w:szCs w:val="36"/>
        </w:rPr>
      </w:pPr>
      <w:bookmarkStart w:id="8" w:name="_Toc169506917"/>
      <w:bookmarkStart w:id="9" w:name="_Toc169508074"/>
      <w:r w:rsidRPr="007E60C8">
        <w:rPr>
          <w:rFonts w:asciiTheme="majorHAnsi" w:hAnsiTheme="majorHAnsi" w:cstheme="majorHAnsi"/>
          <w:b/>
          <w:sz w:val="36"/>
          <w:szCs w:val="36"/>
        </w:rPr>
        <w:t>Facultad</w:t>
      </w:r>
      <w:r w:rsidR="00B235F8" w:rsidRPr="007E60C8">
        <w:rPr>
          <w:rFonts w:asciiTheme="majorHAnsi" w:hAnsiTheme="majorHAnsi" w:cstheme="majorHAnsi"/>
          <w:b/>
          <w:sz w:val="36"/>
          <w:szCs w:val="36"/>
        </w:rPr>
        <w:t xml:space="preserve"> de Ingeniería</w:t>
      </w:r>
      <w:bookmarkEnd w:id="8"/>
      <w:bookmarkEnd w:id="9"/>
    </w:p>
    <w:p w14:paraId="18FB4B7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FB60F38" w14:textId="0092FE91"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39DA6BA" w14:textId="72AA54FE" w:rsidR="0089603E" w:rsidRPr="007E60C8" w:rsidRDefault="0089603E" w:rsidP="00673BB2">
      <w:pPr>
        <w:ind w:left="1" w:hanging="3"/>
        <w:jc w:val="center"/>
        <w:rPr>
          <w:rFonts w:asciiTheme="majorHAnsi" w:hAnsiTheme="majorHAnsi" w:cstheme="majorHAnsi"/>
          <w:sz w:val="28"/>
          <w:szCs w:val="28"/>
        </w:rPr>
      </w:pPr>
    </w:p>
    <w:p w14:paraId="13ACCB23" w14:textId="77777777" w:rsidR="00673BB2" w:rsidRPr="007E60C8" w:rsidRDefault="00673BB2" w:rsidP="00673BB2">
      <w:pPr>
        <w:ind w:left="1" w:hanging="3"/>
        <w:jc w:val="center"/>
        <w:rPr>
          <w:rFonts w:asciiTheme="majorHAnsi" w:hAnsiTheme="majorHAnsi" w:cstheme="majorHAnsi"/>
          <w:sz w:val="28"/>
          <w:szCs w:val="28"/>
        </w:rPr>
      </w:pPr>
    </w:p>
    <w:p w14:paraId="4494689E" w14:textId="77777777" w:rsidR="00673BB2" w:rsidRPr="007E60C8" w:rsidRDefault="00673BB2" w:rsidP="00673BB2">
      <w:pPr>
        <w:ind w:left="1" w:hanging="3"/>
        <w:jc w:val="center"/>
        <w:rPr>
          <w:rFonts w:asciiTheme="majorHAnsi" w:hAnsiTheme="majorHAnsi" w:cstheme="majorHAnsi"/>
          <w:sz w:val="28"/>
          <w:szCs w:val="28"/>
        </w:rPr>
      </w:pPr>
    </w:p>
    <w:p w14:paraId="7BA4E882" w14:textId="77777777" w:rsidR="00673BB2" w:rsidRPr="007E60C8" w:rsidRDefault="00673BB2" w:rsidP="00673BB2">
      <w:pPr>
        <w:ind w:left="1" w:hanging="3"/>
        <w:jc w:val="center"/>
        <w:rPr>
          <w:rFonts w:asciiTheme="majorHAnsi" w:hAnsiTheme="majorHAnsi" w:cstheme="majorHAnsi"/>
          <w:sz w:val="28"/>
          <w:szCs w:val="28"/>
        </w:rPr>
      </w:pPr>
    </w:p>
    <w:p w14:paraId="321F599B" w14:textId="1D276AEA" w:rsidR="00673BB2" w:rsidRDefault="00673BB2" w:rsidP="00673BB2">
      <w:pPr>
        <w:ind w:left="1" w:hanging="3"/>
        <w:jc w:val="center"/>
        <w:rPr>
          <w:rFonts w:asciiTheme="majorHAnsi" w:hAnsiTheme="majorHAnsi" w:cstheme="majorHAnsi"/>
          <w:sz w:val="28"/>
          <w:szCs w:val="28"/>
        </w:rPr>
      </w:pPr>
    </w:p>
    <w:p w14:paraId="0C3D533A" w14:textId="77777777" w:rsidR="002A64A0" w:rsidRPr="007E60C8" w:rsidRDefault="002A64A0" w:rsidP="00673BB2">
      <w:pPr>
        <w:ind w:left="1" w:hanging="3"/>
        <w:jc w:val="center"/>
        <w:rPr>
          <w:rFonts w:asciiTheme="majorHAnsi" w:hAnsiTheme="majorHAnsi" w:cstheme="majorHAnsi"/>
          <w:sz w:val="28"/>
          <w:szCs w:val="28"/>
        </w:rPr>
      </w:pPr>
    </w:p>
    <w:p w14:paraId="4356DCFA" w14:textId="7668334A" w:rsidR="0089603E" w:rsidRPr="007E60C8" w:rsidRDefault="0089603E" w:rsidP="00673BB2">
      <w:pPr>
        <w:ind w:left="1" w:hanging="3"/>
        <w:jc w:val="center"/>
        <w:rPr>
          <w:rFonts w:asciiTheme="majorHAnsi" w:hAnsiTheme="majorHAnsi" w:cstheme="majorHAnsi"/>
          <w:sz w:val="28"/>
          <w:szCs w:val="28"/>
        </w:rPr>
      </w:pPr>
    </w:p>
    <w:p w14:paraId="6A3A58EC" w14:textId="5E254FD4" w:rsidR="00D57ECC" w:rsidRPr="007E60C8" w:rsidRDefault="008D19AE" w:rsidP="00673BB2">
      <w:pPr>
        <w:ind w:left="1" w:hanging="3"/>
        <w:jc w:val="center"/>
        <w:rPr>
          <w:rFonts w:asciiTheme="majorHAnsi" w:hAnsiTheme="majorHAnsi" w:cstheme="majorHAnsi"/>
          <w:sz w:val="28"/>
          <w:szCs w:val="28"/>
        </w:rPr>
      </w:pPr>
      <w:bookmarkStart w:id="10" w:name="_Toc169506918"/>
      <w:bookmarkStart w:id="11" w:name="_Toc169508075"/>
      <w:r w:rsidRPr="007E60C8">
        <w:rPr>
          <w:rFonts w:asciiTheme="majorHAnsi" w:hAnsiTheme="majorHAnsi" w:cstheme="majorHAnsi"/>
          <w:sz w:val="28"/>
          <w:szCs w:val="28"/>
        </w:rPr>
        <w:t>Bogotá D.C.,</w:t>
      </w:r>
      <w:r w:rsidR="005725EC" w:rsidRPr="007E60C8">
        <w:rPr>
          <w:rFonts w:asciiTheme="majorHAnsi" w:hAnsiTheme="majorHAnsi" w:cstheme="majorHAnsi"/>
          <w:sz w:val="28"/>
          <w:szCs w:val="28"/>
        </w:rPr>
        <w:t xml:space="preserve"> </w:t>
      </w:r>
      <w:del w:id="12" w:author="RUBIANO SUAREZ ALISON KATHERINE" w:date="2024-11-28T15:05:00Z">
        <w:r w:rsidR="005725EC" w:rsidRPr="007E60C8" w:rsidDel="00EA4629">
          <w:rPr>
            <w:rFonts w:asciiTheme="majorHAnsi" w:hAnsiTheme="majorHAnsi" w:cstheme="majorHAnsi"/>
            <w:sz w:val="28"/>
            <w:szCs w:val="28"/>
          </w:rPr>
          <w:delText>ju</w:delText>
        </w:r>
        <w:r w:rsidR="006662CB" w:rsidDel="00EA4629">
          <w:rPr>
            <w:rFonts w:asciiTheme="majorHAnsi" w:hAnsiTheme="majorHAnsi" w:cstheme="majorHAnsi"/>
            <w:sz w:val="28"/>
            <w:szCs w:val="28"/>
          </w:rPr>
          <w:delText>l</w:delText>
        </w:r>
        <w:r w:rsidR="005725EC" w:rsidRPr="007E60C8" w:rsidDel="00EA4629">
          <w:rPr>
            <w:rFonts w:asciiTheme="majorHAnsi" w:hAnsiTheme="majorHAnsi" w:cstheme="majorHAnsi"/>
            <w:sz w:val="28"/>
            <w:szCs w:val="28"/>
          </w:rPr>
          <w:delText xml:space="preserve">io </w:delText>
        </w:r>
      </w:del>
      <w:ins w:id="13" w:author="RUBIANO SUAREZ ALISON KATHERINE" w:date="2024-11-28T15:05:00Z">
        <w:r w:rsidR="00EA4629">
          <w:rPr>
            <w:rFonts w:asciiTheme="majorHAnsi" w:hAnsiTheme="majorHAnsi" w:cstheme="majorHAnsi"/>
            <w:sz w:val="28"/>
            <w:szCs w:val="28"/>
          </w:rPr>
          <w:t>septiembre</w:t>
        </w:r>
        <w:r w:rsidR="00EA4629" w:rsidRPr="007E60C8">
          <w:rPr>
            <w:rFonts w:asciiTheme="majorHAnsi" w:hAnsiTheme="majorHAnsi" w:cstheme="majorHAnsi"/>
            <w:sz w:val="28"/>
            <w:szCs w:val="28"/>
          </w:rPr>
          <w:t xml:space="preserve"> </w:t>
        </w:r>
      </w:ins>
      <w:r w:rsidR="005725EC" w:rsidRPr="007E60C8">
        <w:rPr>
          <w:rFonts w:asciiTheme="majorHAnsi" w:hAnsiTheme="majorHAnsi" w:cstheme="majorHAnsi"/>
          <w:sz w:val="28"/>
          <w:szCs w:val="28"/>
        </w:rPr>
        <w:t>2024</w:t>
      </w:r>
      <w:bookmarkEnd w:id="10"/>
      <w:bookmarkEnd w:id="11"/>
    </w:p>
    <w:p w14:paraId="614D5566" w14:textId="0B51BE7F" w:rsidR="002A64A0" w:rsidRDefault="008D19AE" w:rsidP="00673BB2">
      <w:pPr>
        <w:ind w:left="1" w:hanging="3"/>
        <w:jc w:val="center"/>
        <w:rPr>
          <w:rFonts w:asciiTheme="majorHAnsi" w:hAnsiTheme="majorHAnsi" w:cstheme="majorHAnsi"/>
          <w:b/>
          <w:sz w:val="28"/>
          <w:szCs w:val="28"/>
        </w:rPr>
      </w:pPr>
      <w:bookmarkStart w:id="14" w:name="_Toc169506919"/>
      <w:bookmarkStart w:id="15" w:name="_Toc169508076"/>
      <w:r w:rsidRPr="007E60C8">
        <w:rPr>
          <w:rFonts w:asciiTheme="majorHAnsi" w:hAnsiTheme="majorHAnsi" w:cstheme="majorHAnsi"/>
          <w:b/>
          <w:sz w:val="28"/>
          <w:szCs w:val="28"/>
        </w:rPr>
        <w:t>Universidad Distrital Francisco José de Caldas</w:t>
      </w:r>
      <w:bookmarkEnd w:id="14"/>
      <w:bookmarkEnd w:id="15"/>
    </w:p>
    <w:p w14:paraId="5A05C2CF" w14:textId="77777777" w:rsidR="002A64A0" w:rsidRDefault="002A64A0">
      <w:pPr>
        <w:spacing w:after="200" w:line="276" w:lineRule="auto"/>
        <w:rPr>
          <w:rFonts w:asciiTheme="majorHAnsi" w:hAnsiTheme="majorHAnsi" w:cstheme="majorHAnsi"/>
          <w:b/>
          <w:sz w:val="28"/>
          <w:szCs w:val="28"/>
        </w:rPr>
      </w:pPr>
      <w:r>
        <w:rPr>
          <w:rFonts w:asciiTheme="majorHAnsi" w:hAnsiTheme="majorHAnsi" w:cstheme="majorHAnsi"/>
          <w:b/>
          <w:sz w:val="28"/>
          <w:szCs w:val="28"/>
        </w:rPr>
        <w:br w:type="page"/>
      </w:r>
    </w:p>
    <w:p w14:paraId="6C40C1A5" w14:textId="77777777" w:rsidR="00D57ECC" w:rsidRPr="007E60C8" w:rsidRDefault="00D57ECC" w:rsidP="00673BB2">
      <w:pPr>
        <w:ind w:left="1" w:hanging="3"/>
        <w:jc w:val="center"/>
        <w:rPr>
          <w:rFonts w:asciiTheme="majorHAnsi" w:hAnsiTheme="majorHAnsi" w:cstheme="majorHAnsi"/>
          <w:sz w:val="28"/>
          <w:szCs w:val="28"/>
        </w:rPr>
      </w:pPr>
    </w:p>
    <w:p w14:paraId="5368B145" w14:textId="07758CC3"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50D2CCB3" w14:textId="77777777" w:rsidR="00D57ECC" w:rsidRPr="007E60C8" w:rsidRDefault="008D19AE" w:rsidP="00673BB2">
      <w:pPr>
        <w:ind w:left="1" w:hanging="3"/>
        <w:jc w:val="center"/>
        <w:rPr>
          <w:rFonts w:asciiTheme="majorHAnsi" w:hAnsiTheme="majorHAnsi" w:cstheme="majorHAnsi"/>
          <w:sz w:val="28"/>
          <w:szCs w:val="28"/>
        </w:rPr>
      </w:pPr>
      <w:bookmarkStart w:id="16" w:name="_Toc169506920"/>
      <w:bookmarkStart w:id="17" w:name="_Toc169508077"/>
      <w:r w:rsidRPr="007E60C8">
        <w:rPr>
          <w:rFonts w:asciiTheme="majorHAnsi" w:hAnsiTheme="majorHAnsi" w:cstheme="majorHAnsi"/>
          <w:b/>
          <w:sz w:val="28"/>
          <w:szCs w:val="28"/>
        </w:rPr>
        <w:t>Documento modificaciones al Registro Calificado</w:t>
      </w:r>
      <w:bookmarkEnd w:id="16"/>
      <w:bookmarkEnd w:id="17"/>
    </w:p>
    <w:p w14:paraId="5A39BBE3" w14:textId="77777777" w:rsidR="00D57ECC" w:rsidRPr="007E60C8" w:rsidRDefault="00D57ECC" w:rsidP="00673BB2">
      <w:pPr>
        <w:ind w:left="1" w:hanging="3"/>
        <w:jc w:val="center"/>
        <w:rPr>
          <w:rFonts w:asciiTheme="majorHAnsi" w:hAnsiTheme="majorHAnsi" w:cstheme="majorHAnsi"/>
          <w:sz w:val="28"/>
          <w:szCs w:val="28"/>
        </w:rPr>
      </w:pPr>
    </w:p>
    <w:p w14:paraId="67227666" w14:textId="34A26630" w:rsidR="00D57ECC" w:rsidRPr="007E60C8" w:rsidRDefault="00D57ECC" w:rsidP="00673BB2">
      <w:pPr>
        <w:ind w:left="1" w:hanging="3"/>
        <w:jc w:val="center"/>
        <w:rPr>
          <w:rFonts w:asciiTheme="majorHAnsi" w:hAnsiTheme="majorHAnsi" w:cstheme="majorHAnsi"/>
          <w:sz w:val="28"/>
          <w:szCs w:val="28"/>
        </w:rPr>
      </w:pPr>
    </w:p>
    <w:p w14:paraId="7E9DF1AA" w14:textId="55370545" w:rsidR="00D57ECC" w:rsidRPr="007E60C8" w:rsidRDefault="00D57ECC" w:rsidP="00673BB2">
      <w:pPr>
        <w:ind w:left="1" w:hanging="3"/>
        <w:jc w:val="center"/>
        <w:rPr>
          <w:rFonts w:asciiTheme="majorHAnsi" w:hAnsiTheme="majorHAnsi" w:cstheme="majorHAnsi"/>
          <w:sz w:val="28"/>
          <w:szCs w:val="28"/>
        </w:rPr>
      </w:pPr>
    </w:p>
    <w:p w14:paraId="08CBFB40" w14:textId="14727815" w:rsidR="003B5F65" w:rsidRPr="007E60C8" w:rsidRDefault="003B5F65" w:rsidP="00673BB2">
      <w:pPr>
        <w:rPr>
          <w:rFonts w:asciiTheme="majorHAnsi" w:hAnsiTheme="majorHAnsi" w:cstheme="majorHAnsi"/>
          <w:sz w:val="28"/>
          <w:szCs w:val="28"/>
        </w:rPr>
      </w:pPr>
    </w:p>
    <w:p w14:paraId="3D10AFE5" w14:textId="5F469E85" w:rsidR="00673BB2" w:rsidRPr="007E60C8" w:rsidRDefault="00673BB2" w:rsidP="00673BB2">
      <w:pPr>
        <w:rPr>
          <w:rFonts w:asciiTheme="majorHAnsi" w:hAnsiTheme="majorHAnsi" w:cstheme="majorHAnsi"/>
          <w:sz w:val="28"/>
          <w:szCs w:val="28"/>
        </w:rPr>
      </w:pPr>
    </w:p>
    <w:p w14:paraId="2B864F5F" w14:textId="77777777" w:rsidR="00673BB2" w:rsidRPr="007E60C8" w:rsidRDefault="00673BB2" w:rsidP="00673BB2">
      <w:pPr>
        <w:rPr>
          <w:rFonts w:asciiTheme="majorHAnsi" w:hAnsiTheme="majorHAnsi" w:cstheme="majorHAnsi"/>
          <w:sz w:val="28"/>
          <w:szCs w:val="28"/>
        </w:rPr>
      </w:pPr>
    </w:p>
    <w:p w14:paraId="3BC6385B" w14:textId="77777777" w:rsidR="00673BB2" w:rsidRPr="007E60C8" w:rsidRDefault="00673BB2" w:rsidP="00673BB2">
      <w:pPr>
        <w:rPr>
          <w:rFonts w:asciiTheme="majorHAnsi" w:hAnsiTheme="majorHAnsi" w:cstheme="majorHAnsi"/>
          <w:sz w:val="28"/>
          <w:szCs w:val="28"/>
        </w:rPr>
      </w:pPr>
    </w:p>
    <w:p w14:paraId="6E86E05D" w14:textId="77777777" w:rsidR="00673BB2" w:rsidRPr="007E60C8" w:rsidRDefault="00673BB2" w:rsidP="00673BB2">
      <w:pPr>
        <w:rPr>
          <w:rFonts w:asciiTheme="majorHAnsi" w:hAnsiTheme="majorHAnsi" w:cstheme="majorHAnsi"/>
          <w:sz w:val="28"/>
          <w:szCs w:val="28"/>
        </w:rPr>
      </w:pPr>
    </w:p>
    <w:p w14:paraId="404AFB54" w14:textId="27495FD1" w:rsidR="00D57ECC" w:rsidRPr="007E60C8" w:rsidRDefault="00D57ECC" w:rsidP="00673BB2">
      <w:pPr>
        <w:ind w:left="1" w:hanging="3"/>
        <w:jc w:val="center"/>
        <w:rPr>
          <w:rFonts w:asciiTheme="majorHAnsi" w:hAnsiTheme="majorHAnsi" w:cstheme="majorHAnsi"/>
          <w:sz w:val="28"/>
          <w:szCs w:val="28"/>
        </w:rPr>
      </w:pPr>
    </w:p>
    <w:p w14:paraId="059C37AA" w14:textId="44ED8BD9" w:rsidR="00D57ECC" w:rsidRPr="007E60C8" w:rsidRDefault="00D57ECC" w:rsidP="00673BB2">
      <w:pPr>
        <w:ind w:left="1" w:hanging="3"/>
        <w:jc w:val="center"/>
        <w:rPr>
          <w:rFonts w:asciiTheme="majorHAnsi" w:hAnsiTheme="majorHAnsi" w:cstheme="majorHAnsi"/>
          <w:sz w:val="28"/>
          <w:szCs w:val="28"/>
        </w:rPr>
      </w:pPr>
    </w:p>
    <w:p w14:paraId="4F9A98F1" w14:textId="681AE324" w:rsidR="00D57ECC" w:rsidRPr="007E60C8" w:rsidRDefault="00D57ECC" w:rsidP="00673BB2">
      <w:pPr>
        <w:ind w:left="1" w:hanging="3"/>
        <w:jc w:val="center"/>
        <w:rPr>
          <w:rFonts w:asciiTheme="majorHAnsi" w:hAnsiTheme="majorHAnsi" w:cstheme="majorHAnsi"/>
          <w:sz w:val="28"/>
          <w:szCs w:val="28"/>
        </w:rPr>
      </w:pPr>
    </w:p>
    <w:p w14:paraId="5EEC5AE8" w14:textId="23097A32" w:rsidR="00EA4629" w:rsidRPr="00EA4629" w:rsidRDefault="003B5F65" w:rsidP="00EA4629">
      <w:pPr>
        <w:ind w:left="1" w:hanging="3"/>
        <w:jc w:val="center"/>
        <w:rPr>
          <w:ins w:id="18" w:author="RUBIANO SUAREZ ALISON KATHERINE" w:date="2024-11-28T15:06:00Z"/>
          <w:rFonts w:asciiTheme="majorHAnsi" w:hAnsiTheme="majorHAnsi" w:cstheme="majorHAnsi"/>
          <w:b/>
          <w:sz w:val="28"/>
          <w:szCs w:val="28"/>
        </w:rPr>
      </w:pPr>
      <w:bookmarkStart w:id="19" w:name="_Toc169506921"/>
      <w:bookmarkStart w:id="20" w:name="_Toc169508078"/>
      <w:r w:rsidRPr="007E60C8">
        <w:rPr>
          <w:rFonts w:asciiTheme="majorHAnsi" w:hAnsiTheme="majorHAnsi" w:cstheme="majorHAnsi"/>
          <w:b/>
          <w:sz w:val="28"/>
          <w:szCs w:val="28"/>
        </w:rPr>
        <w:t xml:space="preserve">PROYECTO CURRICULAR DE </w:t>
      </w:r>
      <w:ins w:id="21" w:author="RUBIANO SUAREZ ALISON KATHERINE" w:date="2024-11-28T15:06:00Z">
        <w:r w:rsidR="00EA4629" w:rsidRPr="00EA4629">
          <w:rPr>
            <w:rFonts w:asciiTheme="majorHAnsi" w:hAnsiTheme="majorHAnsi" w:cstheme="majorHAnsi"/>
            <w:b/>
            <w:sz w:val="28"/>
            <w:szCs w:val="28"/>
          </w:rPr>
          <w:t xml:space="preserve">MAESTRÍA EN CIENCIAS DE LA INFORMACIÓN Y LAS COMUNICACIONES - INVESTIGACIÓN  SNIES 17528 </w:t>
        </w:r>
      </w:ins>
    </w:p>
    <w:p w14:paraId="2C686507" w14:textId="77777777" w:rsidR="00EA4629" w:rsidRPr="00EA4629" w:rsidRDefault="00EA4629" w:rsidP="00EA4629">
      <w:pPr>
        <w:ind w:left="1" w:hanging="3"/>
        <w:jc w:val="center"/>
        <w:rPr>
          <w:ins w:id="22" w:author="RUBIANO SUAREZ ALISON KATHERINE" w:date="2024-11-28T15:06:00Z"/>
          <w:rFonts w:asciiTheme="majorHAnsi" w:hAnsiTheme="majorHAnsi" w:cstheme="majorHAnsi"/>
          <w:b/>
          <w:sz w:val="28"/>
          <w:szCs w:val="28"/>
        </w:rPr>
      </w:pPr>
    </w:p>
    <w:p w14:paraId="72CB4243" w14:textId="0E7903DF" w:rsidR="003B5F65" w:rsidRDefault="00EA4629" w:rsidP="00EA4629">
      <w:pPr>
        <w:ind w:left="1" w:hanging="3"/>
        <w:jc w:val="center"/>
        <w:rPr>
          <w:ins w:id="23" w:author="RUBIANO SUAREZ ALISON KATHERINE" w:date="2024-11-28T15:06:00Z"/>
          <w:rFonts w:asciiTheme="majorHAnsi" w:hAnsiTheme="majorHAnsi" w:cstheme="majorHAnsi"/>
          <w:b/>
          <w:sz w:val="28"/>
          <w:szCs w:val="28"/>
        </w:rPr>
      </w:pPr>
      <w:ins w:id="24" w:author="RUBIANO SUAREZ ALISON KATHERINE" w:date="2024-11-28T15:07:00Z">
        <w:r w:rsidRPr="007E60C8">
          <w:rPr>
            <w:rFonts w:asciiTheme="majorHAnsi" w:hAnsiTheme="majorHAnsi" w:cstheme="majorHAnsi"/>
            <w:b/>
            <w:sz w:val="28"/>
            <w:szCs w:val="28"/>
          </w:rPr>
          <w:t xml:space="preserve">PROYECTO CURRICULAR DE </w:t>
        </w:r>
      </w:ins>
      <w:ins w:id="25" w:author="RUBIANO SUAREZ ALISON KATHERINE" w:date="2024-11-28T15:06:00Z">
        <w:r w:rsidRPr="00EA4629">
          <w:rPr>
            <w:rFonts w:asciiTheme="majorHAnsi" w:hAnsiTheme="majorHAnsi" w:cstheme="majorHAnsi"/>
            <w:b/>
            <w:sz w:val="28"/>
            <w:szCs w:val="28"/>
          </w:rPr>
          <w:t xml:space="preserve">MAESTRÍA EN CIENCIAS DE LA INFORMACIÓN Y LAS COMUNICACIONES - PROFUNDIZACIÓN SNIES 116070 </w:t>
        </w:r>
      </w:ins>
      <w:del w:id="26" w:author="RUBIANO SUAREZ ALISON KATHERINE" w:date="2024-11-28T15:06:00Z">
        <w:r w:rsidR="003B5F65" w:rsidRPr="007E60C8" w:rsidDel="00EA4629">
          <w:rPr>
            <w:rFonts w:asciiTheme="majorHAnsi" w:hAnsiTheme="majorHAnsi" w:cstheme="majorHAnsi"/>
            <w:b/>
            <w:sz w:val="28"/>
            <w:szCs w:val="28"/>
          </w:rPr>
          <w:delText>MAESTRÍA EN CIENCIAS DE LA INFORMACIÓN Y LAS COMUNICACIONES</w:delText>
        </w:r>
      </w:del>
      <w:bookmarkEnd w:id="19"/>
      <w:bookmarkEnd w:id="20"/>
    </w:p>
    <w:p w14:paraId="0844C185" w14:textId="77777777" w:rsidR="00EA4629" w:rsidRPr="007E60C8" w:rsidRDefault="00EA4629" w:rsidP="00EA4629">
      <w:pPr>
        <w:ind w:left="1" w:hanging="3"/>
        <w:jc w:val="center"/>
        <w:rPr>
          <w:rFonts w:asciiTheme="majorHAnsi" w:hAnsiTheme="majorHAnsi" w:cstheme="majorHAnsi"/>
          <w:b/>
          <w:sz w:val="28"/>
          <w:szCs w:val="28"/>
        </w:rPr>
      </w:pPr>
    </w:p>
    <w:p w14:paraId="7881C52E" w14:textId="08CAC825" w:rsidR="00D57ECC" w:rsidRPr="007E60C8" w:rsidRDefault="003B5F65" w:rsidP="00673BB2">
      <w:pPr>
        <w:ind w:left="1" w:hanging="3"/>
        <w:jc w:val="center"/>
        <w:rPr>
          <w:rFonts w:asciiTheme="majorHAnsi" w:hAnsiTheme="majorHAnsi" w:cstheme="majorHAnsi"/>
          <w:sz w:val="28"/>
          <w:szCs w:val="28"/>
        </w:rPr>
      </w:pPr>
      <w:bookmarkStart w:id="27" w:name="_Toc169506922"/>
      <w:bookmarkStart w:id="28" w:name="_Toc169508079"/>
      <w:r w:rsidRPr="007E60C8">
        <w:rPr>
          <w:rFonts w:asciiTheme="majorHAnsi" w:hAnsiTheme="majorHAnsi" w:cstheme="majorHAnsi"/>
          <w:b/>
          <w:sz w:val="28"/>
          <w:szCs w:val="28"/>
        </w:rPr>
        <w:t>FACULTAD DE INGENIERÍA</w:t>
      </w:r>
      <w:bookmarkEnd w:id="27"/>
      <w:bookmarkEnd w:id="28"/>
    </w:p>
    <w:p w14:paraId="15C5EE56" w14:textId="666CEEEF" w:rsidR="00D57ECC" w:rsidRPr="007E60C8" w:rsidRDefault="00D57ECC" w:rsidP="00673BB2">
      <w:pPr>
        <w:ind w:left="1" w:hanging="3"/>
        <w:jc w:val="center"/>
        <w:rPr>
          <w:rFonts w:asciiTheme="majorHAnsi" w:hAnsiTheme="majorHAnsi" w:cstheme="majorHAnsi"/>
          <w:sz w:val="28"/>
          <w:szCs w:val="28"/>
        </w:rPr>
      </w:pPr>
    </w:p>
    <w:p w14:paraId="41C8F396" w14:textId="77777777" w:rsidR="00D57ECC" w:rsidRPr="007E60C8" w:rsidRDefault="00D57ECC" w:rsidP="00673BB2">
      <w:pPr>
        <w:ind w:left="1" w:hanging="3"/>
        <w:jc w:val="center"/>
        <w:rPr>
          <w:rFonts w:asciiTheme="majorHAnsi" w:hAnsiTheme="majorHAnsi" w:cstheme="majorHAnsi"/>
          <w:sz w:val="28"/>
          <w:szCs w:val="28"/>
        </w:rPr>
      </w:pPr>
    </w:p>
    <w:p w14:paraId="6E14B628" w14:textId="77777777" w:rsidR="00673BB2" w:rsidRPr="007E60C8" w:rsidRDefault="00673BB2" w:rsidP="00673BB2">
      <w:pPr>
        <w:ind w:left="1" w:hanging="3"/>
        <w:jc w:val="center"/>
        <w:rPr>
          <w:rFonts w:asciiTheme="majorHAnsi" w:hAnsiTheme="majorHAnsi" w:cstheme="majorHAnsi"/>
          <w:sz w:val="28"/>
          <w:szCs w:val="28"/>
        </w:rPr>
      </w:pPr>
    </w:p>
    <w:p w14:paraId="41F1B1AC" w14:textId="77777777" w:rsidR="00673BB2" w:rsidRPr="007E60C8" w:rsidRDefault="00673BB2" w:rsidP="00673BB2">
      <w:pPr>
        <w:ind w:left="1" w:hanging="3"/>
        <w:jc w:val="center"/>
        <w:rPr>
          <w:rFonts w:asciiTheme="majorHAnsi" w:hAnsiTheme="majorHAnsi" w:cstheme="majorHAnsi"/>
          <w:sz w:val="28"/>
          <w:szCs w:val="28"/>
        </w:rPr>
      </w:pPr>
    </w:p>
    <w:p w14:paraId="72A3D3EC" w14:textId="77777777" w:rsidR="00D57ECC" w:rsidRPr="007E60C8" w:rsidRDefault="00D57ECC" w:rsidP="00673BB2">
      <w:pPr>
        <w:ind w:left="1" w:hanging="3"/>
        <w:jc w:val="center"/>
        <w:rPr>
          <w:rFonts w:asciiTheme="majorHAnsi" w:hAnsiTheme="majorHAnsi" w:cstheme="majorHAnsi"/>
          <w:sz w:val="28"/>
          <w:szCs w:val="28"/>
        </w:rPr>
      </w:pPr>
    </w:p>
    <w:p w14:paraId="7C2B096C" w14:textId="7DD53964" w:rsidR="00D57ECC" w:rsidRPr="007E60C8" w:rsidRDefault="00D57ECC" w:rsidP="00673BB2">
      <w:pPr>
        <w:ind w:left="1" w:hanging="3"/>
        <w:jc w:val="center"/>
        <w:rPr>
          <w:rFonts w:asciiTheme="majorHAnsi" w:hAnsiTheme="majorHAnsi" w:cstheme="majorHAnsi"/>
          <w:sz w:val="28"/>
          <w:szCs w:val="28"/>
        </w:rPr>
      </w:pPr>
    </w:p>
    <w:p w14:paraId="3669E0CC" w14:textId="77777777" w:rsidR="00673BB2" w:rsidRPr="007E60C8" w:rsidRDefault="00673BB2" w:rsidP="00673BB2">
      <w:pPr>
        <w:ind w:left="1" w:hanging="3"/>
        <w:jc w:val="center"/>
        <w:rPr>
          <w:rFonts w:asciiTheme="majorHAnsi" w:hAnsiTheme="majorHAnsi" w:cstheme="majorHAnsi"/>
          <w:sz w:val="28"/>
          <w:szCs w:val="28"/>
        </w:rPr>
      </w:pPr>
    </w:p>
    <w:p w14:paraId="6FB03711" w14:textId="77777777" w:rsidR="00673BB2" w:rsidRPr="007E60C8" w:rsidRDefault="00673BB2" w:rsidP="00673BB2">
      <w:pPr>
        <w:ind w:left="1" w:hanging="3"/>
        <w:jc w:val="center"/>
        <w:rPr>
          <w:rFonts w:asciiTheme="majorHAnsi" w:hAnsiTheme="majorHAnsi" w:cstheme="majorHAnsi"/>
          <w:sz w:val="28"/>
          <w:szCs w:val="28"/>
        </w:rPr>
      </w:pPr>
    </w:p>
    <w:p w14:paraId="10267582" w14:textId="77777777" w:rsidR="00673BB2" w:rsidRPr="007E60C8" w:rsidRDefault="00673BB2" w:rsidP="00673BB2">
      <w:pPr>
        <w:ind w:left="1" w:hanging="3"/>
        <w:jc w:val="center"/>
        <w:rPr>
          <w:rFonts w:asciiTheme="majorHAnsi" w:hAnsiTheme="majorHAnsi" w:cstheme="majorHAnsi"/>
          <w:sz w:val="28"/>
          <w:szCs w:val="28"/>
        </w:rPr>
      </w:pPr>
    </w:p>
    <w:p w14:paraId="1B3B5E0C" w14:textId="78079FD8" w:rsidR="00D57ECC" w:rsidRPr="007E60C8" w:rsidRDefault="00D57ECC" w:rsidP="00673BB2">
      <w:pPr>
        <w:ind w:left="1" w:hanging="3"/>
        <w:jc w:val="center"/>
        <w:rPr>
          <w:rFonts w:asciiTheme="majorHAnsi" w:hAnsiTheme="majorHAnsi" w:cstheme="majorHAnsi"/>
          <w:sz w:val="28"/>
          <w:szCs w:val="28"/>
        </w:rPr>
      </w:pPr>
    </w:p>
    <w:p w14:paraId="7833E9B6" w14:textId="7A99E339" w:rsidR="003B5F65" w:rsidRPr="007E60C8" w:rsidRDefault="003B5F65" w:rsidP="00673BB2">
      <w:pPr>
        <w:ind w:left="1" w:hanging="3"/>
        <w:jc w:val="center"/>
        <w:rPr>
          <w:rFonts w:asciiTheme="majorHAnsi" w:hAnsiTheme="majorHAnsi" w:cstheme="majorHAnsi"/>
          <w:sz w:val="28"/>
          <w:szCs w:val="28"/>
        </w:rPr>
      </w:pPr>
    </w:p>
    <w:p w14:paraId="51C69D5A" w14:textId="4B8F5ABD" w:rsidR="0089603E" w:rsidRPr="007E60C8" w:rsidRDefault="0089603E" w:rsidP="00673BB2">
      <w:pPr>
        <w:ind w:left="1" w:hanging="3"/>
        <w:jc w:val="center"/>
        <w:rPr>
          <w:rFonts w:asciiTheme="majorHAnsi" w:hAnsiTheme="majorHAnsi" w:cstheme="majorHAnsi"/>
          <w:sz w:val="28"/>
          <w:szCs w:val="28"/>
        </w:rPr>
      </w:pPr>
    </w:p>
    <w:p w14:paraId="43823035" w14:textId="578C1EAC" w:rsidR="00D57ECC" w:rsidRPr="007E60C8" w:rsidRDefault="00D57ECC" w:rsidP="00673BB2">
      <w:pPr>
        <w:ind w:left="1" w:hanging="3"/>
        <w:jc w:val="center"/>
        <w:rPr>
          <w:rFonts w:asciiTheme="majorHAnsi" w:hAnsiTheme="majorHAnsi" w:cstheme="majorHAnsi"/>
          <w:sz w:val="28"/>
          <w:szCs w:val="28"/>
        </w:rPr>
      </w:pPr>
    </w:p>
    <w:p w14:paraId="38C5D729" w14:textId="35819A68" w:rsidR="00D57ECC" w:rsidRPr="007E60C8" w:rsidRDefault="00D57ECC" w:rsidP="00673BB2">
      <w:pPr>
        <w:ind w:left="1" w:hanging="3"/>
        <w:jc w:val="center"/>
        <w:rPr>
          <w:rFonts w:asciiTheme="majorHAnsi" w:hAnsiTheme="majorHAnsi" w:cstheme="majorHAnsi"/>
          <w:sz w:val="28"/>
          <w:szCs w:val="28"/>
        </w:rPr>
      </w:pPr>
    </w:p>
    <w:p w14:paraId="49786BA3" w14:textId="463BC3E6" w:rsidR="00D57ECC" w:rsidRPr="007E60C8" w:rsidRDefault="008D19AE" w:rsidP="3B5BE5AE">
      <w:pPr>
        <w:ind w:left="1" w:hanging="3"/>
        <w:jc w:val="center"/>
        <w:rPr>
          <w:rFonts w:asciiTheme="majorHAnsi" w:hAnsiTheme="majorHAnsi" w:cstheme="majorBidi"/>
          <w:b/>
          <w:bCs/>
          <w:sz w:val="28"/>
          <w:szCs w:val="28"/>
        </w:rPr>
      </w:pPr>
      <w:bookmarkStart w:id="29" w:name="_Toc169506923"/>
      <w:bookmarkStart w:id="30" w:name="_Toc169508080"/>
      <w:r w:rsidRPr="3B5BE5AE">
        <w:rPr>
          <w:rFonts w:asciiTheme="majorHAnsi" w:hAnsiTheme="majorHAnsi" w:cstheme="majorBidi"/>
          <w:b/>
          <w:bCs/>
          <w:sz w:val="28"/>
          <w:szCs w:val="28"/>
        </w:rPr>
        <w:t xml:space="preserve">Bogotá D.C., </w:t>
      </w:r>
      <w:ins w:id="31" w:author="RUBIANO SUAREZ ALISON KATHERINE" w:date="2024-11-28T15:05:00Z">
        <w:r w:rsidR="00EA4629" w:rsidRPr="00EA4629">
          <w:rPr>
            <w:rFonts w:asciiTheme="majorHAnsi" w:hAnsiTheme="majorHAnsi" w:cstheme="majorBidi"/>
            <w:b/>
            <w:bCs/>
            <w:sz w:val="28"/>
            <w:szCs w:val="28"/>
          </w:rPr>
          <w:t xml:space="preserve">septiembre </w:t>
        </w:r>
      </w:ins>
      <w:del w:id="32" w:author="RUBIANO SUAREZ ALISON KATHERINE" w:date="2024-11-28T15:05:00Z">
        <w:r w:rsidR="005725EC" w:rsidRPr="3B5BE5AE" w:rsidDel="00EA4629">
          <w:rPr>
            <w:rFonts w:asciiTheme="majorHAnsi" w:hAnsiTheme="majorHAnsi" w:cstheme="majorBidi"/>
            <w:b/>
            <w:bCs/>
            <w:sz w:val="28"/>
            <w:szCs w:val="28"/>
          </w:rPr>
          <w:delText>ju</w:delText>
        </w:r>
        <w:r w:rsidR="006F68ED" w:rsidRPr="3B5BE5AE" w:rsidDel="00EA4629">
          <w:rPr>
            <w:rFonts w:asciiTheme="majorHAnsi" w:hAnsiTheme="majorHAnsi" w:cstheme="majorBidi"/>
            <w:b/>
            <w:bCs/>
            <w:sz w:val="28"/>
            <w:szCs w:val="28"/>
          </w:rPr>
          <w:delText>l</w:delText>
        </w:r>
        <w:r w:rsidR="005725EC" w:rsidRPr="3B5BE5AE" w:rsidDel="00EA4629">
          <w:rPr>
            <w:rFonts w:asciiTheme="majorHAnsi" w:hAnsiTheme="majorHAnsi" w:cstheme="majorBidi"/>
            <w:b/>
            <w:bCs/>
            <w:sz w:val="28"/>
            <w:szCs w:val="28"/>
          </w:rPr>
          <w:delText>io</w:delText>
        </w:r>
        <w:r w:rsidR="013F2C18" w:rsidRPr="3B5BE5AE" w:rsidDel="00EA4629">
          <w:rPr>
            <w:rFonts w:asciiTheme="majorHAnsi" w:hAnsiTheme="majorHAnsi" w:cstheme="majorBidi"/>
            <w:b/>
            <w:bCs/>
            <w:sz w:val="28"/>
            <w:szCs w:val="28"/>
          </w:rPr>
          <w:delText xml:space="preserve"> </w:delText>
        </w:r>
      </w:del>
      <w:r w:rsidR="013F2C18" w:rsidRPr="3B5BE5AE">
        <w:rPr>
          <w:rFonts w:asciiTheme="majorHAnsi" w:hAnsiTheme="majorHAnsi" w:cstheme="majorBidi"/>
          <w:b/>
          <w:bCs/>
          <w:sz w:val="28"/>
          <w:szCs w:val="28"/>
        </w:rPr>
        <w:t>2024</w:t>
      </w:r>
      <w:bookmarkEnd w:id="29"/>
      <w:bookmarkEnd w:id="30"/>
    </w:p>
    <w:p w14:paraId="306257F3" w14:textId="480D4D2A" w:rsidR="00D57ECC" w:rsidRPr="007E60C8" w:rsidRDefault="008D19AE" w:rsidP="00673BB2">
      <w:pPr>
        <w:ind w:left="1" w:hanging="3"/>
        <w:jc w:val="center"/>
        <w:rPr>
          <w:rFonts w:asciiTheme="majorHAnsi" w:hAnsiTheme="majorHAnsi" w:cstheme="majorBidi"/>
          <w:sz w:val="28"/>
          <w:szCs w:val="28"/>
        </w:rPr>
      </w:pPr>
      <w:bookmarkStart w:id="33" w:name="_Toc169506924"/>
      <w:bookmarkStart w:id="34" w:name="_Toc169508081"/>
      <w:r w:rsidRPr="007E60C8">
        <w:rPr>
          <w:rFonts w:asciiTheme="majorHAnsi" w:hAnsiTheme="majorHAnsi" w:cstheme="majorBidi"/>
          <w:b/>
          <w:sz w:val="28"/>
          <w:szCs w:val="28"/>
        </w:rPr>
        <w:t>Universidad Distrital Francisco José de Caldas</w:t>
      </w:r>
      <w:bookmarkEnd w:id="33"/>
      <w:bookmarkEnd w:id="34"/>
    </w:p>
    <w:p w14:paraId="5DC59066" w14:textId="3097D0BA" w:rsidR="0AE51311" w:rsidRPr="007E60C8" w:rsidRDefault="0AE51311">
      <w:pPr>
        <w:ind w:hanging="2"/>
      </w:pPr>
      <w:r w:rsidRPr="007E60C8">
        <w:br w:type="page"/>
      </w:r>
    </w:p>
    <w:p w14:paraId="6BB20B9A" w14:textId="2238FE87" w:rsidR="00D57ECC" w:rsidRPr="007E60C8" w:rsidRDefault="008D19AE" w:rsidP="00673BB2">
      <w:pPr>
        <w:ind w:hanging="2"/>
        <w:rPr>
          <w:rFonts w:asciiTheme="majorHAnsi" w:hAnsiTheme="majorHAnsi" w:cstheme="majorHAnsi"/>
          <w:b/>
          <w:bCs/>
          <w:sz w:val="20"/>
          <w:szCs w:val="20"/>
        </w:rPr>
      </w:pPr>
      <w:bookmarkStart w:id="35" w:name="_Toc169506925"/>
      <w:bookmarkStart w:id="36" w:name="_Toc169508082"/>
      <w:r w:rsidRPr="007E60C8">
        <w:rPr>
          <w:rFonts w:asciiTheme="majorHAnsi" w:hAnsiTheme="majorHAnsi" w:cstheme="majorHAnsi"/>
          <w:b/>
          <w:bCs/>
          <w:sz w:val="20"/>
          <w:szCs w:val="20"/>
        </w:rPr>
        <w:lastRenderedPageBreak/>
        <w:t>GIOVANNY MAURICIO TARAZONA BERMUDEZ</w:t>
      </w:r>
      <w:bookmarkEnd w:id="35"/>
      <w:bookmarkEnd w:id="36"/>
    </w:p>
    <w:p w14:paraId="70FEF03F" w14:textId="77777777" w:rsidR="00D57ECC" w:rsidRPr="007E60C8" w:rsidRDefault="008D19AE" w:rsidP="00673BB2">
      <w:pPr>
        <w:ind w:hanging="2"/>
        <w:rPr>
          <w:rFonts w:asciiTheme="majorHAnsi" w:hAnsiTheme="majorHAnsi" w:cstheme="majorHAnsi"/>
          <w:sz w:val="20"/>
          <w:szCs w:val="20"/>
        </w:rPr>
      </w:pPr>
      <w:bookmarkStart w:id="37" w:name="_Toc169506926"/>
      <w:bookmarkStart w:id="38" w:name="_Toc169508083"/>
      <w:r w:rsidRPr="007E60C8">
        <w:rPr>
          <w:rFonts w:asciiTheme="majorHAnsi" w:hAnsiTheme="majorHAnsi" w:cstheme="majorHAnsi"/>
          <w:sz w:val="20"/>
          <w:szCs w:val="20"/>
        </w:rPr>
        <w:t>Rector</w:t>
      </w:r>
      <w:bookmarkEnd w:id="37"/>
      <w:bookmarkEnd w:id="38"/>
    </w:p>
    <w:p w14:paraId="45FB0818" w14:textId="77777777" w:rsidR="00D57ECC" w:rsidRPr="007E60C8" w:rsidRDefault="00D57ECC" w:rsidP="00673BB2">
      <w:pPr>
        <w:ind w:hanging="2"/>
        <w:rPr>
          <w:rFonts w:asciiTheme="majorHAnsi" w:hAnsiTheme="majorHAnsi" w:cstheme="majorHAnsi"/>
          <w:sz w:val="20"/>
          <w:szCs w:val="20"/>
        </w:rPr>
      </w:pPr>
    </w:p>
    <w:p w14:paraId="1E0EF625" w14:textId="01F9F0E3" w:rsidR="00D57ECC" w:rsidRPr="007E60C8" w:rsidRDefault="008D19AE" w:rsidP="00673BB2">
      <w:pPr>
        <w:ind w:hanging="2"/>
        <w:rPr>
          <w:rFonts w:asciiTheme="majorHAnsi" w:hAnsiTheme="majorHAnsi" w:cstheme="majorHAnsi"/>
          <w:sz w:val="20"/>
          <w:szCs w:val="20"/>
        </w:rPr>
      </w:pPr>
      <w:bookmarkStart w:id="39" w:name="_Toc169506927"/>
      <w:bookmarkStart w:id="40" w:name="_Toc169508084"/>
      <w:del w:id="41" w:author="RUBIANO SUAREZ ALISON KATHERINE" w:date="2024-11-28T15:07:00Z">
        <w:r w:rsidRPr="007E60C8" w:rsidDel="00234B8E">
          <w:rPr>
            <w:rFonts w:asciiTheme="majorHAnsi" w:hAnsiTheme="majorHAnsi" w:cstheme="majorHAnsi"/>
            <w:sz w:val="20"/>
            <w:szCs w:val="20"/>
          </w:rPr>
          <w:delText>MIRNA JIRÓN POPOVA</w:delText>
        </w:r>
      </w:del>
      <w:bookmarkEnd w:id="39"/>
      <w:bookmarkEnd w:id="40"/>
      <w:ins w:id="42" w:author="RUBIANO SUAREZ ALISON KATHERINE" w:date="2024-11-28T15:07:00Z">
        <w:r w:rsidR="00234B8E">
          <w:rPr>
            <w:rFonts w:asciiTheme="majorHAnsi" w:hAnsiTheme="majorHAnsi" w:cstheme="majorHAnsi"/>
            <w:sz w:val="20"/>
            <w:szCs w:val="20"/>
          </w:rPr>
          <w:t>LUZ ESPERANZA BOHORQUEZ</w:t>
        </w:r>
      </w:ins>
    </w:p>
    <w:p w14:paraId="025989A7" w14:textId="77777777" w:rsidR="00D57ECC" w:rsidRPr="007E60C8" w:rsidRDefault="008D19AE" w:rsidP="00673BB2">
      <w:pPr>
        <w:ind w:hanging="2"/>
        <w:rPr>
          <w:rFonts w:asciiTheme="majorHAnsi" w:hAnsiTheme="majorHAnsi" w:cstheme="majorHAnsi"/>
          <w:b/>
          <w:bCs/>
          <w:sz w:val="20"/>
          <w:szCs w:val="20"/>
        </w:rPr>
      </w:pPr>
      <w:bookmarkStart w:id="43" w:name="_Toc169506928"/>
      <w:bookmarkStart w:id="44" w:name="_Toc169508085"/>
      <w:r w:rsidRPr="007E60C8">
        <w:rPr>
          <w:rFonts w:asciiTheme="majorHAnsi" w:hAnsiTheme="majorHAnsi" w:cstheme="majorHAnsi"/>
          <w:b/>
          <w:bCs/>
          <w:sz w:val="20"/>
          <w:szCs w:val="20"/>
        </w:rPr>
        <w:t>Vicerrectora Académico</w:t>
      </w:r>
      <w:bookmarkEnd w:id="43"/>
      <w:bookmarkEnd w:id="44"/>
    </w:p>
    <w:p w14:paraId="049F31CB" w14:textId="77777777" w:rsidR="00D57ECC" w:rsidRPr="007E60C8" w:rsidRDefault="00D57ECC" w:rsidP="00673BB2">
      <w:pPr>
        <w:ind w:hanging="2"/>
        <w:rPr>
          <w:rFonts w:asciiTheme="majorHAnsi" w:hAnsiTheme="majorHAnsi" w:cstheme="majorHAnsi"/>
          <w:sz w:val="20"/>
          <w:szCs w:val="20"/>
        </w:rPr>
      </w:pPr>
    </w:p>
    <w:p w14:paraId="4399592E" w14:textId="77777777" w:rsidR="00D57ECC" w:rsidRPr="007E60C8" w:rsidRDefault="008D19AE" w:rsidP="00673BB2">
      <w:pPr>
        <w:ind w:hanging="2"/>
        <w:rPr>
          <w:rFonts w:asciiTheme="majorHAnsi" w:hAnsiTheme="majorHAnsi" w:cstheme="majorHAnsi"/>
          <w:sz w:val="20"/>
          <w:szCs w:val="20"/>
        </w:rPr>
      </w:pPr>
      <w:bookmarkStart w:id="45" w:name="_Toc169506929"/>
      <w:bookmarkStart w:id="46" w:name="_Toc169508086"/>
      <w:r w:rsidRPr="007E60C8">
        <w:rPr>
          <w:rFonts w:asciiTheme="majorHAnsi" w:hAnsiTheme="majorHAnsi" w:cstheme="majorHAnsi"/>
          <w:sz w:val="20"/>
          <w:szCs w:val="20"/>
        </w:rPr>
        <w:t>ELVERTH SANTOS ROMERO</w:t>
      </w:r>
      <w:bookmarkEnd w:id="45"/>
      <w:bookmarkEnd w:id="46"/>
    </w:p>
    <w:p w14:paraId="309C0D22" w14:textId="77777777" w:rsidR="00D57ECC" w:rsidRPr="007E60C8" w:rsidRDefault="008D19AE" w:rsidP="00673BB2">
      <w:pPr>
        <w:ind w:hanging="2"/>
        <w:rPr>
          <w:rFonts w:asciiTheme="majorHAnsi" w:hAnsiTheme="majorHAnsi" w:cstheme="majorHAnsi"/>
          <w:b/>
          <w:bCs/>
          <w:sz w:val="20"/>
          <w:szCs w:val="20"/>
        </w:rPr>
      </w:pPr>
      <w:bookmarkStart w:id="47" w:name="_Toc169506930"/>
      <w:bookmarkStart w:id="48" w:name="_Toc169508087"/>
      <w:r w:rsidRPr="007E60C8">
        <w:rPr>
          <w:rFonts w:asciiTheme="majorHAnsi" w:hAnsiTheme="majorHAnsi" w:cstheme="majorHAnsi"/>
          <w:b/>
          <w:bCs/>
          <w:sz w:val="20"/>
          <w:szCs w:val="20"/>
        </w:rPr>
        <w:t>Vicerrector Administrativo y financiero</w:t>
      </w:r>
      <w:bookmarkEnd w:id="47"/>
      <w:bookmarkEnd w:id="48"/>
    </w:p>
    <w:p w14:paraId="6918D6FE" w14:textId="238D3A80" w:rsidR="00E66C41" w:rsidRDefault="00E66C41" w:rsidP="00673BB2">
      <w:pPr>
        <w:ind w:hanging="2"/>
        <w:rPr>
          <w:rFonts w:asciiTheme="majorHAnsi" w:hAnsiTheme="majorHAnsi" w:cstheme="majorHAnsi"/>
          <w:sz w:val="20"/>
          <w:szCs w:val="20"/>
        </w:rPr>
      </w:pPr>
    </w:p>
    <w:p w14:paraId="7C0A183D" w14:textId="124BD01C" w:rsidR="006662CB" w:rsidRDefault="006662CB" w:rsidP="00673BB2">
      <w:pPr>
        <w:ind w:hanging="2"/>
        <w:rPr>
          <w:rFonts w:asciiTheme="majorHAnsi" w:hAnsiTheme="majorHAnsi" w:cstheme="majorHAnsi"/>
          <w:sz w:val="20"/>
          <w:szCs w:val="20"/>
        </w:rPr>
      </w:pPr>
      <w:r>
        <w:rPr>
          <w:rFonts w:asciiTheme="majorHAnsi" w:hAnsiTheme="majorHAnsi" w:cstheme="majorHAnsi"/>
          <w:sz w:val="20"/>
          <w:szCs w:val="20"/>
        </w:rPr>
        <w:t>WILSON GORDILLO THIRIAT</w:t>
      </w:r>
    </w:p>
    <w:p w14:paraId="017B86F6" w14:textId="7700C1BB" w:rsidR="006662CB" w:rsidRPr="006662CB" w:rsidRDefault="00183136" w:rsidP="00673BB2">
      <w:pPr>
        <w:ind w:hanging="2"/>
        <w:rPr>
          <w:rFonts w:asciiTheme="majorHAnsi" w:hAnsiTheme="majorHAnsi" w:cstheme="majorHAnsi"/>
          <w:b/>
          <w:sz w:val="20"/>
          <w:szCs w:val="20"/>
        </w:rPr>
      </w:pPr>
      <w:r>
        <w:rPr>
          <w:rFonts w:asciiTheme="majorHAnsi" w:hAnsiTheme="majorHAnsi" w:cstheme="majorHAnsi"/>
          <w:b/>
          <w:sz w:val="20"/>
          <w:szCs w:val="20"/>
        </w:rPr>
        <w:t xml:space="preserve">Coordinador </w:t>
      </w:r>
      <w:r w:rsidR="006662CB" w:rsidRPr="006662CB">
        <w:rPr>
          <w:rFonts w:asciiTheme="majorHAnsi" w:hAnsiTheme="majorHAnsi" w:cstheme="majorHAnsi"/>
          <w:b/>
          <w:sz w:val="20"/>
          <w:szCs w:val="20"/>
        </w:rPr>
        <w:t>Comité Institucional de Currículo y Calidad</w:t>
      </w:r>
    </w:p>
    <w:p w14:paraId="796AE164" w14:textId="77777777" w:rsidR="006662CB" w:rsidRPr="007E60C8" w:rsidRDefault="006662CB" w:rsidP="00673BB2">
      <w:pPr>
        <w:ind w:hanging="2"/>
        <w:rPr>
          <w:rFonts w:asciiTheme="majorHAnsi" w:hAnsiTheme="majorHAnsi" w:cstheme="majorHAnsi"/>
          <w:sz w:val="20"/>
          <w:szCs w:val="20"/>
        </w:rPr>
      </w:pPr>
    </w:p>
    <w:p w14:paraId="6F6F204E" w14:textId="3E91593A" w:rsidR="003B5F65" w:rsidRPr="007E60C8" w:rsidRDefault="003B5F65" w:rsidP="00673BB2">
      <w:pPr>
        <w:ind w:hanging="2"/>
        <w:rPr>
          <w:rFonts w:asciiTheme="majorHAnsi" w:hAnsiTheme="majorHAnsi" w:cstheme="majorHAnsi"/>
          <w:sz w:val="20"/>
          <w:szCs w:val="20"/>
        </w:rPr>
      </w:pPr>
      <w:bookmarkStart w:id="49" w:name="_Toc169506931"/>
      <w:bookmarkStart w:id="50" w:name="_Toc169508088"/>
      <w:r w:rsidRPr="007E60C8">
        <w:rPr>
          <w:rFonts w:asciiTheme="majorHAnsi" w:hAnsiTheme="majorHAnsi" w:cstheme="majorHAnsi"/>
          <w:sz w:val="20"/>
          <w:szCs w:val="20"/>
        </w:rPr>
        <w:t>JOSE IGNACIO RODRIGUEZ MOLANO</w:t>
      </w:r>
      <w:bookmarkEnd w:id="49"/>
      <w:bookmarkEnd w:id="50"/>
    </w:p>
    <w:p w14:paraId="15373079" w14:textId="17532E98" w:rsidR="003B5F65" w:rsidRPr="007E60C8" w:rsidRDefault="003B5F65" w:rsidP="00673BB2">
      <w:pPr>
        <w:ind w:hanging="2"/>
        <w:rPr>
          <w:rFonts w:asciiTheme="majorHAnsi" w:hAnsiTheme="majorHAnsi" w:cstheme="majorHAnsi"/>
          <w:b/>
          <w:bCs/>
          <w:sz w:val="20"/>
          <w:szCs w:val="20"/>
        </w:rPr>
      </w:pPr>
      <w:bookmarkStart w:id="51" w:name="_Toc169506932"/>
      <w:bookmarkStart w:id="52" w:name="_Toc169508089"/>
      <w:r w:rsidRPr="007E60C8">
        <w:rPr>
          <w:rFonts w:asciiTheme="majorHAnsi" w:hAnsiTheme="majorHAnsi" w:cstheme="majorHAnsi"/>
          <w:b/>
          <w:bCs/>
          <w:sz w:val="20"/>
          <w:szCs w:val="20"/>
        </w:rPr>
        <w:t>Decan</w:t>
      </w:r>
      <w:r w:rsidR="67D80524" w:rsidRPr="007E60C8">
        <w:rPr>
          <w:rFonts w:asciiTheme="majorHAnsi" w:hAnsiTheme="majorHAnsi" w:cstheme="majorHAnsi"/>
          <w:b/>
          <w:bCs/>
          <w:sz w:val="20"/>
          <w:szCs w:val="20"/>
        </w:rPr>
        <w:t>o</w:t>
      </w:r>
      <w:r w:rsidRPr="007E60C8">
        <w:rPr>
          <w:rFonts w:asciiTheme="majorHAnsi" w:hAnsiTheme="majorHAnsi" w:cstheme="majorHAnsi"/>
          <w:b/>
          <w:bCs/>
          <w:sz w:val="20"/>
          <w:szCs w:val="20"/>
        </w:rPr>
        <w:t xml:space="preserve"> Facultad de Ingeniería</w:t>
      </w:r>
      <w:bookmarkEnd w:id="51"/>
      <w:bookmarkEnd w:id="52"/>
      <w:r w:rsidRPr="007E60C8">
        <w:rPr>
          <w:rFonts w:asciiTheme="majorHAnsi" w:hAnsiTheme="majorHAnsi" w:cstheme="majorHAnsi"/>
          <w:b/>
          <w:bCs/>
          <w:sz w:val="20"/>
          <w:szCs w:val="20"/>
        </w:rPr>
        <w:t xml:space="preserve"> </w:t>
      </w:r>
    </w:p>
    <w:p w14:paraId="014B473C" w14:textId="77777777" w:rsidR="003B5F65" w:rsidRPr="007E60C8" w:rsidRDefault="003B5F65" w:rsidP="00673BB2">
      <w:pPr>
        <w:ind w:hanging="2"/>
        <w:rPr>
          <w:rFonts w:asciiTheme="majorHAnsi" w:hAnsiTheme="majorHAnsi" w:cstheme="majorHAnsi"/>
          <w:sz w:val="20"/>
          <w:szCs w:val="20"/>
        </w:rPr>
      </w:pPr>
    </w:p>
    <w:p w14:paraId="3FF881E4" w14:textId="264D2BDF" w:rsidR="003B5F65" w:rsidRPr="007E60C8" w:rsidRDefault="003B5F65" w:rsidP="00673BB2">
      <w:pPr>
        <w:ind w:hanging="2"/>
        <w:rPr>
          <w:rFonts w:asciiTheme="majorHAnsi" w:hAnsiTheme="majorHAnsi" w:cstheme="majorHAnsi"/>
          <w:sz w:val="20"/>
          <w:szCs w:val="20"/>
        </w:rPr>
      </w:pPr>
      <w:bookmarkStart w:id="53" w:name="_Toc169506933"/>
      <w:bookmarkStart w:id="54" w:name="_Toc169508090"/>
      <w:r w:rsidRPr="006662CB">
        <w:rPr>
          <w:rFonts w:asciiTheme="majorHAnsi" w:hAnsiTheme="majorHAnsi" w:cstheme="majorHAnsi"/>
          <w:sz w:val="20"/>
          <w:szCs w:val="20"/>
        </w:rPr>
        <w:t xml:space="preserve">ADOLFO </w:t>
      </w:r>
      <w:r w:rsidR="006662CB" w:rsidRPr="006662CB">
        <w:rPr>
          <w:rFonts w:asciiTheme="majorHAnsi" w:hAnsiTheme="majorHAnsi" w:cstheme="majorHAnsi"/>
          <w:sz w:val="20"/>
          <w:szCs w:val="20"/>
        </w:rPr>
        <w:t xml:space="preserve">ANDRÉS </w:t>
      </w:r>
      <w:r w:rsidRPr="006662CB">
        <w:rPr>
          <w:rFonts w:asciiTheme="majorHAnsi" w:hAnsiTheme="majorHAnsi" w:cstheme="majorHAnsi"/>
          <w:sz w:val="20"/>
          <w:szCs w:val="20"/>
        </w:rPr>
        <w:t>JARAMILLO</w:t>
      </w:r>
      <w:bookmarkEnd w:id="53"/>
      <w:bookmarkEnd w:id="54"/>
      <w:r w:rsidR="006662CB" w:rsidRPr="006662CB">
        <w:rPr>
          <w:rFonts w:asciiTheme="majorHAnsi" w:hAnsiTheme="majorHAnsi" w:cstheme="majorHAnsi"/>
          <w:sz w:val="20"/>
          <w:szCs w:val="20"/>
        </w:rPr>
        <w:t xml:space="preserve"> MATTA</w:t>
      </w:r>
      <w:r w:rsidRPr="007E60C8">
        <w:rPr>
          <w:rFonts w:asciiTheme="majorHAnsi" w:hAnsiTheme="majorHAnsi" w:cstheme="majorHAnsi"/>
          <w:sz w:val="20"/>
          <w:szCs w:val="20"/>
        </w:rPr>
        <w:t xml:space="preserve"> </w:t>
      </w:r>
    </w:p>
    <w:p w14:paraId="17FCBE49" w14:textId="740BD509" w:rsidR="006662CB" w:rsidRDefault="003B5F65" w:rsidP="00673BB2">
      <w:pPr>
        <w:ind w:hanging="2"/>
        <w:rPr>
          <w:rFonts w:asciiTheme="majorHAnsi" w:hAnsiTheme="majorHAnsi" w:cstheme="majorHAnsi"/>
          <w:b/>
          <w:bCs/>
          <w:sz w:val="20"/>
          <w:szCs w:val="20"/>
        </w:rPr>
      </w:pPr>
      <w:bookmarkStart w:id="55" w:name="_Toc169506934"/>
      <w:bookmarkStart w:id="56" w:name="_Toc169508091"/>
      <w:r w:rsidRPr="006662CB">
        <w:rPr>
          <w:rFonts w:asciiTheme="majorHAnsi" w:hAnsiTheme="majorHAnsi" w:cstheme="majorHAnsi"/>
          <w:b/>
          <w:bCs/>
          <w:sz w:val="20"/>
          <w:szCs w:val="20"/>
        </w:rPr>
        <w:t xml:space="preserve">Coordinador de </w:t>
      </w:r>
      <w:r w:rsidR="006662CB">
        <w:rPr>
          <w:rFonts w:asciiTheme="majorHAnsi" w:hAnsiTheme="majorHAnsi" w:cstheme="majorHAnsi"/>
          <w:b/>
          <w:bCs/>
          <w:sz w:val="20"/>
          <w:szCs w:val="20"/>
        </w:rPr>
        <w:t>Comité de Currículo y Calidad</w:t>
      </w:r>
      <w:r w:rsidR="00916332">
        <w:rPr>
          <w:rFonts w:asciiTheme="majorHAnsi" w:hAnsiTheme="majorHAnsi" w:cstheme="majorHAnsi"/>
          <w:b/>
          <w:bCs/>
          <w:sz w:val="20"/>
          <w:szCs w:val="20"/>
        </w:rPr>
        <w:t xml:space="preserve"> de Posgrado</w:t>
      </w:r>
    </w:p>
    <w:p w14:paraId="3B9BF167" w14:textId="561CA25A" w:rsidR="003B5F65" w:rsidRPr="006662CB" w:rsidRDefault="003B5F65" w:rsidP="00673BB2">
      <w:pPr>
        <w:ind w:hanging="2"/>
        <w:rPr>
          <w:rFonts w:asciiTheme="majorHAnsi" w:hAnsiTheme="majorHAnsi" w:cstheme="majorHAnsi"/>
          <w:b/>
          <w:bCs/>
          <w:sz w:val="20"/>
          <w:szCs w:val="20"/>
        </w:rPr>
      </w:pPr>
      <w:r w:rsidRPr="006662CB">
        <w:rPr>
          <w:rFonts w:asciiTheme="majorHAnsi" w:hAnsiTheme="majorHAnsi" w:cstheme="majorHAnsi"/>
          <w:b/>
          <w:bCs/>
          <w:sz w:val="20"/>
          <w:szCs w:val="20"/>
        </w:rPr>
        <w:t>Facultad de Ingeniería</w:t>
      </w:r>
      <w:bookmarkEnd w:id="55"/>
      <w:bookmarkEnd w:id="56"/>
      <w:r w:rsidRPr="006662CB">
        <w:rPr>
          <w:rFonts w:asciiTheme="majorHAnsi" w:hAnsiTheme="majorHAnsi" w:cstheme="majorHAnsi"/>
          <w:b/>
          <w:bCs/>
          <w:sz w:val="20"/>
          <w:szCs w:val="20"/>
        </w:rPr>
        <w:t xml:space="preserve"> </w:t>
      </w:r>
    </w:p>
    <w:p w14:paraId="6888DF19" w14:textId="77777777" w:rsidR="003B5F65" w:rsidRPr="007E60C8" w:rsidRDefault="003B5F65" w:rsidP="00673BB2">
      <w:pPr>
        <w:ind w:hanging="2"/>
        <w:rPr>
          <w:rFonts w:asciiTheme="majorHAnsi" w:hAnsiTheme="majorHAnsi" w:cstheme="majorHAnsi"/>
          <w:sz w:val="20"/>
          <w:szCs w:val="20"/>
        </w:rPr>
      </w:pPr>
    </w:p>
    <w:p w14:paraId="65E3A463" w14:textId="77777777" w:rsidR="003B5F65" w:rsidRPr="007E60C8" w:rsidRDefault="003B5F65" w:rsidP="00673BB2">
      <w:pPr>
        <w:ind w:hanging="2"/>
        <w:rPr>
          <w:rFonts w:asciiTheme="majorHAnsi" w:hAnsiTheme="majorHAnsi" w:cstheme="majorHAnsi"/>
          <w:sz w:val="20"/>
          <w:szCs w:val="20"/>
        </w:rPr>
      </w:pPr>
      <w:bookmarkStart w:id="57" w:name="_Toc169506935"/>
      <w:bookmarkStart w:id="58" w:name="_Toc169508092"/>
      <w:r w:rsidRPr="007E60C8">
        <w:rPr>
          <w:rFonts w:asciiTheme="majorHAnsi" w:hAnsiTheme="majorHAnsi" w:cstheme="majorHAnsi"/>
          <w:sz w:val="20"/>
          <w:szCs w:val="20"/>
        </w:rPr>
        <w:t>LEONARDO PLAZAS NOSSA</w:t>
      </w:r>
      <w:bookmarkEnd w:id="57"/>
      <w:bookmarkEnd w:id="58"/>
    </w:p>
    <w:p w14:paraId="69264FCA" w14:textId="6F21B811" w:rsidR="003B5F65" w:rsidRDefault="003B5F65" w:rsidP="00673BB2">
      <w:pPr>
        <w:ind w:hanging="2"/>
        <w:rPr>
          <w:ins w:id="59" w:author="RUBIANO SUAREZ ALISON KATHERINE" w:date="2024-12-02T12:06:00Z"/>
          <w:rFonts w:asciiTheme="majorHAnsi" w:hAnsiTheme="majorHAnsi" w:cstheme="majorHAnsi"/>
          <w:b/>
          <w:bCs/>
          <w:sz w:val="20"/>
          <w:szCs w:val="20"/>
        </w:rPr>
      </w:pPr>
      <w:bookmarkStart w:id="60" w:name="_Toc169506936"/>
      <w:bookmarkStart w:id="61" w:name="_Toc169508093"/>
      <w:r w:rsidRPr="007E60C8">
        <w:rPr>
          <w:rFonts w:asciiTheme="majorHAnsi" w:hAnsiTheme="majorHAnsi" w:cstheme="majorHAnsi"/>
          <w:b/>
          <w:bCs/>
          <w:sz w:val="20"/>
          <w:szCs w:val="20"/>
        </w:rPr>
        <w:t>Coordinador Proyecto Curricular Maestría en Ciencias de la Información y las Comunicaciones</w:t>
      </w:r>
      <w:bookmarkEnd w:id="60"/>
      <w:bookmarkEnd w:id="61"/>
      <w:r w:rsidRPr="007E60C8">
        <w:rPr>
          <w:rFonts w:asciiTheme="majorHAnsi" w:hAnsiTheme="majorHAnsi" w:cstheme="majorHAnsi"/>
          <w:b/>
          <w:bCs/>
          <w:sz w:val="20"/>
          <w:szCs w:val="20"/>
        </w:rPr>
        <w:t xml:space="preserve"> </w:t>
      </w:r>
    </w:p>
    <w:p w14:paraId="1F406937" w14:textId="60E60705" w:rsidR="00356CBC" w:rsidRPr="007E60C8" w:rsidRDefault="00356CBC" w:rsidP="00356CBC">
      <w:pPr>
        <w:ind w:hanging="2"/>
        <w:rPr>
          <w:ins w:id="62" w:author="RUBIANO SUAREZ ALISON KATHERINE" w:date="2024-12-02T12:07:00Z"/>
          <w:rFonts w:asciiTheme="majorHAnsi" w:hAnsiTheme="majorHAnsi" w:cstheme="majorHAnsi"/>
          <w:b/>
          <w:bCs/>
          <w:sz w:val="20"/>
          <w:szCs w:val="20"/>
        </w:rPr>
      </w:pPr>
      <w:ins w:id="63" w:author="RUBIANO SUAREZ ALISON KATHERINE" w:date="2024-12-02T12:07:00Z">
        <w:r w:rsidRPr="007E60C8">
          <w:rPr>
            <w:rFonts w:asciiTheme="majorHAnsi" w:hAnsiTheme="majorHAnsi" w:cstheme="majorHAnsi"/>
            <w:b/>
            <w:bCs/>
            <w:sz w:val="20"/>
            <w:szCs w:val="20"/>
          </w:rPr>
          <w:t xml:space="preserve">Coordinador </w:t>
        </w:r>
      </w:ins>
    </w:p>
    <w:p w14:paraId="5060739F" w14:textId="77777777" w:rsidR="00356CBC" w:rsidRPr="007E60C8" w:rsidRDefault="00356CBC" w:rsidP="00134126">
      <w:pPr>
        <w:rPr>
          <w:rFonts w:asciiTheme="majorHAnsi" w:hAnsiTheme="majorHAnsi" w:cstheme="majorHAnsi"/>
          <w:b/>
          <w:bCs/>
          <w:sz w:val="20"/>
          <w:szCs w:val="20"/>
        </w:rPr>
        <w:pPrChange w:id="64" w:author="RUBIANO SUAREZ ALISON KATHERINE" w:date="2024-12-02T12:08:00Z">
          <w:pPr>
            <w:ind w:hanging="2"/>
          </w:pPr>
        </w:pPrChange>
      </w:pPr>
    </w:p>
    <w:p w14:paraId="7DCFF2D0" w14:textId="77777777" w:rsidR="003B5F65" w:rsidRPr="007E60C8" w:rsidRDefault="003B5F65" w:rsidP="00673BB2">
      <w:pPr>
        <w:ind w:hanging="2"/>
        <w:rPr>
          <w:rFonts w:asciiTheme="majorHAnsi" w:hAnsiTheme="majorHAnsi" w:cstheme="majorHAnsi"/>
          <w:sz w:val="20"/>
          <w:szCs w:val="20"/>
        </w:rPr>
      </w:pPr>
      <w:r w:rsidRPr="007E60C8">
        <w:rPr>
          <w:rFonts w:asciiTheme="majorHAnsi" w:hAnsiTheme="majorHAnsi" w:cstheme="majorHAnsi"/>
          <w:sz w:val="20"/>
          <w:szCs w:val="20"/>
        </w:rPr>
        <w:t xml:space="preserve"> </w:t>
      </w:r>
    </w:p>
    <w:p w14:paraId="2DA30E20" w14:textId="77777777" w:rsidR="003B5F65" w:rsidRPr="007E60C8" w:rsidRDefault="003B5F65" w:rsidP="00673BB2">
      <w:pPr>
        <w:ind w:hanging="2"/>
        <w:rPr>
          <w:rFonts w:asciiTheme="majorHAnsi" w:hAnsiTheme="majorHAnsi" w:cstheme="majorHAnsi"/>
          <w:b/>
          <w:bCs/>
          <w:sz w:val="20"/>
          <w:szCs w:val="20"/>
        </w:rPr>
      </w:pPr>
      <w:bookmarkStart w:id="65" w:name="_Toc169506937"/>
      <w:bookmarkStart w:id="66" w:name="_Toc169508094"/>
      <w:r w:rsidRPr="007E60C8">
        <w:rPr>
          <w:rFonts w:asciiTheme="majorHAnsi" w:hAnsiTheme="majorHAnsi" w:cstheme="majorHAnsi"/>
          <w:b/>
          <w:bCs/>
          <w:sz w:val="20"/>
          <w:szCs w:val="20"/>
        </w:rPr>
        <w:t>CONSEJO CURRICULAR</w:t>
      </w:r>
      <w:bookmarkEnd w:id="65"/>
      <w:bookmarkEnd w:id="66"/>
      <w:r w:rsidRPr="007E60C8">
        <w:rPr>
          <w:rFonts w:asciiTheme="majorHAnsi" w:hAnsiTheme="majorHAnsi" w:cstheme="majorHAnsi"/>
          <w:b/>
          <w:bCs/>
          <w:sz w:val="20"/>
          <w:szCs w:val="20"/>
        </w:rPr>
        <w:t xml:space="preserve">  </w:t>
      </w:r>
    </w:p>
    <w:p w14:paraId="63619F24" w14:textId="77777777" w:rsidR="003B5F65" w:rsidRPr="007E60C8" w:rsidRDefault="003B5F65" w:rsidP="00673BB2">
      <w:pPr>
        <w:ind w:hanging="2"/>
        <w:rPr>
          <w:rFonts w:asciiTheme="majorHAnsi" w:hAnsiTheme="majorHAnsi" w:cstheme="majorHAnsi"/>
          <w:sz w:val="20"/>
          <w:szCs w:val="20"/>
        </w:rPr>
      </w:pPr>
      <w:bookmarkStart w:id="67" w:name="_Toc169506938"/>
      <w:bookmarkStart w:id="68" w:name="_Toc169508095"/>
      <w:r w:rsidRPr="007E60C8">
        <w:rPr>
          <w:rFonts w:asciiTheme="majorHAnsi" w:hAnsiTheme="majorHAnsi" w:cstheme="majorHAnsi"/>
          <w:sz w:val="20"/>
          <w:szCs w:val="20"/>
        </w:rPr>
        <w:t>LEONARDO PLAZAS NOSSA</w:t>
      </w:r>
      <w:bookmarkEnd w:id="67"/>
      <w:bookmarkEnd w:id="68"/>
    </w:p>
    <w:p w14:paraId="332306CA" w14:textId="77777777" w:rsidR="003B5F65" w:rsidRPr="007E60C8" w:rsidRDefault="003B5F65" w:rsidP="00673BB2">
      <w:pPr>
        <w:ind w:hanging="2"/>
        <w:rPr>
          <w:rFonts w:asciiTheme="majorHAnsi" w:hAnsiTheme="majorHAnsi" w:cstheme="majorHAnsi"/>
          <w:sz w:val="20"/>
          <w:szCs w:val="20"/>
        </w:rPr>
      </w:pPr>
      <w:bookmarkStart w:id="69" w:name="_Toc169506939"/>
      <w:bookmarkStart w:id="70" w:name="_Toc169508096"/>
      <w:r w:rsidRPr="007E60C8">
        <w:rPr>
          <w:rFonts w:asciiTheme="majorHAnsi" w:hAnsiTheme="majorHAnsi" w:cstheme="majorHAnsi"/>
          <w:sz w:val="20"/>
          <w:szCs w:val="20"/>
        </w:rPr>
        <w:t>ELVIS EDUARDO GAONA GARCIA</w:t>
      </w:r>
      <w:bookmarkEnd w:id="69"/>
      <w:bookmarkEnd w:id="70"/>
    </w:p>
    <w:p w14:paraId="61C83DA3" w14:textId="77777777" w:rsidR="003B5F65" w:rsidRPr="007E60C8" w:rsidRDefault="003B5F65" w:rsidP="00673BB2">
      <w:pPr>
        <w:ind w:hanging="2"/>
        <w:rPr>
          <w:rFonts w:asciiTheme="majorHAnsi" w:hAnsiTheme="majorHAnsi" w:cstheme="majorHAnsi"/>
          <w:sz w:val="20"/>
          <w:szCs w:val="20"/>
        </w:rPr>
      </w:pPr>
      <w:bookmarkStart w:id="71" w:name="_Toc169506940"/>
      <w:bookmarkStart w:id="72" w:name="_Toc169508097"/>
      <w:r w:rsidRPr="007E60C8">
        <w:rPr>
          <w:rFonts w:asciiTheme="majorHAnsi" w:hAnsiTheme="majorHAnsi" w:cstheme="majorHAnsi"/>
          <w:sz w:val="20"/>
          <w:szCs w:val="20"/>
        </w:rPr>
        <w:t>ALVARO ENRIQUE ORTIZ</w:t>
      </w:r>
      <w:bookmarkEnd w:id="71"/>
      <w:bookmarkEnd w:id="72"/>
    </w:p>
    <w:p w14:paraId="59F17047" w14:textId="77777777" w:rsidR="003B5F65" w:rsidRPr="007E60C8" w:rsidRDefault="003B5F65" w:rsidP="00673BB2">
      <w:pPr>
        <w:ind w:hanging="2"/>
        <w:rPr>
          <w:rFonts w:asciiTheme="majorHAnsi" w:hAnsiTheme="majorHAnsi" w:cstheme="majorHAnsi"/>
          <w:sz w:val="20"/>
          <w:szCs w:val="20"/>
        </w:rPr>
      </w:pPr>
      <w:bookmarkStart w:id="73" w:name="_Toc169506941"/>
      <w:bookmarkStart w:id="74" w:name="_Toc169508098"/>
      <w:r w:rsidRPr="007E60C8">
        <w:rPr>
          <w:rFonts w:asciiTheme="majorHAnsi" w:hAnsiTheme="majorHAnsi" w:cstheme="majorHAnsi"/>
          <w:sz w:val="20"/>
          <w:szCs w:val="20"/>
        </w:rPr>
        <w:t>DIEGO DANIEL FORERO</w:t>
      </w:r>
      <w:bookmarkEnd w:id="73"/>
      <w:bookmarkEnd w:id="74"/>
    </w:p>
    <w:p w14:paraId="1E6D3A5F" w14:textId="77777777" w:rsidR="003B5F65" w:rsidRPr="007E60C8" w:rsidRDefault="003B5F65" w:rsidP="00673BB2">
      <w:pPr>
        <w:ind w:hanging="2"/>
        <w:rPr>
          <w:rFonts w:asciiTheme="majorHAnsi" w:hAnsiTheme="majorHAnsi" w:cstheme="majorHAnsi"/>
          <w:sz w:val="20"/>
          <w:szCs w:val="20"/>
        </w:rPr>
      </w:pPr>
    </w:p>
    <w:p w14:paraId="799947A6" w14:textId="77777777" w:rsidR="003B5F65" w:rsidRPr="007E60C8" w:rsidRDefault="003B5F65" w:rsidP="00673BB2">
      <w:pPr>
        <w:ind w:hanging="2"/>
        <w:rPr>
          <w:rFonts w:asciiTheme="majorHAnsi" w:hAnsiTheme="majorHAnsi" w:cstheme="majorHAnsi"/>
          <w:sz w:val="20"/>
          <w:szCs w:val="20"/>
        </w:rPr>
      </w:pPr>
      <w:bookmarkStart w:id="75" w:name="_Toc169506942"/>
      <w:bookmarkStart w:id="76" w:name="_Toc169508099"/>
      <w:r w:rsidRPr="007E60C8">
        <w:rPr>
          <w:rFonts w:asciiTheme="majorHAnsi" w:hAnsiTheme="majorHAnsi" w:cstheme="majorHAnsi"/>
          <w:sz w:val="20"/>
          <w:szCs w:val="20"/>
        </w:rPr>
        <w:t>ALISON KATHERINE RUBIANO SUAREZ</w:t>
      </w:r>
      <w:bookmarkEnd w:id="75"/>
      <w:bookmarkEnd w:id="76"/>
    </w:p>
    <w:p w14:paraId="7FFCDB3D" w14:textId="6FE51560" w:rsidR="003B5F65" w:rsidRDefault="00356CBC" w:rsidP="00673BB2">
      <w:pPr>
        <w:ind w:hanging="2"/>
        <w:rPr>
          <w:ins w:id="77" w:author="RUBIANO SUAREZ ALISON KATHERINE" w:date="2024-12-02T12:07:00Z"/>
          <w:rFonts w:asciiTheme="majorHAnsi" w:hAnsiTheme="majorHAnsi" w:cstheme="majorHAnsi"/>
          <w:b/>
          <w:bCs/>
          <w:sz w:val="20"/>
          <w:szCs w:val="20"/>
        </w:rPr>
      </w:pPr>
      <w:bookmarkStart w:id="78" w:name="_Toc169506943"/>
      <w:bookmarkStart w:id="79" w:name="_Toc169508100"/>
      <w:ins w:id="80" w:author="RUBIANO SUAREZ ALISON KATHERINE" w:date="2024-12-02T12:08:00Z">
        <w:r w:rsidRPr="007E60C8">
          <w:rPr>
            <w:rFonts w:asciiTheme="majorHAnsi" w:hAnsiTheme="majorHAnsi" w:cstheme="majorHAnsi"/>
            <w:b/>
            <w:bCs/>
            <w:sz w:val="20"/>
            <w:szCs w:val="20"/>
          </w:rPr>
          <w:t xml:space="preserve">Asistente </w:t>
        </w:r>
      </w:ins>
      <w:del w:id="81" w:author="RUBIANO SUAREZ ALISON KATHERINE" w:date="2024-12-02T12:07:00Z">
        <w:r w:rsidR="003B5F65" w:rsidRPr="007E60C8" w:rsidDel="00356CBC">
          <w:rPr>
            <w:rFonts w:asciiTheme="majorHAnsi" w:hAnsiTheme="majorHAnsi" w:cstheme="majorHAnsi"/>
            <w:b/>
            <w:bCs/>
            <w:sz w:val="20"/>
            <w:szCs w:val="20"/>
          </w:rPr>
          <w:delText xml:space="preserve">Asistente </w:delText>
        </w:r>
      </w:del>
      <w:r w:rsidR="003B5F65" w:rsidRPr="007E60C8">
        <w:rPr>
          <w:rFonts w:asciiTheme="majorHAnsi" w:hAnsiTheme="majorHAnsi" w:cstheme="majorHAnsi"/>
          <w:b/>
          <w:bCs/>
          <w:sz w:val="20"/>
          <w:szCs w:val="20"/>
        </w:rPr>
        <w:t>Proyecto Curricular Maestría en Ciencias de la Información y las Comunicaciones</w:t>
      </w:r>
      <w:bookmarkEnd w:id="78"/>
      <w:bookmarkEnd w:id="79"/>
      <w:r w:rsidR="003B5F65" w:rsidRPr="007E60C8">
        <w:rPr>
          <w:rFonts w:asciiTheme="majorHAnsi" w:hAnsiTheme="majorHAnsi" w:cstheme="majorHAnsi"/>
          <w:b/>
          <w:bCs/>
          <w:sz w:val="20"/>
          <w:szCs w:val="20"/>
        </w:rPr>
        <w:t xml:space="preserve"> </w:t>
      </w:r>
      <w:ins w:id="82" w:author="RUBIANO SUAREZ ALISON KATHERINE" w:date="2024-12-02T12:07:00Z">
        <w:r>
          <w:rPr>
            <w:rFonts w:asciiTheme="majorHAnsi" w:hAnsiTheme="majorHAnsi" w:cstheme="majorHAnsi"/>
            <w:b/>
            <w:bCs/>
            <w:sz w:val="20"/>
            <w:szCs w:val="20"/>
          </w:rPr>
          <w:t>– Investigación 17528</w:t>
        </w:r>
      </w:ins>
    </w:p>
    <w:p w14:paraId="189264AA" w14:textId="366C0261" w:rsidR="00356CBC" w:rsidRPr="007E60C8" w:rsidRDefault="00356CBC" w:rsidP="00673BB2">
      <w:pPr>
        <w:ind w:hanging="2"/>
        <w:rPr>
          <w:rFonts w:asciiTheme="majorHAnsi" w:hAnsiTheme="majorHAnsi" w:cstheme="majorHAnsi"/>
          <w:b/>
          <w:bCs/>
          <w:sz w:val="20"/>
          <w:szCs w:val="20"/>
        </w:rPr>
      </w:pPr>
      <w:ins w:id="83" w:author="RUBIANO SUAREZ ALISON KATHERINE" w:date="2024-12-02T12:07:00Z">
        <w:r w:rsidRPr="007E60C8">
          <w:rPr>
            <w:rFonts w:asciiTheme="majorHAnsi" w:hAnsiTheme="majorHAnsi" w:cstheme="majorHAnsi"/>
            <w:b/>
            <w:bCs/>
            <w:sz w:val="20"/>
            <w:szCs w:val="20"/>
          </w:rPr>
          <w:t xml:space="preserve">Asistente Proyecto Curricular Maestría en Ciencias de la Información y las Comunicaciones </w:t>
        </w:r>
        <w:r>
          <w:rPr>
            <w:rFonts w:asciiTheme="majorHAnsi" w:hAnsiTheme="majorHAnsi" w:cstheme="majorHAnsi"/>
            <w:b/>
            <w:bCs/>
            <w:sz w:val="20"/>
            <w:szCs w:val="20"/>
          </w:rPr>
          <w:t>– Profundización 116070</w:t>
        </w:r>
      </w:ins>
    </w:p>
    <w:p w14:paraId="463F29E8" w14:textId="26B7F731" w:rsidR="0089603E" w:rsidRPr="007E60C8" w:rsidRDefault="003B5F65" w:rsidP="00673BB2">
      <w:pPr>
        <w:ind w:hanging="2"/>
        <w:rPr>
          <w:rFonts w:asciiTheme="majorHAnsi" w:hAnsiTheme="majorHAnsi" w:cstheme="majorHAnsi"/>
          <w:sz w:val="20"/>
          <w:szCs w:val="20"/>
        </w:rPr>
      </w:pPr>
      <w:r w:rsidRPr="007E60C8">
        <w:rPr>
          <w:rFonts w:asciiTheme="majorHAnsi" w:hAnsiTheme="majorHAnsi" w:cstheme="majorBidi"/>
          <w:sz w:val="20"/>
          <w:szCs w:val="20"/>
        </w:rPr>
        <w:br w:type="page"/>
      </w:r>
    </w:p>
    <w:p w14:paraId="5A386A35" w14:textId="1878F1A2" w:rsidR="00D57ECC" w:rsidRPr="007E60C8" w:rsidDel="00234B8E" w:rsidRDefault="008D19AE" w:rsidP="14D9C64B">
      <w:pPr>
        <w:keepNext/>
        <w:keepLines/>
        <w:pBdr>
          <w:top w:val="nil"/>
          <w:left w:val="nil"/>
          <w:bottom w:val="nil"/>
          <w:right w:val="nil"/>
          <w:between w:val="nil"/>
        </w:pBdr>
        <w:ind w:hanging="2"/>
        <w:rPr>
          <w:del w:id="84" w:author="RUBIANO SUAREZ ALISON KATHERINE" w:date="2024-11-28T15:20:00Z"/>
          <w:rFonts w:asciiTheme="majorHAnsi" w:hAnsiTheme="majorHAnsi" w:cstheme="majorBidi"/>
          <w:b/>
          <w:bCs/>
          <w:sz w:val="22"/>
          <w:szCs w:val="22"/>
        </w:rPr>
      </w:pPr>
      <w:bookmarkStart w:id="85" w:name="_Toc169506944"/>
      <w:bookmarkStart w:id="86" w:name="_Toc169508101"/>
      <w:del w:id="87" w:author="RUBIANO SUAREZ ALISON KATHERINE" w:date="2024-11-28T15:20:00Z">
        <w:r w:rsidRPr="007E60C8" w:rsidDel="00234B8E">
          <w:rPr>
            <w:rFonts w:asciiTheme="majorHAnsi" w:hAnsiTheme="majorHAnsi" w:cstheme="majorBidi"/>
            <w:b/>
            <w:bCs/>
            <w:sz w:val="22"/>
            <w:szCs w:val="22"/>
          </w:rPr>
          <w:lastRenderedPageBreak/>
          <w:delText>PRESENTACIÓN</w:delText>
        </w:r>
        <w:bookmarkEnd w:id="85"/>
        <w:bookmarkEnd w:id="86"/>
        <w:r w:rsidRPr="007E60C8" w:rsidDel="00234B8E">
          <w:rPr>
            <w:sz w:val="22"/>
            <w:szCs w:val="22"/>
          </w:rPr>
          <w:tab/>
        </w:r>
      </w:del>
    </w:p>
    <w:p w14:paraId="0C2BFE40" w14:textId="72DA87C6" w:rsidR="005725EC" w:rsidRPr="007E60C8" w:rsidDel="00234B8E" w:rsidRDefault="005725EC" w:rsidP="14D9C64B">
      <w:pPr>
        <w:spacing w:after="160"/>
        <w:ind w:hanging="2"/>
        <w:jc w:val="both"/>
        <w:rPr>
          <w:del w:id="88" w:author="RUBIANO SUAREZ ALISON KATHERINE" w:date="2024-11-28T15:20:00Z"/>
          <w:rFonts w:asciiTheme="majorHAnsi" w:hAnsiTheme="majorHAnsi" w:cstheme="majorBidi"/>
          <w:sz w:val="22"/>
          <w:szCs w:val="22"/>
        </w:rPr>
      </w:pPr>
    </w:p>
    <w:p w14:paraId="096DEA78" w14:textId="560A230A" w:rsidR="00AE2EE3" w:rsidRPr="007E60C8" w:rsidDel="00234B8E" w:rsidRDefault="7184AB8F" w:rsidP="5E7F5D34">
      <w:pPr>
        <w:spacing w:after="160"/>
        <w:ind w:hanging="2"/>
        <w:jc w:val="both"/>
        <w:rPr>
          <w:del w:id="89" w:author="RUBIANO SUAREZ ALISON KATHERINE" w:date="2024-11-28T15:20:00Z"/>
          <w:rFonts w:asciiTheme="majorHAnsi" w:hAnsiTheme="majorHAnsi" w:cstheme="majorBidi"/>
          <w:sz w:val="22"/>
          <w:szCs w:val="22"/>
          <w:lang w:eastAsia="es-ES"/>
        </w:rPr>
      </w:pPr>
      <w:bookmarkStart w:id="90" w:name="_Toc169506945"/>
      <w:bookmarkStart w:id="91" w:name="_Toc169508102"/>
      <w:bookmarkStart w:id="92" w:name="_Int_XfTxc5oU"/>
      <w:del w:id="93" w:author="RUBIANO SUAREZ ALISON KATHERINE" w:date="2024-11-28T15:20:00Z">
        <w:r w:rsidRPr="5E7F5D34" w:rsidDel="00234B8E">
          <w:rPr>
            <w:rFonts w:asciiTheme="majorHAnsi" w:hAnsiTheme="majorHAnsi" w:cstheme="majorBidi"/>
            <w:sz w:val="22"/>
            <w:szCs w:val="22"/>
            <w:lang w:eastAsia="es-ES"/>
          </w:rPr>
          <w:delText xml:space="preserve">El presente documento tiene como fin sustentar las modificaciones </w:delText>
        </w:r>
      </w:del>
      <w:del w:id="94" w:author="RUBIANO SUAREZ ALISON KATHERINE" w:date="2024-11-28T15:08:00Z">
        <w:r w:rsidRPr="5E7F5D34" w:rsidDel="00234B8E">
          <w:rPr>
            <w:rFonts w:asciiTheme="majorHAnsi" w:hAnsiTheme="majorHAnsi" w:cstheme="majorBidi"/>
            <w:sz w:val="22"/>
            <w:szCs w:val="22"/>
            <w:lang w:eastAsia="es-ES"/>
          </w:rPr>
          <w:delText xml:space="preserve">realizadas </w:delText>
        </w:r>
      </w:del>
      <w:del w:id="95" w:author="RUBIANO SUAREZ ALISON KATHERINE" w:date="2024-11-28T15:20:00Z">
        <w:r w:rsidRPr="5E7F5D34" w:rsidDel="00234B8E">
          <w:rPr>
            <w:rFonts w:asciiTheme="majorHAnsi" w:hAnsiTheme="majorHAnsi" w:cstheme="majorBidi"/>
            <w:sz w:val="22"/>
            <w:szCs w:val="22"/>
            <w:lang w:eastAsia="es-ES"/>
          </w:rPr>
          <w:delText>al plan de estudios de la Maestría en Ciencias de la Información y las Comunicaciones (componentes Investigación y Profundización), estos cambios fueron discutidos dentro del proyecto curricular y son el resultado del proceso de análisis, de autoevaluación y de evolución del programa a nivel de maestría.</w:delText>
        </w:r>
        <w:bookmarkEnd w:id="90"/>
        <w:bookmarkEnd w:id="91"/>
        <w:bookmarkEnd w:id="92"/>
        <w:r w:rsidRPr="5E7F5D34" w:rsidDel="00234B8E">
          <w:rPr>
            <w:rFonts w:asciiTheme="majorHAnsi" w:hAnsiTheme="majorHAnsi" w:cstheme="majorBidi"/>
            <w:sz w:val="22"/>
            <w:szCs w:val="22"/>
            <w:lang w:eastAsia="es-ES"/>
          </w:rPr>
          <w:delText xml:space="preserve"> </w:delText>
        </w:r>
      </w:del>
    </w:p>
    <w:p w14:paraId="13603E2E" w14:textId="03435C9D" w:rsidR="001A7CB3" w:rsidRPr="007E60C8" w:rsidDel="00234B8E" w:rsidRDefault="00DA6C84" w:rsidP="3B5BE5AE">
      <w:pPr>
        <w:spacing w:after="160"/>
        <w:ind w:hanging="2"/>
        <w:jc w:val="both"/>
        <w:rPr>
          <w:del w:id="96" w:author="RUBIANO SUAREZ ALISON KATHERINE" w:date="2024-11-28T15:20:00Z"/>
          <w:rFonts w:asciiTheme="majorHAnsi" w:hAnsiTheme="majorHAnsi" w:cstheme="majorBidi"/>
          <w:sz w:val="22"/>
          <w:szCs w:val="22"/>
          <w:lang w:eastAsia="es-ES"/>
        </w:rPr>
      </w:pPr>
      <w:bookmarkStart w:id="97" w:name="_Toc169506946"/>
      <w:bookmarkStart w:id="98" w:name="_Toc169508103"/>
      <w:del w:id="99" w:author="RUBIANO SUAREZ ALISON KATHERINE" w:date="2024-11-28T15:20:00Z">
        <w:r w:rsidRPr="3B5BE5AE" w:rsidDel="00234B8E">
          <w:rPr>
            <w:rFonts w:asciiTheme="majorHAnsi" w:hAnsiTheme="majorHAnsi" w:cstheme="majorBidi"/>
            <w:sz w:val="22"/>
            <w:szCs w:val="22"/>
            <w:lang w:eastAsia="es-ES"/>
          </w:rPr>
          <w:delText xml:space="preserve">Las </w:delText>
        </w:r>
        <w:r w:rsidR="7184AB8F" w:rsidRPr="3B5BE5AE" w:rsidDel="00234B8E">
          <w:rPr>
            <w:rFonts w:asciiTheme="majorHAnsi" w:hAnsiTheme="majorHAnsi" w:cstheme="majorBidi"/>
            <w:sz w:val="22"/>
            <w:szCs w:val="22"/>
            <w:lang w:eastAsia="es-ES"/>
          </w:rPr>
          <w:delText xml:space="preserve">modificaciones precisan la organización de los espacios académicos del programa, en cada uno de los énfasis respectivos mediante la </w:delText>
        </w:r>
        <w:r w:rsidR="00234B8E" w:rsidDel="00234B8E">
          <w:fldChar w:fldCharType="begin"/>
        </w:r>
        <w:r w:rsidR="00234B8E" w:rsidDel="00234B8E">
          <w:delInstrText xml:space="preserve"> HYPERLINK "https://sgral.udistrital.edu.co/xdata/csu/res_2002-032.pdf" </w:delInstrText>
        </w:r>
        <w:r w:rsidR="00234B8E" w:rsidDel="00234B8E">
          <w:fldChar w:fldCharType="separate"/>
        </w:r>
        <w:r w:rsidR="7184AB8F" w:rsidRPr="3B5BE5AE" w:rsidDel="00234B8E">
          <w:rPr>
            <w:rStyle w:val="Hipervnculo"/>
            <w:rFonts w:asciiTheme="majorHAnsi" w:hAnsiTheme="majorHAnsi" w:cstheme="majorBidi"/>
            <w:position w:val="0"/>
            <w:sz w:val="22"/>
            <w:szCs w:val="22"/>
            <w:lang w:eastAsia="es-ES"/>
          </w:rPr>
          <w:delText>Resolución No. 032 del 21 de Octubre de 2002 expedida por el Consejo Superior Universitario</w:delText>
        </w:r>
        <w:r w:rsidR="00234B8E" w:rsidDel="00234B8E">
          <w:rPr>
            <w:rStyle w:val="Hipervnculo"/>
            <w:rFonts w:asciiTheme="majorHAnsi" w:hAnsiTheme="majorHAnsi" w:cstheme="majorBidi"/>
            <w:position w:val="0"/>
            <w:sz w:val="22"/>
            <w:szCs w:val="22"/>
            <w:lang w:eastAsia="es-ES"/>
          </w:rPr>
          <w:fldChar w:fldCharType="end"/>
        </w:r>
        <w:r w:rsidR="7184AB8F" w:rsidRPr="3B5BE5AE" w:rsidDel="00234B8E">
          <w:rPr>
            <w:rFonts w:asciiTheme="majorHAnsi" w:hAnsiTheme="majorHAnsi" w:cstheme="majorBidi"/>
            <w:sz w:val="22"/>
            <w:szCs w:val="22"/>
            <w:lang w:eastAsia="es-ES"/>
          </w:rPr>
          <w:delText xml:space="preserve">, como son: </w:delText>
        </w:r>
        <w:r w:rsidR="003F46B6" w:rsidRPr="3B5BE5AE" w:rsidDel="00234B8E">
          <w:rPr>
            <w:rFonts w:asciiTheme="majorHAnsi" w:hAnsiTheme="majorHAnsi" w:cstheme="majorBidi"/>
            <w:sz w:val="22"/>
            <w:szCs w:val="22"/>
            <w:lang w:eastAsia="es-ES"/>
          </w:rPr>
          <w:delText>1</w:delText>
        </w:r>
        <w:r w:rsidR="7184AB8F" w:rsidRPr="3B5BE5AE" w:rsidDel="00234B8E">
          <w:rPr>
            <w:rFonts w:asciiTheme="majorHAnsi" w:hAnsiTheme="majorHAnsi" w:cstheme="majorBidi"/>
            <w:sz w:val="22"/>
            <w:szCs w:val="22"/>
            <w:lang w:eastAsia="es-ES"/>
          </w:rPr>
          <w:delText xml:space="preserve">)Teleinformática, </w:delText>
        </w:r>
        <w:r w:rsidR="003F46B6" w:rsidRPr="3B5BE5AE" w:rsidDel="00234B8E">
          <w:rPr>
            <w:rFonts w:asciiTheme="majorHAnsi" w:hAnsiTheme="majorHAnsi" w:cstheme="majorBidi"/>
            <w:sz w:val="22"/>
            <w:szCs w:val="22"/>
            <w:lang w:eastAsia="es-ES"/>
          </w:rPr>
          <w:delText>2)</w:delText>
        </w:r>
        <w:r w:rsidR="7184AB8F" w:rsidRPr="3B5BE5AE" w:rsidDel="00234B8E">
          <w:rPr>
            <w:rFonts w:asciiTheme="majorHAnsi" w:hAnsiTheme="majorHAnsi" w:cstheme="majorBidi"/>
            <w:sz w:val="22"/>
            <w:szCs w:val="22"/>
            <w:lang w:eastAsia="es-ES"/>
          </w:rPr>
          <w:delText xml:space="preserve">Ingeniería de Software, </w:delText>
        </w:r>
        <w:r w:rsidR="003F46B6" w:rsidRPr="3B5BE5AE" w:rsidDel="00234B8E">
          <w:rPr>
            <w:rFonts w:asciiTheme="majorHAnsi" w:hAnsiTheme="majorHAnsi" w:cstheme="majorBidi"/>
            <w:sz w:val="22"/>
            <w:szCs w:val="22"/>
            <w:lang w:eastAsia="es-ES"/>
          </w:rPr>
          <w:delText>3</w:delText>
        </w:r>
        <w:r w:rsidR="7184AB8F" w:rsidRPr="3B5BE5AE" w:rsidDel="00234B8E">
          <w:rPr>
            <w:rFonts w:asciiTheme="majorHAnsi" w:hAnsiTheme="majorHAnsi" w:cstheme="majorBidi"/>
            <w:sz w:val="22"/>
            <w:szCs w:val="22"/>
            <w:lang w:eastAsia="es-ES"/>
          </w:rPr>
          <w:delText xml:space="preserve">)Geomática y </w:delText>
        </w:r>
        <w:r w:rsidR="003F46B6" w:rsidRPr="3B5BE5AE" w:rsidDel="00234B8E">
          <w:rPr>
            <w:rFonts w:asciiTheme="majorHAnsi" w:hAnsiTheme="majorHAnsi" w:cstheme="majorBidi"/>
            <w:sz w:val="22"/>
            <w:szCs w:val="22"/>
            <w:lang w:eastAsia="es-ES"/>
          </w:rPr>
          <w:delText>4</w:delText>
        </w:r>
        <w:r w:rsidR="7184AB8F" w:rsidRPr="3B5BE5AE" w:rsidDel="00234B8E">
          <w:rPr>
            <w:rFonts w:asciiTheme="majorHAnsi" w:hAnsiTheme="majorHAnsi" w:cstheme="majorBidi"/>
            <w:sz w:val="22"/>
            <w:szCs w:val="22"/>
            <w:lang w:eastAsia="es-ES"/>
          </w:rPr>
          <w:delText xml:space="preserve">)Inteligencia Artificial, esta organización </w:delText>
        </w:r>
        <w:r w:rsidRPr="3B5BE5AE" w:rsidDel="00234B8E">
          <w:rPr>
            <w:rFonts w:asciiTheme="majorHAnsi" w:hAnsiTheme="majorHAnsi" w:cstheme="majorBidi"/>
            <w:sz w:val="22"/>
            <w:szCs w:val="22"/>
            <w:lang w:eastAsia="es-ES"/>
          </w:rPr>
          <w:delText>promueve</w:delText>
        </w:r>
        <w:r w:rsidR="7184AB8F" w:rsidRPr="3B5BE5AE" w:rsidDel="00234B8E">
          <w:rPr>
            <w:rFonts w:asciiTheme="majorHAnsi" w:hAnsiTheme="majorHAnsi" w:cstheme="majorBidi"/>
            <w:sz w:val="22"/>
            <w:szCs w:val="22"/>
            <w:lang w:eastAsia="es-ES"/>
          </w:rPr>
          <w:delText xml:space="preserve"> la ampliación de los </w:delText>
        </w:r>
        <w:r w:rsidR="7184AB8F" w:rsidRPr="005B2C0D" w:rsidDel="00234B8E">
          <w:rPr>
            <w:rFonts w:asciiTheme="majorHAnsi" w:hAnsiTheme="majorHAnsi" w:cstheme="majorBidi"/>
            <w:sz w:val="22"/>
            <w:szCs w:val="22"/>
            <w:lang w:eastAsia="es-ES"/>
          </w:rPr>
          <w:delText>espacios académicos</w:delText>
        </w:r>
        <w:r w:rsidR="7184AB8F" w:rsidRPr="3B5BE5AE" w:rsidDel="00234B8E">
          <w:rPr>
            <w:rFonts w:asciiTheme="majorHAnsi" w:hAnsiTheme="majorHAnsi" w:cstheme="majorBidi"/>
            <w:sz w:val="22"/>
            <w:szCs w:val="22"/>
            <w:lang w:eastAsia="es-ES"/>
          </w:rPr>
          <w:delText xml:space="preserve"> y áreas de conocimiento del proyecto curricular de Maestría en Ciencias de la Información y las Comunicaciones, permitiendo </w:delText>
        </w:r>
      </w:del>
      <w:del w:id="100" w:author="RUBIANO SUAREZ ALISON KATHERINE" w:date="2024-11-28T15:09:00Z">
        <w:r w:rsidR="7184AB8F" w:rsidRPr="3B5BE5AE" w:rsidDel="00234B8E">
          <w:rPr>
            <w:rFonts w:asciiTheme="majorHAnsi" w:hAnsiTheme="majorHAnsi" w:cstheme="majorBidi"/>
            <w:sz w:val="22"/>
            <w:szCs w:val="22"/>
            <w:lang w:eastAsia="es-ES"/>
          </w:rPr>
          <w:delText xml:space="preserve">que </w:delText>
        </w:r>
      </w:del>
      <w:del w:id="101" w:author="RUBIANO SUAREZ ALISON KATHERINE" w:date="2024-11-28T15:20:00Z">
        <w:r w:rsidR="7184AB8F" w:rsidRPr="3B5BE5AE" w:rsidDel="00234B8E">
          <w:rPr>
            <w:rFonts w:asciiTheme="majorHAnsi" w:hAnsiTheme="majorHAnsi" w:cstheme="majorBidi"/>
            <w:sz w:val="22"/>
            <w:szCs w:val="22"/>
            <w:lang w:eastAsia="es-ES"/>
          </w:rPr>
          <w:delText xml:space="preserve">la oferta y creación de diferentes </w:delText>
        </w:r>
        <w:r w:rsidR="7184AB8F" w:rsidRPr="005B2C0D" w:rsidDel="00234B8E">
          <w:rPr>
            <w:rFonts w:asciiTheme="majorHAnsi" w:hAnsiTheme="majorHAnsi" w:cstheme="majorBidi"/>
            <w:sz w:val="22"/>
            <w:szCs w:val="22"/>
            <w:lang w:eastAsia="es-ES"/>
          </w:rPr>
          <w:delText>espacios académicos</w:delText>
        </w:r>
      </w:del>
      <w:del w:id="102" w:author="RUBIANO SUAREZ ALISON KATHERINE" w:date="2024-11-28T15:09:00Z">
        <w:r w:rsidR="7184AB8F" w:rsidRPr="3B5BE5AE" w:rsidDel="00234B8E">
          <w:rPr>
            <w:rFonts w:asciiTheme="majorHAnsi" w:hAnsiTheme="majorHAnsi" w:cstheme="majorBidi"/>
            <w:sz w:val="22"/>
            <w:szCs w:val="22"/>
            <w:lang w:eastAsia="es-ES"/>
          </w:rPr>
          <w:delText xml:space="preserve"> se mantenga abierta</w:delText>
        </w:r>
      </w:del>
      <w:del w:id="103" w:author="RUBIANO SUAREZ ALISON KATHERINE" w:date="2024-11-28T15:20:00Z">
        <w:r w:rsidRPr="3B5BE5AE" w:rsidDel="00234B8E">
          <w:rPr>
            <w:rFonts w:asciiTheme="majorHAnsi" w:hAnsiTheme="majorHAnsi" w:cstheme="majorBidi"/>
            <w:sz w:val="22"/>
            <w:szCs w:val="22"/>
            <w:lang w:eastAsia="es-ES"/>
          </w:rPr>
          <w:delText xml:space="preserve">, </w:delText>
        </w:r>
        <w:r w:rsidR="7184AB8F" w:rsidRPr="3B5BE5AE" w:rsidDel="00234B8E">
          <w:rPr>
            <w:rFonts w:asciiTheme="majorHAnsi" w:hAnsiTheme="majorHAnsi" w:cstheme="majorBidi"/>
            <w:sz w:val="22"/>
            <w:szCs w:val="22"/>
            <w:lang w:eastAsia="es-ES"/>
          </w:rPr>
          <w:delText>soport</w:delText>
        </w:r>
        <w:r w:rsidRPr="3B5BE5AE" w:rsidDel="00234B8E">
          <w:rPr>
            <w:rFonts w:asciiTheme="majorHAnsi" w:hAnsiTheme="majorHAnsi" w:cstheme="majorBidi"/>
            <w:sz w:val="22"/>
            <w:szCs w:val="22"/>
            <w:lang w:eastAsia="es-ES"/>
          </w:rPr>
          <w:delText>ando así</w:delText>
        </w:r>
        <w:r w:rsidR="7184AB8F" w:rsidRPr="3B5BE5AE" w:rsidDel="00234B8E">
          <w:rPr>
            <w:rFonts w:asciiTheme="majorHAnsi" w:hAnsiTheme="majorHAnsi" w:cstheme="majorBidi"/>
            <w:sz w:val="22"/>
            <w:szCs w:val="22"/>
            <w:lang w:eastAsia="es-ES"/>
          </w:rPr>
          <w:delText xml:space="preserve"> la actualización</w:delText>
        </w:r>
        <w:r w:rsidR="003F46B6" w:rsidRPr="3B5BE5AE" w:rsidDel="00234B8E">
          <w:rPr>
            <w:rFonts w:asciiTheme="majorHAnsi" w:hAnsiTheme="majorHAnsi" w:cstheme="majorBidi"/>
            <w:sz w:val="22"/>
            <w:szCs w:val="22"/>
            <w:lang w:eastAsia="es-ES"/>
          </w:rPr>
          <w:delText xml:space="preserve"> continua</w:delText>
        </w:r>
        <w:r w:rsidR="7184AB8F" w:rsidRPr="3B5BE5AE" w:rsidDel="00234B8E">
          <w:rPr>
            <w:rFonts w:asciiTheme="majorHAnsi" w:hAnsiTheme="majorHAnsi" w:cstheme="majorBidi"/>
            <w:sz w:val="22"/>
            <w:szCs w:val="22"/>
            <w:lang w:eastAsia="es-ES"/>
          </w:rPr>
          <w:delText xml:space="preserve"> requerida en los procesos </w:delText>
        </w:r>
        <w:r w:rsidRPr="3B5BE5AE" w:rsidDel="00234B8E">
          <w:rPr>
            <w:rFonts w:asciiTheme="majorHAnsi" w:hAnsiTheme="majorHAnsi" w:cstheme="majorBidi"/>
            <w:sz w:val="22"/>
            <w:szCs w:val="22"/>
            <w:lang w:eastAsia="es-ES"/>
          </w:rPr>
          <w:delText xml:space="preserve">de </w:delText>
        </w:r>
        <w:r w:rsidR="7184AB8F" w:rsidRPr="3B5BE5AE" w:rsidDel="00234B8E">
          <w:rPr>
            <w:rFonts w:asciiTheme="majorHAnsi" w:hAnsiTheme="majorHAnsi" w:cstheme="majorBidi"/>
            <w:sz w:val="22"/>
            <w:szCs w:val="22"/>
            <w:lang w:eastAsia="es-ES"/>
          </w:rPr>
          <w:delText xml:space="preserve">investigación </w:delText>
        </w:r>
        <w:r w:rsidR="003F46B6" w:rsidRPr="3B5BE5AE" w:rsidDel="00234B8E">
          <w:rPr>
            <w:rFonts w:asciiTheme="majorHAnsi" w:hAnsiTheme="majorHAnsi" w:cstheme="majorBidi"/>
            <w:sz w:val="22"/>
            <w:szCs w:val="22"/>
            <w:lang w:eastAsia="es-ES"/>
          </w:rPr>
          <w:delText>para</w:delText>
        </w:r>
        <w:r w:rsidR="7184AB8F" w:rsidRPr="3B5BE5AE" w:rsidDel="00234B8E">
          <w:rPr>
            <w:rFonts w:asciiTheme="majorHAnsi" w:hAnsiTheme="majorHAnsi" w:cstheme="majorBidi"/>
            <w:sz w:val="22"/>
            <w:szCs w:val="22"/>
            <w:lang w:eastAsia="es-ES"/>
          </w:rPr>
          <w:delText xml:space="preserve"> </w:delText>
        </w:r>
        <w:r w:rsidRPr="3B5BE5AE" w:rsidDel="00234B8E">
          <w:rPr>
            <w:rFonts w:asciiTheme="majorHAnsi" w:hAnsiTheme="majorHAnsi" w:cstheme="majorBidi"/>
            <w:sz w:val="22"/>
            <w:szCs w:val="22"/>
            <w:lang w:eastAsia="es-ES"/>
          </w:rPr>
          <w:delText xml:space="preserve">el </w:delText>
        </w:r>
        <w:r w:rsidR="7184AB8F" w:rsidRPr="3B5BE5AE" w:rsidDel="00234B8E">
          <w:rPr>
            <w:rFonts w:asciiTheme="majorHAnsi" w:hAnsiTheme="majorHAnsi" w:cstheme="majorBidi"/>
            <w:sz w:val="22"/>
            <w:szCs w:val="22"/>
            <w:lang w:eastAsia="es-ES"/>
          </w:rPr>
          <w:delText>desarrollo académico</w:delText>
        </w:r>
        <w:r w:rsidRPr="3B5BE5AE" w:rsidDel="00234B8E">
          <w:rPr>
            <w:rFonts w:asciiTheme="majorHAnsi" w:hAnsiTheme="majorHAnsi" w:cstheme="majorBidi"/>
            <w:sz w:val="22"/>
            <w:szCs w:val="22"/>
            <w:lang w:eastAsia="es-ES"/>
          </w:rPr>
          <w:delText xml:space="preserve"> integral de los estudiantes</w:delText>
        </w:r>
      </w:del>
      <w:del w:id="104" w:author="RUBIANO SUAREZ ALISON KATHERINE" w:date="2024-11-28T15:09:00Z">
        <w:r w:rsidR="7184AB8F" w:rsidRPr="3B5BE5AE" w:rsidDel="00234B8E">
          <w:rPr>
            <w:rFonts w:asciiTheme="majorHAnsi" w:hAnsiTheme="majorHAnsi" w:cstheme="majorBidi"/>
            <w:sz w:val="22"/>
            <w:szCs w:val="22"/>
            <w:lang w:eastAsia="es-ES"/>
          </w:rPr>
          <w:delText>.</w:delText>
        </w:r>
      </w:del>
      <w:bookmarkEnd w:id="97"/>
      <w:bookmarkEnd w:id="98"/>
    </w:p>
    <w:p w14:paraId="254D1669" w14:textId="16B45077" w:rsidR="4BAA6F3B" w:rsidRPr="007E60C8" w:rsidDel="00234B8E" w:rsidRDefault="7184AB8F" w:rsidP="5E7F5D34">
      <w:pPr>
        <w:spacing w:after="160"/>
        <w:ind w:hanging="2"/>
        <w:jc w:val="both"/>
        <w:rPr>
          <w:del w:id="105" w:author="RUBIANO SUAREZ ALISON KATHERINE" w:date="2024-11-28T15:20:00Z"/>
          <w:rFonts w:asciiTheme="majorHAnsi" w:hAnsiTheme="majorHAnsi" w:cstheme="majorBidi"/>
          <w:sz w:val="22"/>
          <w:szCs w:val="22"/>
          <w:lang w:eastAsia="es-ES"/>
        </w:rPr>
      </w:pPr>
      <w:bookmarkStart w:id="106" w:name="_Toc169506947"/>
      <w:bookmarkStart w:id="107" w:name="_Toc169508104"/>
      <w:del w:id="108" w:author="RUBIANO SUAREZ ALISON KATHERINE" w:date="2024-11-28T15:20:00Z">
        <w:r w:rsidRPr="5E7F5D34" w:rsidDel="00234B8E">
          <w:rPr>
            <w:rFonts w:asciiTheme="majorHAnsi" w:hAnsiTheme="majorHAnsi" w:cstheme="majorBidi"/>
            <w:sz w:val="22"/>
            <w:szCs w:val="22"/>
            <w:lang w:eastAsia="es-ES"/>
          </w:rPr>
          <w:delText>La principal modificación</w:delText>
        </w:r>
        <w:r w:rsidR="00ED7FBA" w:rsidRPr="5E7F5D34" w:rsidDel="00234B8E">
          <w:rPr>
            <w:rFonts w:asciiTheme="majorHAnsi" w:hAnsiTheme="majorHAnsi" w:cstheme="majorBidi"/>
            <w:sz w:val="22"/>
            <w:szCs w:val="22"/>
            <w:lang w:eastAsia="es-ES"/>
          </w:rPr>
          <w:delText xml:space="preserve"> propuesta</w:delText>
        </w:r>
        <w:r w:rsidRPr="5E7F5D34" w:rsidDel="00234B8E">
          <w:rPr>
            <w:rFonts w:asciiTheme="majorHAnsi" w:hAnsiTheme="majorHAnsi" w:cstheme="majorBidi"/>
            <w:sz w:val="22"/>
            <w:szCs w:val="22"/>
            <w:lang w:eastAsia="es-ES"/>
          </w:rPr>
          <w:delText xml:space="preserve"> </w:delText>
        </w:r>
        <w:r w:rsidR="003F46B6" w:rsidRPr="5E7F5D34" w:rsidDel="00234B8E">
          <w:rPr>
            <w:rFonts w:asciiTheme="majorHAnsi" w:hAnsiTheme="majorHAnsi" w:cstheme="majorBidi"/>
            <w:sz w:val="22"/>
            <w:szCs w:val="22"/>
            <w:lang w:eastAsia="es-ES"/>
          </w:rPr>
          <w:delText xml:space="preserve">en este </w:delText>
        </w:r>
        <w:r w:rsidR="6196BF96" w:rsidRPr="5E7F5D34" w:rsidDel="00234B8E">
          <w:rPr>
            <w:rFonts w:asciiTheme="majorHAnsi" w:hAnsiTheme="majorHAnsi" w:cstheme="majorBidi"/>
            <w:sz w:val="22"/>
            <w:szCs w:val="22"/>
            <w:lang w:eastAsia="es-ES"/>
          </w:rPr>
          <w:delText>documento</w:delText>
        </w:r>
        <w:r w:rsidR="003F46B6" w:rsidRPr="5E7F5D34" w:rsidDel="00234B8E">
          <w:rPr>
            <w:rFonts w:asciiTheme="majorHAnsi" w:hAnsiTheme="majorHAnsi" w:cstheme="majorBidi"/>
            <w:sz w:val="22"/>
            <w:szCs w:val="22"/>
            <w:lang w:eastAsia="es-ES"/>
          </w:rPr>
          <w:delText xml:space="preserve"> </w:delText>
        </w:r>
        <w:r w:rsidRPr="5E7F5D34" w:rsidDel="00234B8E">
          <w:rPr>
            <w:rFonts w:asciiTheme="majorHAnsi" w:hAnsiTheme="majorHAnsi" w:cstheme="majorBidi"/>
            <w:sz w:val="22"/>
            <w:szCs w:val="22"/>
            <w:lang w:eastAsia="es-ES"/>
          </w:rPr>
          <w:delText xml:space="preserve">se </w:delText>
        </w:r>
        <w:r w:rsidR="003F46B6" w:rsidRPr="5E7F5D34" w:rsidDel="00234B8E">
          <w:rPr>
            <w:rFonts w:asciiTheme="majorHAnsi" w:hAnsiTheme="majorHAnsi" w:cstheme="majorBidi"/>
            <w:sz w:val="22"/>
            <w:szCs w:val="22"/>
            <w:lang w:eastAsia="es-ES"/>
          </w:rPr>
          <w:delText xml:space="preserve">presenta </w:delText>
        </w:r>
        <w:r w:rsidRPr="5E7F5D34" w:rsidDel="00234B8E">
          <w:rPr>
            <w:rFonts w:asciiTheme="majorHAnsi" w:hAnsiTheme="majorHAnsi" w:cstheme="majorBidi"/>
            <w:sz w:val="22"/>
            <w:szCs w:val="22"/>
            <w:lang w:eastAsia="es-ES"/>
          </w:rPr>
          <w:delText>al dar apertura al cuarto (4) énfasis del proyecto curricular “</w:delText>
        </w:r>
        <w:r w:rsidRPr="5E7F5D34" w:rsidDel="00234B8E">
          <w:rPr>
            <w:rFonts w:asciiTheme="majorHAnsi" w:hAnsiTheme="majorHAnsi" w:cstheme="majorBidi"/>
            <w:b/>
            <w:bCs/>
            <w:sz w:val="22"/>
            <w:szCs w:val="22"/>
            <w:lang w:eastAsia="es-ES"/>
          </w:rPr>
          <w:delText>Inteligencia Artificial</w:delText>
        </w:r>
        <w:r w:rsidR="00786C1F" w:rsidDel="00234B8E">
          <w:rPr>
            <w:rFonts w:asciiTheme="majorHAnsi" w:hAnsiTheme="majorHAnsi" w:cstheme="majorBidi"/>
            <w:b/>
            <w:bCs/>
            <w:sz w:val="22"/>
            <w:szCs w:val="22"/>
            <w:lang w:eastAsia="es-ES"/>
          </w:rPr>
          <w:delText xml:space="preserve"> (IA)</w:delText>
        </w:r>
        <w:r w:rsidRPr="5E7F5D34" w:rsidDel="00234B8E">
          <w:rPr>
            <w:rFonts w:asciiTheme="majorHAnsi" w:hAnsiTheme="majorHAnsi" w:cstheme="majorBidi"/>
            <w:b/>
            <w:bCs/>
            <w:sz w:val="22"/>
            <w:szCs w:val="22"/>
            <w:lang w:eastAsia="es-ES"/>
          </w:rPr>
          <w:delText>”</w:delText>
        </w:r>
        <w:r w:rsidRPr="5E7F5D34" w:rsidDel="00234B8E">
          <w:rPr>
            <w:rFonts w:asciiTheme="majorHAnsi" w:hAnsiTheme="majorHAnsi" w:cstheme="majorBidi"/>
            <w:sz w:val="22"/>
            <w:szCs w:val="22"/>
            <w:lang w:eastAsia="es-ES"/>
          </w:rPr>
          <w:delText xml:space="preserve">, el cual se encontraba aprobado en la </w:delText>
        </w:r>
        <w:r w:rsidR="00234B8E" w:rsidDel="00234B8E">
          <w:fldChar w:fldCharType="begin"/>
        </w:r>
        <w:r w:rsidR="00234B8E" w:rsidDel="00234B8E">
          <w:delInstrText xml:space="preserve"> HYPERLINK "https://sgral.udistrital.edu.co/xdata/csu/res_2002-032.pdf" </w:delInstrText>
        </w:r>
        <w:r w:rsidR="00234B8E" w:rsidDel="00234B8E">
          <w:fldChar w:fldCharType="separate"/>
        </w:r>
        <w:r w:rsidRPr="005B2C0D" w:rsidDel="00234B8E">
          <w:rPr>
            <w:rStyle w:val="Hipervnculo"/>
            <w:position w:val="0"/>
          </w:rPr>
          <w:delText xml:space="preserve">Resolución 032 </w:delText>
        </w:r>
        <w:r w:rsidR="00FC4993" w:rsidRPr="5E7F5D34" w:rsidDel="00234B8E">
          <w:rPr>
            <w:rStyle w:val="Hipervnculo"/>
            <w:rFonts w:asciiTheme="majorHAnsi" w:hAnsiTheme="majorHAnsi" w:cstheme="majorBidi"/>
            <w:position w:val="0"/>
            <w:sz w:val="22"/>
            <w:szCs w:val="22"/>
            <w:lang w:eastAsia="es-ES"/>
          </w:rPr>
          <w:delText xml:space="preserve">del 21 de Octubre de </w:delText>
        </w:r>
        <w:r w:rsidRPr="005B2C0D" w:rsidDel="00234B8E">
          <w:rPr>
            <w:rStyle w:val="Hipervnculo"/>
            <w:position w:val="0"/>
          </w:rPr>
          <w:delText>2002</w:delText>
        </w:r>
        <w:r w:rsidR="009D1283" w:rsidRPr="5E7F5D34" w:rsidDel="00234B8E">
          <w:rPr>
            <w:rStyle w:val="Hipervnculo"/>
            <w:rFonts w:asciiTheme="majorHAnsi" w:hAnsiTheme="majorHAnsi" w:cstheme="majorBidi"/>
            <w:position w:val="0"/>
            <w:sz w:val="22"/>
            <w:szCs w:val="22"/>
            <w:lang w:eastAsia="es-ES"/>
          </w:rPr>
          <w:delText xml:space="preserve"> del CSU</w:delText>
        </w:r>
        <w:r w:rsidR="00234B8E" w:rsidDel="00234B8E">
          <w:rPr>
            <w:rStyle w:val="Hipervnculo"/>
            <w:rFonts w:asciiTheme="majorHAnsi" w:hAnsiTheme="majorHAnsi" w:cstheme="majorBidi"/>
            <w:position w:val="0"/>
            <w:sz w:val="22"/>
            <w:szCs w:val="22"/>
            <w:lang w:eastAsia="es-ES"/>
          </w:rPr>
          <w:fldChar w:fldCharType="end"/>
        </w:r>
        <w:r w:rsidR="00ED7FBA" w:rsidRPr="5E7F5D34" w:rsidDel="00234B8E">
          <w:rPr>
            <w:rFonts w:asciiTheme="majorHAnsi" w:hAnsiTheme="majorHAnsi" w:cstheme="majorBidi"/>
            <w:sz w:val="22"/>
            <w:szCs w:val="22"/>
            <w:lang w:eastAsia="es-ES"/>
          </w:rPr>
          <w:delText>.</w:delText>
        </w:r>
        <w:r w:rsidRPr="5E7F5D34" w:rsidDel="00234B8E">
          <w:rPr>
            <w:rFonts w:asciiTheme="majorHAnsi" w:hAnsiTheme="majorHAnsi" w:cstheme="majorBidi"/>
            <w:sz w:val="22"/>
            <w:szCs w:val="22"/>
            <w:lang w:eastAsia="es-ES"/>
          </w:rPr>
          <w:delText xml:space="preserve"> </w:delText>
        </w:r>
        <w:r w:rsidR="00286DF8" w:rsidRPr="5E7F5D34" w:rsidDel="00234B8E">
          <w:rPr>
            <w:rFonts w:asciiTheme="majorHAnsi" w:hAnsiTheme="majorHAnsi" w:cstheme="majorBidi"/>
            <w:sz w:val="22"/>
            <w:szCs w:val="22"/>
            <w:lang w:eastAsia="es-ES"/>
          </w:rPr>
          <w:delText>Para ello s</w:delText>
        </w:r>
        <w:r w:rsidRPr="5E7F5D34" w:rsidDel="00234B8E">
          <w:rPr>
            <w:rFonts w:asciiTheme="majorHAnsi" w:hAnsiTheme="majorHAnsi" w:cstheme="majorBidi"/>
            <w:sz w:val="22"/>
            <w:szCs w:val="22"/>
            <w:lang w:eastAsia="es-ES"/>
          </w:rPr>
          <w:delText xml:space="preserve">e presenta una reorganización, actualización y creación de espacios académicos Electivos de Énfasis y Electivos Complementarios en la malla curricular, dando un mayor enfoque a los énfasis del proyecto curricular, aclarando que los espacios académicos obligatorios </w:delText>
        </w:r>
        <w:r w:rsidRPr="5E7F5D34" w:rsidDel="00234B8E">
          <w:rPr>
            <w:rFonts w:asciiTheme="majorHAnsi" w:hAnsiTheme="majorHAnsi" w:cstheme="majorBidi"/>
            <w:i/>
            <w:iCs/>
            <w:sz w:val="22"/>
            <w:szCs w:val="22"/>
            <w:lang w:eastAsia="es-ES"/>
          </w:rPr>
          <w:delText xml:space="preserve">(Fundamentales y de investigación) </w:delText>
        </w:r>
        <w:r w:rsidRPr="5E7F5D34" w:rsidDel="00234B8E">
          <w:rPr>
            <w:rFonts w:asciiTheme="majorHAnsi" w:hAnsiTheme="majorHAnsi" w:cstheme="majorBidi"/>
            <w:sz w:val="22"/>
            <w:szCs w:val="22"/>
            <w:lang w:eastAsia="es-ES"/>
          </w:rPr>
          <w:delText xml:space="preserve">son independientes a los componentes </w:delText>
        </w:r>
        <w:r w:rsidRPr="5E7F5D34" w:rsidDel="00234B8E">
          <w:rPr>
            <w:rFonts w:asciiTheme="majorHAnsi" w:hAnsiTheme="majorHAnsi" w:cstheme="majorBidi"/>
            <w:i/>
            <w:iCs/>
            <w:sz w:val="22"/>
            <w:szCs w:val="22"/>
            <w:lang w:eastAsia="es-ES"/>
          </w:rPr>
          <w:delText>(Investigación/Profundización)</w:delText>
        </w:r>
        <w:r w:rsidRPr="5E7F5D34" w:rsidDel="00234B8E">
          <w:rPr>
            <w:rFonts w:asciiTheme="majorHAnsi" w:hAnsiTheme="majorHAnsi" w:cstheme="majorBidi"/>
            <w:sz w:val="22"/>
            <w:szCs w:val="22"/>
            <w:lang w:eastAsia="es-ES"/>
          </w:rPr>
          <w:delText xml:space="preserve"> y a los énfasis, por </w:delText>
        </w:r>
        <w:r w:rsidR="00286DF8" w:rsidRPr="5E7F5D34" w:rsidDel="00234B8E">
          <w:rPr>
            <w:rFonts w:asciiTheme="majorHAnsi" w:hAnsiTheme="majorHAnsi" w:cstheme="majorBidi"/>
            <w:sz w:val="22"/>
            <w:szCs w:val="22"/>
            <w:lang w:eastAsia="es-ES"/>
          </w:rPr>
          <w:delText>tanto</w:delText>
        </w:r>
        <w:r w:rsidRPr="5E7F5D34" w:rsidDel="00234B8E">
          <w:rPr>
            <w:rFonts w:asciiTheme="majorHAnsi" w:hAnsiTheme="majorHAnsi" w:cstheme="majorBidi"/>
            <w:sz w:val="22"/>
            <w:szCs w:val="22"/>
            <w:lang w:eastAsia="es-ES"/>
          </w:rPr>
          <w:delText>, no tendrán cambios o ajustes</w:delText>
        </w:r>
        <w:r w:rsidR="00286DF8" w:rsidRPr="5E7F5D34" w:rsidDel="00234B8E">
          <w:rPr>
            <w:rFonts w:asciiTheme="majorHAnsi" w:hAnsiTheme="majorHAnsi" w:cstheme="majorBidi"/>
            <w:sz w:val="22"/>
            <w:szCs w:val="22"/>
            <w:lang w:eastAsia="es-ES"/>
          </w:rPr>
          <w:delText xml:space="preserve"> en este sentido</w:delText>
        </w:r>
        <w:r w:rsidRPr="5E7F5D34" w:rsidDel="00234B8E">
          <w:rPr>
            <w:rFonts w:asciiTheme="majorHAnsi" w:hAnsiTheme="majorHAnsi" w:cstheme="majorBidi"/>
            <w:sz w:val="22"/>
            <w:szCs w:val="22"/>
            <w:lang w:eastAsia="es-ES"/>
          </w:rPr>
          <w:delText>.</w:delText>
        </w:r>
        <w:bookmarkEnd w:id="106"/>
        <w:bookmarkEnd w:id="107"/>
      </w:del>
    </w:p>
    <w:p w14:paraId="770C2C31" w14:textId="5D6C8C39" w:rsidR="19B48CD9" w:rsidRPr="007E60C8" w:rsidDel="00234B8E" w:rsidRDefault="7184AB8F" w:rsidP="00ED1B51">
      <w:pPr>
        <w:ind w:hanging="2"/>
        <w:jc w:val="both"/>
        <w:rPr>
          <w:del w:id="109" w:author="RUBIANO SUAREZ ALISON KATHERINE" w:date="2024-11-28T15:20:00Z"/>
          <w:rFonts w:asciiTheme="majorHAnsi" w:hAnsiTheme="majorHAnsi" w:cstheme="majorBidi"/>
          <w:sz w:val="22"/>
          <w:szCs w:val="22"/>
          <w:lang w:eastAsia="es-ES"/>
        </w:rPr>
      </w:pPr>
      <w:bookmarkStart w:id="110" w:name="_Toc169506948"/>
      <w:bookmarkStart w:id="111" w:name="_Toc169508105"/>
      <w:del w:id="112" w:author="RUBIANO SUAREZ ALISON KATHERINE" w:date="2024-11-28T15:20:00Z">
        <w:r w:rsidRPr="007E60C8" w:rsidDel="00234B8E">
          <w:rPr>
            <w:rFonts w:asciiTheme="majorHAnsi" w:hAnsiTheme="majorHAnsi" w:cstheme="majorBidi"/>
            <w:sz w:val="22"/>
            <w:szCs w:val="22"/>
            <w:lang w:eastAsia="es-ES"/>
          </w:rPr>
          <w:delText>Los siguientes apartados, explican y describen las modificaciones</w:delText>
        </w:r>
        <w:r w:rsidR="00286DF8" w:rsidDel="00234B8E">
          <w:rPr>
            <w:rFonts w:asciiTheme="majorHAnsi" w:hAnsiTheme="majorHAnsi" w:cstheme="majorBidi"/>
            <w:sz w:val="22"/>
            <w:szCs w:val="22"/>
            <w:lang w:eastAsia="es-ES"/>
          </w:rPr>
          <w:delText xml:space="preserve"> propuestas</w:delText>
        </w:r>
        <w:r w:rsidRPr="007E60C8" w:rsidDel="00234B8E">
          <w:rPr>
            <w:rFonts w:asciiTheme="majorHAnsi" w:hAnsiTheme="majorHAnsi" w:cstheme="majorBidi"/>
            <w:sz w:val="22"/>
            <w:szCs w:val="22"/>
            <w:lang w:eastAsia="es-ES"/>
          </w:rPr>
          <w:delText>. E</w:delText>
        </w:r>
        <w:r w:rsidR="00286DF8" w:rsidDel="00234B8E">
          <w:rPr>
            <w:rFonts w:asciiTheme="majorHAnsi" w:hAnsiTheme="majorHAnsi" w:cstheme="majorBidi"/>
            <w:sz w:val="22"/>
            <w:szCs w:val="22"/>
            <w:lang w:eastAsia="es-ES"/>
          </w:rPr>
          <w:delText>n e</w:delText>
        </w:r>
        <w:r w:rsidRPr="007E60C8" w:rsidDel="00234B8E">
          <w:rPr>
            <w:rFonts w:asciiTheme="majorHAnsi" w:hAnsiTheme="majorHAnsi" w:cstheme="majorBidi"/>
            <w:sz w:val="22"/>
            <w:szCs w:val="22"/>
            <w:lang w:eastAsia="es-ES"/>
          </w:rPr>
          <w:delText>l primer apartado</w:delText>
        </w:r>
        <w:r w:rsidR="007A4F1E" w:rsidRPr="007E60C8" w:rsidDel="00234B8E">
          <w:rPr>
            <w:rFonts w:asciiTheme="majorHAnsi" w:hAnsiTheme="majorHAnsi" w:cstheme="majorBidi"/>
            <w:sz w:val="22"/>
            <w:szCs w:val="22"/>
            <w:lang w:eastAsia="es-ES"/>
          </w:rPr>
          <w:delText xml:space="preserve"> </w:delText>
        </w:r>
        <w:r w:rsidR="00286DF8" w:rsidDel="00234B8E">
          <w:rPr>
            <w:rFonts w:asciiTheme="majorHAnsi" w:hAnsiTheme="majorHAnsi" w:cstheme="majorBidi"/>
            <w:sz w:val="22"/>
            <w:szCs w:val="22"/>
            <w:lang w:eastAsia="es-ES"/>
          </w:rPr>
          <w:delText>se</w:delText>
        </w:r>
        <w:r w:rsidR="007D0802" w:rsidRPr="007E60C8" w:rsidDel="00234B8E">
          <w:rPr>
            <w:rFonts w:asciiTheme="majorHAnsi" w:hAnsiTheme="majorHAnsi" w:cstheme="majorBidi"/>
            <w:sz w:val="22"/>
            <w:szCs w:val="22"/>
            <w:lang w:eastAsia="es-ES"/>
          </w:rPr>
          <w:delText xml:space="preserve"> justifica</w:delText>
        </w:r>
        <w:r w:rsidR="00286DF8" w:rsidDel="00234B8E">
          <w:rPr>
            <w:rFonts w:asciiTheme="majorHAnsi" w:hAnsiTheme="majorHAnsi" w:cstheme="majorBidi"/>
            <w:sz w:val="22"/>
            <w:szCs w:val="22"/>
            <w:lang w:eastAsia="es-ES"/>
          </w:rPr>
          <w:delText>n</w:delText>
        </w:r>
        <w:r w:rsidR="007D0802" w:rsidRPr="007E60C8" w:rsidDel="00234B8E">
          <w:rPr>
            <w:rFonts w:asciiTheme="majorHAnsi" w:hAnsiTheme="majorHAnsi" w:cstheme="majorBidi"/>
            <w:sz w:val="22"/>
            <w:szCs w:val="22"/>
            <w:lang w:eastAsia="es-ES"/>
          </w:rPr>
          <w:delText xml:space="preserve"> las modificaciones</w:delText>
        </w:r>
        <w:r w:rsidR="00286DF8" w:rsidDel="00234B8E">
          <w:rPr>
            <w:rFonts w:asciiTheme="majorHAnsi" w:hAnsiTheme="majorHAnsi" w:cstheme="majorBidi"/>
            <w:sz w:val="22"/>
            <w:szCs w:val="22"/>
            <w:lang w:eastAsia="es-ES"/>
          </w:rPr>
          <w:delText>;</w:delText>
        </w:r>
        <w:r w:rsidR="007A77C8" w:rsidRPr="007E60C8" w:rsidDel="00234B8E">
          <w:rPr>
            <w:rFonts w:asciiTheme="majorHAnsi" w:hAnsiTheme="majorHAnsi" w:cstheme="majorBidi"/>
            <w:sz w:val="22"/>
            <w:szCs w:val="22"/>
            <w:lang w:eastAsia="es-ES"/>
          </w:rPr>
          <w:delText xml:space="preserve"> el segundo apartado</w:delText>
        </w:r>
        <w:r w:rsidRPr="007E60C8" w:rsidDel="00234B8E">
          <w:rPr>
            <w:rFonts w:asciiTheme="majorHAnsi" w:hAnsiTheme="majorHAnsi" w:cstheme="majorBidi"/>
            <w:sz w:val="22"/>
            <w:szCs w:val="22"/>
            <w:lang w:eastAsia="es-ES"/>
          </w:rPr>
          <w:delText xml:space="preserve"> </w:delText>
        </w:r>
        <w:r w:rsidR="00056DBA" w:rsidRPr="007E60C8" w:rsidDel="00234B8E">
          <w:rPr>
            <w:rFonts w:asciiTheme="majorHAnsi" w:hAnsiTheme="majorHAnsi" w:cstheme="majorBidi"/>
            <w:sz w:val="22"/>
            <w:szCs w:val="22"/>
            <w:lang w:eastAsia="es-ES"/>
          </w:rPr>
          <w:delText>informa el estado actual del programa</w:delText>
        </w:r>
        <w:r w:rsidR="00FC363B" w:rsidRPr="007E60C8" w:rsidDel="00234B8E">
          <w:rPr>
            <w:rFonts w:asciiTheme="majorHAnsi" w:hAnsiTheme="majorHAnsi" w:cstheme="majorBidi"/>
            <w:sz w:val="22"/>
            <w:szCs w:val="22"/>
            <w:lang w:eastAsia="es-ES"/>
          </w:rPr>
          <w:delText xml:space="preserve"> y sus condiciones de calidad</w:delText>
        </w:r>
        <w:r w:rsidR="007A77C8" w:rsidRPr="007E60C8" w:rsidDel="00234B8E">
          <w:rPr>
            <w:rFonts w:asciiTheme="majorHAnsi" w:hAnsiTheme="majorHAnsi" w:cstheme="majorBidi"/>
            <w:sz w:val="22"/>
            <w:szCs w:val="22"/>
            <w:lang w:eastAsia="es-ES"/>
          </w:rPr>
          <w:delText xml:space="preserve"> en sus dos componentes</w:delText>
        </w:r>
        <w:r w:rsidR="00286DF8" w:rsidDel="00234B8E">
          <w:rPr>
            <w:rFonts w:asciiTheme="majorHAnsi" w:hAnsiTheme="majorHAnsi" w:cstheme="majorBidi"/>
            <w:sz w:val="22"/>
            <w:szCs w:val="22"/>
            <w:lang w:eastAsia="es-ES"/>
          </w:rPr>
          <w:delText>:</w:delText>
        </w:r>
        <w:r w:rsidR="007A77C8" w:rsidRPr="007E60C8" w:rsidDel="00234B8E">
          <w:rPr>
            <w:rFonts w:asciiTheme="majorHAnsi" w:hAnsiTheme="majorHAnsi" w:cstheme="majorBidi"/>
            <w:sz w:val="22"/>
            <w:szCs w:val="22"/>
            <w:lang w:eastAsia="es-ES"/>
          </w:rPr>
          <w:delText xml:space="preserve"> Investigación y Profundización</w:delText>
        </w:r>
        <w:r w:rsidR="00286DF8" w:rsidDel="00234B8E">
          <w:rPr>
            <w:rFonts w:asciiTheme="majorHAnsi" w:hAnsiTheme="majorHAnsi" w:cstheme="majorBidi"/>
            <w:sz w:val="22"/>
            <w:szCs w:val="22"/>
            <w:lang w:eastAsia="es-ES"/>
          </w:rPr>
          <w:delText>; e</w:delText>
        </w:r>
        <w:r w:rsidR="00FC363B" w:rsidRPr="007E60C8" w:rsidDel="00234B8E">
          <w:rPr>
            <w:rFonts w:asciiTheme="majorHAnsi" w:hAnsiTheme="majorHAnsi" w:cstheme="majorBidi"/>
            <w:sz w:val="22"/>
            <w:szCs w:val="22"/>
            <w:lang w:eastAsia="es-ES"/>
          </w:rPr>
          <w:delText xml:space="preserve">l </w:delText>
        </w:r>
        <w:r w:rsidR="007A77C8" w:rsidRPr="007E60C8" w:rsidDel="00234B8E">
          <w:rPr>
            <w:rFonts w:asciiTheme="majorHAnsi" w:hAnsiTheme="majorHAnsi" w:cstheme="majorBidi"/>
            <w:sz w:val="22"/>
            <w:szCs w:val="22"/>
            <w:lang w:eastAsia="es-ES"/>
          </w:rPr>
          <w:delText>tercer</w:delText>
        </w:r>
        <w:r w:rsidR="00FC363B" w:rsidRPr="007E60C8" w:rsidDel="00234B8E">
          <w:rPr>
            <w:rFonts w:asciiTheme="majorHAnsi" w:hAnsiTheme="majorHAnsi" w:cstheme="majorBidi"/>
            <w:sz w:val="22"/>
            <w:szCs w:val="22"/>
            <w:lang w:eastAsia="es-ES"/>
          </w:rPr>
          <w:delText xml:space="preserve"> apartado </w:delText>
        </w:r>
        <w:r w:rsidRPr="007E60C8" w:rsidDel="00234B8E">
          <w:rPr>
            <w:rFonts w:asciiTheme="majorHAnsi" w:hAnsiTheme="majorHAnsi" w:cstheme="majorBidi"/>
            <w:sz w:val="22"/>
            <w:szCs w:val="22"/>
            <w:lang w:eastAsia="es-ES"/>
          </w:rPr>
          <w:delText xml:space="preserve">describe la distribución actual de los espacios académicos según </w:delText>
        </w:r>
        <w:r w:rsidR="00286DF8" w:rsidDel="00234B8E">
          <w:rPr>
            <w:rFonts w:asciiTheme="majorHAnsi" w:hAnsiTheme="majorHAnsi" w:cstheme="majorBidi"/>
            <w:sz w:val="22"/>
            <w:szCs w:val="22"/>
            <w:lang w:eastAsia="es-ES"/>
          </w:rPr>
          <w:delText>su</w:delText>
        </w:r>
        <w:r w:rsidR="00286DF8" w:rsidRPr="007E60C8" w:rsidDel="00234B8E">
          <w:rPr>
            <w:rFonts w:asciiTheme="majorHAnsi" w:hAnsiTheme="majorHAnsi" w:cstheme="majorBidi"/>
            <w:sz w:val="22"/>
            <w:szCs w:val="22"/>
            <w:lang w:eastAsia="es-ES"/>
          </w:rPr>
          <w:delText xml:space="preserve"> </w:delText>
        </w:r>
        <w:r w:rsidRPr="007E60C8" w:rsidDel="00234B8E">
          <w:rPr>
            <w:rFonts w:asciiTheme="majorHAnsi" w:hAnsiTheme="majorHAnsi" w:cstheme="majorBidi"/>
            <w:sz w:val="22"/>
            <w:szCs w:val="22"/>
            <w:lang w:eastAsia="es-ES"/>
          </w:rPr>
          <w:delText xml:space="preserve">naturaleza dentro de la Maestría. El </w:delText>
        </w:r>
        <w:r w:rsidR="007A77C8" w:rsidRPr="007E60C8" w:rsidDel="00234B8E">
          <w:rPr>
            <w:rFonts w:asciiTheme="majorHAnsi" w:hAnsiTheme="majorHAnsi" w:cstheme="majorBidi"/>
            <w:sz w:val="22"/>
            <w:szCs w:val="22"/>
            <w:lang w:eastAsia="es-ES"/>
          </w:rPr>
          <w:delText>cuarto</w:delText>
        </w:r>
        <w:r w:rsidRPr="007E60C8" w:rsidDel="00234B8E">
          <w:rPr>
            <w:rFonts w:asciiTheme="majorHAnsi" w:hAnsiTheme="majorHAnsi" w:cstheme="majorBidi"/>
            <w:sz w:val="22"/>
            <w:szCs w:val="22"/>
            <w:lang w:eastAsia="es-ES"/>
          </w:rPr>
          <w:delText xml:space="preserve"> </w:delText>
        </w:r>
        <w:r w:rsidRPr="0098317E" w:rsidDel="00234B8E">
          <w:rPr>
            <w:rFonts w:asciiTheme="majorHAnsi" w:hAnsiTheme="majorHAnsi" w:cstheme="majorBidi"/>
            <w:sz w:val="22"/>
            <w:szCs w:val="22"/>
            <w:lang w:eastAsia="es-ES"/>
          </w:rPr>
          <w:delText xml:space="preserve">apartado </w:delText>
        </w:r>
        <w:r w:rsidRPr="005B2C0D" w:rsidDel="00234B8E">
          <w:rPr>
            <w:rFonts w:asciiTheme="majorHAnsi" w:hAnsiTheme="majorHAnsi" w:cstheme="majorBidi"/>
            <w:sz w:val="22"/>
            <w:szCs w:val="22"/>
            <w:lang w:eastAsia="es-ES"/>
          </w:rPr>
          <w:delText>presenta</w:delText>
        </w:r>
        <w:r w:rsidRPr="0098317E" w:rsidDel="00234B8E">
          <w:rPr>
            <w:rFonts w:asciiTheme="majorHAnsi" w:hAnsiTheme="majorHAnsi" w:cstheme="majorBidi"/>
            <w:sz w:val="22"/>
            <w:szCs w:val="22"/>
            <w:lang w:eastAsia="es-ES"/>
          </w:rPr>
          <w:delText xml:space="preserve"> la comparación entre el plan de estudios aprobado en la </w:delText>
        </w:r>
        <w:r w:rsidR="00234B8E" w:rsidDel="00234B8E">
          <w:fldChar w:fldCharType="begin"/>
        </w:r>
        <w:r w:rsidR="00234B8E" w:rsidDel="00234B8E">
          <w:delInstrText xml:space="preserve"> HYPERLINK "https://sgral.udistrital.edu.co/xdata/ca/res_2014-155.pdf" </w:delInstrText>
        </w:r>
        <w:r w:rsidR="00234B8E" w:rsidDel="00234B8E">
          <w:fldChar w:fldCharType="separate"/>
        </w:r>
        <w:r w:rsidRPr="00ED1B51" w:rsidDel="00234B8E">
          <w:rPr>
            <w:rStyle w:val="Hipervnculo"/>
            <w:rFonts w:asciiTheme="majorHAnsi" w:hAnsiTheme="majorHAnsi" w:cstheme="majorBidi"/>
            <w:position w:val="0"/>
            <w:sz w:val="22"/>
            <w:szCs w:val="22"/>
            <w:lang w:eastAsia="es-ES"/>
          </w:rPr>
          <w:delText xml:space="preserve">Resolución </w:delText>
        </w:r>
        <w:r w:rsidR="00ED1B51" w:rsidRPr="00ED1B51" w:rsidDel="00234B8E">
          <w:rPr>
            <w:rStyle w:val="Hipervnculo"/>
            <w:rFonts w:asciiTheme="majorHAnsi" w:hAnsiTheme="majorHAnsi" w:cstheme="majorBidi"/>
            <w:position w:val="0"/>
            <w:sz w:val="22"/>
            <w:szCs w:val="22"/>
            <w:lang w:eastAsia="es-ES"/>
          </w:rPr>
          <w:delText xml:space="preserve">No. </w:delText>
        </w:r>
        <w:r w:rsidRPr="00ED1B51" w:rsidDel="00234B8E">
          <w:rPr>
            <w:rStyle w:val="Hipervnculo"/>
            <w:rFonts w:asciiTheme="majorHAnsi" w:hAnsiTheme="majorHAnsi" w:cstheme="majorBidi"/>
            <w:position w:val="0"/>
            <w:sz w:val="22"/>
            <w:szCs w:val="22"/>
            <w:lang w:eastAsia="es-ES"/>
          </w:rPr>
          <w:delText xml:space="preserve">155 </w:delText>
        </w:r>
        <w:r w:rsidR="00ED1B51" w:rsidDel="00234B8E">
          <w:rPr>
            <w:rStyle w:val="Hipervnculo"/>
            <w:rFonts w:asciiTheme="majorHAnsi" w:hAnsiTheme="majorHAnsi" w:cstheme="majorBidi"/>
            <w:position w:val="0"/>
            <w:sz w:val="22"/>
            <w:szCs w:val="22"/>
            <w:lang w:eastAsia="es-ES"/>
          </w:rPr>
          <w:delText xml:space="preserve">del 23 de septiembre </w:delText>
        </w:r>
        <w:r w:rsidRPr="00ED1B51" w:rsidDel="00234B8E">
          <w:rPr>
            <w:rStyle w:val="Hipervnculo"/>
            <w:rFonts w:asciiTheme="majorHAnsi" w:hAnsiTheme="majorHAnsi" w:cstheme="majorBidi"/>
            <w:position w:val="0"/>
            <w:sz w:val="22"/>
            <w:szCs w:val="22"/>
            <w:lang w:eastAsia="es-ES"/>
          </w:rPr>
          <w:delText>de 2014 de</w:delText>
        </w:r>
        <w:r w:rsidR="00ED1B51" w:rsidDel="00234B8E">
          <w:rPr>
            <w:rStyle w:val="Hipervnculo"/>
            <w:rFonts w:asciiTheme="majorHAnsi" w:hAnsiTheme="majorHAnsi" w:cstheme="majorBidi"/>
            <w:position w:val="0"/>
            <w:sz w:val="22"/>
            <w:szCs w:val="22"/>
            <w:lang w:eastAsia="es-ES"/>
          </w:rPr>
          <w:delText>l</w:delText>
        </w:r>
        <w:r w:rsidRPr="00ED1B51" w:rsidDel="00234B8E">
          <w:rPr>
            <w:rStyle w:val="Hipervnculo"/>
            <w:rFonts w:asciiTheme="majorHAnsi" w:hAnsiTheme="majorHAnsi" w:cstheme="majorBidi"/>
            <w:position w:val="0"/>
            <w:sz w:val="22"/>
            <w:szCs w:val="22"/>
            <w:lang w:eastAsia="es-ES"/>
          </w:rPr>
          <w:delText xml:space="preserve"> C</w:delText>
        </w:r>
        <w:r w:rsidR="00286DF8" w:rsidRPr="00ED1B51" w:rsidDel="00234B8E">
          <w:rPr>
            <w:rStyle w:val="Hipervnculo"/>
            <w:rFonts w:asciiTheme="majorHAnsi" w:hAnsiTheme="majorHAnsi" w:cstheme="majorBidi"/>
            <w:position w:val="0"/>
            <w:sz w:val="22"/>
            <w:szCs w:val="22"/>
            <w:lang w:eastAsia="es-ES"/>
          </w:rPr>
          <w:delText xml:space="preserve">onsejo </w:delText>
        </w:r>
        <w:r w:rsidRPr="00ED1B51" w:rsidDel="00234B8E">
          <w:rPr>
            <w:rStyle w:val="Hipervnculo"/>
            <w:rFonts w:asciiTheme="majorHAnsi" w:hAnsiTheme="majorHAnsi" w:cstheme="majorBidi"/>
            <w:position w:val="0"/>
            <w:sz w:val="22"/>
            <w:szCs w:val="22"/>
            <w:lang w:eastAsia="es-ES"/>
          </w:rPr>
          <w:delText>A</w:delText>
        </w:r>
        <w:r w:rsidR="00286DF8" w:rsidRPr="00ED1B51" w:rsidDel="00234B8E">
          <w:rPr>
            <w:rStyle w:val="Hipervnculo"/>
            <w:rFonts w:asciiTheme="majorHAnsi" w:hAnsiTheme="majorHAnsi" w:cstheme="majorBidi"/>
            <w:position w:val="0"/>
            <w:sz w:val="22"/>
            <w:szCs w:val="22"/>
            <w:lang w:eastAsia="es-ES"/>
          </w:rPr>
          <w:delText>cadémico</w:delText>
        </w:r>
        <w:r w:rsidR="00234B8E" w:rsidDel="00234B8E">
          <w:rPr>
            <w:rStyle w:val="Hipervnculo"/>
            <w:rFonts w:asciiTheme="majorHAnsi" w:hAnsiTheme="majorHAnsi" w:cstheme="majorBidi"/>
            <w:position w:val="0"/>
            <w:sz w:val="22"/>
            <w:szCs w:val="22"/>
            <w:lang w:eastAsia="es-ES"/>
          </w:rPr>
          <w:fldChar w:fldCharType="end"/>
        </w:r>
        <w:r w:rsidRPr="0098317E" w:rsidDel="00234B8E">
          <w:rPr>
            <w:rFonts w:asciiTheme="majorHAnsi" w:hAnsiTheme="majorHAnsi" w:cstheme="majorBidi"/>
            <w:sz w:val="22"/>
            <w:szCs w:val="22"/>
            <w:lang w:eastAsia="es-ES"/>
          </w:rPr>
          <w:delText xml:space="preserve"> y </w:delText>
        </w:r>
        <w:r w:rsidR="00286DF8" w:rsidRPr="0098317E" w:rsidDel="00234B8E">
          <w:rPr>
            <w:rFonts w:asciiTheme="majorHAnsi" w:hAnsiTheme="majorHAnsi" w:cstheme="majorBidi"/>
            <w:sz w:val="22"/>
            <w:szCs w:val="22"/>
            <w:lang w:eastAsia="es-ES"/>
          </w:rPr>
          <w:delText xml:space="preserve">el </w:delText>
        </w:r>
        <w:r w:rsidRPr="005B2C0D" w:rsidDel="00234B8E">
          <w:rPr>
            <w:rFonts w:asciiTheme="majorHAnsi" w:hAnsiTheme="majorHAnsi" w:cstheme="majorBidi"/>
            <w:sz w:val="22"/>
            <w:szCs w:val="22"/>
            <w:lang w:eastAsia="es-ES"/>
          </w:rPr>
          <w:delText>presentado</w:delText>
        </w:r>
        <w:r w:rsidRPr="0098317E" w:rsidDel="00234B8E">
          <w:rPr>
            <w:rFonts w:asciiTheme="majorHAnsi" w:hAnsiTheme="majorHAnsi" w:cstheme="majorBidi"/>
            <w:sz w:val="22"/>
            <w:szCs w:val="22"/>
            <w:lang w:eastAsia="es-ES"/>
          </w:rPr>
          <w:delText xml:space="preserve"> en el Registro Calificado</w:delText>
        </w:r>
        <w:r w:rsidR="00ED1B51" w:rsidDel="00234B8E">
          <w:rPr>
            <w:rFonts w:asciiTheme="majorHAnsi" w:hAnsiTheme="majorHAnsi" w:cstheme="majorBidi"/>
            <w:sz w:val="22"/>
            <w:szCs w:val="22"/>
            <w:lang w:eastAsia="es-ES"/>
          </w:rPr>
          <w:delText>,</w:delText>
        </w:r>
        <w:r w:rsidR="00286DF8" w:rsidRPr="0098317E" w:rsidDel="00234B8E">
          <w:rPr>
            <w:rFonts w:asciiTheme="majorHAnsi" w:hAnsiTheme="majorHAnsi" w:cstheme="majorBidi"/>
            <w:sz w:val="22"/>
            <w:szCs w:val="22"/>
            <w:lang w:eastAsia="es-ES"/>
          </w:rPr>
          <w:delText xml:space="preserve"> </w:delText>
        </w:r>
        <w:r w:rsidR="00ED1B51" w:rsidDel="00234B8E">
          <w:rPr>
            <w:rFonts w:asciiTheme="majorHAnsi" w:hAnsiTheme="majorHAnsi" w:cstheme="majorBidi"/>
            <w:sz w:val="22"/>
            <w:szCs w:val="22"/>
            <w:lang w:eastAsia="es-ES"/>
          </w:rPr>
          <w:delText>e</w:delText>
        </w:r>
        <w:r w:rsidRPr="0098317E" w:rsidDel="00234B8E">
          <w:rPr>
            <w:rFonts w:asciiTheme="majorHAnsi" w:hAnsiTheme="majorHAnsi" w:cstheme="majorBidi"/>
            <w:sz w:val="22"/>
            <w:szCs w:val="22"/>
            <w:lang w:eastAsia="es-ES"/>
          </w:rPr>
          <w:delText xml:space="preserve">n este mismo apartado se indica la organización para los cuatro </w:delText>
        </w:r>
        <w:r w:rsidRPr="0098317E" w:rsidDel="00234B8E">
          <w:rPr>
            <w:rFonts w:asciiTheme="majorHAnsi" w:hAnsiTheme="majorHAnsi" w:cstheme="majorBidi"/>
            <w:i/>
            <w:iCs/>
            <w:sz w:val="22"/>
            <w:szCs w:val="22"/>
            <w:lang w:eastAsia="es-ES"/>
          </w:rPr>
          <w:delText>(4)</w:delText>
        </w:r>
        <w:r w:rsidRPr="0098317E" w:rsidDel="00234B8E">
          <w:rPr>
            <w:rFonts w:asciiTheme="majorHAnsi" w:hAnsiTheme="majorHAnsi" w:cstheme="majorBidi"/>
            <w:sz w:val="22"/>
            <w:szCs w:val="22"/>
            <w:lang w:eastAsia="es-ES"/>
          </w:rPr>
          <w:delText xml:space="preserve"> énfasis a ofertar. Finalmente, el </w:delText>
        </w:r>
        <w:r w:rsidR="007A77C8" w:rsidRPr="0098317E" w:rsidDel="00234B8E">
          <w:rPr>
            <w:rFonts w:asciiTheme="majorHAnsi" w:hAnsiTheme="majorHAnsi" w:cstheme="majorBidi"/>
            <w:sz w:val="22"/>
            <w:szCs w:val="22"/>
            <w:lang w:eastAsia="es-ES"/>
          </w:rPr>
          <w:delText>quinto</w:delText>
        </w:r>
        <w:r w:rsidRPr="0098317E" w:rsidDel="00234B8E">
          <w:rPr>
            <w:rFonts w:asciiTheme="majorHAnsi" w:hAnsiTheme="majorHAnsi" w:cstheme="majorBidi"/>
            <w:sz w:val="22"/>
            <w:szCs w:val="22"/>
            <w:lang w:eastAsia="es-ES"/>
          </w:rPr>
          <w:delText xml:space="preserve"> apartado explica el plan de transición para su implementación.</w:delText>
        </w:r>
        <w:bookmarkEnd w:id="110"/>
        <w:bookmarkEnd w:id="111"/>
      </w:del>
    </w:p>
    <w:p w14:paraId="25BF1182" w14:textId="284C4F89" w:rsidR="6D63C06E" w:rsidRPr="002D5B60" w:rsidDel="00234B8E" w:rsidRDefault="6D63C06E" w:rsidP="14D9C64B">
      <w:pPr>
        <w:ind w:hanging="2"/>
        <w:jc w:val="both"/>
        <w:rPr>
          <w:del w:id="113" w:author="RUBIANO SUAREZ ALISON KATHERINE" w:date="2024-11-28T15:20:00Z"/>
          <w:rFonts w:asciiTheme="majorHAnsi" w:hAnsiTheme="majorHAnsi" w:cstheme="majorBidi"/>
          <w:sz w:val="22"/>
          <w:szCs w:val="22"/>
          <w:lang w:eastAsia="es-ES"/>
        </w:rPr>
      </w:pPr>
    </w:p>
    <w:p w14:paraId="5C987554" w14:textId="674A468B" w:rsidR="3D533326" w:rsidRPr="007E60C8" w:rsidDel="00234B8E" w:rsidRDefault="002D5B60" w:rsidP="00EF6EEF">
      <w:pPr>
        <w:ind w:hanging="2"/>
        <w:jc w:val="both"/>
        <w:rPr>
          <w:del w:id="114" w:author="RUBIANO SUAREZ ALISON KATHERINE" w:date="2024-11-28T15:20:00Z"/>
          <w:rFonts w:asciiTheme="majorHAnsi" w:hAnsiTheme="majorHAnsi" w:cstheme="majorBidi"/>
          <w:sz w:val="22"/>
          <w:szCs w:val="22"/>
          <w:lang w:eastAsia="es-ES"/>
        </w:rPr>
      </w:pPr>
      <w:bookmarkStart w:id="115" w:name="_Toc169506949"/>
      <w:bookmarkStart w:id="116" w:name="_Toc169508106"/>
      <w:del w:id="117" w:author="RUBIANO SUAREZ ALISON KATHERINE" w:date="2024-11-28T15:20:00Z">
        <w:r w:rsidRPr="005B2C0D" w:rsidDel="00234B8E">
          <w:rPr>
            <w:rFonts w:asciiTheme="majorHAnsi" w:hAnsiTheme="majorHAnsi" w:cstheme="majorBidi"/>
            <w:sz w:val="22"/>
            <w:szCs w:val="22"/>
            <w:lang w:eastAsia="es-ES"/>
          </w:rPr>
          <w:delText>Adicionalmente, s</w:delText>
        </w:r>
        <w:r w:rsidR="7184AB8F" w:rsidRPr="5357AEDC" w:rsidDel="00234B8E">
          <w:rPr>
            <w:rFonts w:asciiTheme="majorHAnsi" w:hAnsiTheme="majorHAnsi" w:cstheme="majorBidi"/>
            <w:sz w:val="22"/>
            <w:szCs w:val="22"/>
            <w:lang w:eastAsia="es-ES"/>
          </w:rPr>
          <w:delText xml:space="preserve">egún las necesidades y demandas de los estudiantes en nuevas áreas del conocimiento se podrán incluir nuevos </w:delText>
        </w:r>
        <w:r w:rsidR="7184AB8F" w:rsidRPr="00EF6EEF" w:rsidDel="00234B8E">
          <w:rPr>
            <w:rFonts w:asciiTheme="majorHAnsi" w:hAnsiTheme="majorHAnsi" w:cstheme="majorBidi"/>
            <w:sz w:val="22"/>
            <w:szCs w:val="22"/>
            <w:lang w:eastAsia="es-ES"/>
          </w:rPr>
          <w:delText>espacios</w:delText>
        </w:r>
        <w:r w:rsidR="7184AB8F" w:rsidRPr="5357AEDC" w:rsidDel="00234B8E">
          <w:rPr>
            <w:rFonts w:asciiTheme="majorHAnsi" w:hAnsiTheme="majorHAnsi" w:cstheme="majorBidi"/>
            <w:sz w:val="22"/>
            <w:szCs w:val="22"/>
            <w:lang w:eastAsia="es-ES"/>
          </w:rPr>
          <w:delText xml:space="preserve"> Electivos Complementarios. Est</w:delText>
        </w:r>
        <w:r w:rsidR="00FC4993" w:rsidDel="00234B8E">
          <w:rPr>
            <w:rFonts w:asciiTheme="majorHAnsi" w:hAnsiTheme="majorHAnsi" w:cstheme="majorBidi"/>
            <w:sz w:val="22"/>
            <w:szCs w:val="22"/>
            <w:lang w:eastAsia="es-ES"/>
          </w:rPr>
          <w:delText>as asignaturas</w:delText>
        </w:r>
        <w:r w:rsidR="7184AB8F" w:rsidRPr="5357AEDC" w:rsidDel="00234B8E">
          <w:rPr>
            <w:rFonts w:asciiTheme="majorHAnsi" w:hAnsiTheme="majorHAnsi" w:cstheme="majorBidi"/>
            <w:sz w:val="22"/>
            <w:szCs w:val="22"/>
            <w:lang w:eastAsia="es-ES"/>
          </w:rPr>
          <w:delText xml:space="preserve"> serán </w:delText>
        </w:r>
        <w:r w:rsidR="00FC4993" w:rsidRPr="5357AEDC" w:rsidDel="00234B8E">
          <w:rPr>
            <w:rFonts w:asciiTheme="majorHAnsi" w:hAnsiTheme="majorHAnsi" w:cstheme="majorBidi"/>
            <w:sz w:val="22"/>
            <w:szCs w:val="22"/>
            <w:lang w:eastAsia="es-ES"/>
          </w:rPr>
          <w:delText>cread</w:delText>
        </w:r>
        <w:r w:rsidR="00FC4993" w:rsidDel="00234B8E">
          <w:rPr>
            <w:rFonts w:asciiTheme="majorHAnsi" w:hAnsiTheme="majorHAnsi" w:cstheme="majorBidi"/>
            <w:sz w:val="22"/>
            <w:szCs w:val="22"/>
            <w:lang w:eastAsia="es-ES"/>
          </w:rPr>
          <w:delText>as</w:delText>
        </w:r>
        <w:r w:rsidR="7184AB8F" w:rsidRPr="5357AEDC" w:rsidDel="00234B8E">
          <w:rPr>
            <w:rFonts w:asciiTheme="majorHAnsi" w:hAnsiTheme="majorHAnsi" w:cstheme="majorBidi"/>
            <w:sz w:val="22"/>
            <w:szCs w:val="22"/>
            <w:lang w:eastAsia="es-ES"/>
          </w:rPr>
          <w:delText xml:space="preserve"> y propuest</w:delText>
        </w:r>
        <w:r w:rsidR="00FC4993" w:rsidDel="00234B8E">
          <w:rPr>
            <w:rFonts w:asciiTheme="majorHAnsi" w:hAnsiTheme="majorHAnsi" w:cstheme="majorBidi"/>
            <w:sz w:val="22"/>
            <w:szCs w:val="22"/>
            <w:lang w:eastAsia="es-ES"/>
          </w:rPr>
          <w:delText>a</w:delText>
        </w:r>
        <w:r w:rsidR="7184AB8F" w:rsidRPr="5357AEDC" w:rsidDel="00234B8E">
          <w:rPr>
            <w:rFonts w:asciiTheme="majorHAnsi" w:hAnsiTheme="majorHAnsi" w:cstheme="majorBidi"/>
            <w:sz w:val="22"/>
            <w:szCs w:val="22"/>
            <w:lang w:eastAsia="es-ES"/>
          </w:rPr>
          <w:delText>s por los grupos de investigación, de acuerdo con sus líneas de investigación, áreas de estudio y proyectos asignados a los estudiantes de la Maestría.</w:delText>
        </w:r>
        <w:bookmarkEnd w:id="115"/>
        <w:bookmarkEnd w:id="116"/>
      </w:del>
    </w:p>
    <w:p w14:paraId="6358D052" w14:textId="27813DD4" w:rsidR="00FC363B" w:rsidRPr="007E60C8" w:rsidDel="00234B8E" w:rsidRDefault="00FC363B" w:rsidP="14D9C64B">
      <w:pPr>
        <w:ind w:hanging="2"/>
        <w:jc w:val="both"/>
        <w:rPr>
          <w:del w:id="118" w:author="RUBIANO SUAREZ ALISON KATHERINE" w:date="2024-11-28T15:20:00Z"/>
          <w:rFonts w:asciiTheme="majorHAnsi" w:hAnsiTheme="majorHAnsi" w:cstheme="majorBidi"/>
          <w:sz w:val="22"/>
          <w:szCs w:val="22"/>
          <w:lang w:eastAsia="es-ES"/>
        </w:rPr>
      </w:pPr>
    </w:p>
    <w:p w14:paraId="26975BB8" w14:textId="242DC71B" w:rsidR="00FC363B" w:rsidRPr="007E60C8" w:rsidDel="00234B8E" w:rsidRDefault="00FC363B" w:rsidP="7184AB8F">
      <w:pPr>
        <w:ind w:hanging="2"/>
        <w:jc w:val="both"/>
        <w:rPr>
          <w:del w:id="119" w:author="RUBIANO SUAREZ ALISON KATHERINE" w:date="2024-11-28T15:20:00Z"/>
          <w:rFonts w:asciiTheme="majorHAnsi" w:hAnsiTheme="majorHAnsi" w:cstheme="majorBidi"/>
          <w:sz w:val="22"/>
          <w:szCs w:val="22"/>
          <w:lang w:eastAsia="es-ES"/>
        </w:rPr>
      </w:pPr>
    </w:p>
    <w:p w14:paraId="6DFBA9AD" w14:textId="0B3C2F87" w:rsidR="00673BB2" w:rsidRPr="007E60C8" w:rsidDel="00234B8E" w:rsidRDefault="00673BB2" w:rsidP="7184AB8F">
      <w:pPr>
        <w:ind w:hanging="2"/>
        <w:jc w:val="both"/>
        <w:rPr>
          <w:del w:id="120" w:author="RUBIANO SUAREZ ALISON KATHERINE" w:date="2024-11-28T15:20:00Z"/>
          <w:rFonts w:asciiTheme="majorHAnsi" w:hAnsiTheme="majorHAnsi" w:cstheme="majorHAnsi"/>
          <w:sz w:val="22"/>
          <w:szCs w:val="22"/>
          <w:lang w:eastAsia="es-ES"/>
        </w:rPr>
      </w:pPr>
    </w:p>
    <w:p w14:paraId="7D30894B" w14:textId="2BBB18DA" w:rsidR="007535A1" w:rsidDel="00234B8E" w:rsidRDefault="007535A1">
      <w:pPr>
        <w:spacing w:after="200" w:line="276" w:lineRule="auto"/>
        <w:rPr>
          <w:del w:id="121" w:author="RUBIANO SUAREZ ALISON KATHERINE" w:date="2024-11-28T15:20:00Z"/>
          <w:rFonts w:asciiTheme="majorHAnsi" w:hAnsiTheme="majorHAnsi" w:cstheme="majorHAnsi"/>
          <w:sz w:val="22"/>
          <w:szCs w:val="22"/>
          <w:lang w:eastAsia="es-ES"/>
        </w:rPr>
      </w:pPr>
      <w:del w:id="122" w:author="RUBIANO SUAREZ ALISON KATHERINE" w:date="2024-11-28T15:20:00Z">
        <w:r w:rsidDel="00234B8E">
          <w:rPr>
            <w:rFonts w:asciiTheme="majorHAnsi" w:hAnsiTheme="majorHAnsi" w:cstheme="majorHAnsi"/>
            <w:sz w:val="22"/>
            <w:szCs w:val="22"/>
            <w:lang w:eastAsia="es-ES"/>
          </w:rPr>
          <w:br w:type="page"/>
        </w:r>
      </w:del>
    </w:p>
    <w:p w14:paraId="6C374D43" w14:textId="43B52BCD" w:rsidR="00786915" w:rsidRPr="007E60C8" w:rsidDel="00234B8E" w:rsidRDefault="00786915" w:rsidP="7184AB8F">
      <w:pPr>
        <w:ind w:hanging="2"/>
        <w:jc w:val="both"/>
        <w:rPr>
          <w:del w:id="123" w:author="RUBIANO SUAREZ ALISON KATHERINE" w:date="2024-11-28T15:20:00Z"/>
          <w:rFonts w:asciiTheme="majorHAnsi" w:hAnsiTheme="majorHAnsi" w:cstheme="majorHAnsi"/>
          <w:sz w:val="22"/>
          <w:szCs w:val="22"/>
          <w:lang w:eastAsia="es-ES"/>
        </w:rPr>
      </w:pPr>
    </w:p>
    <w:p w14:paraId="386F5F4A" w14:textId="4FAB840B" w:rsidR="00673BB2" w:rsidRPr="005B2C0D" w:rsidRDefault="00EA7F48" w:rsidP="000C5214">
      <w:pPr>
        <w:jc w:val="both"/>
        <w:rPr>
          <w:rFonts w:asciiTheme="majorHAnsi" w:hAnsiTheme="majorHAnsi" w:cstheme="majorHAnsi"/>
          <w:szCs w:val="22"/>
          <w:lang w:eastAsia="es-ES"/>
        </w:rPr>
      </w:pPr>
      <w:r w:rsidRPr="005B2C0D">
        <w:rPr>
          <w:rFonts w:asciiTheme="majorHAnsi" w:hAnsiTheme="majorHAnsi" w:cstheme="majorHAnsi"/>
          <w:szCs w:val="22"/>
          <w:lang w:eastAsia="es-ES"/>
        </w:rPr>
        <w:t>Contenido</w:t>
      </w:r>
    </w:p>
    <w:p w14:paraId="01F57CFC" w14:textId="77777777" w:rsidR="002D5B60" w:rsidRPr="00473DFD" w:rsidRDefault="002D5B60" w:rsidP="000C5214">
      <w:pPr>
        <w:jc w:val="both"/>
        <w:rPr>
          <w:rFonts w:asciiTheme="majorHAnsi" w:hAnsiTheme="majorHAnsi" w:cstheme="majorHAnsi"/>
          <w:sz w:val="22"/>
          <w:szCs w:val="22"/>
          <w:lang w:eastAsia="es-ES"/>
        </w:rPr>
      </w:pPr>
    </w:p>
    <w:p w14:paraId="4ED90BAE" w14:textId="2F7F748B" w:rsidR="00FF2C39" w:rsidRDefault="003D5244">
      <w:pPr>
        <w:pStyle w:val="TDC1"/>
        <w:tabs>
          <w:tab w:val="left" w:pos="440"/>
          <w:tab w:val="right" w:leader="dot" w:pos="9962"/>
        </w:tabs>
        <w:rPr>
          <w:ins w:id="124" w:author="RUBIANO SUAREZ ALISON KATHERINE" w:date="2024-11-28T15:23:00Z"/>
          <w:rFonts w:eastAsiaTheme="minorEastAsia" w:cstheme="minorBidi"/>
          <w:b w:val="0"/>
          <w:bCs w:val="0"/>
          <w:noProof/>
          <w:sz w:val="22"/>
          <w:szCs w:val="22"/>
        </w:rPr>
      </w:pPr>
      <w:r w:rsidRPr="7A549460">
        <w:rPr>
          <w:rFonts w:asciiTheme="majorHAnsi" w:hAnsiTheme="majorHAnsi" w:cstheme="majorBidi"/>
          <w:sz w:val="22"/>
          <w:szCs w:val="22"/>
          <w:lang w:val="es-ES" w:eastAsia="es-ES"/>
        </w:rPr>
        <w:fldChar w:fldCharType="begin"/>
      </w:r>
      <w:r w:rsidRPr="00473DFD">
        <w:rPr>
          <w:rFonts w:asciiTheme="majorHAnsi" w:hAnsiTheme="majorHAnsi" w:cstheme="majorHAnsi"/>
          <w:sz w:val="22"/>
          <w:szCs w:val="22"/>
          <w:lang w:val="es-ES" w:eastAsia="es-ES"/>
        </w:rPr>
        <w:instrText xml:space="preserve"> TOC \o "2-3" \h \z \t "Título 1;1;Título;1;Encabezado;1;Pie de página;1;Párrafo de lista;1;Sin espaciado;1;Texto nota pie;1;Epígrafe;1;Subtítulo;1;Texto de globo;1" </w:instrText>
      </w:r>
      <w:r w:rsidRPr="7A549460">
        <w:rPr>
          <w:rFonts w:asciiTheme="majorHAnsi" w:hAnsiTheme="majorHAnsi" w:cstheme="majorBidi"/>
          <w:sz w:val="22"/>
          <w:szCs w:val="22"/>
          <w:lang w:val="es-ES" w:eastAsia="es-ES"/>
        </w:rPr>
        <w:fldChar w:fldCharType="separate"/>
      </w:r>
      <w:ins w:id="125" w:author="RUBIANO SUAREZ ALISON KATHERINE" w:date="2024-11-28T15:23:00Z">
        <w:r w:rsidR="00FF2C39" w:rsidRPr="008B0E01">
          <w:rPr>
            <w:rStyle w:val="Hipervnculo"/>
            <w:noProof/>
          </w:rPr>
          <w:fldChar w:fldCharType="begin"/>
        </w:r>
        <w:r w:rsidR="00FF2C39" w:rsidRPr="008B0E01">
          <w:rPr>
            <w:rStyle w:val="Hipervnculo"/>
            <w:noProof/>
          </w:rPr>
          <w:instrText xml:space="preserve"> </w:instrText>
        </w:r>
        <w:r w:rsidR="00FF2C39">
          <w:rPr>
            <w:noProof/>
          </w:rPr>
          <w:instrText>HYPERLINK \l "_Toc183699805"</w:instrText>
        </w:r>
        <w:r w:rsidR="00FF2C39" w:rsidRPr="008B0E01">
          <w:rPr>
            <w:rStyle w:val="Hipervnculo"/>
            <w:noProof/>
          </w:rPr>
          <w:instrText xml:space="preserve"> </w:instrText>
        </w:r>
        <w:r w:rsidR="00FF2C39" w:rsidRPr="008B0E01">
          <w:rPr>
            <w:rStyle w:val="Hipervnculo"/>
            <w:noProof/>
          </w:rPr>
          <w:fldChar w:fldCharType="separate"/>
        </w:r>
        <w:r w:rsidR="00FF2C39" w:rsidRPr="008B0E01">
          <w:rPr>
            <w:rStyle w:val="Hipervnculo"/>
            <w:rFonts w:asciiTheme="majorHAnsi" w:hAnsiTheme="majorHAnsi" w:cstheme="majorHAnsi"/>
            <w:noProof/>
          </w:rPr>
          <w:t>1.</w:t>
        </w:r>
        <w:r w:rsidR="00FF2C39">
          <w:rPr>
            <w:rFonts w:eastAsiaTheme="minorEastAsia" w:cstheme="minorBidi"/>
            <w:b w:val="0"/>
            <w:bCs w:val="0"/>
            <w:noProof/>
            <w:sz w:val="22"/>
            <w:szCs w:val="22"/>
          </w:rPr>
          <w:tab/>
        </w:r>
        <w:r w:rsidR="00FF2C39" w:rsidRPr="008B0E01">
          <w:rPr>
            <w:rStyle w:val="Hipervnculo"/>
            <w:rFonts w:asciiTheme="majorHAnsi" w:hAnsiTheme="majorHAnsi" w:cstheme="majorBidi"/>
            <w:noProof/>
          </w:rPr>
          <w:t>PRESENTACIÓN</w:t>
        </w:r>
        <w:r w:rsidR="00FF2C39">
          <w:rPr>
            <w:noProof/>
            <w:webHidden/>
          </w:rPr>
          <w:tab/>
        </w:r>
        <w:r w:rsidR="00FF2C39">
          <w:rPr>
            <w:noProof/>
            <w:webHidden/>
          </w:rPr>
          <w:fldChar w:fldCharType="begin"/>
        </w:r>
        <w:r w:rsidR="00FF2C39">
          <w:rPr>
            <w:noProof/>
            <w:webHidden/>
          </w:rPr>
          <w:instrText xml:space="preserve"> PAGEREF _Toc183699805 \h </w:instrText>
        </w:r>
      </w:ins>
      <w:r w:rsidR="00FF2C39">
        <w:rPr>
          <w:noProof/>
          <w:webHidden/>
        </w:rPr>
      </w:r>
      <w:r w:rsidR="00FF2C39">
        <w:rPr>
          <w:noProof/>
          <w:webHidden/>
        </w:rPr>
        <w:fldChar w:fldCharType="separate"/>
      </w:r>
      <w:ins w:id="126" w:author="RUBIANO SUAREZ ALISON KATHERINE" w:date="2024-11-28T15:23:00Z">
        <w:r w:rsidR="00FF2C39">
          <w:rPr>
            <w:noProof/>
            <w:webHidden/>
          </w:rPr>
          <w:t>5</w:t>
        </w:r>
        <w:r w:rsidR="00FF2C39">
          <w:rPr>
            <w:noProof/>
            <w:webHidden/>
          </w:rPr>
          <w:fldChar w:fldCharType="end"/>
        </w:r>
        <w:r w:rsidR="00FF2C39" w:rsidRPr="008B0E01">
          <w:rPr>
            <w:rStyle w:val="Hipervnculo"/>
            <w:noProof/>
          </w:rPr>
          <w:fldChar w:fldCharType="end"/>
        </w:r>
      </w:ins>
    </w:p>
    <w:p w14:paraId="77A1E2FB" w14:textId="76DD57F2" w:rsidR="00FF2C39" w:rsidRDefault="00FF2C39">
      <w:pPr>
        <w:pStyle w:val="TDC1"/>
        <w:tabs>
          <w:tab w:val="left" w:pos="440"/>
          <w:tab w:val="right" w:leader="dot" w:pos="9962"/>
        </w:tabs>
        <w:rPr>
          <w:ins w:id="127" w:author="RUBIANO SUAREZ ALISON KATHERINE" w:date="2024-11-28T15:23:00Z"/>
          <w:rFonts w:eastAsiaTheme="minorEastAsia" w:cstheme="minorBidi"/>
          <w:b w:val="0"/>
          <w:bCs w:val="0"/>
          <w:noProof/>
          <w:sz w:val="22"/>
          <w:szCs w:val="22"/>
        </w:rPr>
      </w:pPr>
      <w:ins w:id="128"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"_Toc183699806"</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2.</w:t>
        </w:r>
        <w:r>
          <w:rPr>
            <w:rFonts w:eastAsiaTheme="minorEastAsia" w:cstheme="minorBidi"/>
            <w:b w:val="0"/>
            <w:bCs w:val="0"/>
            <w:noProof/>
            <w:sz w:val="22"/>
            <w:szCs w:val="22"/>
          </w:rPr>
          <w:tab/>
        </w:r>
        <w:r w:rsidRPr="008B0E01">
          <w:rPr>
            <w:rStyle w:val="Hipervnculo"/>
            <w:rFonts w:asciiTheme="majorHAnsi" w:hAnsiTheme="majorHAnsi" w:cstheme="majorHAnsi"/>
            <w:noProof/>
          </w:rPr>
          <w:t>JUSTIFICACIÓN</w:t>
        </w:r>
        <w:r>
          <w:rPr>
            <w:noProof/>
            <w:webHidden/>
          </w:rPr>
          <w:tab/>
        </w:r>
        <w:r>
          <w:rPr>
            <w:noProof/>
            <w:webHidden/>
          </w:rPr>
          <w:fldChar w:fldCharType="begin"/>
        </w:r>
        <w:r>
          <w:rPr>
            <w:noProof/>
            <w:webHidden/>
          </w:rPr>
          <w:instrText xml:space="preserve"> PAGEREF _Toc183699806 \h </w:instrText>
        </w:r>
      </w:ins>
      <w:r>
        <w:rPr>
          <w:noProof/>
          <w:webHidden/>
        </w:rPr>
      </w:r>
      <w:r>
        <w:rPr>
          <w:noProof/>
          <w:webHidden/>
        </w:rPr>
        <w:fldChar w:fldCharType="separate"/>
      </w:r>
      <w:ins w:id="129" w:author="RUBIANO SUAREZ ALISON KATHERINE" w:date="2024-11-28T15:23:00Z">
        <w:r>
          <w:rPr>
            <w:noProof/>
            <w:webHidden/>
          </w:rPr>
          <w:t>6</w:t>
        </w:r>
        <w:r>
          <w:rPr>
            <w:noProof/>
            <w:webHidden/>
          </w:rPr>
          <w:fldChar w:fldCharType="end"/>
        </w:r>
        <w:r w:rsidRPr="008B0E01">
          <w:rPr>
            <w:rStyle w:val="Hipervnculo"/>
            <w:noProof/>
          </w:rPr>
          <w:fldChar w:fldCharType="end"/>
        </w:r>
      </w:ins>
    </w:p>
    <w:p w14:paraId="188DB00C" w14:textId="3EDB4C8F" w:rsidR="00FF2C39" w:rsidRDefault="00FF2C39">
      <w:pPr>
        <w:pStyle w:val="TDC1"/>
        <w:tabs>
          <w:tab w:val="left" w:pos="440"/>
          <w:tab w:val="right" w:leader="dot" w:pos="9962"/>
        </w:tabs>
        <w:rPr>
          <w:ins w:id="130" w:author="RUBIANO SUAREZ ALISON KATHERINE" w:date="2024-11-28T15:23:00Z"/>
          <w:rFonts w:eastAsiaTheme="minorEastAsia" w:cstheme="minorBidi"/>
          <w:b w:val="0"/>
          <w:bCs w:val="0"/>
          <w:noProof/>
          <w:sz w:val="22"/>
          <w:szCs w:val="22"/>
        </w:rPr>
      </w:pPr>
      <w:ins w:id="131"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"_Toc183699807"</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3.</w:t>
        </w:r>
        <w:r>
          <w:rPr>
            <w:rFonts w:eastAsiaTheme="minorEastAsia" w:cstheme="minorBidi"/>
            <w:b w:val="0"/>
            <w:bCs w:val="0"/>
            <w:noProof/>
            <w:sz w:val="22"/>
            <w:szCs w:val="22"/>
          </w:rPr>
          <w:tab/>
        </w:r>
        <w:r w:rsidRPr="008B0E01">
          <w:rPr>
            <w:rStyle w:val="Hipervnculo"/>
            <w:rFonts w:asciiTheme="majorHAnsi" w:hAnsiTheme="majorHAnsi" w:cstheme="majorHAnsi"/>
            <w:noProof/>
          </w:rPr>
          <w:t>CONDICIONES DE CALIDAD</w:t>
        </w:r>
        <w:r>
          <w:rPr>
            <w:noProof/>
            <w:webHidden/>
          </w:rPr>
          <w:tab/>
        </w:r>
        <w:r>
          <w:rPr>
            <w:noProof/>
            <w:webHidden/>
          </w:rPr>
          <w:fldChar w:fldCharType="begin"/>
        </w:r>
        <w:r>
          <w:rPr>
            <w:noProof/>
            <w:webHidden/>
          </w:rPr>
          <w:instrText xml:space="preserve"> PAGEREF _Toc183699807 \h </w:instrText>
        </w:r>
      </w:ins>
      <w:r>
        <w:rPr>
          <w:noProof/>
          <w:webHidden/>
        </w:rPr>
      </w:r>
      <w:r>
        <w:rPr>
          <w:noProof/>
          <w:webHidden/>
        </w:rPr>
        <w:fldChar w:fldCharType="separate"/>
      </w:r>
      <w:ins w:id="132" w:author="RUBIANO SUAREZ ALISON KATHERINE" w:date="2024-11-28T15:23:00Z">
        <w:r>
          <w:rPr>
            <w:noProof/>
            <w:webHidden/>
          </w:rPr>
          <w:t>8</w:t>
        </w:r>
        <w:r>
          <w:rPr>
            <w:noProof/>
            <w:webHidden/>
          </w:rPr>
          <w:fldChar w:fldCharType="end"/>
        </w:r>
        <w:r w:rsidRPr="008B0E01">
          <w:rPr>
            <w:rStyle w:val="Hipervnculo"/>
            <w:noProof/>
          </w:rPr>
          <w:fldChar w:fldCharType="end"/>
        </w:r>
      </w:ins>
    </w:p>
    <w:p w14:paraId="0EA76F64" w14:textId="2E03ABD0" w:rsidR="00FF2C39" w:rsidRDefault="00FF2C39">
      <w:pPr>
        <w:pStyle w:val="TDC1"/>
        <w:tabs>
          <w:tab w:val="left" w:pos="660"/>
          <w:tab w:val="right" w:leader="dot" w:pos="9962"/>
        </w:tabs>
        <w:rPr>
          <w:ins w:id="133" w:author="RUBIANO SUAREZ ALISON KATHERINE" w:date="2024-11-28T15:23:00Z"/>
          <w:rFonts w:eastAsiaTheme="minorEastAsia" w:cstheme="minorBidi"/>
          <w:b w:val="0"/>
          <w:bCs w:val="0"/>
          <w:noProof/>
          <w:sz w:val="22"/>
          <w:szCs w:val="22"/>
        </w:rPr>
      </w:pPr>
      <w:ins w:id="134"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"_Toc183699808"</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3.1</w:t>
        </w:r>
        <w:r>
          <w:rPr>
            <w:rFonts w:eastAsiaTheme="minorEastAsia" w:cstheme="minorBidi"/>
            <w:b w:val="0"/>
            <w:bCs w:val="0"/>
            <w:noProof/>
            <w:sz w:val="22"/>
            <w:szCs w:val="22"/>
          </w:rPr>
          <w:tab/>
        </w:r>
        <w:r w:rsidRPr="008B0E01">
          <w:rPr>
            <w:rStyle w:val="Hipervnculo"/>
            <w:rFonts w:asciiTheme="majorHAnsi" w:hAnsiTheme="majorHAnsi" w:cstheme="majorHAnsi"/>
            <w:noProof/>
          </w:rPr>
          <w:t>Información General sobre el Proyecto Curricular</w:t>
        </w:r>
        <w:r>
          <w:rPr>
            <w:noProof/>
            <w:webHidden/>
          </w:rPr>
          <w:tab/>
        </w:r>
        <w:r>
          <w:rPr>
            <w:noProof/>
            <w:webHidden/>
          </w:rPr>
          <w:fldChar w:fldCharType="begin"/>
        </w:r>
        <w:r>
          <w:rPr>
            <w:noProof/>
            <w:webHidden/>
          </w:rPr>
          <w:instrText xml:space="preserve"> PAGEREF _Toc183699808 \h </w:instrText>
        </w:r>
      </w:ins>
      <w:r>
        <w:rPr>
          <w:noProof/>
          <w:webHidden/>
        </w:rPr>
      </w:r>
      <w:r>
        <w:rPr>
          <w:noProof/>
          <w:webHidden/>
        </w:rPr>
        <w:fldChar w:fldCharType="separate"/>
      </w:r>
      <w:ins w:id="135" w:author="RUBIANO SUAREZ ALISON KATHERINE" w:date="2024-11-28T15:23:00Z">
        <w:r>
          <w:rPr>
            <w:noProof/>
            <w:webHidden/>
          </w:rPr>
          <w:t>8</w:t>
        </w:r>
        <w:r>
          <w:rPr>
            <w:noProof/>
            <w:webHidden/>
          </w:rPr>
          <w:fldChar w:fldCharType="end"/>
        </w:r>
        <w:r w:rsidRPr="008B0E01">
          <w:rPr>
            <w:rStyle w:val="Hipervnculo"/>
            <w:noProof/>
          </w:rPr>
          <w:fldChar w:fldCharType="end"/>
        </w:r>
      </w:ins>
    </w:p>
    <w:p w14:paraId="4868F731" w14:textId="0BBE94C3" w:rsidR="00FF2C39" w:rsidRDefault="00FF2C39">
      <w:pPr>
        <w:pStyle w:val="TDC1"/>
        <w:tabs>
          <w:tab w:val="left" w:pos="440"/>
          <w:tab w:val="right" w:leader="dot" w:pos="9962"/>
        </w:tabs>
        <w:rPr>
          <w:ins w:id="136" w:author="RUBIANO SUAREZ ALISON KATHERINE" w:date="2024-11-28T15:23:00Z"/>
          <w:rFonts w:eastAsiaTheme="minorEastAsia" w:cstheme="minorBidi"/>
          <w:b w:val="0"/>
          <w:bCs w:val="0"/>
          <w:noProof/>
          <w:sz w:val="22"/>
          <w:szCs w:val="22"/>
        </w:rPr>
      </w:pPr>
      <w:ins w:id="137"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"_Toc183699809"</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4.</w:t>
        </w:r>
        <w:r>
          <w:rPr>
            <w:rFonts w:eastAsiaTheme="minorEastAsia" w:cstheme="minorBidi"/>
            <w:b w:val="0"/>
            <w:bCs w:val="0"/>
            <w:noProof/>
            <w:sz w:val="22"/>
            <w:szCs w:val="22"/>
          </w:rPr>
          <w:tab/>
        </w:r>
        <w:r w:rsidRPr="008B0E01">
          <w:rPr>
            <w:rStyle w:val="Hipervnculo"/>
            <w:rFonts w:asciiTheme="majorHAnsi" w:hAnsiTheme="majorHAnsi" w:cstheme="majorHAnsi"/>
            <w:noProof/>
          </w:rPr>
          <w:t>DISTRIBUCIÓN ACTUAL DE ESPACIOS ACADÉMICOS</w:t>
        </w:r>
        <w:r>
          <w:rPr>
            <w:noProof/>
            <w:webHidden/>
          </w:rPr>
          <w:tab/>
        </w:r>
        <w:r>
          <w:rPr>
            <w:noProof/>
            <w:webHidden/>
          </w:rPr>
          <w:fldChar w:fldCharType="begin"/>
        </w:r>
        <w:r>
          <w:rPr>
            <w:noProof/>
            <w:webHidden/>
          </w:rPr>
          <w:instrText xml:space="preserve"> PAGEREF _Toc183699809 \h </w:instrText>
        </w:r>
      </w:ins>
      <w:r>
        <w:rPr>
          <w:noProof/>
          <w:webHidden/>
        </w:rPr>
      </w:r>
      <w:r>
        <w:rPr>
          <w:noProof/>
          <w:webHidden/>
        </w:rPr>
        <w:fldChar w:fldCharType="separate"/>
      </w:r>
      <w:ins w:id="138" w:author="RUBIANO SUAREZ ALISON KATHERINE" w:date="2024-11-28T15:23:00Z">
        <w:r>
          <w:rPr>
            <w:noProof/>
            <w:webHidden/>
          </w:rPr>
          <w:t>12</w:t>
        </w:r>
        <w:r>
          <w:rPr>
            <w:noProof/>
            <w:webHidden/>
          </w:rPr>
          <w:fldChar w:fldCharType="end"/>
        </w:r>
        <w:r w:rsidRPr="008B0E01">
          <w:rPr>
            <w:rStyle w:val="Hipervnculo"/>
            <w:noProof/>
          </w:rPr>
          <w:fldChar w:fldCharType="end"/>
        </w:r>
      </w:ins>
    </w:p>
    <w:p w14:paraId="7DDFDE8D" w14:textId="5C43C655" w:rsidR="00FF2C39" w:rsidRDefault="00FF2C39">
      <w:pPr>
        <w:pStyle w:val="TDC1"/>
        <w:tabs>
          <w:tab w:val="left" w:pos="440"/>
          <w:tab w:val="right" w:leader="dot" w:pos="9962"/>
        </w:tabs>
        <w:rPr>
          <w:ins w:id="139" w:author="RUBIANO SUAREZ ALISON KATHERINE" w:date="2024-11-28T15:23:00Z"/>
          <w:rFonts w:eastAsiaTheme="minorEastAsia" w:cstheme="minorBidi"/>
          <w:b w:val="0"/>
          <w:bCs w:val="0"/>
          <w:noProof/>
          <w:sz w:val="22"/>
          <w:szCs w:val="22"/>
        </w:rPr>
      </w:pPr>
      <w:ins w:id="140"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"_Toc183699810"</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4.</w:t>
        </w:r>
        <w:r>
          <w:rPr>
            <w:rFonts w:eastAsiaTheme="minorEastAsia" w:cstheme="minorBidi"/>
            <w:b w:val="0"/>
            <w:bCs w:val="0"/>
            <w:noProof/>
            <w:sz w:val="22"/>
            <w:szCs w:val="22"/>
          </w:rPr>
          <w:tab/>
        </w:r>
        <w:r w:rsidRPr="008B0E01">
          <w:rPr>
            <w:rStyle w:val="Hipervnculo"/>
            <w:rFonts w:asciiTheme="majorHAnsi" w:hAnsiTheme="majorHAnsi" w:cstheme="majorHAnsi"/>
            <w:noProof/>
          </w:rPr>
          <w:t>COMPARACIÓN ENTRE PLANES DE ESTUDIO</w:t>
        </w:r>
        <w:r>
          <w:rPr>
            <w:noProof/>
            <w:webHidden/>
          </w:rPr>
          <w:tab/>
        </w:r>
        <w:r>
          <w:rPr>
            <w:noProof/>
            <w:webHidden/>
          </w:rPr>
          <w:fldChar w:fldCharType="begin"/>
        </w:r>
        <w:r>
          <w:rPr>
            <w:noProof/>
            <w:webHidden/>
          </w:rPr>
          <w:instrText xml:space="preserve"> PAGEREF _Toc183699810 \h </w:instrText>
        </w:r>
      </w:ins>
      <w:r>
        <w:rPr>
          <w:noProof/>
          <w:webHidden/>
        </w:rPr>
      </w:r>
      <w:r>
        <w:rPr>
          <w:noProof/>
          <w:webHidden/>
        </w:rPr>
        <w:fldChar w:fldCharType="separate"/>
      </w:r>
      <w:ins w:id="141" w:author="RUBIANO SUAREZ ALISON KATHERINE" w:date="2024-11-28T15:23:00Z">
        <w:r>
          <w:rPr>
            <w:noProof/>
            <w:webHidden/>
          </w:rPr>
          <w:t>15</w:t>
        </w:r>
        <w:r>
          <w:rPr>
            <w:noProof/>
            <w:webHidden/>
          </w:rPr>
          <w:fldChar w:fldCharType="end"/>
        </w:r>
        <w:r w:rsidRPr="008B0E01">
          <w:rPr>
            <w:rStyle w:val="Hipervnculo"/>
            <w:noProof/>
          </w:rPr>
          <w:fldChar w:fldCharType="end"/>
        </w:r>
      </w:ins>
    </w:p>
    <w:p w14:paraId="1069B991" w14:textId="23F15FEF" w:rsidR="00FF2C39" w:rsidRDefault="00FF2C39">
      <w:pPr>
        <w:pStyle w:val="TDC2"/>
        <w:tabs>
          <w:tab w:val="left" w:pos="880"/>
          <w:tab w:val="right" w:leader="dot" w:pos="9962"/>
        </w:tabs>
        <w:rPr>
          <w:ins w:id="142" w:author="RUBIANO SUAREZ ALISON KATHERINE" w:date="2024-11-28T15:23:00Z"/>
          <w:rFonts w:asciiTheme="minorHAnsi" w:eastAsiaTheme="minorEastAsia" w:hAnsiTheme="minorHAnsi" w:cstheme="minorBidi"/>
          <w:noProof/>
          <w:sz w:val="22"/>
          <w:szCs w:val="22"/>
        </w:rPr>
      </w:pPr>
      <w:ins w:id="143"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"_Toc183699811"</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4.1</w:t>
        </w:r>
        <w:r>
          <w:rPr>
            <w:rFonts w:asciiTheme="minorHAnsi" w:eastAsiaTheme="minorEastAsia" w:hAnsiTheme="minorHAnsi" w:cstheme="minorBidi"/>
            <w:noProof/>
            <w:sz w:val="22"/>
            <w:szCs w:val="22"/>
          </w:rPr>
          <w:tab/>
        </w:r>
        <w:r w:rsidRPr="008B0E01">
          <w:rPr>
            <w:rStyle w:val="Hipervnculo"/>
            <w:rFonts w:asciiTheme="majorHAnsi" w:hAnsiTheme="majorHAnsi" w:cstheme="majorHAnsi"/>
            <w:noProof/>
          </w:rPr>
          <w:t>Cambio en el nombre de espacios académicos.</w:t>
        </w:r>
        <w:r>
          <w:rPr>
            <w:noProof/>
            <w:webHidden/>
          </w:rPr>
          <w:tab/>
        </w:r>
        <w:r>
          <w:rPr>
            <w:noProof/>
            <w:webHidden/>
          </w:rPr>
          <w:fldChar w:fldCharType="begin"/>
        </w:r>
        <w:r>
          <w:rPr>
            <w:noProof/>
            <w:webHidden/>
          </w:rPr>
          <w:instrText xml:space="preserve"> PAGEREF _Toc183699811 \h </w:instrText>
        </w:r>
      </w:ins>
      <w:r>
        <w:rPr>
          <w:noProof/>
          <w:webHidden/>
        </w:rPr>
      </w:r>
      <w:r>
        <w:rPr>
          <w:noProof/>
          <w:webHidden/>
        </w:rPr>
        <w:fldChar w:fldCharType="separate"/>
      </w:r>
      <w:ins w:id="144" w:author="RUBIANO SUAREZ ALISON KATHERINE" w:date="2024-11-28T15:23:00Z">
        <w:r>
          <w:rPr>
            <w:noProof/>
            <w:webHidden/>
          </w:rPr>
          <w:t>15</w:t>
        </w:r>
        <w:r>
          <w:rPr>
            <w:noProof/>
            <w:webHidden/>
          </w:rPr>
          <w:fldChar w:fldCharType="end"/>
        </w:r>
        <w:r w:rsidRPr="008B0E01">
          <w:rPr>
            <w:rStyle w:val="Hipervnculo"/>
            <w:noProof/>
          </w:rPr>
          <w:fldChar w:fldCharType="end"/>
        </w:r>
      </w:ins>
    </w:p>
    <w:p w14:paraId="4300AA58" w14:textId="4EC9AAEA" w:rsidR="00FF2C39" w:rsidRDefault="00FF2C39">
      <w:pPr>
        <w:pStyle w:val="TDC2"/>
        <w:tabs>
          <w:tab w:val="left" w:pos="880"/>
          <w:tab w:val="right" w:leader="dot" w:pos="9962"/>
        </w:tabs>
        <w:rPr>
          <w:ins w:id="145" w:author="RUBIANO SUAREZ ALISON KATHERINE" w:date="2024-11-28T15:23:00Z"/>
          <w:rFonts w:asciiTheme="minorHAnsi" w:eastAsiaTheme="minorEastAsia" w:hAnsiTheme="minorHAnsi" w:cstheme="minorBidi"/>
          <w:noProof/>
          <w:sz w:val="22"/>
          <w:szCs w:val="22"/>
        </w:rPr>
      </w:pPr>
      <w:ins w:id="146"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"_Toc183699812"</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Bidi"/>
            <w:noProof/>
          </w:rPr>
          <w:t>4.2</w:t>
        </w:r>
        <w:r>
          <w:rPr>
            <w:rFonts w:asciiTheme="minorHAnsi" w:eastAsiaTheme="minorEastAsia" w:hAnsiTheme="minorHAnsi" w:cstheme="minorBidi"/>
            <w:noProof/>
            <w:sz w:val="22"/>
            <w:szCs w:val="22"/>
          </w:rPr>
          <w:tab/>
        </w:r>
        <w:r w:rsidRPr="008B0E01">
          <w:rPr>
            <w:rStyle w:val="Hipervnculo"/>
            <w:rFonts w:asciiTheme="majorHAnsi" w:hAnsiTheme="majorHAnsi" w:cstheme="majorBidi"/>
            <w:noProof/>
          </w:rPr>
          <w:t>Justificación del concepto de profundización a énfasis.</w:t>
        </w:r>
        <w:r>
          <w:rPr>
            <w:noProof/>
            <w:webHidden/>
          </w:rPr>
          <w:tab/>
        </w:r>
        <w:r>
          <w:rPr>
            <w:noProof/>
            <w:webHidden/>
          </w:rPr>
          <w:fldChar w:fldCharType="begin"/>
        </w:r>
        <w:r>
          <w:rPr>
            <w:noProof/>
            <w:webHidden/>
          </w:rPr>
          <w:instrText xml:space="preserve"> PAGEREF _Toc183699812 \h </w:instrText>
        </w:r>
      </w:ins>
      <w:r>
        <w:rPr>
          <w:noProof/>
          <w:webHidden/>
        </w:rPr>
      </w:r>
      <w:r>
        <w:rPr>
          <w:noProof/>
          <w:webHidden/>
        </w:rPr>
        <w:fldChar w:fldCharType="separate"/>
      </w:r>
      <w:ins w:id="147" w:author="RUBIANO SUAREZ ALISON KATHERINE" w:date="2024-11-28T15:23:00Z">
        <w:r>
          <w:rPr>
            <w:noProof/>
            <w:webHidden/>
          </w:rPr>
          <w:t>15</w:t>
        </w:r>
        <w:r>
          <w:rPr>
            <w:noProof/>
            <w:webHidden/>
          </w:rPr>
          <w:fldChar w:fldCharType="end"/>
        </w:r>
        <w:r w:rsidRPr="008B0E01">
          <w:rPr>
            <w:rStyle w:val="Hipervnculo"/>
            <w:noProof/>
          </w:rPr>
          <w:fldChar w:fldCharType="end"/>
        </w:r>
      </w:ins>
    </w:p>
    <w:p w14:paraId="0B93D46E" w14:textId="67413DF6" w:rsidR="00FF2C39" w:rsidRDefault="00FF2C39">
      <w:pPr>
        <w:pStyle w:val="TDC2"/>
        <w:tabs>
          <w:tab w:val="left" w:pos="880"/>
          <w:tab w:val="right" w:leader="dot" w:pos="9962"/>
        </w:tabs>
        <w:rPr>
          <w:ins w:id="148" w:author="RUBIANO SUAREZ ALISON KATHERINE" w:date="2024-11-28T15:23:00Z"/>
          <w:rFonts w:asciiTheme="minorHAnsi" w:eastAsiaTheme="minorEastAsia" w:hAnsiTheme="minorHAnsi" w:cstheme="minorBidi"/>
          <w:noProof/>
          <w:sz w:val="22"/>
          <w:szCs w:val="22"/>
        </w:rPr>
      </w:pPr>
      <w:ins w:id="149"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"_Toc183699813"</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4.3</w:t>
        </w:r>
        <w:r>
          <w:rPr>
            <w:rFonts w:asciiTheme="minorHAnsi" w:eastAsiaTheme="minorEastAsia" w:hAnsiTheme="minorHAnsi" w:cstheme="minorBidi"/>
            <w:noProof/>
            <w:sz w:val="22"/>
            <w:szCs w:val="22"/>
          </w:rPr>
          <w:tab/>
        </w:r>
        <w:r w:rsidRPr="008B0E01">
          <w:rPr>
            <w:rStyle w:val="Hipervnculo"/>
            <w:rFonts w:asciiTheme="majorHAnsi" w:hAnsiTheme="majorHAnsi" w:cstheme="majorHAnsi"/>
            <w:noProof/>
          </w:rPr>
          <w:t>Justificación de la reorganización de espacios académicos</w:t>
        </w:r>
        <w:r>
          <w:rPr>
            <w:noProof/>
            <w:webHidden/>
          </w:rPr>
          <w:tab/>
        </w:r>
        <w:r>
          <w:rPr>
            <w:noProof/>
            <w:webHidden/>
          </w:rPr>
          <w:fldChar w:fldCharType="begin"/>
        </w:r>
        <w:r>
          <w:rPr>
            <w:noProof/>
            <w:webHidden/>
          </w:rPr>
          <w:instrText xml:space="preserve"> PAGEREF _Toc183699813 \h </w:instrText>
        </w:r>
      </w:ins>
      <w:r>
        <w:rPr>
          <w:noProof/>
          <w:webHidden/>
        </w:rPr>
      </w:r>
      <w:r>
        <w:rPr>
          <w:noProof/>
          <w:webHidden/>
        </w:rPr>
        <w:fldChar w:fldCharType="separate"/>
      </w:r>
      <w:ins w:id="150" w:author="RUBIANO SUAREZ ALISON KATHERINE" w:date="2024-11-28T15:23:00Z">
        <w:r>
          <w:rPr>
            <w:noProof/>
            <w:webHidden/>
          </w:rPr>
          <w:t>16</w:t>
        </w:r>
        <w:r>
          <w:rPr>
            <w:noProof/>
            <w:webHidden/>
          </w:rPr>
          <w:fldChar w:fldCharType="end"/>
        </w:r>
        <w:r w:rsidRPr="008B0E01">
          <w:rPr>
            <w:rStyle w:val="Hipervnculo"/>
            <w:noProof/>
          </w:rPr>
          <w:fldChar w:fldCharType="end"/>
        </w:r>
      </w:ins>
    </w:p>
    <w:p w14:paraId="41492700" w14:textId="015D6CE6" w:rsidR="00FF2C39" w:rsidRDefault="00FF2C39">
      <w:pPr>
        <w:pStyle w:val="TDC1"/>
        <w:tabs>
          <w:tab w:val="left" w:pos="440"/>
          <w:tab w:val="right" w:leader="dot" w:pos="9962"/>
        </w:tabs>
        <w:rPr>
          <w:ins w:id="151" w:author="RUBIANO SUAREZ ALISON KATHERINE" w:date="2024-11-28T15:23:00Z"/>
          <w:rFonts w:eastAsiaTheme="minorEastAsia" w:cstheme="minorBidi"/>
          <w:b w:val="0"/>
          <w:bCs w:val="0"/>
          <w:noProof/>
          <w:sz w:val="22"/>
          <w:szCs w:val="22"/>
        </w:rPr>
      </w:pPr>
      <w:ins w:id="152"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"_Toc183699814"</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5.</w:t>
        </w:r>
        <w:r>
          <w:rPr>
            <w:rFonts w:eastAsiaTheme="minorEastAsia" w:cstheme="minorBidi"/>
            <w:b w:val="0"/>
            <w:bCs w:val="0"/>
            <w:noProof/>
            <w:sz w:val="22"/>
            <w:szCs w:val="22"/>
          </w:rPr>
          <w:tab/>
        </w:r>
        <w:r w:rsidRPr="008B0E01">
          <w:rPr>
            <w:rStyle w:val="Hipervnculo"/>
            <w:rFonts w:asciiTheme="majorHAnsi" w:hAnsiTheme="majorHAnsi" w:cstheme="majorHAnsi"/>
            <w:noProof/>
          </w:rPr>
          <w:t>PLAN DE HOMOLOGACIÓN Y TRANSICIÓN</w:t>
        </w:r>
        <w:r>
          <w:rPr>
            <w:noProof/>
            <w:webHidden/>
          </w:rPr>
          <w:tab/>
        </w:r>
        <w:r>
          <w:rPr>
            <w:noProof/>
            <w:webHidden/>
          </w:rPr>
          <w:fldChar w:fldCharType="begin"/>
        </w:r>
        <w:r>
          <w:rPr>
            <w:noProof/>
            <w:webHidden/>
          </w:rPr>
          <w:instrText xml:space="preserve"> PAGEREF _Toc183699814 \h </w:instrText>
        </w:r>
      </w:ins>
      <w:r>
        <w:rPr>
          <w:noProof/>
          <w:webHidden/>
        </w:rPr>
      </w:r>
      <w:r>
        <w:rPr>
          <w:noProof/>
          <w:webHidden/>
        </w:rPr>
        <w:fldChar w:fldCharType="separate"/>
      </w:r>
      <w:ins w:id="153" w:author="RUBIANO SUAREZ ALISON KATHERINE" w:date="2024-11-28T15:23:00Z">
        <w:r>
          <w:rPr>
            <w:noProof/>
            <w:webHidden/>
          </w:rPr>
          <w:t>1</w:t>
        </w:r>
        <w:r>
          <w:rPr>
            <w:noProof/>
            <w:webHidden/>
          </w:rPr>
          <w:fldChar w:fldCharType="end"/>
        </w:r>
        <w:r w:rsidRPr="008B0E01">
          <w:rPr>
            <w:rStyle w:val="Hipervnculo"/>
            <w:noProof/>
          </w:rPr>
          <w:fldChar w:fldCharType="end"/>
        </w:r>
      </w:ins>
    </w:p>
    <w:p w14:paraId="2E69F6D4" w14:textId="2523784B" w:rsidR="00FF2C39" w:rsidRDefault="00FF2C39">
      <w:pPr>
        <w:pStyle w:val="TDC1"/>
        <w:tabs>
          <w:tab w:val="left" w:pos="440"/>
          <w:tab w:val="right" w:leader="dot" w:pos="9962"/>
        </w:tabs>
        <w:rPr>
          <w:ins w:id="154" w:author="RUBIANO SUAREZ ALISON KATHERINE" w:date="2024-11-28T15:23:00Z"/>
          <w:rFonts w:eastAsiaTheme="minorEastAsia" w:cstheme="minorBidi"/>
          <w:b w:val="0"/>
          <w:bCs w:val="0"/>
          <w:noProof/>
          <w:sz w:val="22"/>
          <w:szCs w:val="22"/>
        </w:rPr>
      </w:pPr>
      <w:ins w:id="155" w:author="RUBIANO SUAREZ ALISON KATHERINE" w:date="2024-11-28T15:23:00Z">
        <w:r w:rsidRPr="008B0E01">
          <w:rPr>
            <w:rStyle w:val="Hipervnculo"/>
            <w:noProof/>
          </w:rPr>
          <w:fldChar w:fldCharType="begin"/>
        </w:r>
        <w:r w:rsidRPr="008B0E01">
          <w:rPr>
            <w:rStyle w:val="Hipervnculo"/>
            <w:noProof/>
          </w:rPr>
          <w:instrText xml:space="preserve"> </w:instrText>
        </w:r>
        <w:r>
          <w:rPr>
            <w:noProof/>
          </w:rPr>
          <w:instrText>HYPERLINK \l "_Toc183699815"</w:instrText>
        </w:r>
        <w:r w:rsidRPr="008B0E01">
          <w:rPr>
            <w:rStyle w:val="Hipervnculo"/>
            <w:noProof/>
          </w:rPr>
          <w:instrText xml:space="preserve"> </w:instrText>
        </w:r>
        <w:r w:rsidRPr="008B0E01">
          <w:rPr>
            <w:rStyle w:val="Hipervnculo"/>
            <w:noProof/>
          </w:rPr>
          <w:fldChar w:fldCharType="separate"/>
        </w:r>
        <w:r w:rsidRPr="008B0E01">
          <w:rPr>
            <w:rStyle w:val="Hipervnculo"/>
            <w:rFonts w:asciiTheme="majorHAnsi" w:hAnsiTheme="majorHAnsi" w:cstheme="majorHAnsi"/>
            <w:noProof/>
          </w:rPr>
          <w:t>6.</w:t>
        </w:r>
        <w:r>
          <w:rPr>
            <w:rFonts w:eastAsiaTheme="minorEastAsia" w:cstheme="minorBidi"/>
            <w:b w:val="0"/>
            <w:bCs w:val="0"/>
            <w:noProof/>
            <w:sz w:val="22"/>
            <w:szCs w:val="22"/>
          </w:rPr>
          <w:tab/>
        </w:r>
        <w:r w:rsidRPr="008B0E01">
          <w:rPr>
            <w:rStyle w:val="Hipervnculo"/>
            <w:rFonts w:asciiTheme="majorHAnsi" w:hAnsiTheme="majorHAnsi" w:cstheme="majorHAnsi"/>
            <w:noProof/>
          </w:rPr>
          <w:t>RELACIÓN DE ANEXOS</w:t>
        </w:r>
        <w:r>
          <w:rPr>
            <w:noProof/>
            <w:webHidden/>
          </w:rPr>
          <w:tab/>
        </w:r>
        <w:r>
          <w:rPr>
            <w:noProof/>
            <w:webHidden/>
          </w:rPr>
          <w:fldChar w:fldCharType="begin"/>
        </w:r>
        <w:r>
          <w:rPr>
            <w:noProof/>
            <w:webHidden/>
          </w:rPr>
          <w:instrText xml:space="preserve"> PAGEREF _Toc183699815 \h </w:instrText>
        </w:r>
      </w:ins>
      <w:r>
        <w:rPr>
          <w:noProof/>
          <w:webHidden/>
        </w:rPr>
      </w:r>
      <w:r>
        <w:rPr>
          <w:noProof/>
          <w:webHidden/>
        </w:rPr>
        <w:fldChar w:fldCharType="separate"/>
      </w:r>
      <w:ins w:id="156" w:author="RUBIANO SUAREZ ALISON KATHERINE" w:date="2024-11-28T15:23:00Z">
        <w:r>
          <w:rPr>
            <w:noProof/>
            <w:webHidden/>
          </w:rPr>
          <w:t>3</w:t>
        </w:r>
        <w:r>
          <w:rPr>
            <w:noProof/>
            <w:webHidden/>
          </w:rPr>
          <w:fldChar w:fldCharType="end"/>
        </w:r>
        <w:r w:rsidRPr="008B0E01">
          <w:rPr>
            <w:rStyle w:val="Hipervnculo"/>
            <w:noProof/>
          </w:rPr>
          <w:fldChar w:fldCharType="end"/>
        </w:r>
      </w:ins>
    </w:p>
    <w:p w14:paraId="4A53A9C8" w14:textId="3672028F" w:rsidR="00BE36DC" w:rsidDel="00FF2C39" w:rsidRDefault="00BE36DC">
      <w:pPr>
        <w:pStyle w:val="TDC1"/>
        <w:tabs>
          <w:tab w:val="left" w:pos="440"/>
          <w:tab w:val="right" w:leader="dot" w:pos="9962"/>
        </w:tabs>
        <w:rPr>
          <w:del w:id="157" w:author="RUBIANO SUAREZ ALISON KATHERINE" w:date="2024-11-28T15:23:00Z"/>
          <w:rFonts w:eastAsiaTheme="minorEastAsia" w:cstheme="minorBidi"/>
          <w:b w:val="0"/>
          <w:bCs w:val="0"/>
          <w:noProof/>
          <w:sz w:val="22"/>
          <w:szCs w:val="22"/>
        </w:rPr>
      </w:pPr>
      <w:del w:id="158" w:author="RUBIANO SUAREZ ALISON KATHERINE" w:date="2024-11-28T15:23:00Z">
        <w:r w:rsidRPr="00FF2C39" w:rsidDel="00FF2C39">
          <w:rPr>
            <w:rPrChange w:id="159" w:author="RUBIANO SUAREZ ALISON KATHERINE" w:date="2024-11-28T15:23:00Z">
              <w:rPr>
                <w:rStyle w:val="Hipervnculo"/>
                <w:rFonts w:asciiTheme="majorHAnsi" w:hAnsiTheme="majorHAnsi" w:cstheme="majorHAnsi"/>
                <w:b w:val="0"/>
                <w:bCs w:val="0"/>
                <w:noProof/>
              </w:rPr>
            </w:rPrChange>
          </w:rPr>
          <w:delText>1.</w:delText>
        </w:r>
        <w:r w:rsidDel="00FF2C39">
          <w:rPr>
            <w:rFonts w:eastAsiaTheme="minorEastAsia" w:cstheme="minorBidi"/>
            <w:b w:val="0"/>
            <w:bCs w:val="0"/>
            <w:noProof/>
            <w:sz w:val="22"/>
            <w:szCs w:val="22"/>
          </w:rPr>
          <w:tab/>
        </w:r>
        <w:r w:rsidRPr="00FF2C39" w:rsidDel="00FF2C39">
          <w:rPr>
            <w:rPrChange w:id="160" w:author="RUBIANO SUAREZ ALISON KATHERINE" w:date="2024-11-28T15:23:00Z">
              <w:rPr>
                <w:rStyle w:val="Hipervnculo"/>
                <w:rFonts w:asciiTheme="majorHAnsi" w:hAnsiTheme="majorHAnsi" w:cstheme="majorHAnsi"/>
                <w:b w:val="0"/>
                <w:bCs w:val="0"/>
                <w:noProof/>
              </w:rPr>
            </w:rPrChange>
          </w:rPr>
          <w:delText>JUSTIFICACIÓN</w:delText>
        </w:r>
        <w:r w:rsidDel="00FF2C39">
          <w:rPr>
            <w:noProof/>
            <w:webHidden/>
          </w:rPr>
          <w:tab/>
          <w:delText>6</w:delText>
        </w:r>
      </w:del>
    </w:p>
    <w:p w14:paraId="06A5369A" w14:textId="717A66DF" w:rsidR="00BE36DC" w:rsidDel="00FF2C39" w:rsidRDefault="00BE36DC">
      <w:pPr>
        <w:pStyle w:val="TDC1"/>
        <w:tabs>
          <w:tab w:val="left" w:pos="440"/>
          <w:tab w:val="right" w:leader="dot" w:pos="9962"/>
        </w:tabs>
        <w:rPr>
          <w:del w:id="161" w:author="RUBIANO SUAREZ ALISON KATHERINE" w:date="2024-11-28T15:23:00Z"/>
          <w:rFonts w:eastAsiaTheme="minorEastAsia" w:cstheme="minorBidi"/>
          <w:b w:val="0"/>
          <w:bCs w:val="0"/>
          <w:noProof/>
          <w:sz w:val="22"/>
          <w:szCs w:val="22"/>
        </w:rPr>
      </w:pPr>
      <w:del w:id="162" w:author="RUBIANO SUAREZ ALISON KATHERINE" w:date="2024-11-28T15:23:00Z">
        <w:r w:rsidRPr="00FF2C39" w:rsidDel="00FF2C39">
          <w:rPr>
            <w:rPrChange w:id="163" w:author="RUBIANO SUAREZ ALISON KATHERINE" w:date="2024-11-28T15:23:00Z">
              <w:rPr>
                <w:rStyle w:val="Hipervnculo"/>
                <w:rFonts w:asciiTheme="majorHAnsi" w:hAnsiTheme="majorHAnsi" w:cstheme="majorHAnsi"/>
                <w:b w:val="0"/>
                <w:bCs w:val="0"/>
                <w:noProof/>
              </w:rPr>
            </w:rPrChange>
          </w:rPr>
          <w:delText>2.</w:delText>
        </w:r>
        <w:r w:rsidDel="00FF2C39">
          <w:rPr>
            <w:rFonts w:eastAsiaTheme="minorEastAsia" w:cstheme="minorBidi"/>
            <w:b w:val="0"/>
            <w:bCs w:val="0"/>
            <w:noProof/>
            <w:sz w:val="22"/>
            <w:szCs w:val="22"/>
          </w:rPr>
          <w:tab/>
        </w:r>
        <w:r w:rsidRPr="00FF2C39" w:rsidDel="00FF2C39">
          <w:rPr>
            <w:rPrChange w:id="164" w:author="RUBIANO SUAREZ ALISON KATHERINE" w:date="2024-11-28T15:23:00Z">
              <w:rPr>
                <w:rStyle w:val="Hipervnculo"/>
                <w:rFonts w:asciiTheme="majorHAnsi" w:hAnsiTheme="majorHAnsi" w:cstheme="majorHAnsi"/>
                <w:b w:val="0"/>
                <w:bCs w:val="0"/>
                <w:noProof/>
              </w:rPr>
            </w:rPrChange>
          </w:rPr>
          <w:delText>CONDICIONES DE CALIDAD</w:delText>
        </w:r>
        <w:r w:rsidDel="00FF2C39">
          <w:rPr>
            <w:noProof/>
            <w:webHidden/>
          </w:rPr>
          <w:tab/>
          <w:delText>8</w:delText>
        </w:r>
      </w:del>
    </w:p>
    <w:p w14:paraId="0B2C565D" w14:textId="24380CA2" w:rsidR="00BE36DC" w:rsidDel="00FF2C39" w:rsidRDefault="00BE36DC">
      <w:pPr>
        <w:pStyle w:val="TDC1"/>
        <w:tabs>
          <w:tab w:val="left" w:pos="660"/>
          <w:tab w:val="right" w:leader="dot" w:pos="9962"/>
        </w:tabs>
        <w:rPr>
          <w:del w:id="165" w:author="RUBIANO SUAREZ ALISON KATHERINE" w:date="2024-11-28T15:23:00Z"/>
          <w:rFonts w:eastAsiaTheme="minorEastAsia" w:cstheme="minorBidi"/>
          <w:b w:val="0"/>
          <w:bCs w:val="0"/>
          <w:noProof/>
          <w:sz w:val="22"/>
          <w:szCs w:val="22"/>
        </w:rPr>
      </w:pPr>
      <w:del w:id="166" w:author="RUBIANO SUAREZ ALISON KATHERINE" w:date="2024-11-28T15:23:00Z">
        <w:r w:rsidRPr="00FF2C39" w:rsidDel="00FF2C39">
          <w:rPr>
            <w:rPrChange w:id="167" w:author="RUBIANO SUAREZ ALISON KATHERINE" w:date="2024-11-28T15:23:00Z">
              <w:rPr>
                <w:rStyle w:val="Hipervnculo"/>
                <w:rFonts w:asciiTheme="majorHAnsi" w:hAnsiTheme="majorHAnsi" w:cstheme="majorHAnsi"/>
                <w:b w:val="0"/>
                <w:bCs w:val="0"/>
                <w:noProof/>
              </w:rPr>
            </w:rPrChange>
          </w:rPr>
          <w:delText>2.1</w:delText>
        </w:r>
        <w:r w:rsidDel="00FF2C39">
          <w:rPr>
            <w:rFonts w:eastAsiaTheme="minorEastAsia" w:cstheme="minorBidi"/>
            <w:b w:val="0"/>
            <w:bCs w:val="0"/>
            <w:noProof/>
            <w:sz w:val="22"/>
            <w:szCs w:val="22"/>
          </w:rPr>
          <w:tab/>
        </w:r>
        <w:r w:rsidRPr="00FF2C39" w:rsidDel="00FF2C39">
          <w:rPr>
            <w:rPrChange w:id="168" w:author="RUBIANO SUAREZ ALISON KATHERINE" w:date="2024-11-28T15:23:00Z">
              <w:rPr>
                <w:rStyle w:val="Hipervnculo"/>
                <w:rFonts w:asciiTheme="majorHAnsi" w:hAnsiTheme="majorHAnsi" w:cstheme="majorHAnsi"/>
                <w:b w:val="0"/>
                <w:bCs w:val="0"/>
                <w:noProof/>
              </w:rPr>
            </w:rPrChange>
          </w:rPr>
          <w:delText>Información General sobre el Proyecto Curricular</w:delText>
        </w:r>
        <w:r w:rsidDel="00FF2C39">
          <w:rPr>
            <w:noProof/>
            <w:webHidden/>
          </w:rPr>
          <w:tab/>
          <w:delText>8</w:delText>
        </w:r>
      </w:del>
    </w:p>
    <w:p w14:paraId="3EF9EBE7" w14:textId="04633AD2" w:rsidR="00BE36DC" w:rsidDel="00FF2C39" w:rsidRDefault="00BE36DC">
      <w:pPr>
        <w:pStyle w:val="TDC1"/>
        <w:tabs>
          <w:tab w:val="left" w:pos="440"/>
          <w:tab w:val="right" w:leader="dot" w:pos="9962"/>
        </w:tabs>
        <w:rPr>
          <w:del w:id="169" w:author="RUBIANO SUAREZ ALISON KATHERINE" w:date="2024-11-28T15:23:00Z"/>
          <w:rFonts w:eastAsiaTheme="minorEastAsia" w:cstheme="minorBidi"/>
          <w:b w:val="0"/>
          <w:bCs w:val="0"/>
          <w:noProof/>
          <w:sz w:val="22"/>
          <w:szCs w:val="22"/>
        </w:rPr>
      </w:pPr>
      <w:del w:id="170" w:author="RUBIANO SUAREZ ALISON KATHERINE" w:date="2024-11-28T15:23:00Z">
        <w:r w:rsidRPr="00FF2C39" w:rsidDel="00FF2C39">
          <w:rPr>
            <w:rPrChange w:id="171" w:author="RUBIANO SUAREZ ALISON KATHERINE" w:date="2024-11-28T15:23:00Z">
              <w:rPr>
                <w:rStyle w:val="Hipervnculo"/>
                <w:rFonts w:asciiTheme="majorHAnsi" w:hAnsiTheme="majorHAnsi" w:cstheme="majorHAnsi"/>
                <w:b w:val="0"/>
                <w:bCs w:val="0"/>
                <w:noProof/>
              </w:rPr>
            </w:rPrChange>
          </w:rPr>
          <w:delText>3.</w:delText>
        </w:r>
        <w:r w:rsidDel="00FF2C39">
          <w:rPr>
            <w:rFonts w:eastAsiaTheme="minorEastAsia" w:cstheme="minorBidi"/>
            <w:b w:val="0"/>
            <w:bCs w:val="0"/>
            <w:noProof/>
            <w:sz w:val="22"/>
            <w:szCs w:val="22"/>
          </w:rPr>
          <w:tab/>
        </w:r>
        <w:r w:rsidRPr="00FF2C39" w:rsidDel="00FF2C39">
          <w:rPr>
            <w:rPrChange w:id="172" w:author="RUBIANO SUAREZ ALISON KATHERINE" w:date="2024-11-28T15:23:00Z">
              <w:rPr>
                <w:rStyle w:val="Hipervnculo"/>
                <w:rFonts w:asciiTheme="majorHAnsi" w:hAnsiTheme="majorHAnsi" w:cstheme="majorHAnsi"/>
                <w:b w:val="0"/>
                <w:bCs w:val="0"/>
                <w:noProof/>
              </w:rPr>
            </w:rPrChange>
          </w:rPr>
          <w:delText>DISTRIBUCIÓN ACTUAL DE ESPACIOS ACADÉMICOS</w:delText>
        </w:r>
        <w:r w:rsidDel="00FF2C39">
          <w:rPr>
            <w:noProof/>
            <w:webHidden/>
          </w:rPr>
          <w:tab/>
          <w:delText>12</w:delText>
        </w:r>
      </w:del>
    </w:p>
    <w:p w14:paraId="14DBC6A6" w14:textId="77C59359" w:rsidR="00BE36DC" w:rsidDel="00FF2C39" w:rsidRDefault="00BE36DC">
      <w:pPr>
        <w:pStyle w:val="TDC1"/>
        <w:tabs>
          <w:tab w:val="left" w:pos="440"/>
          <w:tab w:val="right" w:leader="dot" w:pos="9962"/>
        </w:tabs>
        <w:rPr>
          <w:del w:id="173" w:author="RUBIANO SUAREZ ALISON KATHERINE" w:date="2024-11-28T15:23:00Z"/>
          <w:rFonts w:eastAsiaTheme="minorEastAsia" w:cstheme="minorBidi"/>
          <w:b w:val="0"/>
          <w:bCs w:val="0"/>
          <w:noProof/>
          <w:sz w:val="22"/>
          <w:szCs w:val="22"/>
        </w:rPr>
      </w:pPr>
      <w:del w:id="174" w:author="RUBIANO SUAREZ ALISON KATHERINE" w:date="2024-11-28T15:23:00Z">
        <w:r w:rsidRPr="00FF2C39" w:rsidDel="00FF2C39">
          <w:rPr>
            <w:rPrChange w:id="175" w:author="RUBIANO SUAREZ ALISON KATHERINE" w:date="2024-11-28T15:23:00Z">
              <w:rPr>
                <w:rStyle w:val="Hipervnculo"/>
                <w:rFonts w:asciiTheme="majorHAnsi" w:hAnsiTheme="majorHAnsi" w:cstheme="majorHAnsi"/>
                <w:b w:val="0"/>
                <w:bCs w:val="0"/>
                <w:noProof/>
              </w:rPr>
            </w:rPrChange>
          </w:rPr>
          <w:delText>4.</w:delText>
        </w:r>
        <w:r w:rsidDel="00FF2C39">
          <w:rPr>
            <w:rFonts w:eastAsiaTheme="minorEastAsia" w:cstheme="minorBidi"/>
            <w:b w:val="0"/>
            <w:bCs w:val="0"/>
            <w:noProof/>
            <w:sz w:val="22"/>
            <w:szCs w:val="22"/>
          </w:rPr>
          <w:tab/>
        </w:r>
        <w:r w:rsidRPr="00FF2C39" w:rsidDel="00FF2C39">
          <w:rPr>
            <w:rPrChange w:id="176" w:author="RUBIANO SUAREZ ALISON KATHERINE" w:date="2024-11-28T15:23:00Z">
              <w:rPr>
                <w:rStyle w:val="Hipervnculo"/>
                <w:rFonts w:asciiTheme="majorHAnsi" w:hAnsiTheme="majorHAnsi" w:cstheme="majorHAnsi"/>
                <w:b w:val="0"/>
                <w:bCs w:val="0"/>
                <w:noProof/>
              </w:rPr>
            </w:rPrChange>
          </w:rPr>
          <w:delText>COMPARACIÓN ENTRE PLANES DE ESTUDIO</w:delText>
        </w:r>
        <w:r w:rsidDel="00FF2C39">
          <w:rPr>
            <w:noProof/>
            <w:webHidden/>
          </w:rPr>
          <w:tab/>
          <w:delText>15</w:delText>
        </w:r>
      </w:del>
    </w:p>
    <w:p w14:paraId="4E609DF4" w14:textId="1F4AC293" w:rsidR="00BE36DC" w:rsidDel="00FF2C39" w:rsidRDefault="00BE36DC">
      <w:pPr>
        <w:pStyle w:val="TDC2"/>
        <w:tabs>
          <w:tab w:val="left" w:pos="880"/>
          <w:tab w:val="right" w:leader="dot" w:pos="9962"/>
        </w:tabs>
        <w:rPr>
          <w:del w:id="177" w:author="RUBIANO SUAREZ ALISON KATHERINE" w:date="2024-11-28T15:23:00Z"/>
          <w:rFonts w:asciiTheme="minorHAnsi" w:eastAsiaTheme="minorEastAsia" w:hAnsiTheme="minorHAnsi" w:cstheme="minorBidi"/>
          <w:noProof/>
          <w:sz w:val="22"/>
          <w:szCs w:val="22"/>
        </w:rPr>
      </w:pPr>
      <w:del w:id="178" w:author="RUBIANO SUAREZ ALISON KATHERINE" w:date="2024-11-28T15:23:00Z">
        <w:r w:rsidRPr="00FF2C39" w:rsidDel="00FF2C39">
          <w:rPr>
            <w:rPrChange w:id="179" w:author="RUBIANO SUAREZ ALISON KATHERINE" w:date="2024-11-28T15:23:00Z">
              <w:rPr>
                <w:rStyle w:val="Hipervnculo"/>
                <w:rFonts w:asciiTheme="majorHAnsi" w:hAnsiTheme="majorHAnsi" w:cstheme="majorHAnsi"/>
                <w:noProof/>
              </w:rPr>
            </w:rPrChange>
          </w:rPr>
          <w:delText>4.1</w:delText>
        </w:r>
        <w:r w:rsidDel="00FF2C39">
          <w:rPr>
            <w:rFonts w:asciiTheme="minorHAnsi" w:eastAsiaTheme="minorEastAsia" w:hAnsiTheme="minorHAnsi" w:cstheme="minorBidi"/>
            <w:noProof/>
            <w:sz w:val="22"/>
            <w:szCs w:val="22"/>
          </w:rPr>
          <w:tab/>
        </w:r>
        <w:r w:rsidRPr="00FF2C39" w:rsidDel="00FF2C39">
          <w:rPr>
            <w:rPrChange w:id="180" w:author="RUBIANO SUAREZ ALISON KATHERINE" w:date="2024-11-28T15:23:00Z">
              <w:rPr>
                <w:rStyle w:val="Hipervnculo"/>
                <w:rFonts w:asciiTheme="majorHAnsi" w:hAnsiTheme="majorHAnsi" w:cstheme="majorHAnsi"/>
                <w:noProof/>
              </w:rPr>
            </w:rPrChange>
          </w:rPr>
          <w:delText>Cambio en el nombre de espacios académicos.</w:delText>
        </w:r>
        <w:r w:rsidDel="00FF2C39">
          <w:rPr>
            <w:noProof/>
            <w:webHidden/>
          </w:rPr>
          <w:tab/>
          <w:delText>15</w:delText>
        </w:r>
      </w:del>
    </w:p>
    <w:p w14:paraId="6B9876B3" w14:textId="7D30C360" w:rsidR="00BE36DC" w:rsidDel="00FF2C39" w:rsidRDefault="00BE36DC">
      <w:pPr>
        <w:pStyle w:val="TDC2"/>
        <w:tabs>
          <w:tab w:val="left" w:pos="880"/>
          <w:tab w:val="right" w:leader="dot" w:pos="9962"/>
        </w:tabs>
        <w:rPr>
          <w:del w:id="181" w:author="RUBIANO SUAREZ ALISON KATHERINE" w:date="2024-11-28T15:23:00Z"/>
          <w:rFonts w:asciiTheme="minorHAnsi" w:eastAsiaTheme="minorEastAsia" w:hAnsiTheme="minorHAnsi" w:cstheme="minorBidi"/>
          <w:noProof/>
          <w:sz w:val="22"/>
          <w:szCs w:val="22"/>
        </w:rPr>
      </w:pPr>
      <w:del w:id="182" w:author="RUBIANO SUAREZ ALISON KATHERINE" w:date="2024-11-28T15:23:00Z">
        <w:r w:rsidRPr="00FF2C39" w:rsidDel="00FF2C39">
          <w:rPr>
            <w:rPrChange w:id="183" w:author="RUBIANO SUAREZ ALISON KATHERINE" w:date="2024-11-28T15:23:00Z">
              <w:rPr>
                <w:rStyle w:val="Hipervnculo"/>
                <w:rFonts w:asciiTheme="majorHAnsi" w:hAnsiTheme="majorHAnsi" w:cstheme="majorBidi"/>
                <w:noProof/>
              </w:rPr>
            </w:rPrChange>
          </w:rPr>
          <w:delText>4.2</w:delText>
        </w:r>
        <w:r w:rsidDel="00FF2C39">
          <w:rPr>
            <w:rFonts w:asciiTheme="minorHAnsi" w:eastAsiaTheme="minorEastAsia" w:hAnsiTheme="minorHAnsi" w:cstheme="minorBidi"/>
            <w:noProof/>
            <w:sz w:val="22"/>
            <w:szCs w:val="22"/>
          </w:rPr>
          <w:tab/>
        </w:r>
        <w:r w:rsidRPr="00FF2C39" w:rsidDel="00FF2C39">
          <w:rPr>
            <w:rPrChange w:id="184" w:author="RUBIANO SUAREZ ALISON KATHERINE" w:date="2024-11-28T15:23:00Z">
              <w:rPr>
                <w:rStyle w:val="Hipervnculo"/>
                <w:rFonts w:asciiTheme="majorHAnsi" w:hAnsiTheme="majorHAnsi" w:cstheme="majorBidi"/>
                <w:noProof/>
              </w:rPr>
            </w:rPrChange>
          </w:rPr>
          <w:delText>Justificación del concepto de profundización a énfasis.</w:delText>
        </w:r>
        <w:r w:rsidDel="00FF2C39">
          <w:rPr>
            <w:noProof/>
            <w:webHidden/>
          </w:rPr>
          <w:tab/>
          <w:delText>15</w:delText>
        </w:r>
      </w:del>
    </w:p>
    <w:p w14:paraId="530EA1CB" w14:textId="6FFD725E" w:rsidR="00BE36DC" w:rsidDel="00FF2C39" w:rsidRDefault="00BE36DC">
      <w:pPr>
        <w:pStyle w:val="TDC2"/>
        <w:tabs>
          <w:tab w:val="left" w:pos="880"/>
          <w:tab w:val="right" w:leader="dot" w:pos="9962"/>
        </w:tabs>
        <w:rPr>
          <w:del w:id="185" w:author="RUBIANO SUAREZ ALISON KATHERINE" w:date="2024-11-28T15:23:00Z"/>
          <w:rFonts w:asciiTheme="minorHAnsi" w:eastAsiaTheme="minorEastAsia" w:hAnsiTheme="minorHAnsi" w:cstheme="minorBidi"/>
          <w:noProof/>
          <w:sz w:val="22"/>
          <w:szCs w:val="22"/>
        </w:rPr>
      </w:pPr>
      <w:del w:id="186" w:author="RUBIANO SUAREZ ALISON KATHERINE" w:date="2024-11-28T15:23:00Z">
        <w:r w:rsidRPr="00FF2C39" w:rsidDel="00FF2C39">
          <w:rPr>
            <w:rPrChange w:id="187" w:author="RUBIANO SUAREZ ALISON KATHERINE" w:date="2024-11-28T15:23:00Z">
              <w:rPr>
                <w:rStyle w:val="Hipervnculo"/>
                <w:rFonts w:asciiTheme="majorHAnsi" w:hAnsiTheme="majorHAnsi" w:cstheme="majorHAnsi"/>
                <w:noProof/>
              </w:rPr>
            </w:rPrChange>
          </w:rPr>
          <w:delText>4.3</w:delText>
        </w:r>
        <w:r w:rsidDel="00FF2C39">
          <w:rPr>
            <w:rFonts w:asciiTheme="minorHAnsi" w:eastAsiaTheme="minorEastAsia" w:hAnsiTheme="minorHAnsi" w:cstheme="minorBidi"/>
            <w:noProof/>
            <w:sz w:val="22"/>
            <w:szCs w:val="22"/>
          </w:rPr>
          <w:tab/>
        </w:r>
        <w:r w:rsidRPr="00FF2C39" w:rsidDel="00FF2C39">
          <w:rPr>
            <w:rPrChange w:id="188" w:author="RUBIANO SUAREZ ALISON KATHERINE" w:date="2024-11-28T15:23:00Z">
              <w:rPr>
                <w:rStyle w:val="Hipervnculo"/>
                <w:rFonts w:asciiTheme="majorHAnsi" w:hAnsiTheme="majorHAnsi" w:cstheme="majorHAnsi"/>
                <w:noProof/>
              </w:rPr>
            </w:rPrChange>
          </w:rPr>
          <w:delText>Justificación de la reorganización de espacios académicos</w:delText>
        </w:r>
        <w:r w:rsidDel="00FF2C39">
          <w:rPr>
            <w:noProof/>
            <w:webHidden/>
          </w:rPr>
          <w:tab/>
          <w:delText>16</w:delText>
        </w:r>
      </w:del>
    </w:p>
    <w:p w14:paraId="7361D0D2" w14:textId="21F5C2C2" w:rsidR="00BE36DC" w:rsidDel="00FF2C39" w:rsidRDefault="00BE36DC">
      <w:pPr>
        <w:pStyle w:val="TDC1"/>
        <w:tabs>
          <w:tab w:val="left" w:pos="440"/>
          <w:tab w:val="right" w:leader="dot" w:pos="9962"/>
        </w:tabs>
        <w:rPr>
          <w:del w:id="189" w:author="RUBIANO SUAREZ ALISON KATHERINE" w:date="2024-11-28T15:23:00Z"/>
          <w:rFonts w:eastAsiaTheme="minorEastAsia" w:cstheme="minorBidi"/>
          <w:b w:val="0"/>
          <w:bCs w:val="0"/>
          <w:noProof/>
          <w:sz w:val="22"/>
          <w:szCs w:val="22"/>
        </w:rPr>
      </w:pPr>
      <w:del w:id="190" w:author="RUBIANO SUAREZ ALISON KATHERINE" w:date="2024-11-28T15:23:00Z">
        <w:r w:rsidRPr="00FF2C39" w:rsidDel="00FF2C39">
          <w:rPr>
            <w:rPrChange w:id="191" w:author="RUBIANO SUAREZ ALISON KATHERINE" w:date="2024-11-28T15:23:00Z">
              <w:rPr>
                <w:rStyle w:val="Hipervnculo"/>
                <w:rFonts w:asciiTheme="majorHAnsi" w:hAnsiTheme="majorHAnsi" w:cstheme="majorHAnsi"/>
                <w:b w:val="0"/>
                <w:bCs w:val="0"/>
                <w:noProof/>
              </w:rPr>
            </w:rPrChange>
          </w:rPr>
          <w:delText>5.</w:delText>
        </w:r>
        <w:r w:rsidDel="00FF2C39">
          <w:rPr>
            <w:rFonts w:eastAsiaTheme="minorEastAsia" w:cstheme="minorBidi"/>
            <w:b w:val="0"/>
            <w:bCs w:val="0"/>
            <w:noProof/>
            <w:sz w:val="22"/>
            <w:szCs w:val="22"/>
          </w:rPr>
          <w:tab/>
        </w:r>
        <w:r w:rsidRPr="00FF2C39" w:rsidDel="00FF2C39">
          <w:rPr>
            <w:rPrChange w:id="192" w:author="RUBIANO SUAREZ ALISON KATHERINE" w:date="2024-11-28T15:23:00Z">
              <w:rPr>
                <w:rStyle w:val="Hipervnculo"/>
                <w:rFonts w:asciiTheme="majorHAnsi" w:hAnsiTheme="majorHAnsi" w:cstheme="majorHAnsi"/>
                <w:b w:val="0"/>
                <w:bCs w:val="0"/>
                <w:noProof/>
              </w:rPr>
            </w:rPrChange>
          </w:rPr>
          <w:delText>PLAN DE HOMOLOGACIÓN Y TRANSICIÓN</w:delText>
        </w:r>
        <w:r w:rsidDel="00FF2C39">
          <w:rPr>
            <w:noProof/>
            <w:webHidden/>
          </w:rPr>
          <w:tab/>
          <w:delText>1</w:delText>
        </w:r>
      </w:del>
    </w:p>
    <w:p w14:paraId="0A94ED98" w14:textId="079AF6BE" w:rsidR="00BE36DC" w:rsidDel="00FF2C39" w:rsidRDefault="00BE36DC">
      <w:pPr>
        <w:pStyle w:val="TDC1"/>
        <w:tabs>
          <w:tab w:val="left" w:pos="440"/>
          <w:tab w:val="right" w:leader="dot" w:pos="9962"/>
        </w:tabs>
        <w:rPr>
          <w:del w:id="193" w:author="RUBIANO SUAREZ ALISON KATHERINE" w:date="2024-11-28T15:23:00Z"/>
          <w:rFonts w:eastAsiaTheme="minorEastAsia" w:cstheme="minorBidi"/>
          <w:b w:val="0"/>
          <w:bCs w:val="0"/>
          <w:noProof/>
          <w:sz w:val="22"/>
          <w:szCs w:val="22"/>
        </w:rPr>
      </w:pPr>
      <w:del w:id="194" w:author="RUBIANO SUAREZ ALISON KATHERINE" w:date="2024-11-28T15:23:00Z">
        <w:r w:rsidRPr="00FF2C39" w:rsidDel="00FF2C39">
          <w:rPr>
            <w:rPrChange w:id="195" w:author="RUBIANO SUAREZ ALISON KATHERINE" w:date="2024-11-28T15:23:00Z">
              <w:rPr>
                <w:rStyle w:val="Hipervnculo"/>
                <w:rFonts w:asciiTheme="majorHAnsi" w:hAnsiTheme="majorHAnsi" w:cstheme="majorHAnsi"/>
                <w:b w:val="0"/>
                <w:bCs w:val="0"/>
                <w:noProof/>
              </w:rPr>
            </w:rPrChange>
          </w:rPr>
          <w:delText>6.</w:delText>
        </w:r>
        <w:r w:rsidDel="00FF2C39">
          <w:rPr>
            <w:rFonts w:eastAsiaTheme="minorEastAsia" w:cstheme="minorBidi"/>
            <w:b w:val="0"/>
            <w:bCs w:val="0"/>
            <w:noProof/>
            <w:sz w:val="22"/>
            <w:szCs w:val="22"/>
          </w:rPr>
          <w:tab/>
        </w:r>
        <w:r w:rsidRPr="00FF2C39" w:rsidDel="00FF2C39">
          <w:rPr>
            <w:rPrChange w:id="196" w:author="RUBIANO SUAREZ ALISON KATHERINE" w:date="2024-11-28T15:23:00Z">
              <w:rPr>
                <w:rStyle w:val="Hipervnculo"/>
                <w:rFonts w:asciiTheme="majorHAnsi" w:hAnsiTheme="majorHAnsi" w:cstheme="majorHAnsi"/>
                <w:b w:val="0"/>
                <w:bCs w:val="0"/>
                <w:noProof/>
              </w:rPr>
            </w:rPrChange>
          </w:rPr>
          <w:delText xml:space="preserve">RELACIÓN DE ANEXOS </w:delText>
        </w:r>
        <w:r w:rsidDel="00FF2C39">
          <w:rPr>
            <w:noProof/>
            <w:webHidden/>
          </w:rPr>
          <w:tab/>
          <w:delText>3</w:delText>
        </w:r>
      </w:del>
    </w:p>
    <w:p w14:paraId="6DFB5BF2" w14:textId="2292DCE3" w:rsidR="00406041" w:rsidRPr="007E60C8" w:rsidRDefault="003D5244">
      <w:pPr>
        <w:rPr>
          <w:rFonts w:asciiTheme="majorHAnsi" w:hAnsiTheme="majorHAnsi" w:cstheme="majorBidi"/>
          <w:sz w:val="22"/>
          <w:szCs w:val="22"/>
          <w:lang w:val="es-ES" w:eastAsia="es-ES"/>
        </w:rPr>
      </w:pPr>
      <w:r w:rsidRPr="7A549460">
        <w:rPr>
          <w:rFonts w:asciiTheme="majorHAnsi" w:hAnsiTheme="majorHAnsi" w:cstheme="majorBidi"/>
          <w:sz w:val="22"/>
          <w:szCs w:val="22"/>
          <w:lang w:val="es-ES" w:eastAsia="es-ES"/>
        </w:rPr>
        <w:fldChar w:fldCharType="end"/>
      </w:r>
    </w:p>
    <w:p w14:paraId="37476957" w14:textId="49A10885" w:rsidR="00406041" w:rsidRPr="007E60C8" w:rsidRDefault="000C5214">
      <w:pPr>
        <w:spacing w:after="200"/>
        <w:rPr>
          <w:rFonts w:asciiTheme="majorHAnsi" w:hAnsiTheme="majorHAnsi" w:cstheme="majorHAnsi"/>
          <w:sz w:val="22"/>
          <w:szCs w:val="22"/>
          <w:lang w:val="es-ES" w:eastAsia="es-ES"/>
        </w:rPr>
      </w:pPr>
      <w:r w:rsidRPr="007E60C8">
        <w:rPr>
          <w:rFonts w:asciiTheme="majorHAnsi" w:hAnsiTheme="majorHAnsi" w:cstheme="majorHAnsi"/>
          <w:lang w:val="es-ES" w:eastAsia="es-ES"/>
        </w:rPr>
        <w:br w:type="page"/>
      </w:r>
    </w:p>
    <w:p w14:paraId="04416625" w14:textId="10852E95" w:rsidR="00234B8E" w:rsidRPr="00FF2C39" w:rsidRDefault="00234B8E">
      <w:pPr>
        <w:pStyle w:val="Ttulo1"/>
        <w:numPr>
          <w:ilvl w:val="0"/>
          <w:numId w:val="11"/>
        </w:numPr>
        <w:rPr>
          <w:ins w:id="197" w:author="RUBIANO SUAREZ ALISON KATHERINE" w:date="2024-11-28T15:20:00Z"/>
          <w:rFonts w:asciiTheme="majorHAnsi" w:hAnsiTheme="majorHAnsi" w:cstheme="majorHAnsi"/>
          <w:sz w:val="22"/>
          <w:szCs w:val="22"/>
          <w:rPrChange w:id="198" w:author="RUBIANO SUAREZ ALISON KATHERINE" w:date="2024-11-28T15:22:00Z">
            <w:rPr>
              <w:ins w:id="199" w:author="RUBIANO SUAREZ ALISON KATHERINE" w:date="2024-11-28T15:20:00Z"/>
            </w:rPr>
          </w:rPrChange>
        </w:rPr>
        <w:pPrChange w:id="200" w:author="RUBIANO SUAREZ ALISON KATHERINE" w:date="2024-11-28T15:22:00Z">
          <w:pPr>
            <w:keepNext/>
            <w:keepLines/>
            <w:pBdr>
              <w:top w:val="nil"/>
              <w:left w:val="nil"/>
              <w:bottom w:val="nil"/>
              <w:right w:val="nil"/>
              <w:between w:val="nil"/>
            </w:pBdr>
            <w:ind w:hanging="2"/>
          </w:pPr>
        </w:pPrChange>
      </w:pPr>
      <w:bookmarkStart w:id="201" w:name="_Toc169506950"/>
      <w:bookmarkStart w:id="202" w:name="_Toc169508108"/>
      <w:bookmarkStart w:id="203" w:name="_Toc183699805"/>
      <w:ins w:id="204" w:author="RUBIANO SUAREZ ALISON KATHERINE" w:date="2024-11-28T15:20:00Z">
        <w:r w:rsidRPr="00FF2C39">
          <w:rPr>
            <w:rFonts w:asciiTheme="majorHAnsi" w:hAnsiTheme="majorHAnsi" w:cstheme="majorBidi"/>
            <w:sz w:val="22"/>
            <w:szCs w:val="22"/>
            <w:rPrChange w:id="205" w:author="RUBIANO SUAREZ ALISON KATHERINE" w:date="2024-11-28T15:22:00Z">
              <w:rPr>
                <w:b/>
                <w:bCs/>
              </w:rPr>
            </w:rPrChange>
          </w:rPr>
          <w:lastRenderedPageBreak/>
          <w:t>PRESENTACIÓN</w:t>
        </w:r>
        <w:bookmarkEnd w:id="203"/>
        <w:r w:rsidRPr="00FF2C39">
          <w:rPr>
            <w:sz w:val="22"/>
            <w:szCs w:val="22"/>
            <w:rPrChange w:id="206" w:author="RUBIANO SUAREZ ALISON KATHERINE" w:date="2024-11-28T15:22:00Z">
              <w:rPr>
                <w:b/>
                <w:bCs/>
              </w:rPr>
            </w:rPrChange>
          </w:rPr>
          <w:tab/>
        </w:r>
      </w:ins>
    </w:p>
    <w:p w14:paraId="5BF84353" w14:textId="77777777" w:rsidR="00234B8E" w:rsidRPr="007E60C8" w:rsidRDefault="00234B8E" w:rsidP="00234B8E">
      <w:pPr>
        <w:spacing w:after="160"/>
        <w:ind w:hanging="2"/>
        <w:jc w:val="both"/>
        <w:rPr>
          <w:ins w:id="207" w:author="RUBIANO SUAREZ ALISON KATHERINE" w:date="2024-11-28T15:20:00Z"/>
          <w:rFonts w:asciiTheme="majorHAnsi" w:hAnsiTheme="majorHAnsi" w:cstheme="majorBidi"/>
          <w:sz w:val="22"/>
          <w:szCs w:val="22"/>
        </w:rPr>
      </w:pPr>
    </w:p>
    <w:p w14:paraId="5E3BB598" w14:textId="6713F4C7" w:rsidR="00234B8E" w:rsidRPr="007E60C8" w:rsidRDefault="00234B8E" w:rsidP="00234B8E">
      <w:pPr>
        <w:spacing w:after="160"/>
        <w:ind w:hanging="2"/>
        <w:jc w:val="both"/>
        <w:rPr>
          <w:ins w:id="208" w:author="RUBIANO SUAREZ ALISON KATHERINE" w:date="2024-11-28T15:20:00Z"/>
          <w:rFonts w:asciiTheme="majorHAnsi" w:hAnsiTheme="majorHAnsi" w:cstheme="majorBidi"/>
          <w:sz w:val="22"/>
          <w:szCs w:val="22"/>
          <w:lang w:eastAsia="es-ES"/>
        </w:rPr>
      </w:pPr>
      <w:ins w:id="209" w:author="RUBIANO SUAREZ ALISON KATHERINE" w:date="2024-11-28T15:20:00Z">
        <w:r w:rsidRPr="5E7F5D34">
          <w:rPr>
            <w:rFonts w:asciiTheme="majorHAnsi" w:hAnsiTheme="majorHAnsi" w:cstheme="majorBidi"/>
            <w:sz w:val="22"/>
            <w:szCs w:val="22"/>
            <w:lang w:eastAsia="es-ES"/>
          </w:rPr>
          <w:t xml:space="preserve">El presente documento tiene como fin sustentar las modificaciones al plan de estudios de la Maestría en Ciencias de la Información y las Comunicaciones (componentes Investigación y Profundización), estos cambios fueron discutidos dentro del proyecto curricular y son el resultado del proceso de análisis, de autoevaluación y de evolución del programa a nivel de maestría. </w:t>
        </w:r>
      </w:ins>
    </w:p>
    <w:p w14:paraId="33B27E62" w14:textId="77777777" w:rsidR="00234B8E" w:rsidRPr="007E60C8" w:rsidRDefault="00234B8E" w:rsidP="00234B8E">
      <w:pPr>
        <w:spacing w:after="160"/>
        <w:ind w:hanging="2"/>
        <w:jc w:val="both"/>
        <w:rPr>
          <w:ins w:id="210" w:author="RUBIANO SUAREZ ALISON KATHERINE" w:date="2024-11-28T15:20:00Z"/>
          <w:rFonts w:asciiTheme="majorHAnsi" w:hAnsiTheme="majorHAnsi" w:cstheme="majorBidi"/>
          <w:sz w:val="22"/>
          <w:szCs w:val="22"/>
          <w:lang w:eastAsia="es-ES"/>
        </w:rPr>
      </w:pPr>
      <w:ins w:id="211" w:author="RUBIANO SUAREZ ALISON KATHERINE" w:date="2024-11-28T15:20:00Z">
        <w:r w:rsidRPr="3B5BE5AE">
          <w:rPr>
            <w:rFonts w:asciiTheme="majorHAnsi" w:hAnsiTheme="majorHAnsi" w:cstheme="majorBidi"/>
            <w:sz w:val="22"/>
            <w:szCs w:val="22"/>
            <w:lang w:eastAsia="es-ES"/>
          </w:rPr>
          <w:t xml:space="preserve">Las modificaciones precisan la organización de los espacios académicos del programa, en cada uno de los énfasis respectivos mediante la </w:t>
        </w:r>
        <w:r>
          <w:fldChar w:fldCharType="begin"/>
        </w:r>
        <w:r>
          <w:instrText xml:space="preserve"> HYPERLINK "https://sgral.udistrital.edu.co/xdata/csu/res_2002-032.pdf" </w:instrText>
        </w:r>
        <w:r>
          <w:fldChar w:fldCharType="separate"/>
        </w:r>
        <w:r w:rsidRPr="3B5BE5AE">
          <w:rPr>
            <w:rStyle w:val="Hipervnculo"/>
            <w:rFonts w:asciiTheme="majorHAnsi" w:hAnsiTheme="majorHAnsi" w:cstheme="majorBidi"/>
            <w:position w:val="0"/>
            <w:sz w:val="22"/>
            <w:szCs w:val="22"/>
            <w:lang w:eastAsia="es-ES"/>
          </w:rPr>
          <w:t>Resolución No. 032 del 21 de Octubre de 2002 expedida por el Consejo Superior Universitario</w:t>
        </w:r>
        <w:r>
          <w:rPr>
            <w:rStyle w:val="Hipervnculo"/>
            <w:rFonts w:asciiTheme="majorHAnsi" w:hAnsiTheme="majorHAnsi" w:cstheme="majorBidi"/>
            <w:position w:val="0"/>
            <w:sz w:val="22"/>
            <w:szCs w:val="22"/>
            <w:lang w:eastAsia="es-ES"/>
          </w:rPr>
          <w:fldChar w:fldCharType="end"/>
        </w:r>
        <w:r w:rsidRPr="3B5BE5AE">
          <w:rPr>
            <w:rFonts w:asciiTheme="majorHAnsi" w:hAnsiTheme="majorHAnsi" w:cstheme="majorBidi"/>
            <w:sz w:val="22"/>
            <w:szCs w:val="22"/>
            <w:lang w:eastAsia="es-ES"/>
          </w:rPr>
          <w:t xml:space="preserve">, como son: 1)Teleinformática, 2)Ingeniería de Software, 3)Geomática y 4)Inteligencia Artificial, esta organización promueve la ampliación de los </w:t>
        </w:r>
        <w:r w:rsidRPr="005B2C0D">
          <w:rPr>
            <w:rFonts w:asciiTheme="majorHAnsi" w:hAnsiTheme="majorHAnsi" w:cstheme="majorBidi"/>
            <w:sz w:val="22"/>
            <w:szCs w:val="22"/>
            <w:lang w:eastAsia="es-ES"/>
          </w:rPr>
          <w:t>espacios académicos</w:t>
        </w:r>
        <w:r w:rsidRPr="3B5BE5AE">
          <w:rPr>
            <w:rFonts w:asciiTheme="majorHAnsi" w:hAnsiTheme="majorHAnsi" w:cstheme="majorBidi"/>
            <w:sz w:val="22"/>
            <w:szCs w:val="22"/>
            <w:lang w:eastAsia="es-ES"/>
          </w:rPr>
          <w:t xml:space="preserve"> y áreas de conocimiento del proyecto curricular de Maestría en Ciencias de la Información y las Comunicaciones, permitiendo </w:t>
        </w:r>
        <w:r>
          <w:rPr>
            <w:rFonts w:asciiTheme="majorHAnsi" w:hAnsiTheme="majorHAnsi" w:cstheme="majorBidi"/>
            <w:sz w:val="22"/>
            <w:szCs w:val="22"/>
            <w:lang w:eastAsia="es-ES"/>
          </w:rPr>
          <w:t xml:space="preserve">que se mantenga abierta </w:t>
        </w:r>
        <w:r w:rsidRPr="3B5BE5AE">
          <w:rPr>
            <w:rFonts w:asciiTheme="majorHAnsi" w:hAnsiTheme="majorHAnsi" w:cstheme="majorBidi"/>
            <w:sz w:val="22"/>
            <w:szCs w:val="22"/>
            <w:lang w:eastAsia="es-ES"/>
          </w:rPr>
          <w:t xml:space="preserve">la oferta y creación de diferentes </w:t>
        </w:r>
        <w:r w:rsidRPr="005B2C0D">
          <w:rPr>
            <w:rFonts w:asciiTheme="majorHAnsi" w:hAnsiTheme="majorHAnsi" w:cstheme="majorBidi"/>
            <w:sz w:val="22"/>
            <w:szCs w:val="22"/>
            <w:lang w:eastAsia="es-ES"/>
          </w:rPr>
          <w:t>espacios académicos</w:t>
        </w:r>
        <w:r w:rsidRPr="3B5BE5AE">
          <w:rPr>
            <w:rFonts w:asciiTheme="majorHAnsi" w:hAnsiTheme="majorHAnsi" w:cstheme="majorBidi"/>
            <w:sz w:val="22"/>
            <w:szCs w:val="22"/>
            <w:lang w:eastAsia="es-ES"/>
          </w:rPr>
          <w:t>, soportando así la actualización continua requerida en los procesos de investigación para el desarrollo académico integral de los estudiantes</w:t>
        </w:r>
        <w:r>
          <w:rPr>
            <w:rFonts w:asciiTheme="majorHAnsi" w:hAnsiTheme="majorHAnsi" w:cstheme="majorBidi"/>
            <w:sz w:val="22"/>
            <w:szCs w:val="22"/>
            <w:lang w:eastAsia="es-ES"/>
          </w:rPr>
          <w:t xml:space="preserve"> y que el proyecto curricular en pro de fortalecer la generación de nuevo conocimiento de apertura a nuevos espacios académicos en el futuro.</w:t>
        </w:r>
      </w:ins>
    </w:p>
    <w:p w14:paraId="61A73A3C" w14:textId="53A1D306" w:rsidR="00234B8E" w:rsidRPr="007E60C8" w:rsidRDefault="00234B8E" w:rsidP="00234B8E">
      <w:pPr>
        <w:spacing w:after="160"/>
        <w:ind w:hanging="2"/>
        <w:jc w:val="both"/>
        <w:rPr>
          <w:ins w:id="212" w:author="RUBIANO SUAREZ ALISON KATHERINE" w:date="2024-11-28T15:20:00Z"/>
          <w:rFonts w:asciiTheme="majorHAnsi" w:hAnsiTheme="majorHAnsi" w:cstheme="majorBidi"/>
          <w:sz w:val="22"/>
          <w:szCs w:val="22"/>
          <w:lang w:eastAsia="es-ES"/>
        </w:rPr>
      </w:pPr>
      <w:ins w:id="213" w:author="RUBIANO SUAREZ ALISON KATHERINE" w:date="2024-11-28T15:20:00Z">
        <w:r w:rsidRPr="5E7F5D34">
          <w:rPr>
            <w:rFonts w:asciiTheme="majorHAnsi" w:hAnsiTheme="majorHAnsi" w:cstheme="majorBidi"/>
            <w:sz w:val="22"/>
            <w:szCs w:val="22"/>
            <w:lang w:eastAsia="es-ES"/>
          </w:rPr>
          <w:t>La principal modificación propuesta en este documento se presenta al dar apertura al cuarto (4) énfasis del proyecto curricular “</w:t>
        </w:r>
        <w:r w:rsidRPr="5E7F5D34">
          <w:rPr>
            <w:rFonts w:asciiTheme="majorHAnsi" w:hAnsiTheme="majorHAnsi" w:cstheme="majorBidi"/>
            <w:b/>
            <w:bCs/>
            <w:sz w:val="22"/>
            <w:szCs w:val="22"/>
            <w:lang w:eastAsia="es-ES"/>
          </w:rPr>
          <w:t>Inteligencia Artificial</w:t>
        </w:r>
        <w:r>
          <w:rPr>
            <w:rFonts w:asciiTheme="majorHAnsi" w:hAnsiTheme="majorHAnsi" w:cstheme="majorBidi"/>
            <w:b/>
            <w:bCs/>
            <w:sz w:val="22"/>
            <w:szCs w:val="22"/>
            <w:lang w:eastAsia="es-ES"/>
          </w:rPr>
          <w:t xml:space="preserve"> (IA)</w:t>
        </w:r>
        <w:r w:rsidRPr="5E7F5D34">
          <w:rPr>
            <w:rFonts w:asciiTheme="majorHAnsi" w:hAnsiTheme="majorHAnsi" w:cstheme="majorBidi"/>
            <w:b/>
            <w:bCs/>
            <w:sz w:val="22"/>
            <w:szCs w:val="22"/>
            <w:lang w:eastAsia="es-ES"/>
          </w:rPr>
          <w:t>”</w:t>
        </w:r>
        <w:r w:rsidRPr="5E7F5D34">
          <w:rPr>
            <w:rFonts w:asciiTheme="majorHAnsi" w:hAnsiTheme="majorHAnsi" w:cstheme="majorBidi"/>
            <w:sz w:val="22"/>
            <w:szCs w:val="22"/>
            <w:lang w:eastAsia="es-ES"/>
          </w:rPr>
          <w:t xml:space="preserve">, el cual se encontraba aprobado en la </w:t>
        </w:r>
        <w:r>
          <w:fldChar w:fldCharType="begin"/>
        </w:r>
        <w:r>
          <w:instrText xml:space="preserve"> HYPERLINK "https://sgral.udistrital.edu.co/xdata/csu/res_2002-032.pdf" </w:instrText>
        </w:r>
        <w:r>
          <w:fldChar w:fldCharType="separate"/>
        </w:r>
        <w:r w:rsidRPr="005B2C0D">
          <w:rPr>
            <w:rStyle w:val="Hipervnculo"/>
            <w:position w:val="0"/>
          </w:rPr>
          <w:t xml:space="preserve">Resolución 032 </w:t>
        </w:r>
        <w:r w:rsidRPr="5E7F5D34">
          <w:rPr>
            <w:rStyle w:val="Hipervnculo"/>
            <w:rFonts w:asciiTheme="majorHAnsi" w:hAnsiTheme="majorHAnsi" w:cstheme="majorBidi"/>
            <w:position w:val="0"/>
            <w:sz w:val="22"/>
            <w:szCs w:val="22"/>
            <w:lang w:eastAsia="es-ES"/>
          </w:rPr>
          <w:t xml:space="preserve">del 21 de Octubre de </w:t>
        </w:r>
        <w:r w:rsidRPr="005B2C0D">
          <w:rPr>
            <w:rStyle w:val="Hipervnculo"/>
            <w:position w:val="0"/>
          </w:rPr>
          <w:t>2002</w:t>
        </w:r>
        <w:r w:rsidRPr="5E7F5D34">
          <w:rPr>
            <w:rStyle w:val="Hipervnculo"/>
            <w:rFonts w:asciiTheme="majorHAnsi" w:hAnsiTheme="majorHAnsi" w:cstheme="majorBidi"/>
            <w:position w:val="0"/>
            <w:sz w:val="22"/>
            <w:szCs w:val="22"/>
            <w:lang w:eastAsia="es-ES"/>
          </w:rPr>
          <w:t xml:space="preserve"> del CSU</w:t>
        </w:r>
        <w:r>
          <w:rPr>
            <w:rStyle w:val="Hipervnculo"/>
            <w:rFonts w:asciiTheme="majorHAnsi" w:hAnsiTheme="majorHAnsi" w:cstheme="majorBidi"/>
            <w:position w:val="0"/>
            <w:sz w:val="22"/>
            <w:szCs w:val="22"/>
            <w:lang w:eastAsia="es-ES"/>
          </w:rPr>
          <w:fldChar w:fldCharType="end"/>
        </w:r>
        <w:r w:rsidRPr="5E7F5D34">
          <w:rPr>
            <w:rFonts w:asciiTheme="majorHAnsi" w:hAnsiTheme="majorHAnsi" w:cstheme="majorBidi"/>
            <w:sz w:val="22"/>
            <w:szCs w:val="22"/>
            <w:lang w:eastAsia="es-ES"/>
          </w:rPr>
          <w:t xml:space="preserve">. Para ello se presenta una reorganización, actualización y creación de espacios académicos Electivos de Énfasis y Electivos Complementarios en la malla curricular, dando un mayor enfoque a los énfasis del proyecto curricular, aclarando que los espacios académicos obligatorios </w:t>
        </w:r>
        <w:r w:rsidRPr="5E7F5D34">
          <w:rPr>
            <w:rFonts w:asciiTheme="majorHAnsi" w:hAnsiTheme="majorHAnsi" w:cstheme="majorBidi"/>
            <w:i/>
            <w:iCs/>
            <w:sz w:val="22"/>
            <w:szCs w:val="22"/>
            <w:lang w:eastAsia="es-ES"/>
          </w:rPr>
          <w:t xml:space="preserve">(Fundamentales y de investigación) </w:t>
        </w:r>
      </w:ins>
      <w:ins w:id="214" w:author="RUBIANO SUAREZ ALISON KATHERINE" w:date="2024-12-02T12:40:00Z">
        <w:r w:rsidR="002E35B7">
          <w:rPr>
            <w:rFonts w:asciiTheme="majorHAnsi" w:hAnsiTheme="majorHAnsi" w:cstheme="majorBidi"/>
            <w:sz w:val="22"/>
            <w:szCs w:val="22"/>
            <w:lang w:eastAsia="es-ES"/>
          </w:rPr>
          <w:t>de</w:t>
        </w:r>
      </w:ins>
      <w:ins w:id="215" w:author="RUBIANO SUAREZ ALISON KATHERINE" w:date="2024-11-28T15:20:00Z">
        <w:r w:rsidRPr="5E7F5D34">
          <w:rPr>
            <w:rFonts w:asciiTheme="majorHAnsi" w:hAnsiTheme="majorHAnsi" w:cstheme="majorBidi"/>
            <w:sz w:val="22"/>
            <w:szCs w:val="22"/>
            <w:lang w:eastAsia="es-ES"/>
          </w:rPr>
          <w:t xml:space="preserve"> los componentes </w:t>
        </w:r>
        <w:r w:rsidRPr="5E7F5D34">
          <w:rPr>
            <w:rFonts w:asciiTheme="majorHAnsi" w:hAnsiTheme="majorHAnsi" w:cstheme="majorBidi"/>
            <w:i/>
            <w:iCs/>
            <w:sz w:val="22"/>
            <w:szCs w:val="22"/>
            <w:lang w:eastAsia="es-ES"/>
          </w:rPr>
          <w:t>(Investigación/Profundización)</w:t>
        </w:r>
        <w:r w:rsidRPr="5E7F5D34">
          <w:rPr>
            <w:rFonts w:asciiTheme="majorHAnsi" w:hAnsiTheme="majorHAnsi" w:cstheme="majorBidi"/>
            <w:sz w:val="22"/>
            <w:szCs w:val="22"/>
            <w:lang w:eastAsia="es-ES"/>
          </w:rPr>
          <w:t xml:space="preserve"> </w:t>
        </w:r>
      </w:ins>
      <w:ins w:id="216" w:author="RUBIANO SUAREZ ALISON KATHERINE" w:date="2024-12-02T12:41:00Z">
        <w:r w:rsidR="002E35B7">
          <w:rPr>
            <w:rFonts w:asciiTheme="majorHAnsi" w:hAnsiTheme="majorHAnsi" w:cstheme="majorBidi"/>
            <w:sz w:val="22"/>
            <w:szCs w:val="22"/>
            <w:lang w:eastAsia="es-ES"/>
          </w:rPr>
          <w:t>son independientes a los espacios académicos de</w:t>
        </w:r>
      </w:ins>
      <w:ins w:id="217" w:author="RUBIANO SUAREZ ALISON KATHERINE" w:date="2024-11-28T15:20:00Z">
        <w:r w:rsidRPr="5E7F5D34">
          <w:rPr>
            <w:rFonts w:asciiTheme="majorHAnsi" w:hAnsiTheme="majorHAnsi" w:cstheme="majorBidi"/>
            <w:sz w:val="22"/>
            <w:szCs w:val="22"/>
            <w:lang w:eastAsia="es-ES"/>
          </w:rPr>
          <w:t xml:space="preserve"> énfasis, por tanto, </w:t>
        </w:r>
      </w:ins>
      <w:ins w:id="218" w:author="RUBIANO SUAREZ ALISON KATHERINE" w:date="2024-12-02T12:42:00Z">
        <w:r w:rsidR="002E35B7">
          <w:rPr>
            <w:rFonts w:asciiTheme="majorHAnsi" w:hAnsiTheme="majorHAnsi" w:cstheme="majorBidi"/>
            <w:sz w:val="22"/>
            <w:szCs w:val="22"/>
            <w:lang w:eastAsia="es-ES"/>
          </w:rPr>
          <w:t xml:space="preserve">estos </w:t>
        </w:r>
      </w:ins>
      <w:ins w:id="219" w:author="RUBIANO SUAREZ ALISON KATHERINE" w:date="2024-11-28T15:20:00Z">
        <w:r w:rsidRPr="5E7F5D34">
          <w:rPr>
            <w:rFonts w:asciiTheme="majorHAnsi" w:hAnsiTheme="majorHAnsi" w:cstheme="majorBidi"/>
            <w:sz w:val="22"/>
            <w:szCs w:val="22"/>
            <w:lang w:eastAsia="es-ES"/>
          </w:rPr>
          <w:t>no tendrán cambios o ajustes en este sentido.</w:t>
        </w:r>
      </w:ins>
    </w:p>
    <w:p w14:paraId="6771F852" w14:textId="5E2E63FC" w:rsidR="00234B8E" w:rsidRPr="007E60C8" w:rsidRDefault="00234B8E" w:rsidP="00234B8E">
      <w:pPr>
        <w:ind w:hanging="2"/>
        <w:jc w:val="both"/>
        <w:rPr>
          <w:ins w:id="220" w:author="RUBIANO SUAREZ ALISON KATHERINE" w:date="2024-11-28T15:20:00Z"/>
          <w:rFonts w:asciiTheme="majorHAnsi" w:hAnsiTheme="majorHAnsi" w:cstheme="majorBidi"/>
          <w:sz w:val="22"/>
          <w:szCs w:val="22"/>
          <w:lang w:eastAsia="es-ES"/>
        </w:rPr>
      </w:pPr>
      <w:ins w:id="221" w:author="RUBIANO SUAREZ ALISON KATHERINE" w:date="2024-11-28T15:20:00Z">
        <w:r w:rsidRPr="007E60C8">
          <w:rPr>
            <w:rFonts w:asciiTheme="majorHAnsi" w:hAnsiTheme="majorHAnsi" w:cstheme="majorBidi"/>
            <w:sz w:val="22"/>
            <w:szCs w:val="22"/>
            <w:lang w:eastAsia="es-ES"/>
          </w:rPr>
          <w:t>Los siguientes apartados, explican y describen las modificaciones</w:t>
        </w:r>
        <w:r>
          <w:rPr>
            <w:rFonts w:asciiTheme="majorHAnsi" w:hAnsiTheme="majorHAnsi" w:cstheme="majorBidi"/>
            <w:sz w:val="22"/>
            <w:szCs w:val="22"/>
            <w:lang w:eastAsia="es-ES"/>
          </w:rPr>
          <w:t xml:space="preserve"> propuestas</w:t>
        </w:r>
        <w:r w:rsidRPr="007E60C8">
          <w:rPr>
            <w:rFonts w:asciiTheme="majorHAnsi" w:hAnsiTheme="majorHAnsi" w:cstheme="majorBidi"/>
            <w:sz w:val="22"/>
            <w:szCs w:val="22"/>
            <w:lang w:eastAsia="es-ES"/>
          </w:rPr>
          <w:t>. E</w:t>
        </w:r>
        <w:r>
          <w:rPr>
            <w:rFonts w:asciiTheme="majorHAnsi" w:hAnsiTheme="majorHAnsi" w:cstheme="majorBidi"/>
            <w:sz w:val="22"/>
            <w:szCs w:val="22"/>
            <w:lang w:eastAsia="es-ES"/>
          </w:rPr>
          <w:t>n e</w:t>
        </w:r>
        <w:r w:rsidRPr="007E60C8">
          <w:rPr>
            <w:rFonts w:asciiTheme="majorHAnsi" w:hAnsiTheme="majorHAnsi" w:cstheme="majorBidi"/>
            <w:sz w:val="22"/>
            <w:szCs w:val="22"/>
            <w:lang w:eastAsia="es-ES"/>
          </w:rPr>
          <w:t xml:space="preserve">l primer apartado </w:t>
        </w:r>
        <w:r>
          <w:rPr>
            <w:rFonts w:asciiTheme="majorHAnsi" w:hAnsiTheme="majorHAnsi" w:cstheme="majorBidi"/>
            <w:sz w:val="22"/>
            <w:szCs w:val="22"/>
            <w:lang w:eastAsia="es-ES"/>
          </w:rPr>
          <w:t>se</w:t>
        </w:r>
        <w:r w:rsidRPr="007E60C8">
          <w:rPr>
            <w:rFonts w:asciiTheme="majorHAnsi" w:hAnsiTheme="majorHAnsi" w:cstheme="majorBidi"/>
            <w:sz w:val="22"/>
            <w:szCs w:val="22"/>
            <w:lang w:eastAsia="es-ES"/>
          </w:rPr>
          <w:t xml:space="preserve"> justifica</w:t>
        </w:r>
        <w:r>
          <w:rPr>
            <w:rFonts w:asciiTheme="majorHAnsi" w:hAnsiTheme="majorHAnsi" w:cstheme="majorBidi"/>
            <w:sz w:val="22"/>
            <w:szCs w:val="22"/>
            <w:lang w:eastAsia="es-ES"/>
          </w:rPr>
          <w:t>n</w:t>
        </w:r>
        <w:r w:rsidRPr="007E60C8">
          <w:rPr>
            <w:rFonts w:asciiTheme="majorHAnsi" w:hAnsiTheme="majorHAnsi" w:cstheme="majorBidi"/>
            <w:sz w:val="22"/>
            <w:szCs w:val="22"/>
            <w:lang w:eastAsia="es-ES"/>
          </w:rPr>
          <w:t xml:space="preserve"> las modificaciones</w:t>
        </w:r>
        <w:r>
          <w:rPr>
            <w:rFonts w:asciiTheme="majorHAnsi" w:hAnsiTheme="majorHAnsi" w:cstheme="majorBidi"/>
            <w:sz w:val="22"/>
            <w:szCs w:val="22"/>
            <w:lang w:eastAsia="es-ES"/>
          </w:rPr>
          <w:t>;</w:t>
        </w:r>
        <w:r w:rsidRPr="007E60C8">
          <w:rPr>
            <w:rFonts w:asciiTheme="majorHAnsi" w:hAnsiTheme="majorHAnsi" w:cstheme="majorBidi"/>
            <w:sz w:val="22"/>
            <w:szCs w:val="22"/>
            <w:lang w:eastAsia="es-ES"/>
          </w:rPr>
          <w:t xml:space="preserve"> el segundo apartado informa el estado actual del programa y sus condiciones de calidad en sus dos componentes</w:t>
        </w:r>
        <w:r>
          <w:rPr>
            <w:rFonts w:asciiTheme="majorHAnsi" w:hAnsiTheme="majorHAnsi" w:cstheme="majorBidi"/>
            <w:sz w:val="22"/>
            <w:szCs w:val="22"/>
            <w:lang w:eastAsia="es-ES"/>
          </w:rPr>
          <w:t>:</w:t>
        </w:r>
        <w:r w:rsidRPr="007E60C8">
          <w:rPr>
            <w:rFonts w:asciiTheme="majorHAnsi" w:hAnsiTheme="majorHAnsi" w:cstheme="majorBidi"/>
            <w:sz w:val="22"/>
            <w:szCs w:val="22"/>
            <w:lang w:eastAsia="es-ES"/>
          </w:rPr>
          <w:t xml:space="preserve"> Investigación y</w:t>
        </w:r>
      </w:ins>
      <w:ins w:id="222" w:author="RUBIANO SUAREZ ALISON KATHERINE" w:date="2024-12-04T09:58:00Z">
        <w:r w:rsidR="00411D74">
          <w:rPr>
            <w:rFonts w:asciiTheme="majorHAnsi" w:hAnsiTheme="majorHAnsi" w:cstheme="majorBidi"/>
            <w:sz w:val="22"/>
            <w:szCs w:val="22"/>
            <w:lang w:eastAsia="es-ES"/>
          </w:rPr>
          <w:t xml:space="preserve"> </w:t>
        </w:r>
      </w:ins>
      <w:ins w:id="223" w:author="RUBIANO SUAREZ ALISON KATHERINE" w:date="2024-12-04T10:03:00Z">
        <w:r w:rsidR="00440FAC">
          <w:rPr>
            <w:rFonts w:asciiTheme="majorHAnsi" w:hAnsiTheme="majorHAnsi" w:cstheme="majorBidi"/>
            <w:sz w:val="22"/>
            <w:szCs w:val="22"/>
            <w:lang w:eastAsia="es-ES"/>
          </w:rPr>
          <w:t xml:space="preserve"> </w:t>
        </w:r>
      </w:ins>
      <w:ins w:id="224" w:author="RUBIANO SUAREZ ALISON KATHERINE" w:date="2024-11-28T15:20:00Z">
        <w:r w:rsidRPr="007E60C8">
          <w:rPr>
            <w:rFonts w:asciiTheme="majorHAnsi" w:hAnsiTheme="majorHAnsi" w:cstheme="majorBidi"/>
            <w:sz w:val="22"/>
            <w:szCs w:val="22"/>
            <w:lang w:eastAsia="es-ES"/>
          </w:rPr>
          <w:t xml:space="preserve"> Profundización</w:t>
        </w:r>
        <w:r>
          <w:rPr>
            <w:rFonts w:asciiTheme="majorHAnsi" w:hAnsiTheme="majorHAnsi" w:cstheme="majorBidi"/>
            <w:sz w:val="22"/>
            <w:szCs w:val="22"/>
            <w:lang w:eastAsia="es-ES"/>
          </w:rPr>
          <w:t>; e</w:t>
        </w:r>
        <w:r w:rsidRPr="007E60C8">
          <w:rPr>
            <w:rFonts w:asciiTheme="majorHAnsi" w:hAnsiTheme="majorHAnsi" w:cstheme="majorBidi"/>
            <w:sz w:val="22"/>
            <w:szCs w:val="22"/>
            <w:lang w:eastAsia="es-ES"/>
          </w:rPr>
          <w:t xml:space="preserve">l tercer apartado describe la distribución actual de los espacios académicos según </w:t>
        </w:r>
        <w:r>
          <w:rPr>
            <w:rFonts w:asciiTheme="majorHAnsi" w:hAnsiTheme="majorHAnsi" w:cstheme="majorBidi"/>
            <w:sz w:val="22"/>
            <w:szCs w:val="22"/>
            <w:lang w:eastAsia="es-ES"/>
          </w:rPr>
          <w:t>su</w:t>
        </w:r>
        <w:r w:rsidRPr="007E60C8">
          <w:rPr>
            <w:rFonts w:asciiTheme="majorHAnsi" w:hAnsiTheme="majorHAnsi" w:cstheme="majorBidi"/>
            <w:sz w:val="22"/>
            <w:szCs w:val="22"/>
            <w:lang w:eastAsia="es-ES"/>
          </w:rPr>
          <w:t xml:space="preserve"> naturaleza dentro de la Maestría. El cuarto </w:t>
        </w:r>
        <w:r w:rsidRPr="0098317E">
          <w:rPr>
            <w:rFonts w:asciiTheme="majorHAnsi" w:hAnsiTheme="majorHAnsi" w:cstheme="majorBidi"/>
            <w:sz w:val="22"/>
            <w:szCs w:val="22"/>
            <w:lang w:eastAsia="es-ES"/>
          </w:rPr>
          <w:t xml:space="preserve">apartado </w:t>
        </w:r>
        <w:r w:rsidRPr="005B2C0D">
          <w:rPr>
            <w:rFonts w:asciiTheme="majorHAnsi" w:hAnsiTheme="majorHAnsi" w:cstheme="majorBidi"/>
            <w:sz w:val="22"/>
            <w:szCs w:val="22"/>
            <w:lang w:eastAsia="es-ES"/>
          </w:rPr>
          <w:t>presenta</w:t>
        </w:r>
        <w:r w:rsidRPr="0098317E">
          <w:rPr>
            <w:rFonts w:asciiTheme="majorHAnsi" w:hAnsiTheme="majorHAnsi" w:cstheme="majorBidi"/>
            <w:sz w:val="22"/>
            <w:szCs w:val="22"/>
            <w:lang w:eastAsia="es-ES"/>
          </w:rPr>
          <w:t xml:space="preserve"> la comparación entre el plan de estudios aprobado en la </w:t>
        </w:r>
        <w:r>
          <w:fldChar w:fldCharType="begin"/>
        </w:r>
        <w:r>
          <w:instrText xml:space="preserve"> HYPERLINK "https://sgral.udistrital.edu.co/xdata/ca/res_2014-155.pdf" </w:instrText>
        </w:r>
        <w:r>
          <w:fldChar w:fldCharType="separate"/>
        </w:r>
        <w:r w:rsidRPr="00ED1B51">
          <w:rPr>
            <w:rStyle w:val="Hipervnculo"/>
            <w:rFonts w:asciiTheme="majorHAnsi" w:hAnsiTheme="majorHAnsi" w:cstheme="majorBidi"/>
            <w:position w:val="0"/>
            <w:sz w:val="22"/>
            <w:szCs w:val="22"/>
            <w:lang w:eastAsia="es-ES"/>
          </w:rPr>
          <w:t xml:space="preserve">Resolución No. 155 </w:t>
        </w:r>
        <w:r>
          <w:rPr>
            <w:rStyle w:val="Hipervnculo"/>
            <w:rFonts w:asciiTheme="majorHAnsi" w:hAnsiTheme="majorHAnsi" w:cstheme="majorBidi"/>
            <w:position w:val="0"/>
            <w:sz w:val="22"/>
            <w:szCs w:val="22"/>
            <w:lang w:eastAsia="es-ES"/>
          </w:rPr>
          <w:t xml:space="preserve">del 23 de septiembre </w:t>
        </w:r>
        <w:r w:rsidRPr="00ED1B51">
          <w:rPr>
            <w:rStyle w:val="Hipervnculo"/>
            <w:rFonts w:asciiTheme="majorHAnsi" w:hAnsiTheme="majorHAnsi" w:cstheme="majorBidi"/>
            <w:position w:val="0"/>
            <w:sz w:val="22"/>
            <w:szCs w:val="22"/>
            <w:lang w:eastAsia="es-ES"/>
          </w:rPr>
          <w:t>de 2014 de</w:t>
        </w:r>
        <w:r>
          <w:rPr>
            <w:rStyle w:val="Hipervnculo"/>
            <w:rFonts w:asciiTheme="majorHAnsi" w:hAnsiTheme="majorHAnsi" w:cstheme="majorBidi"/>
            <w:position w:val="0"/>
            <w:sz w:val="22"/>
            <w:szCs w:val="22"/>
            <w:lang w:eastAsia="es-ES"/>
          </w:rPr>
          <w:t>l</w:t>
        </w:r>
        <w:r w:rsidRPr="00ED1B51">
          <w:rPr>
            <w:rStyle w:val="Hipervnculo"/>
            <w:rFonts w:asciiTheme="majorHAnsi" w:hAnsiTheme="majorHAnsi" w:cstheme="majorBidi"/>
            <w:position w:val="0"/>
            <w:sz w:val="22"/>
            <w:szCs w:val="22"/>
            <w:lang w:eastAsia="es-ES"/>
          </w:rPr>
          <w:t xml:space="preserve"> Consejo Académico</w:t>
        </w:r>
        <w:r>
          <w:rPr>
            <w:rStyle w:val="Hipervnculo"/>
            <w:rFonts w:asciiTheme="majorHAnsi" w:hAnsiTheme="majorHAnsi" w:cstheme="majorBidi"/>
            <w:position w:val="0"/>
            <w:sz w:val="22"/>
            <w:szCs w:val="22"/>
            <w:lang w:eastAsia="es-ES"/>
          </w:rPr>
          <w:fldChar w:fldCharType="end"/>
        </w:r>
        <w:r w:rsidRPr="0098317E">
          <w:rPr>
            <w:rFonts w:asciiTheme="majorHAnsi" w:hAnsiTheme="majorHAnsi" w:cstheme="majorBidi"/>
            <w:sz w:val="22"/>
            <w:szCs w:val="22"/>
            <w:lang w:eastAsia="es-ES"/>
          </w:rPr>
          <w:t xml:space="preserve"> y el </w:t>
        </w:r>
        <w:r w:rsidRPr="005B2C0D">
          <w:rPr>
            <w:rFonts w:asciiTheme="majorHAnsi" w:hAnsiTheme="majorHAnsi" w:cstheme="majorBidi"/>
            <w:sz w:val="22"/>
            <w:szCs w:val="22"/>
            <w:lang w:eastAsia="es-ES"/>
          </w:rPr>
          <w:t>presentado</w:t>
        </w:r>
        <w:r w:rsidRPr="0098317E">
          <w:rPr>
            <w:rFonts w:asciiTheme="majorHAnsi" w:hAnsiTheme="majorHAnsi" w:cstheme="majorBidi"/>
            <w:sz w:val="22"/>
            <w:szCs w:val="22"/>
            <w:lang w:eastAsia="es-ES"/>
          </w:rPr>
          <w:t xml:space="preserve"> en el Registro Calificado</w:t>
        </w:r>
        <w:r>
          <w:rPr>
            <w:rFonts w:asciiTheme="majorHAnsi" w:hAnsiTheme="majorHAnsi" w:cstheme="majorBidi"/>
            <w:sz w:val="22"/>
            <w:szCs w:val="22"/>
            <w:lang w:eastAsia="es-ES"/>
          </w:rPr>
          <w:t>,</w:t>
        </w:r>
        <w:r w:rsidRPr="0098317E">
          <w:rPr>
            <w:rFonts w:asciiTheme="majorHAnsi" w:hAnsiTheme="majorHAnsi" w:cstheme="majorBidi"/>
            <w:sz w:val="22"/>
            <w:szCs w:val="22"/>
            <w:lang w:eastAsia="es-ES"/>
          </w:rPr>
          <w:t xml:space="preserve"> </w:t>
        </w:r>
        <w:r>
          <w:rPr>
            <w:rFonts w:asciiTheme="majorHAnsi" w:hAnsiTheme="majorHAnsi" w:cstheme="majorBidi"/>
            <w:sz w:val="22"/>
            <w:szCs w:val="22"/>
            <w:lang w:eastAsia="es-ES"/>
          </w:rPr>
          <w:t>e</w:t>
        </w:r>
        <w:r w:rsidRPr="0098317E">
          <w:rPr>
            <w:rFonts w:asciiTheme="majorHAnsi" w:hAnsiTheme="majorHAnsi" w:cstheme="majorBidi"/>
            <w:sz w:val="22"/>
            <w:szCs w:val="22"/>
            <w:lang w:eastAsia="es-ES"/>
          </w:rPr>
          <w:t xml:space="preserve">n este mismo apartado se indica la organización para los cuatro </w:t>
        </w:r>
        <w:r w:rsidRPr="0098317E">
          <w:rPr>
            <w:rFonts w:asciiTheme="majorHAnsi" w:hAnsiTheme="majorHAnsi" w:cstheme="majorBidi"/>
            <w:i/>
            <w:iCs/>
            <w:sz w:val="22"/>
            <w:szCs w:val="22"/>
            <w:lang w:eastAsia="es-ES"/>
          </w:rPr>
          <w:t>(4)</w:t>
        </w:r>
        <w:r w:rsidRPr="0098317E">
          <w:rPr>
            <w:rFonts w:asciiTheme="majorHAnsi" w:hAnsiTheme="majorHAnsi" w:cstheme="majorBidi"/>
            <w:sz w:val="22"/>
            <w:szCs w:val="22"/>
            <w:lang w:eastAsia="es-ES"/>
          </w:rPr>
          <w:t xml:space="preserve"> énfasis a ofertar</w:t>
        </w:r>
      </w:ins>
      <w:ins w:id="225" w:author="RUBIANO SUAREZ ALISON KATHERINE" w:date="2024-11-29T11:49:00Z">
        <w:r w:rsidR="00290742">
          <w:rPr>
            <w:rFonts w:asciiTheme="majorHAnsi" w:hAnsiTheme="majorHAnsi" w:cstheme="majorBidi"/>
            <w:sz w:val="22"/>
            <w:szCs w:val="22"/>
            <w:lang w:eastAsia="es-ES"/>
          </w:rPr>
          <w:t xml:space="preserve"> (</w:t>
        </w:r>
        <w:r w:rsidR="00290742" w:rsidRPr="3B5BE5AE">
          <w:rPr>
            <w:rFonts w:asciiTheme="majorHAnsi" w:hAnsiTheme="majorHAnsi" w:cstheme="majorBidi"/>
            <w:sz w:val="22"/>
            <w:szCs w:val="22"/>
            <w:lang w:eastAsia="es-ES"/>
          </w:rPr>
          <w:t>1)Teleinformática, 2)Ingeniería de Software, 3)Geomática y 4)Inteligencia Artificial</w:t>
        </w:r>
        <w:r w:rsidR="00290742">
          <w:rPr>
            <w:rFonts w:asciiTheme="majorHAnsi" w:hAnsiTheme="majorHAnsi" w:cstheme="majorBidi"/>
            <w:sz w:val="22"/>
            <w:szCs w:val="22"/>
            <w:lang w:eastAsia="es-ES"/>
          </w:rPr>
          <w:t>)</w:t>
        </w:r>
      </w:ins>
      <w:ins w:id="226" w:author="RUBIANO SUAREZ ALISON KATHERINE" w:date="2024-11-28T15:20:00Z">
        <w:r w:rsidRPr="0098317E">
          <w:rPr>
            <w:rFonts w:asciiTheme="majorHAnsi" w:hAnsiTheme="majorHAnsi" w:cstheme="majorBidi"/>
            <w:sz w:val="22"/>
            <w:szCs w:val="22"/>
            <w:lang w:eastAsia="es-ES"/>
          </w:rPr>
          <w:t>. Finalmente, el quinto apartado explica el plan de transición para su implementación.</w:t>
        </w:r>
      </w:ins>
    </w:p>
    <w:p w14:paraId="1A504A8B" w14:textId="77777777" w:rsidR="00234B8E" w:rsidRPr="002D5B60" w:rsidRDefault="00234B8E" w:rsidP="00234B8E">
      <w:pPr>
        <w:ind w:hanging="2"/>
        <w:jc w:val="both"/>
        <w:rPr>
          <w:ins w:id="227" w:author="RUBIANO SUAREZ ALISON KATHERINE" w:date="2024-11-28T15:20:00Z"/>
          <w:rFonts w:asciiTheme="majorHAnsi" w:hAnsiTheme="majorHAnsi" w:cstheme="majorBidi"/>
          <w:sz w:val="22"/>
          <w:szCs w:val="22"/>
          <w:lang w:eastAsia="es-ES"/>
        </w:rPr>
      </w:pPr>
    </w:p>
    <w:p w14:paraId="1548676D" w14:textId="4648707A" w:rsidR="00234B8E" w:rsidRPr="007E60C8" w:rsidRDefault="00234B8E" w:rsidP="00234B8E">
      <w:pPr>
        <w:ind w:hanging="2"/>
        <w:jc w:val="both"/>
        <w:rPr>
          <w:ins w:id="228" w:author="RUBIANO SUAREZ ALISON KATHERINE" w:date="2024-11-28T15:20:00Z"/>
          <w:rFonts w:asciiTheme="majorHAnsi" w:hAnsiTheme="majorHAnsi" w:cstheme="majorBidi"/>
          <w:sz w:val="22"/>
          <w:szCs w:val="22"/>
          <w:lang w:eastAsia="es-ES"/>
        </w:rPr>
      </w:pPr>
      <w:ins w:id="229" w:author="RUBIANO SUAREZ ALISON KATHERINE" w:date="2024-11-28T15:20:00Z">
        <w:r w:rsidRPr="005B2C0D">
          <w:rPr>
            <w:rFonts w:asciiTheme="majorHAnsi" w:hAnsiTheme="majorHAnsi" w:cstheme="majorBidi"/>
            <w:sz w:val="22"/>
            <w:szCs w:val="22"/>
            <w:lang w:eastAsia="es-ES"/>
          </w:rPr>
          <w:t>Adicionalmente, s</w:t>
        </w:r>
        <w:r w:rsidRPr="5357AEDC">
          <w:rPr>
            <w:rFonts w:asciiTheme="majorHAnsi" w:hAnsiTheme="majorHAnsi" w:cstheme="majorBidi"/>
            <w:sz w:val="22"/>
            <w:szCs w:val="22"/>
            <w:lang w:eastAsia="es-ES"/>
          </w:rPr>
          <w:t xml:space="preserve">egún las necesidades y demandas de los estudiantes en nuevas áreas del conocimiento se podrán incluir nuevos </w:t>
        </w:r>
        <w:r w:rsidRPr="00EF6EEF">
          <w:rPr>
            <w:rFonts w:asciiTheme="majorHAnsi" w:hAnsiTheme="majorHAnsi" w:cstheme="majorBidi"/>
            <w:sz w:val="22"/>
            <w:szCs w:val="22"/>
            <w:lang w:eastAsia="es-ES"/>
          </w:rPr>
          <w:t>espacios</w:t>
        </w:r>
        <w:r w:rsidRPr="5357AEDC">
          <w:rPr>
            <w:rFonts w:asciiTheme="majorHAnsi" w:hAnsiTheme="majorHAnsi" w:cstheme="majorBidi"/>
            <w:sz w:val="22"/>
            <w:szCs w:val="22"/>
            <w:lang w:eastAsia="es-ES"/>
          </w:rPr>
          <w:t xml:space="preserve"> Electivos. Est</w:t>
        </w:r>
        <w:r>
          <w:rPr>
            <w:rFonts w:asciiTheme="majorHAnsi" w:hAnsiTheme="majorHAnsi" w:cstheme="majorBidi"/>
            <w:sz w:val="22"/>
            <w:szCs w:val="22"/>
            <w:lang w:eastAsia="es-ES"/>
          </w:rPr>
          <w:t>as asignaturas</w:t>
        </w:r>
        <w:r w:rsidRPr="5357AEDC">
          <w:rPr>
            <w:rFonts w:asciiTheme="majorHAnsi" w:hAnsiTheme="majorHAnsi" w:cstheme="majorBidi"/>
            <w:sz w:val="22"/>
            <w:szCs w:val="22"/>
            <w:lang w:eastAsia="es-ES"/>
          </w:rPr>
          <w:t xml:space="preserve"> serán cread</w:t>
        </w:r>
        <w:r>
          <w:rPr>
            <w:rFonts w:asciiTheme="majorHAnsi" w:hAnsiTheme="majorHAnsi" w:cstheme="majorBidi"/>
            <w:sz w:val="22"/>
            <w:szCs w:val="22"/>
            <w:lang w:eastAsia="es-ES"/>
          </w:rPr>
          <w:t>as</w:t>
        </w:r>
        <w:r w:rsidRPr="5357AEDC">
          <w:rPr>
            <w:rFonts w:asciiTheme="majorHAnsi" w:hAnsiTheme="majorHAnsi" w:cstheme="majorBidi"/>
            <w:sz w:val="22"/>
            <w:szCs w:val="22"/>
            <w:lang w:eastAsia="es-ES"/>
          </w:rPr>
          <w:t xml:space="preserve"> y propuest</w:t>
        </w:r>
        <w:r>
          <w:rPr>
            <w:rFonts w:asciiTheme="majorHAnsi" w:hAnsiTheme="majorHAnsi" w:cstheme="majorBidi"/>
            <w:sz w:val="22"/>
            <w:szCs w:val="22"/>
            <w:lang w:eastAsia="es-ES"/>
          </w:rPr>
          <w:t>a</w:t>
        </w:r>
        <w:r w:rsidRPr="5357AEDC">
          <w:rPr>
            <w:rFonts w:asciiTheme="majorHAnsi" w:hAnsiTheme="majorHAnsi" w:cstheme="majorBidi"/>
            <w:sz w:val="22"/>
            <w:szCs w:val="22"/>
            <w:lang w:eastAsia="es-ES"/>
          </w:rPr>
          <w:t>s por los grupos de investigación, de acuerdo con sus líneas de investigación, áreas de estudio y proyectos asignados a los estudiantes de la Maestría.</w:t>
        </w:r>
      </w:ins>
    </w:p>
    <w:p w14:paraId="15B48B87" w14:textId="77777777" w:rsidR="00234B8E" w:rsidRPr="007E60C8" w:rsidRDefault="00234B8E" w:rsidP="00234B8E">
      <w:pPr>
        <w:ind w:hanging="2"/>
        <w:jc w:val="both"/>
        <w:rPr>
          <w:ins w:id="230" w:author="RUBIANO SUAREZ ALISON KATHERINE" w:date="2024-11-28T15:20:00Z"/>
          <w:rFonts w:asciiTheme="majorHAnsi" w:hAnsiTheme="majorHAnsi" w:cstheme="majorBidi"/>
          <w:sz w:val="22"/>
          <w:szCs w:val="22"/>
          <w:lang w:eastAsia="es-ES"/>
        </w:rPr>
      </w:pPr>
    </w:p>
    <w:p w14:paraId="4A598618" w14:textId="77777777" w:rsidR="00234B8E" w:rsidRPr="007E60C8" w:rsidRDefault="00234B8E" w:rsidP="00234B8E">
      <w:pPr>
        <w:ind w:hanging="2"/>
        <w:jc w:val="both"/>
        <w:rPr>
          <w:ins w:id="231" w:author="RUBIANO SUAREZ ALISON KATHERINE" w:date="2024-11-28T15:20:00Z"/>
          <w:rFonts w:asciiTheme="majorHAnsi" w:hAnsiTheme="majorHAnsi" w:cstheme="majorBidi"/>
          <w:sz w:val="22"/>
          <w:szCs w:val="22"/>
          <w:lang w:eastAsia="es-ES"/>
        </w:rPr>
      </w:pPr>
    </w:p>
    <w:p w14:paraId="677A2E91" w14:textId="77777777" w:rsidR="00234B8E" w:rsidRPr="007E60C8" w:rsidRDefault="00234B8E" w:rsidP="00234B8E">
      <w:pPr>
        <w:ind w:hanging="2"/>
        <w:jc w:val="both"/>
        <w:rPr>
          <w:ins w:id="232" w:author="RUBIANO SUAREZ ALISON KATHERINE" w:date="2024-11-28T15:20:00Z"/>
          <w:rFonts w:asciiTheme="majorHAnsi" w:hAnsiTheme="majorHAnsi" w:cstheme="majorHAnsi"/>
          <w:sz w:val="22"/>
          <w:szCs w:val="22"/>
          <w:lang w:eastAsia="es-ES"/>
        </w:rPr>
      </w:pPr>
    </w:p>
    <w:p w14:paraId="55596770" w14:textId="77777777" w:rsidR="00234B8E" w:rsidRDefault="00234B8E" w:rsidP="00234B8E">
      <w:pPr>
        <w:spacing w:after="200" w:line="276" w:lineRule="auto"/>
        <w:rPr>
          <w:ins w:id="233" w:author="RUBIANO SUAREZ ALISON KATHERINE" w:date="2024-11-28T15:20:00Z"/>
          <w:rFonts w:asciiTheme="majorHAnsi" w:hAnsiTheme="majorHAnsi" w:cstheme="majorHAnsi"/>
          <w:sz w:val="22"/>
          <w:szCs w:val="22"/>
          <w:lang w:eastAsia="es-ES"/>
        </w:rPr>
      </w:pPr>
      <w:ins w:id="234" w:author="RUBIANO SUAREZ ALISON KATHERINE" w:date="2024-11-28T15:20:00Z">
        <w:r>
          <w:rPr>
            <w:rFonts w:asciiTheme="majorHAnsi" w:hAnsiTheme="majorHAnsi" w:cstheme="majorHAnsi"/>
            <w:sz w:val="22"/>
            <w:szCs w:val="22"/>
            <w:lang w:eastAsia="es-ES"/>
          </w:rPr>
          <w:br w:type="page"/>
        </w:r>
      </w:ins>
    </w:p>
    <w:p w14:paraId="1940FD2D" w14:textId="185E31B0" w:rsidR="00D57ECC" w:rsidRPr="007E60C8" w:rsidRDefault="008D19AE">
      <w:pPr>
        <w:pStyle w:val="Ttulo1"/>
        <w:numPr>
          <w:ilvl w:val="0"/>
          <w:numId w:val="11"/>
        </w:numPr>
        <w:rPr>
          <w:rFonts w:asciiTheme="majorHAnsi" w:hAnsiTheme="majorHAnsi" w:cstheme="majorHAnsi"/>
          <w:sz w:val="22"/>
          <w:szCs w:val="22"/>
        </w:rPr>
      </w:pPr>
      <w:bookmarkStart w:id="235" w:name="_Toc183699806"/>
      <w:r w:rsidRPr="007E60C8">
        <w:rPr>
          <w:rFonts w:asciiTheme="majorHAnsi" w:hAnsiTheme="majorHAnsi" w:cstheme="majorHAnsi"/>
          <w:sz w:val="22"/>
          <w:szCs w:val="22"/>
        </w:rPr>
        <w:lastRenderedPageBreak/>
        <w:t>JUSTIFICACIÓN</w:t>
      </w:r>
      <w:bookmarkEnd w:id="201"/>
      <w:bookmarkEnd w:id="202"/>
      <w:bookmarkEnd w:id="235"/>
      <w:r w:rsidRPr="007E60C8">
        <w:rPr>
          <w:rFonts w:asciiTheme="majorHAnsi" w:hAnsiTheme="majorHAnsi" w:cstheme="majorHAnsi"/>
          <w:sz w:val="22"/>
          <w:szCs w:val="22"/>
        </w:rPr>
        <w:t xml:space="preserve"> </w:t>
      </w:r>
    </w:p>
    <w:p w14:paraId="56EE48EE" w14:textId="77777777" w:rsidR="00D57ECC" w:rsidRPr="007E60C8" w:rsidRDefault="00D57ECC" w:rsidP="00BC6927">
      <w:pPr>
        <w:ind w:hanging="2"/>
        <w:rPr>
          <w:rFonts w:asciiTheme="majorHAnsi" w:hAnsiTheme="majorHAnsi" w:cstheme="majorHAnsi"/>
          <w:sz w:val="22"/>
          <w:szCs w:val="22"/>
        </w:rPr>
      </w:pPr>
    </w:p>
    <w:p w14:paraId="14054A04" w14:textId="35A27766" w:rsidR="00217C5A" w:rsidRPr="007E60C8" w:rsidRDefault="00217C5A" w:rsidP="14D9C64B">
      <w:pPr>
        <w:tabs>
          <w:tab w:val="left" w:pos="2663"/>
        </w:tabs>
        <w:ind w:right="-5" w:hanging="2"/>
        <w:jc w:val="both"/>
        <w:rPr>
          <w:rFonts w:asciiTheme="majorHAnsi" w:hAnsiTheme="majorHAnsi" w:cstheme="majorBidi"/>
          <w:sz w:val="22"/>
          <w:szCs w:val="22"/>
        </w:rPr>
      </w:pPr>
      <w:bookmarkStart w:id="236" w:name="_Toc169506951"/>
      <w:bookmarkStart w:id="237" w:name="_Toc169508109"/>
      <w:r w:rsidRPr="007E60C8">
        <w:rPr>
          <w:rFonts w:asciiTheme="majorHAnsi" w:hAnsiTheme="majorHAnsi" w:cstheme="majorBidi"/>
          <w:sz w:val="22"/>
          <w:szCs w:val="22"/>
          <w:lang w:eastAsia="es-ES"/>
        </w:rPr>
        <w:t>La M</w:t>
      </w:r>
      <w:r w:rsidRPr="007E60C8">
        <w:rPr>
          <w:rFonts w:asciiTheme="majorHAnsi" w:eastAsia="Arial Narrow" w:hAnsiTheme="majorHAnsi" w:cstheme="majorBidi"/>
          <w:sz w:val="22"/>
          <w:szCs w:val="22"/>
        </w:rPr>
        <w:t xml:space="preserve">aestría en Ciencias de la Información y las Comunicaciones es un proyecto curricular con más de 30 años de trayectoria, siendo uno de los primeros Posgrados en entrar en funcionamiento en la Facultad de Ingeniería, tiempo en el que se han graduado alrededor de </w:t>
      </w:r>
      <w:r w:rsidR="00BC5380" w:rsidRPr="007E60C8">
        <w:rPr>
          <w:rFonts w:asciiTheme="majorHAnsi" w:eastAsia="Arial Narrow" w:hAnsiTheme="majorHAnsi" w:cstheme="majorBidi"/>
          <w:sz w:val="22"/>
          <w:szCs w:val="22"/>
        </w:rPr>
        <w:t>485</w:t>
      </w:r>
      <w:r w:rsidRPr="007E60C8">
        <w:rPr>
          <w:rFonts w:asciiTheme="majorHAnsi" w:eastAsia="Arial Narrow" w:hAnsiTheme="majorHAnsi" w:cstheme="majorBidi"/>
          <w:sz w:val="22"/>
          <w:szCs w:val="22"/>
        </w:rPr>
        <w:t xml:space="preserve"> magísteres, con el conocimiento y las competencias </w:t>
      </w:r>
      <w:r w:rsidRPr="00442620">
        <w:rPr>
          <w:rFonts w:asciiTheme="majorHAnsi" w:eastAsia="Arial Narrow" w:hAnsiTheme="majorHAnsi" w:cstheme="majorBidi"/>
          <w:sz w:val="22"/>
          <w:szCs w:val="22"/>
        </w:rPr>
        <w:t>necesaria</w:t>
      </w:r>
      <w:r w:rsidR="00473DFD" w:rsidRPr="00442620">
        <w:rPr>
          <w:rFonts w:asciiTheme="majorHAnsi" w:eastAsia="Arial Narrow" w:hAnsiTheme="majorHAnsi" w:cstheme="majorBidi"/>
          <w:sz w:val="22"/>
          <w:szCs w:val="22"/>
        </w:rPr>
        <w:t>s</w:t>
      </w:r>
      <w:r w:rsidRPr="007E60C8">
        <w:rPr>
          <w:rFonts w:asciiTheme="majorHAnsi" w:eastAsia="Arial Narrow" w:hAnsiTheme="majorHAnsi" w:cstheme="majorBidi"/>
          <w:sz w:val="22"/>
          <w:szCs w:val="22"/>
        </w:rPr>
        <w:t xml:space="preserve"> para desempeñarse en ámbitos laborales, académicos e investigativos. Contribuyendo al fortalecimiento y desarrollo de los objetivos que el país tiene en materia de tecnologías y manejo de la información</w:t>
      </w:r>
      <w:r w:rsidR="00473DFD">
        <w:rPr>
          <w:rFonts w:asciiTheme="majorHAnsi" w:eastAsia="Arial Narrow" w:hAnsiTheme="majorHAnsi" w:cstheme="majorBidi"/>
          <w:sz w:val="22"/>
          <w:szCs w:val="22"/>
        </w:rPr>
        <w:t xml:space="preserve">, como puede apreciarse en la </w:t>
      </w:r>
      <w:hyperlink r:id="rId10" w:history="1">
        <w:r w:rsidR="00473DFD" w:rsidRPr="00473DFD">
          <w:rPr>
            <w:rStyle w:val="Hipervnculo"/>
            <w:rFonts w:asciiTheme="majorHAnsi" w:eastAsia="Arial Narrow" w:hAnsiTheme="majorHAnsi" w:cstheme="majorBidi"/>
            <w:position w:val="0"/>
            <w:sz w:val="22"/>
            <w:szCs w:val="22"/>
          </w:rPr>
          <w:t>reseña histórica de la facultad de ingeniería</w:t>
        </w:r>
      </w:hyperlink>
      <w:r w:rsidR="00473DFD">
        <w:rPr>
          <w:rFonts w:asciiTheme="majorHAnsi" w:eastAsia="Arial Narrow" w:hAnsiTheme="majorHAnsi" w:cstheme="majorBidi"/>
          <w:sz w:val="22"/>
          <w:szCs w:val="22"/>
        </w:rPr>
        <w:t>.</w:t>
      </w:r>
      <w:r w:rsidRPr="007E60C8">
        <w:rPr>
          <w:rFonts w:asciiTheme="majorHAnsi" w:eastAsia="Arial Narrow" w:hAnsiTheme="majorHAnsi" w:cstheme="majorBidi"/>
          <w:sz w:val="22"/>
          <w:szCs w:val="22"/>
        </w:rPr>
        <w:t xml:space="preserve"> </w:t>
      </w:r>
      <w:bookmarkEnd w:id="236"/>
      <w:bookmarkEnd w:id="237"/>
    </w:p>
    <w:p w14:paraId="12B85984"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754B8FED" w14:textId="17AF18EE" w:rsidR="007F6637" w:rsidRPr="007E60C8" w:rsidRDefault="7184AB8F" w:rsidP="00DB03BC">
      <w:pPr>
        <w:tabs>
          <w:tab w:val="left" w:pos="2663"/>
        </w:tabs>
        <w:ind w:leftChars="-1" w:right="-5" w:hangingChars="1" w:hanging="2"/>
        <w:jc w:val="both"/>
        <w:rPr>
          <w:rFonts w:asciiTheme="majorHAnsi" w:eastAsia="Arial Narrow" w:hAnsiTheme="majorHAnsi" w:cstheme="majorBidi"/>
          <w:sz w:val="22"/>
          <w:szCs w:val="22"/>
        </w:rPr>
      </w:pPr>
      <w:bookmarkStart w:id="238" w:name="_Toc169506952"/>
      <w:bookmarkStart w:id="239" w:name="_Toc169508110"/>
      <w:r w:rsidRPr="007E60C8">
        <w:rPr>
          <w:rFonts w:asciiTheme="majorHAnsi" w:eastAsia="Arial Narrow" w:hAnsiTheme="majorHAnsi" w:cstheme="majorBidi"/>
          <w:sz w:val="22"/>
          <w:szCs w:val="22"/>
        </w:rPr>
        <w:t xml:space="preserve">Desde el año 1989 hasta el 2014, </w:t>
      </w:r>
      <w:r w:rsidRPr="00473DFD">
        <w:rPr>
          <w:rFonts w:asciiTheme="majorHAnsi" w:eastAsia="Arial Narrow" w:hAnsiTheme="majorHAnsi" w:cstheme="majorBidi"/>
          <w:sz w:val="22"/>
          <w:szCs w:val="22"/>
        </w:rPr>
        <w:t xml:space="preserve">la </w:t>
      </w:r>
      <w:r w:rsidRPr="00442620">
        <w:rPr>
          <w:rFonts w:asciiTheme="majorHAnsi" w:eastAsia="Arial Narrow" w:hAnsiTheme="majorHAnsi" w:cstheme="majorBidi"/>
          <w:sz w:val="22"/>
          <w:szCs w:val="22"/>
        </w:rPr>
        <w:t>Maestría</w:t>
      </w:r>
      <w:r w:rsidRPr="00473DFD">
        <w:rPr>
          <w:rFonts w:asciiTheme="majorHAnsi" w:eastAsia="Arial Narrow" w:hAnsiTheme="majorHAnsi" w:cstheme="majorBidi"/>
          <w:sz w:val="22"/>
          <w:szCs w:val="22"/>
        </w:rPr>
        <w:t xml:space="preserve"> se ofertó como una </w:t>
      </w:r>
      <w:r w:rsidRPr="00442620">
        <w:rPr>
          <w:rFonts w:asciiTheme="majorHAnsi" w:eastAsia="Arial Narrow" w:hAnsiTheme="majorHAnsi" w:cstheme="majorBidi"/>
          <w:sz w:val="22"/>
          <w:szCs w:val="22"/>
        </w:rPr>
        <w:t>maestría</w:t>
      </w:r>
      <w:r w:rsidRPr="00473DFD">
        <w:rPr>
          <w:rFonts w:asciiTheme="majorHAnsi" w:eastAsia="Arial Narrow" w:hAnsiTheme="majorHAnsi" w:cstheme="majorBidi"/>
          <w:sz w:val="22"/>
          <w:szCs w:val="22"/>
        </w:rPr>
        <w:t xml:space="preserve"> exclusivamente</w:t>
      </w:r>
      <w:r w:rsidRPr="007E60C8">
        <w:rPr>
          <w:rFonts w:asciiTheme="majorHAnsi" w:eastAsia="Arial Narrow" w:hAnsiTheme="majorHAnsi" w:cstheme="majorBidi"/>
          <w:sz w:val="22"/>
          <w:szCs w:val="22"/>
        </w:rPr>
        <w:t xml:space="preserve"> de investigación, sin embargo, a partir del </w:t>
      </w:r>
      <w:r w:rsidRPr="00EF6EEF">
        <w:rPr>
          <w:rFonts w:asciiTheme="majorHAnsi" w:eastAsia="Arial Narrow" w:hAnsiTheme="majorHAnsi" w:cstheme="majorBidi"/>
          <w:sz w:val="22"/>
          <w:szCs w:val="22"/>
        </w:rPr>
        <w:t xml:space="preserve">registro calificado </w:t>
      </w:r>
      <w:r w:rsidR="00D542A8" w:rsidRPr="00EF6EEF">
        <w:rPr>
          <w:rFonts w:asciiTheme="majorHAnsi" w:eastAsia="Arial Narrow" w:hAnsiTheme="majorHAnsi" w:cstheme="majorBidi"/>
          <w:sz w:val="22"/>
          <w:szCs w:val="22"/>
        </w:rPr>
        <w:t xml:space="preserve">con </w:t>
      </w:r>
      <w:hyperlink r:id="rId11" w:history="1">
        <w:r w:rsidR="00D542A8" w:rsidRPr="00442620">
          <w:rPr>
            <w:rStyle w:val="Hipervnculo"/>
            <w:rFonts w:asciiTheme="majorHAnsi" w:eastAsia="Arial Narrow" w:hAnsiTheme="majorHAnsi" w:cstheme="majorBidi"/>
            <w:position w:val="0"/>
            <w:sz w:val="22"/>
            <w:szCs w:val="22"/>
          </w:rPr>
          <w:t xml:space="preserve">Resolución M.E.N. No. 05485 del 24 de abril </w:t>
        </w:r>
        <w:r w:rsidRPr="00442620">
          <w:rPr>
            <w:rStyle w:val="Hipervnculo"/>
            <w:rFonts w:asciiTheme="majorHAnsi" w:eastAsia="Arial Narrow" w:hAnsiTheme="majorHAnsi" w:cstheme="majorBidi"/>
            <w:position w:val="0"/>
            <w:sz w:val="22"/>
            <w:szCs w:val="22"/>
          </w:rPr>
          <w:t>del año 2015</w:t>
        </w:r>
      </w:hyperlink>
      <w:r w:rsidRPr="00442620">
        <w:rPr>
          <w:rStyle w:val="Hipervnculo"/>
          <w:rFonts w:eastAsia="Arial Narrow"/>
          <w:position w:val="0"/>
        </w:rPr>
        <w:t xml:space="preserve"> </w:t>
      </w:r>
      <w:r w:rsidR="00E13466" w:rsidRPr="00442620">
        <w:rPr>
          <w:rStyle w:val="Hipervnculo"/>
          <w:rFonts w:eastAsia="Arial Narrow"/>
          <w:position w:val="0"/>
        </w:rPr>
        <w:t>(</w:t>
      </w:r>
      <w:r w:rsidR="00E13466" w:rsidRPr="00442620">
        <w:rPr>
          <w:rFonts w:asciiTheme="majorHAnsi" w:eastAsia="Arial Narrow" w:hAnsiTheme="majorHAnsi" w:cstheme="majorBidi"/>
          <w:i/>
          <w:iCs/>
          <w:sz w:val="22"/>
          <w:szCs w:val="22"/>
        </w:rPr>
        <w:t xml:space="preserve">Anexo </w:t>
      </w:r>
      <w:r w:rsidR="007E60C8" w:rsidRPr="00442620">
        <w:rPr>
          <w:rFonts w:asciiTheme="majorHAnsi" w:eastAsia="Arial Narrow" w:hAnsiTheme="majorHAnsi" w:cstheme="majorBidi"/>
          <w:i/>
          <w:iCs/>
        </w:rPr>
        <w:t>2</w:t>
      </w:r>
      <w:r w:rsidR="00E13466" w:rsidRPr="00442620">
        <w:rPr>
          <w:rFonts w:asciiTheme="majorHAnsi" w:eastAsia="Arial Narrow" w:hAnsiTheme="majorHAnsi" w:cstheme="majorBidi"/>
          <w:sz w:val="22"/>
          <w:szCs w:val="22"/>
        </w:rPr>
        <w:t>)</w:t>
      </w:r>
      <w:r w:rsidR="00473DFD" w:rsidRPr="00442620">
        <w:rPr>
          <w:rFonts w:asciiTheme="majorHAnsi" w:eastAsia="Arial Narrow" w:hAnsiTheme="majorHAnsi" w:cstheme="majorBidi"/>
          <w:sz w:val="22"/>
          <w:szCs w:val="22"/>
        </w:rPr>
        <w:t>,</w:t>
      </w:r>
      <w:r w:rsidR="00E13466" w:rsidRPr="00EF6EEF">
        <w:rPr>
          <w:rFonts w:asciiTheme="majorHAnsi" w:eastAsia="Arial Narrow" w:hAnsiTheme="majorHAnsi" w:cstheme="majorBidi"/>
          <w:sz w:val="22"/>
          <w:szCs w:val="22"/>
        </w:rPr>
        <w:t xml:space="preserve"> </w:t>
      </w:r>
      <w:r w:rsidRPr="00EF6EEF">
        <w:rPr>
          <w:rFonts w:asciiTheme="majorHAnsi" w:eastAsia="Arial Narrow" w:hAnsiTheme="majorHAnsi" w:cstheme="majorBidi"/>
          <w:sz w:val="22"/>
          <w:szCs w:val="22"/>
        </w:rPr>
        <w:t xml:space="preserve">la Maestría se oferta bajo los dos componentes: Investigación y Profundización, </w:t>
      </w:r>
      <w:r w:rsidR="00473DFD" w:rsidRPr="00EF6EEF">
        <w:rPr>
          <w:rFonts w:asciiTheme="majorHAnsi" w:eastAsia="Arial Narrow" w:hAnsiTheme="majorHAnsi" w:cstheme="majorBidi"/>
          <w:sz w:val="22"/>
          <w:szCs w:val="22"/>
        </w:rPr>
        <w:t xml:space="preserve">presentando </w:t>
      </w:r>
      <w:r w:rsidRPr="00EF6EEF">
        <w:rPr>
          <w:rFonts w:asciiTheme="majorHAnsi" w:eastAsia="Arial Narrow" w:hAnsiTheme="majorHAnsi" w:cstheme="majorBidi"/>
          <w:sz w:val="22"/>
          <w:szCs w:val="22"/>
        </w:rPr>
        <w:t xml:space="preserve">una normatividad clara y específica </w:t>
      </w:r>
      <w:r w:rsidR="00473DFD" w:rsidRPr="00EF6EEF">
        <w:rPr>
          <w:rFonts w:asciiTheme="majorHAnsi" w:eastAsia="Arial Narrow" w:hAnsiTheme="majorHAnsi" w:cstheme="majorBidi"/>
          <w:sz w:val="22"/>
          <w:szCs w:val="22"/>
        </w:rPr>
        <w:t xml:space="preserve">para </w:t>
      </w:r>
      <w:r w:rsidR="005A4784">
        <w:rPr>
          <w:rFonts w:asciiTheme="majorHAnsi" w:eastAsia="Arial Narrow" w:hAnsiTheme="majorHAnsi" w:cstheme="majorBidi"/>
          <w:sz w:val="22"/>
          <w:szCs w:val="22"/>
        </w:rPr>
        <w:t>los</w:t>
      </w:r>
      <w:r w:rsidR="00473DFD" w:rsidRPr="00EF6EEF">
        <w:rPr>
          <w:rFonts w:asciiTheme="majorHAnsi" w:eastAsia="Arial Narrow" w:hAnsiTheme="majorHAnsi" w:cstheme="majorBidi"/>
          <w:sz w:val="22"/>
          <w:szCs w:val="22"/>
        </w:rPr>
        <w:t xml:space="preserve"> dos componentes</w:t>
      </w:r>
      <w:r w:rsidR="005A4784">
        <w:rPr>
          <w:rFonts w:asciiTheme="majorHAnsi" w:eastAsia="Arial Narrow" w:hAnsiTheme="majorHAnsi" w:cstheme="majorBidi"/>
          <w:sz w:val="22"/>
          <w:szCs w:val="22"/>
        </w:rPr>
        <w:t xml:space="preserve"> </w:t>
      </w:r>
      <w:ins w:id="240" w:author="RUBIANO SUAREZ ALISON KATHERINE" w:date="2024-11-29T11:52:00Z">
        <w:r w:rsidR="00290742">
          <w:rPr>
            <w:rFonts w:asciiTheme="majorHAnsi" w:eastAsia="Arial Narrow" w:hAnsiTheme="majorHAnsi" w:cstheme="majorBidi"/>
            <w:sz w:val="22"/>
            <w:szCs w:val="22"/>
          </w:rPr>
          <w:t xml:space="preserve">con sus </w:t>
        </w:r>
      </w:ins>
      <w:del w:id="241" w:author="RUBIANO SUAREZ ALISON KATHERINE" w:date="2024-11-29T11:52:00Z">
        <w:r w:rsidR="005A4784" w:rsidDel="00290742">
          <w:rPr>
            <w:rFonts w:asciiTheme="majorHAnsi" w:eastAsia="Arial Narrow" w:hAnsiTheme="majorHAnsi" w:cstheme="majorBidi"/>
            <w:sz w:val="22"/>
            <w:szCs w:val="22"/>
          </w:rPr>
          <w:delText xml:space="preserve">presentando </w:delText>
        </w:r>
      </w:del>
      <w:r w:rsidR="005A4784">
        <w:rPr>
          <w:rFonts w:asciiTheme="majorHAnsi" w:eastAsia="Arial Narrow" w:hAnsiTheme="majorHAnsi" w:cstheme="majorBidi"/>
          <w:sz w:val="22"/>
          <w:szCs w:val="22"/>
        </w:rPr>
        <w:t>definiciones, modalidades y trabajos de grados</w:t>
      </w:r>
      <w:r w:rsidR="00473DFD" w:rsidRPr="00EF6EEF">
        <w:rPr>
          <w:rFonts w:asciiTheme="majorHAnsi" w:eastAsia="Arial Narrow" w:hAnsiTheme="majorHAnsi" w:cstheme="majorBidi"/>
          <w:sz w:val="22"/>
          <w:szCs w:val="22"/>
        </w:rPr>
        <w:t xml:space="preserve">, </w:t>
      </w:r>
      <w:r w:rsidRPr="00EF6EEF">
        <w:rPr>
          <w:rFonts w:asciiTheme="majorHAnsi" w:eastAsia="Arial Narrow" w:hAnsiTheme="majorHAnsi" w:cstheme="majorBidi"/>
          <w:sz w:val="22"/>
          <w:szCs w:val="22"/>
        </w:rPr>
        <w:t xml:space="preserve"> </w:t>
      </w:r>
      <w:bookmarkEnd w:id="238"/>
      <w:bookmarkEnd w:id="239"/>
      <w:r w:rsidR="005A4784">
        <w:rPr>
          <w:rFonts w:asciiTheme="majorHAnsi" w:eastAsia="Arial Narrow" w:hAnsiTheme="majorHAnsi" w:cstheme="majorBidi"/>
          <w:sz w:val="22"/>
          <w:szCs w:val="22"/>
        </w:rPr>
        <w:t xml:space="preserve">esto por medio del </w:t>
      </w:r>
      <w:hyperlink r:id="rId12" w:history="1">
        <w:r w:rsidR="006F117A" w:rsidRPr="00DB03BC">
          <w:rPr>
            <w:rStyle w:val="Hipervnculo"/>
            <w:rFonts w:asciiTheme="majorHAnsi" w:eastAsia="Arial Narrow" w:hAnsiTheme="majorHAnsi" w:cstheme="majorBidi"/>
            <w:position w:val="0"/>
            <w:sz w:val="22"/>
            <w:szCs w:val="22"/>
          </w:rPr>
          <w:t>A</w:t>
        </w:r>
        <w:r w:rsidR="00D21E26" w:rsidRPr="00DB03BC">
          <w:rPr>
            <w:rStyle w:val="Hipervnculo"/>
            <w:rFonts w:asciiTheme="majorHAnsi" w:eastAsia="Arial Narrow" w:hAnsiTheme="majorHAnsi" w:cstheme="majorBidi"/>
            <w:position w:val="0"/>
            <w:sz w:val="22"/>
            <w:szCs w:val="22"/>
          </w:rPr>
          <w:t xml:space="preserve">cuerdo </w:t>
        </w:r>
        <w:r w:rsidR="00DB03BC">
          <w:rPr>
            <w:rStyle w:val="Hipervnculo"/>
            <w:rFonts w:asciiTheme="majorHAnsi" w:eastAsia="Arial Narrow" w:hAnsiTheme="majorHAnsi" w:cstheme="majorBidi"/>
            <w:position w:val="0"/>
            <w:sz w:val="22"/>
            <w:szCs w:val="22"/>
          </w:rPr>
          <w:t xml:space="preserve">No. </w:t>
        </w:r>
        <w:r w:rsidR="00D21E26" w:rsidRPr="00DB03BC">
          <w:rPr>
            <w:rStyle w:val="Hipervnculo"/>
            <w:rFonts w:asciiTheme="majorHAnsi" w:eastAsia="Arial Narrow" w:hAnsiTheme="majorHAnsi" w:cstheme="majorBidi"/>
            <w:position w:val="0"/>
            <w:sz w:val="22"/>
            <w:szCs w:val="22"/>
          </w:rPr>
          <w:t xml:space="preserve">01 </w:t>
        </w:r>
        <w:r w:rsidR="00DB03BC">
          <w:rPr>
            <w:rStyle w:val="Hipervnculo"/>
            <w:rFonts w:asciiTheme="majorHAnsi" w:eastAsia="Arial Narrow" w:hAnsiTheme="majorHAnsi" w:cstheme="majorBidi"/>
            <w:position w:val="0"/>
            <w:sz w:val="22"/>
            <w:szCs w:val="22"/>
          </w:rPr>
          <w:t xml:space="preserve">del 05 de marzo </w:t>
        </w:r>
        <w:r w:rsidR="00D21E26" w:rsidRPr="00DB03BC">
          <w:rPr>
            <w:rStyle w:val="Hipervnculo"/>
            <w:rFonts w:asciiTheme="majorHAnsi" w:eastAsia="Arial Narrow" w:hAnsiTheme="majorHAnsi" w:cstheme="majorBidi"/>
            <w:position w:val="0"/>
            <w:sz w:val="22"/>
            <w:szCs w:val="22"/>
          </w:rPr>
          <w:t>de 2019</w:t>
        </w:r>
      </w:hyperlink>
      <w:r w:rsidR="006F117A" w:rsidRPr="00EF6EEF">
        <w:rPr>
          <w:rFonts w:asciiTheme="majorHAnsi" w:eastAsia="Arial Narrow" w:hAnsiTheme="majorHAnsi" w:cstheme="majorBidi"/>
          <w:sz w:val="22"/>
          <w:szCs w:val="22"/>
        </w:rPr>
        <w:t xml:space="preserve"> </w:t>
      </w:r>
      <w:r w:rsidR="00D21E26" w:rsidRPr="00EF6EEF">
        <w:rPr>
          <w:rFonts w:asciiTheme="majorHAnsi" w:eastAsia="Arial Narrow" w:hAnsiTheme="majorHAnsi" w:cstheme="majorBidi"/>
          <w:sz w:val="22"/>
          <w:szCs w:val="22"/>
        </w:rPr>
        <w:t xml:space="preserve">y </w:t>
      </w:r>
      <w:r w:rsidR="005A4784">
        <w:rPr>
          <w:rFonts w:asciiTheme="majorHAnsi" w:eastAsia="Arial Narrow" w:hAnsiTheme="majorHAnsi" w:cstheme="majorBidi"/>
          <w:sz w:val="22"/>
          <w:szCs w:val="22"/>
        </w:rPr>
        <w:t xml:space="preserve">el </w:t>
      </w:r>
      <w:hyperlink r:id="rId13" w:history="1">
        <w:r w:rsidR="006F117A" w:rsidRPr="00DB03BC">
          <w:rPr>
            <w:rStyle w:val="Hipervnculo"/>
            <w:rFonts w:asciiTheme="majorHAnsi" w:eastAsia="Arial Narrow" w:hAnsiTheme="majorHAnsi" w:cstheme="majorBidi"/>
            <w:position w:val="0"/>
            <w:sz w:val="22"/>
            <w:szCs w:val="22"/>
          </w:rPr>
          <w:t xml:space="preserve">Acuerdo </w:t>
        </w:r>
        <w:r w:rsidR="00DB03BC" w:rsidRPr="00DB03BC">
          <w:rPr>
            <w:rStyle w:val="Hipervnculo"/>
            <w:rFonts w:asciiTheme="majorHAnsi" w:eastAsia="Arial Narrow" w:hAnsiTheme="majorHAnsi" w:cstheme="majorBidi"/>
            <w:position w:val="0"/>
            <w:sz w:val="22"/>
            <w:szCs w:val="22"/>
          </w:rPr>
          <w:t xml:space="preserve">No. </w:t>
        </w:r>
        <w:r w:rsidR="00D21E26" w:rsidRPr="00DB03BC">
          <w:rPr>
            <w:rStyle w:val="Hipervnculo"/>
            <w:rFonts w:asciiTheme="majorHAnsi" w:eastAsia="Arial Narrow" w:hAnsiTheme="majorHAnsi" w:cstheme="majorBidi"/>
            <w:position w:val="0"/>
            <w:sz w:val="22"/>
            <w:szCs w:val="22"/>
          </w:rPr>
          <w:t>04</w:t>
        </w:r>
        <w:r w:rsidR="006F117A" w:rsidRPr="00DB03BC">
          <w:rPr>
            <w:rStyle w:val="Hipervnculo"/>
            <w:rFonts w:asciiTheme="majorHAnsi" w:eastAsia="Arial Narrow" w:hAnsiTheme="majorHAnsi" w:cstheme="majorBidi"/>
            <w:position w:val="0"/>
            <w:sz w:val="22"/>
            <w:szCs w:val="22"/>
          </w:rPr>
          <w:t xml:space="preserve"> </w:t>
        </w:r>
        <w:r w:rsidR="00DB03BC" w:rsidRPr="00DB03BC">
          <w:rPr>
            <w:rStyle w:val="Hipervnculo"/>
            <w:rFonts w:asciiTheme="majorHAnsi" w:eastAsia="Arial Narrow" w:hAnsiTheme="majorHAnsi" w:cstheme="majorBidi"/>
            <w:position w:val="0"/>
            <w:sz w:val="22"/>
            <w:szCs w:val="22"/>
          </w:rPr>
          <w:t xml:space="preserve">del 27 de abril </w:t>
        </w:r>
        <w:r w:rsidR="006F117A" w:rsidRPr="00DB03BC">
          <w:rPr>
            <w:rStyle w:val="Hipervnculo"/>
            <w:rFonts w:asciiTheme="majorHAnsi" w:eastAsia="Arial Narrow" w:hAnsiTheme="majorHAnsi" w:cstheme="majorBidi"/>
            <w:position w:val="0"/>
            <w:sz w:val="22"/>
            <w:szCs w:val="22"/>
          </w:rPr>
          <w:t>de</w:t>
        </w:r>
        <w:r w:rsidR="00D21E26" w:rsidRPr="00DB03BC">
          <w:rPr>
            <w:rStyle w:val="Hipervnculo"/>
            <w:rFonts w:asciiTheme="majorHAnsi" w:eastAsia="Arial Narrow" w:hAnsiTheme="majorHAnsi" w:cstheme="majorBidi"/>
            <w:position w:val="0"/>
            <w:sz w:val="22"/>
            <w:szCs w:val="22"/>
          </w:rPr>
          <w:t xml:space="preserve"> 2022</w:t>
        </w:r>
      </w:hyperlink>
      <w:r w:rsidR="008F59D4">
        <w:rPr>
          <w:rFonts w:asciiTheme="majorHAnsi" w:eastAsia="Arial Narrow" w:hAnsiTheme="majorHAnsi" w:cstheme="majorBidi"/>
          <w:sz w:val="22"/>
          <w:szCs w:val="22"/>
        </w:rPr>
        <w:t xml:space="preserve">, </w:t>
      </w:r>
      <w:r w:rsidR="006F117A" w:rsidRPr="00EF6EEF">
        <w:rPr>
          <w:rFonts w:asciiTheme="majorHAnsi" w:eastAsia="Arial Narrow" w:hAnsiTheme="majorHAnsi" w:cstheme="majorBidi"/>
          <w:sz w:val="22"/>
          <w:szCs w:val="22"/>
        </w:rPr>
        <w:t>ambos del Consejo Académico</w:t>
      </w:r>
      <w:r w:rsidR="00473DFD" w:rsidRPr="00EF6EEF">
        <w:rPr>
          <w:rFonts w:asciiTheme="majorHAnsi" w:eastAsia="Arial Narrow" w:hAnsiTheme="majorHAnsi" w:cstheme="majorBidi"/>
          <w:sz w:val="22"/>
          <w:szCs w:val="22"/>
        </w:rPr>
        <w:t>.</w:t>
      </w:r>
    </w:p>
    <w:p w14:paraId="7A150F59"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39FCD334" w14:textId="1C646D04" w:rsidR="00A639D0" w:rsidRPr="007E60C8" w:rsidRDefault="00E6545C" w:rsidP="5E7F5D34">
      <w:pPr>
        <w:tabs>
          <w:tab w:val="left" w:pos="2663"/>
        </w:tabs>
        <w:ind w:right="-5" w:hanging="2"/>
        <w:jc w:val="both"/>
        <w:rPr>
          <w:rFonts w:asciiTheme="majorHAnsi" w:eastAsia="Arial" w:hAnsiTheme="majorHAnsi" w:cstheme="majorBidi"/>
          <w:sz w:val="22"/>
          <w:szCs w:val="22"/>
        </w:rPr>
      </w:pPr>
      <w:bookmarkStart w:id="242" w:name="_Toc169506953"/>
      <w:bookmarkStart w:id="243" w:name="_Toc169508111"/>
      <w:r w:rsidRPr="5E7F5D34">
        <w:rPr>
          <w:rFonts w:asciiTheme="majorHAnsi" w:eastAsia="Arial" w:hAnsiTheme="majorHAnsi" w:cstheme="majorBidi"/>
          <w:sz w:val="22"/>
          <w:szCs w:val="22"/>
        </w:rPr>
        <w:t xml:space="preserve">El </w:t>
      </w:r>
      <w:r w:rsidR="7184AB8F" w:rsidRPr="5E7F5D34">
        <w:rPr>
          <w:rFonts w:asciiTheme="majorHAnsi" w:eastAsia="Arial" w:hAnsiTheme="majorHAnsi" w:cstheme="majorBidi"/>
          <w:sz w:val="22"/>
          <w:szCs w:val="22"/>
        </w:rPr>
        <w:t xml:space="preserve">Ministerio de Educación Nacional </w:t>
      </w:r>
      <w:r w:rsidR="7184AB8F" w:rsidRPr="00916332">
        <w:rPr>
          <w:rFonts w:asciiTheme="majorHAnsi" w:eastAsia="Arial" w:hAnsiTheme="majorHAnsi" w:cstheme="majorBidi"/>
          <w:sz w:val="22"/>
          <w:szCs w:val="22"/>
        </w:rPr>
        <w:t xml:space="preserve">– </w:t>
      </w:r>
      <w:r w:rsidR="00473DFD" w:rsidRPr="00916332">
        <w:rPr>
          <w:rFonts w:asciiTheme="majorHAnsi" w:eastAsia="Arial" w:hAnsiTheme="majorHAnsi" w:cstheme="majorBidi"/>
          <w:sz w:val="22"/>
          <w:szCs w:val="22"/>
        </w:rPr>
        <w:t>M</w:t>
      </w:r>
      <w:r w:rsidR="00166758" w:rsidRPr="00916332">
        <w:rPr>
          <w:rFonts w:asciiTheme="majorHAnsi" w:eastAsia="Arial" w:hAnsiTheme="majorHAnsi" w:cstheme="majorBidi"/>
          <w:sz w:val="22"/>
          <w:szCs w:val="22"/>
        </w:rPr>
        <w:t>.</w:t>
      </w:r>
      <w:r w:rsidR="00473DFD" w:rsidRPr="00916332">
        <w:rPr>
          <w:rFonts w:asciiTheme="majorHAnsi" w:eastAsia="Arial" w:hAnsiTheme="majorHAnsi" w:cstheme="majorBidi"/>
          <w:sz w:val="22"/>
          <w:szCs w:val="22"/>
        </w:rPr>
        <w:t>E</w:t>
      </w:r>
      <w:r w:rsidR="00166758" w:rsidRPr="00916332">
        <w:rPr>
          <w:rFonts w:asciiTheme="majorHAnsi" w:eastAsia="Arial" w:hAnsiTheme="majorHAnsi" w:cstheme="majorBidi"/>
          <w:sz w:val="22"/>
          <w:szCs w:val="22"/>
        </w:rPr>
        <w:t>.</w:t>
      </w:r>
      <w:r w:rsidR="00473DFD" w:rsidRPr="00916332">
        <w:rPr>
          <w:rFonts w:asciiTheme="majorHAnsi" w:eastAsia="Arial" w:hAnsiTheme="majorHAnsi" w:cstheme="majorBidi"/>
          <w:sz w:val="22"/>
          <w:szCs w:val="22"/>
        </w:rPr>
        <w:t>N</w:t>
      </w:r>
      <w:r w:rsidR="00166758" w:rsidRPr="5E7F5D34">
        <w:rPr>
          <w:rFonts w:asciiTheme="majorHAnsi" w:eastAsia="Arial" w:hAnsiTheme="majorHAnsi" w:cstheme="majorBidi"/>
          <w:sz w:val="22"/>
          <w:szCs w:val="22"/>
        </w:rPr>
        <w:t>.</w:t>
      </w:r>
      <w:r w:rsidR="7184AB8F" w:rsidRPr="5E7F5D34">
        <w:rPr>
          <w:rFonts w:asciiTheme="majorHAnsi" w:eastAsia="Arial" w:hAnsiTheme="majorHAnsi" w:cstheme="majorBidi"/>
          <w:sz w:val="22"/>
          <w:szCs w:val="22"/>
        </w:rPr>
        <w:t xml:space="preserve">, el 25 de Julio de 2019, presenta el </w:t>
      </w:r>
      <w:hyperlink r:id="rId14" w:history="1">
        <w:r w:rsidR="7184AB8F" w:rsidRPr="5E7F5D34">
          <w:rPr>
            <w:rStyle w:val="Hipervnculo"/>
            <w:rFonts w:asciiTheme="majorHAnsi" w:eastAsia="Arial" w:hAnsiTheme="majorHAnsi" w:cstheme="majorBidi"/>
            <w:position w:val="0"/>
            <w:sz w:val="22"/>
            <w:szCs w:val="22"/>
          </w:rPr>
          <w:t>Decreto 1330</w:t>
        </w:r>
      </w:hyperlink>
      <w:r w:rsidR="7184AB8F" w:rsidRPr="5E7F5D34">
        <w:rPr>
          <w:rFonts w:asciiTheme="majorHAnsi" w:eastAsia="Arial" w:hAnsiTheme="majorHAnsi" w:cstheme="majorBidi"/>
          <w:sz w:val="22"/>
          <w:szCs w:val="22"/>
        </w:rPr>
        <w:t xml:space="preserve">. Este decreto indica en la </w:t>
      </w:r>
      <w:r w:rsidR="7184AB8F" w:rsidRPr="5E7F5D34">
        <w:rPr>
          <w:rFonts w:asciiTheme="majorHAnsi" w:eastAsia="Arial" w:hAnsiTheme="majorHAnsi" w:cstheme="majorBidi"/>
          <w:b/>
          <w:bCs/>
          <w:i/>
          <w:iCs/>
          <w:sz w:val="22"/>
          <w:szCs w:val="22"/>
        </w:rPr>
        <w:t>Sección 6, PROGRAMAS DE POSGRADOS, Artículo 2.5.3.2.6.4. Programas de maestría,</w:t>
      </w:r>
      <w:r w:rsidR="7184AB8F"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b/>
          <w:bCs/>
          <w:i/>
          <w:iCs/>
          <w:sz w:val="22"/>
          <w:szCs w:val="22"/>
        </w:rPr>
        <w:t xml:space="preserve">Parágrafo. </w:t>
      </w:r>
      <w:r w:rsidR="7184AB8F" w:rsidRPr="5E7F5D34">
        <w:rPr>
          <w:rFonts w:asciiTheme="majorHAnsi" w:eastAsia="Arial" w:hAnsiTheme="majorHAnsi" w:cstheme="majorBidi"/>
          <w:i/>
          <w:iCs/>
          <w:sz w:val="22"/>
          <w:szCs w:val="22"/>
        </w:rPr>
        <w:t xml:space="preserve">“Los programas de maestrías de profundización y de investigación tendrán registros calificados independientes, dado que son diferentes sus condiciones curriculares y de perfil del egresado”. </w:t>
      </w:r>
      <w:r w:rsidR="7184AB8F" w:rsidRPr="5E7F5D34">
        <w:rPr>
          <w:rFonts w:asciiTheme="majorHAnsi" w:eastAsia="Arial" w:hAnsiTheme="majorHAnsi" w:cstheme="majorBidi"/>
          <w:sz w:val="22"/>
          <w:szCs w:val="22"/>
        </w:rPr>
        <w:t xml:space="preserve">La Maestría presenta en marzo de 2022 los documentos maestros para cada una de las Maestrías atendiendo las directrices del Decreto 1330. Se recibe </w:t>
      </w:r>
      <w:del w:id="244" w:author="RUBIANO SUAREZ ALISON KATHERINE" w:date="2024-11-29T11:52:00Z">
        <w:r w:rsidR="00473DFD" w:rsidRPr="5E7F5D34" w:rsidDel="00290742">
          <w:rPr>
            <w:rFonts w:asciiTheme="majorHAnsi" w:eastAsia="Arial" w:hAnsiTheme="majorHAnsi" w:cstheme="majorBidi"/>
            <w:sz w:val="22"/>
            <w:szCs w:val="22"/>
          </w:rPr>
          <w:delText>el</w:delText>
        </w:r>
      </w:del>
      <w:ins w:id="245" w:author="RUBIANO SUAREZ ALISON KATHERINE" w:date="2024-11-29T11:52:00Z">
        <w:r w:rsidR="00290742">
          <w:rPr>
            <w:rFonts w:asciiTheme="majorHAnsi" w:eastAsia="Arial" w:hAnsiTheme="majorHAnsi" w:cstheme="majorBidi"/>
            <w:sz w:val="22"/>
            <w:szCs w:val="22"/>
          </w:rPr>
          <w:t>la renovació</w:t>
        </w:r>
      </w:ins>
      <w:ins w:id="246" w:author="RUBIANO SUAREZ ALISON KATHERINE" w:date="2024-11-29T11:53:00Z">
        <w:r w:rsidR="00290742">
          <w:rPr>
            <w:rFonts w:asciiTheme="majorHAnsi" w:eastAsia="Arial" w:hAnsiTheme="majorHAnsi" w:cstheme="majorBidi"/>
            <w:sz w:val="22"/>
            <w:szCs w:val="22"/>
          </w:rPr>
          <w:t>n del</w:t>
        </w:r>
      </w:ins>
      <w:r w:rsidR="00473DFD"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sz w:val="22"/>
          <w:szCs w:val="22"/>
        </w:rPr>
        <w:t xml:space="preserve">Registro Calificado para la Maestría en Ciencias de la Información y las Comunicaciones en Profundización </w:t>
      </w:r>
      <w:r w:rsidR="00473DFD" w:rsidRPr="5E7F5D34">
        <w:rPr>
          <w:rFonts w:asciiTheme="majorHAnsi" w:eastAsia="Arial" w:hAnsiTheme="majorHAnsi" w:cstheme="majorBidi"/>
          <w:sz w:val="22"/>
          <w:szCs w:val="22"/>
        </w:rPr>
        <w:t>por parte del M</w:t>
      </w:r>
      <w:r w:rsidR="003416EA"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E</w:t>
      </w:r>
      <w:r w:rsidR="003416EA"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N</w:t>
      </w:r>
      <w:r w:rsidR="003416EA"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sz w:val="22"/>
          <w:szCs w:val="22"/>
        </w:rPr>
        <w:t xml:space="preserve">mediante </w:t>
      </w:r>
      <w:hyperlink r:id="rId15" w:history="1">
        <w:r w:rsidR="7184AB8F" w:rsidRPr="5E7F5D34">
          <w:rPr>
            <w:rStyle w:val="Hipervnculo"/>
            <w:rFonts w:asciiTheme="majorHAnsi" w:eastAsia="Arial" w:hAnsiTheme="majorHAnsi" w:cstheme="majorBidi"/>
            <w:position w:val="0"/>
            <w:sz w:val="22"/>
            <w:szCs w:val="22"/>
          </w:rPr>
          <w:t xml:space="preserve">Resolución No. 09925 del 21 de </w:t>
        </w:r>
        <w:r w:rsidR="00AB5A98" w:rsidRPr="5E7F5D34">
          <w:rPr>
            <w:rStyle w:val="Hipervnculo"/>
            <w:rFonts w:asciiTheme="majorHAnsi" w:eastAsia="Arial" w:hAnsiTheme="majorHAnsi" w:cstheme="majorBidi"/>
            <w:position w:val="0"/>
            <w:sz w:val="22"/>
            <w:szCs w:val="22"/>
          </w:rPr>
          <w:t>junio</w:t>
        </w:r>
        <w:r w:rsidR="7184AB8F" w:rsidRPr="5E7F5D34">
          <w:rPr>
            <w:rStyle w:val="Hipervnculo"/>
            <w:rFonts w:asciiTheme="majorHAnsi" w:eastAsia="Arial" w:hAnsiTheme="majorHAnsi" w:cstheme="majorBidi"/>
            <w:position w:val="0"/>
            <w:sz w:val="22"/>
            <w:szCs w:val="22"/>
          </w:rPr>
          <w:t xml:space="preserve"> 2023</w:t>
        </w:r>
      </w:hyperlink>
      <w:r w:rsidR="7184AB8F" w:rsidRPr="5E7F5D34">
        <w:rPr>
          <w:rFonts w:asciiTheme="majorHAnsi" w:eastAsia="Arial" w:hAnsiTheme="majorHAnsi" w:cstheme="majorBidi"/>
          <w:sz w:val="22"/>
          <w:szCs w:val="22"/>
        </w:rPr>
        <w:t xml:space="preserve"> con una duración de 7 años</w:t>
      </w:r>
      <w:r w:rsidR="006F117A"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sz w:val="22"/>
          <w:szCs w:val="22"/>
        </w:rPr>
        <w:t xml:space="preserve">y </w:t>
      </w:r>
      <w:r w:rsidR="00353B03" w:rsidRPr="5E7F5D34">
        <w:rPr>
          <w:rFonts w:asciiTheme="majorHAnsi" w:eastAsia="Arial" w:hAnsiTheme="majorHAnsi" w:cstheme="majorBidi"/>
          <w:sz w:val="22"/>
          <w:szCs w:val="22"/>
        </w:rPr>
        <w:t xml:space="preserve">con número de </w:t>
      </w:r>
      <w:r w:rsidR="7184AB8F" w:rsidRPr="5E7F5D34">
        <w:rPr>
          <w:rFonts w:asciiTheme="majorHAnsi" w:eastAsia="Arial" w:hAnsiTheme="majorHAnsi" w:cstheme="majorBidi"/>
          <w:sz w:val="22"/>
          <w:szCs w:val="22"/>
        </w:rPr>
        <w:t xml:space="preserve">SNIES 116070. También se recibe por parte del </w:t>
      </w:r>
      <w:r w:rsidR="00473DFD" w:rsidRPr="5E7F5D34">
        <w:rPr>
          <w:rFonts w:asciiTheme="majorHAnsi" w:eastAsia="Arial" w:hAnsiTheme="majorHAnsi" w:cstheme="majorBidi"/>
          <w:sz w:val="22"/>
          <w:szCs w:val="22"/>
        </w:rPr>
        <w:t>M</w:t>
      </w:r>
      <w:r w:rsidR="00307EAD"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E</w:t>
      </w:r>
      <w:r w:rsidR="00307EAD"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N</w:t>
      </w:r>
      <w:r w:rsidR="00307EAD" w:rsidRPr="5E7F5D34">
        <w:rPr>
          <w:rFonts w:asciiTheme="majorHAnsi" w:eastAsia="Arial" w:hAnsiTheme="majorHAnsi" w:cstheme="majorBidi"/>
          <w:sz w:val="22"/>
          <w:szCs w:val="22"/>
        </w:rPr>
        <w:t>.</w:t>
      </w:r>
      <w:r w:rsidR="7184AB8F" w:rsidRPr="5E7F5D34">
        <w:rPr>
          <w:rFonts w:asciiTheme="majorHAnsi" w:eastAsia="Arial" w:hAnsiTheme="majorHAnsi" w:cstheme="majorBidi"/>
          <w:sz w:val="22"/>
          <w:szCs w:val="22"/>
        </w:rPr>
        <w:t xml:space="preserve"> la renovación del Registro Calificado para la Maestría en Ciencias de la Información y las Comunicaciones en Investigación mediante </w:t>
      </w:r>
      <w:hyperlink r:id="rId16" w:history="1">
        <w:r w:rsidR="7184AB8F" w:rsidRPr="5E7F5D34">
          <w:rPr>
            <w:rStyle w:val="Hipervnculo"/>
            <w:rFonts w:asciiTheme="majorHAnsi" w:eastAsia="Arial" w:hAnsiTheme="majorHAnsi" w:cstheme="majorBidi"/>
            <w:position w:val="0"/>
            <w:sz w:val="22"/>
            <w:szCs w:val="22"/>
          </w:rPr>
          <w:t xml:space="preserve">Resolución No. 016163 del 05 de </w:t>
        </w:r>
        <w:r w:rsidR="00AB5A98" w:rsidRPr="5E7F5D34">
          <w:rPr>
            <w:rStyle w:val="Hipervnculo"/>
            <w:rFonts w:asciiTheme="majorHAnsi" w:eastAsia="Arial" w:hAnsiTheme="majorHAnsi" w:cstheme="majorBidi"/>
            <w:position w:val="0"/>
            <w:sz w:val="22"/>
            <w:szCs w:val="22"/>
          </w:rPr>
          <w:t>septiembre</w:t>
        </w:r>
        <w:r w:rsidR="7184AB8F" w:rsidRPr="5E7F5D34">
          <w:rPr>
            <w:rStyle w:val="Hipervnculo"/>
            <w:rFonts w:asciiTheme="majorHAnsi" w:eastAsia="Arial" w:hAnsiTheme="majorHAnsi" w:cstheme="majorBidi"/>
            <w:position w:val="0"/>
            <w:sz w:val="22"/>
            <w:szCs w:val="22"/>
          </w:rPr>
          <w:t xml:space="preserve"> 2023</w:t>
        </w:r>
      </w:hyperlink>
      <w:r w:rsidR="7184AB8F" w:rsidRPr="5E7F5D34">
        <w:rPr>
          <w:rFonts w:asciiTheme="majorHAnsi" w:eastAsia="Arial" w:hAnsiTheme="majorHAnsi" w:cstheme="majorBidi"/>
          <w:sz w:val="22"/>
          <w:szCs w:val="22"/>
        </w:rPr>
        <w:t xml:space="preserve"> con una duración de 7 años</w:t>
      </w:r>
      <w:r w:rsidR="006F117A" w:rsidRPr="5E7F5D34">
        <w:rPr>
          <w:rFonts w:asciiTheme="majorHAnsi" w:eastAsia="Arial" w:hAnsiTheme="majorHAnsi" w:cstheme="majorBidi"/>
          <w:sz w:val="22"/>
          <w:szCs w:val="22"/>
        </w:rPr>
        <w:t xml:space="preserve"> y </w:t>
      </w:r>
      <w:r w:rsidR="00353B03" w:rsidRPr="5E7F5D34">
        <w:rPr>
          <w:rFonts w:asciiTheme="majorHAnsi" w:eastAsia="Arial" w:hAnsiTheme="majorHAnsi" w:cstheme="majorBidi"/>
          <w:sz w:val="22"/>
          <w:szCs w:val="22"/>
        </w:rPr>
        <w:t xml:space="preserve">con número de </w:t>
      </w:r>
      <w:r w:rsidR="7184AB8F" w:rsidRPr="5E7F5D34">
        <w:rPr>
          <w:rFonts w:asciiTheme="majorHAnsi" w:eastAsia="Arial" w:hAnsiTheme="majorHAnsi" w:cstheme="majorBidi"/>
          <w:sz w:val="22"/>
          <w:szCs w:val="22"/>
        </w:rPr>
        <w:t>SNIES 17528.</w:t>
      </w:r>
      <w:bookmarkEnd w:id="242"/>
      <w:bookmarkEnd w:id="243"/>
      <w:r w:rsidRPr="5E7F5D34">
        <w:rPr>
          <w:rFonts w:asciiTheme="majorHAnsi" w:eastAsia="Arial" w:hAnsiTheme="majorHAnsi" w:cstheme="majorBidi"/>
          <w:sz w:val="22"/>
          <w:szCs w:val="22"/>
        </w:rPr>
        <w:t xml:space="preserve"> </w:t>
      </w:r>
    </w:p>
    <w:p w14:paraId="7901A5C1" w14:textId="4F40E02A"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6E309F79" w14:textId="0559D46E" w:rsidR="00E10144" w:rsidRPr="007E60C8" w:rsidRDefault="00307EAD" w:rsidP="00CE1106">
      <w:pPr>
        <w:ind w:left="-1"/>
        <w:jc w:val="both"/>
        <w:rPr>
          <w:rFonts w:asciiTheme="majorHAnsi" w:eastAsia="Arial" w:hAnsiTheme="majorHAnsi" w:cstheme="majorBidi"/>
          <w:sz w:val="22"/>
          <w:szCs w:val="22"/>
        </w:rPr>
      </w:pPr>
      <w:r>
        <w:rPr>
          <w:rFonts w:asciiTheme="majorHAnsi" w:eastAsia="Arial" w:hAnsiTheme="majorHAnsi" w:cstheme="majorBidi"/>
          <w:sz w:val="22"/>
          <w:szCs w:val="22"/>
        </w:rPr>
        <w:t>Para este proceso la C</w:t>
      </w:r>
      <w:r w:rsidR="00E10144" w:rsidRPr="007E60C8">
        <w:rPr>
          <w:rFonts w:asciiTheme="majorHAnsi" w:eastAsia="Arial" w:hAnsiTheme="majorHAnsi" w:cstheme="majorBidi"/>
          <w:sz w:val="22"/>
          <w:szCs w:val="22"/>
        </w:rPr>
        <w:t xml:space="preserve">oordinación de la Maestría </w:t>
      </w:r>
      <w:r>
        <w:rPr>
          <w:rFonts w:asciiTheme="majorHAnsi" w:eastAsia="Arial" w:hAnsiTheme="majorHAnsi" w:cstheme="majorBidi"/>
          <w:sz w:val="22"/>
          <w:szCs w:val="22"/>
        </w:rPr>
        <w:t>sustentó</w:t>
      </w:r>
      <w:r w:rsidR="00E10144" w:rsidRPr="007E60C8">
        <w:rPr>
          <w:rFonts w:asciiTheme="majorHAnsi" w:eastAsia="Arial" w:hAnsiTheme="majorHAnsi" w:cstheme="majorBidi"/>
          <w:sz w:val="22"/>
          <w:szCs w:val="22"/>
        </w:rPr>
        <w:t xml:space="preserve"> </w:t>
      </w:r>
      <w:r>
        <w:rPr>
          <w:rFonts w:asciiTheme="majorHAnsi" w:eastAsia="Arial" w:hAnsiTheme="majorHAnsi" w:cstheme="majorBidi"/>
          <w:sz w:val="22"/>
          <w:szCs w:val="22"/>
        </w:rPr>
        <w:t>el proceso de</w:t>
      </w:r>
      <w:r w:rsidR="00E10144" w:rsidRPr="007E60C8">
        <w:rPr>
          <w:rFonts w:asciiTheme="majorHAnsi" w:eastAsia="Arial" w:hAnsiTheme="majorHAnsi" w:cstheme="majorBidi"/>
          <w:sz w:val="22"/>
          <w:szCs w:val="22"/>
        </w:rPr>
        <w:t xml:space="preserve"> </w:t>
      </w:r>
      <w:del w:id="247" w:author="RUBIANO SUAREZ ALISON KATHERINE" w:date="2024-11-29T11:54:00Z">
        <w:r w:rsidR="00E10144" w:rsidRPr="007E60C8" w:rsidDel="00290742">
          <w:rPr>
            <w:rFonts w:asciiTheme="majorHAnsi" w:eastAsia="Arial" w:hAnsiTheme="majorHAnsi" w:cstheme="majorBidi"/>
            <w:sz w:val="22"/>
            <w:szCs w:val="22"/>
          </w:rPr>
          <w:delText xml:space="preserve">división </w:delText>
        </w:r>
      </w:del>
      <w:ins w:id="248" w:author="RUBIANO SUAREZ ALISON KATHERINE" w:date="2024-11-29T11:54:00Z">
        <w:r w:rsidR="00290742">
          <w:rPr>
            <w:rFonts w:asciiTheme="majorHAnsi" w:eastAsia="Arial" w:hAnsiTheme="majorHAnsi" w:cstheme="majorBidi"/>
            <w:sz w:val="22"/>
            <w:szCs w:val="22"/>
          </w:rPr>
          <w:t>separación</w:t>
        </w:r>
        <w:r w:rsidR="00290742" w:rsidRPr="007E60C8">
          <w:rPr>
            <w:rFonts w:asciiTheme="majorHAnsi" w:eastAsia="Arial" w:hAnsiTheme="majorHAnsi" w:cstheme="majorBidi"/>
            <w:sz w:val="22"/>
            <w:szCs w:val="22"/>
          </w:rPr>
          <w:t xml:space="preserve"> </w:t>
        </w:r>
      </w:ins>
      <w:r w:rsidR="00E10144" w:rsidRPr="007E60C8">
        <w:rPr>
          <w:rFonts w:asciiTheme="majorHAnsi" w:eastAsia="Arial" w:hAnsiTheme="majorHAnsi" w:cstheme="majorBidi"/>
          <w:sz w:val="22"/>
          <w:szCs w:val="22"/>
        </w:rPr>
        <w:t xml:space="preserve">del programa </w:t>
      </w:r>
      <w:r w:rsidR="00704FBB" w:rsidRPr="007E60C8">
        <w:rPr>
          <w:rFonts w:asciiTheme="majorHAnsi" w:eastAsia="Arial" w:hAnsiTheme="majorHAnsi" w:cstheme="majorBidi"/>
          <w:sz w:val="22"/>
          <w:szCs w:val="22"/>
        </w:rPr>
        <w:t xml:space="preserve">mediante </w:t>
      </w:r>
      <w:r w:rsidR="00E10144" w:rsidRPr="007E60C8">
        <w:rPr>
          <w:rFonts w:asciiTheme="majorHAnsi" w:eastAsia="Arial" w:hAnsiTheme="majorHAnsi" w:cstheme="majorBidi"/>
          <w:sz w:val="22"/>
          <w:szCs w:val="22"/>
        </w:rPr>
        <w:t xml:space="preserve">la aprobación de los diferentes órganos académicos de la Universidad, </w:t>
      </w:r>
      <w:r w:rsidR="00FE3F7C" w:rsidRPr="007E60C8">
        <w:rPr>
          <w:rFonts w:asciiTheme="majorHAnsi" w:eastAsia="Arial" w:hAnsiTheme="majorHAnsi" w:cstheme="majorBidi"/>
          <w:sz w:val="22"/>
          <w:szCs w:val="22"/>
        </w:rPr>
        <w:t xml:space="preserve">iniciando </w:t>
      </w:r>
      <w:r w:rsidR="00485D8C" w:rsidRPr="007E60C8">
        <w:rPr>
          <w:rFonts w:asciiTheme="majorHAnsi" w:eastAsia="Arial" w:hAnsiTheme="majorHAnsi" w:cstheme="majorBidi"/>
          <w:sz w:val="22"/>
          <w:szCs w:val="22"/>
        </w:rPr>
        <w:t xml:space="preserve">por el </w:t>
      </w:r>
      <w:hyperlink r:id="rId17" w:history="1">
        <w:r w:rsidR="00704FBB" w:rsidRPr="002C3C8A">
          <w:rPr>
            <w:rStyle w:val="Hipervnculo"/>
            <w:rFonts w:asciiTheme="majorHAnsi" w:eastAsia="Arial" w:hAnsiTheme="majorHAnsi" w:cstheme="majorBidi"/>
            <w:position w:val="0"/>
            <w:sz w:val="22"/>
            <w:szCs w:val="22"/>
          </w:rPr>
          <w:t>C</w:t>
        </w:r>
        <w:r w:rsidR="00485D8C" w:rsidRPr="002C3C8A">
          <w:rPr>
            <w:rStyle w:val="Hipervnculo"/>
            <w:rFonts w:asciiTheme="majorHAnsi" w:eastAsia="Arial" w:hAnsiTheme="majorHAnsi" w:cstheme="majorBidi"/>
            <w:position w:val="0"/>
            <w:sz w:val="22"/>
            <w:szCs w:val="22"/>
          </w:rPr>
          <w:t xml:space="preserve">onsejo </w:t>
        </w:r>
        <w:r w:rsidR="00704FBB" w:rsidRPr="002C3C8A">
          <w:rPr>
            <w:rStyle w:val="Hipervnculo"/>
            <w:rFonts w:asciiTheme="majorHAnsi" w:eastAsia="Arial" w:hAnsiTheme="majorHAnsi" w:cstheme="majorBidi"/>
            <w:position w:val="0"/>
            <w:sz w:val="22"/>
            <w:szCs w:val="22"/>
          </w:rPr>
          <w:t>C</w:t>
        </w:r>
        <w:r w:rsidR="004733AB" w:rsidRPr="002C3C8A">
          <w:rPr>
            <w:rStyle w:val="Hipervnculo"/>
            <w:rFonts w:asciiTheme="majorHAnsi" w:eastAsia="Arial" w:hAnsiTheme="majorHAnsi" w:cstheme="majorBidi"/>
            <w:position w:val="0"/>
            <w:sz w:val="22"/>
            <w:szCs w:val="22"/>
          </w:rPr>
          <w:t xml:space="preserve">urricular con aval </w:t>
        </w:r>
        <w:r w:rsidR="00704FBB" w:rsidRPr="002C3C8A">
          <w:rPr>
            <w:rStyle w:val="Hipervnculo"/>
            <w:rFonts w:asciiTheme="majorHAnsi" w:eastAsia="Arial" w:hAnsiTheme="majorHAnsi" w:cstheme="majorBidi"/>
            <w:position w:val="0"/>
            <w:sz w:val="22"/>
            <w:szCs w:val="22"/>
          </w:rPr>
          <w:t>otorgado</w:t>
        </w:r>
        <w:r w:rsidRPr="002C3C8A">
          <w:rPr>
            <w:rStyle w:val="Hipervnculo"/>
            <w:rFonts w:asciiTheme="majorHAnsi" w:eastAsia="Arial" w:hAnsiTheme="majorHAnsi" w:cstheme="majorBidi"/>
            <w:position w:val="0"/>
            <w:sz w:val="22"/>
            <w:szCs w:val="22"/>
          </w:rPr>
          <w:t xml:space="preserve"> el 16 de marzo del año 2021</w:t>
        </w:r>
      </w:hyperlink>
      <w:r w:rsidR="00704FBB" w:rsidRPr="007E60C8">
        <w:rPr>
          <w:rFonts w:asciiTheme="majorHAnsi" w:eastAsia="Arial" w:hAnsiTheme="majorHAnsi" w:cstheme="majorBidi"/>
          <w:sz w:val="22"/>
          <w:szCs w:val="22"/>
        </w:rPr>
        <w:t xml:space="preserve"> (</w:t>
      </w:r>
      <w:r w:rsidRPr="002C3C8A">
        <w:rPr>
          <w:rFonts w:asciiTheme="majorHAnsi" w:eastAsia="Arial" w:hAnsiTheme="majorHAnsi" w:cstheme="majorBidi"/>
          <w:i/>
          <w:iCs/>
          <w:sz w:val="22"/>
          <w:szCs w:val="22"/>
        </w:rPr>
        <w:t>A</w:t>
      </w:r>
      <w:r w:rsidR="00704FBB" w:rsidRPr="002C3C8A">
        <w:rPr>
          <w:rFonts w:asciiTheme="majorHAnsi" w:eastAsia="Arial" w:hAnsiTheme="majorHAnsi" w:cstheme="majorBidi"/>
          <w:i/>
          <w:iCs/>
          <w:sz w:val="22"/>
          <w:szCs w:val="22"/>
        </w:rPr>
        <w:t xml:space="preserve">nexo </w:t>
      </w:r>
      <w:r w:rsidR="004842C7" w:rsidRPr="002C3C8A">
        <w:rPr>
          <w:rFonts w:asciiTheme="majorHAnsi" w:eastAsia="Arial" w:hAnsiTheme="majorHAnsi" w:cstheme="majorBidi"/>
          <w:i/>
          <w:iCs/>
        </w:rPr>
        <w:t>8</w:t>
      </w:r>
      <w:r w:rsidR="00704FBB" w:rsidRPr="002C3C8A">
        <w:rPr>
          <w:rFonts w:asciiTheme="majorHAnsi" w:eastAsia="Arial" w:hAnsiTheme="majorHAnsi" w:cstheme="majorBidi"/>
          <w:sz w:val="22"/>
          <w:szCs w:val="22"/>
        </w:rPr>
        <w:t>)</w:t>
      </w:r>
      <w:r w:rsidR="004733AB" w:rsidRPr="002C3C8A">
        <w:rPr>
          <w:rFonts w:asciiTheme="majorHAnsi" w:eastAsia="Arial" w:hAnsiTheme="majorHAnsi" w:cstheme="majorBidi"/>
          <w:sz w:val="22"/>
          <w:szCs w:val="22"/>
        </w:rPr>
        <w:t xml:space="preserve"> y el </w:t>
      </w:r>
      <w:hyperlink r:id="rId18" w:history="1">
        <w:r w:rsidR="00704FBB" w:rsidRPr="002C3C8A">
          <w:rPr>
            <w:rStyle w:val="Hipervnculo"/>
            <w:rFonts w:asciiTheme="majorHAnsi" w:eastAsia="Arial" w:hAnsiTheme="majorHAnsi" w:cstheme="majorBidi"/>
            <w:position w:val="0"/>
            <w:sz w:val="22"/>
            <w:szCs w:val="22"/>
          </w:rPr>
          <w:t>C</w:t>
        </w:r>
        <w:r w:rsidR="004733AB" w:rsidRPr="002C3C8A">
          <w:rPr>
            <w:rStyle w:val="Hipervnculo"/>
            <w:rFonts w:asciiTheme="majorHAnsi" w:eastAsia="Arial" w:hAnsiTheme="majorHAnsi" w:cstheme="majorBidi"/>
            <w:position w:val="0"/>
            <w:sz w:val="22"/>
            <w:szCs w:val="22"/>
          </w:rPr>
          <w:t xml:space="preserve">onsejo </w:t>
        </w:r>
        <w:r w:rsidR="00485D8C" w:rsidRPr="002C3C8A">
          <w:rPr>
            <w:rStyle w:val="Hipervnculo"/>
            <w:rFonts w:asciiTheme="majorHAnsi" w:eastAsia="Arial" w:hAnsiTheme="majorHAnsi" w:cstheme="majorBidi"/>
            <w:position w:val="0"/>
            <w:sz w:val="22"/>
            <w:szCs w:val="22"/>
          </w:rPr>
          <w:t>de</w:t>
        </w:r>
        <w:r w:rsidR="00704FBB" w:rsidRPr="002C3C8A">
          <w:rPr>
            <w:rStyle w:val="Hipervnculo"/>
            <w:rFonts w:asciiTheme="majorHAnsi" w:eastAsia="Arial" w:hAnsiTheme="majorHAnsi" w:cstheme="majorBidi"/>
            <w:position w:val="0"/>
            <w:sz w:val="22"/>
            <w:szCs w:val="22"/>
          </w:rPr>
          <w:t xml:space="preserve"> F</w:t>
        </w:r>
        <w:r w:rsidR="00485D8C" w:rsidRPr="002C3C8A">
          <w:rPr>
            <w:rStyle w:val="Hipervnculo"/>
            <w:rFonts w:asciiTheme="majorHAnsi" w:eastAsia="Arial" w:hAnsiTheme="majorHAnsi" w:cstheme="majorBidi"/>
            <w:position w:val="0"/>
            <w:sz w:val="22"/>
            <w:szCs w:val="22"/>
          </w:rPr>
          <w:t>acultad</w:t>
        </w:r>
        <w:r w:rsidR="004733AB" w:rsidRPr="002C3C8A">
          <w:rPr>
            <w:rStyle w:val="Hipervnculo"/>
            <w:rFonts w:asciiTheme="majorHAnsi" w:eastAsia="Arial" w:hAnsiTheme="majorHAnsi" w:cstheme="majorBidi"/>
            <w:position w:val="0"/>
            <w:sz w:val="22"/>
            <w:szCs w:val="22"/>
          </w:rPr>
          <w:t xml:space="preserve"> dando</w:t>
        </w:r>
        <w:r w:rsidR="00485D8C" w:rsidRPr="002C3C8A">
          <w:rPr>
            <w:rStyle w:val="Hipervnculo"/>
            <w:rFonts w:asciiTheme="majorHAnsi" w:eastAsia="Arial" w:hAnsiTheme="majorHAnsi" w:cstheme="majorBidi"/>
            <w:position w:val="0"/>
            <w:sz w:val="22"/>
            <w:szCs w:val="22"/>
          </w:rPr>
          <w:t xml:space="preserve"> </w:t>
        </w:r>
        <w:r w:rsidR="004733AB" w:rsidRPr="002C3C8A">
          <w:rPr>
            <w:rStyle w:val="Hipervnculo"/>
            <w:rFonts w:asciiTheme="majorHAnsi" w:eastAsia="Arial" w:hAnsiTheme="majorHAnsi" w:cstheme="majorBidi"/>
            <w:position w:val="0"/>
            <w:sz w:val="22"/>
            <w:szCs w:val="22"/>
          </w:rPr>
          <w:t xml:space="preserve">aval </w:t>
        </w:r>
        <w:r w:rsidR="00704FBB" w:rsidRPr="002C3C8A">
          <w:rPr>
            <w:rStyle w:val="Hipervnculo"/>
            <w:rFonts w:asciiTheme="majorHAnsi" w:eastAsia="Arial" w:hAnsiTheme="majorHAnsi" w:cstheme="majorBidi"/>
            <w:position w:val="0"/>
            <w:sz w:val="22"/>
            <w:szCs w:val="22"/>
          </w:rPr>
          <w:t xml:space="preserve">el </w:t>
        </w:r>
        <w:r w:rsidR="004733AB" w:rsidRPr="002C3C8A">
          <w:rPr>
            <w:rStyle w:val="Hipervnculo"/>
            <w:rFonts w:asciiTheme="majorHAnsi" w:eastAsia="Arial" w:hAnsiTheme="majorHAnsi" w:cstheme="majorBidi"/>
            <w:position w:val="0"/>
            <w:sz w:val="22"/>
            <w:szCs w:val="22"/>
          </w:rPr>
          <w:t>15 de marzo de 2021</w:t>
        </w:r>
      </w:hyperlink>
      <w:r w:rsidR="00704FBB" w:rsidRPr="002C3C8A">
        <w:rPr>
          <w:rFonts w:asciiTheme="majorHAnsi" w:eastAsia="Arial" w:hAnsiTheme="majorHAnsi" w:cstheme="majorBidi"/>
          <w:sz w:val="22"/>
          <w:szCs w:val="22"/>
        </w:rPr>
        <w:t xml:space="preserve"> (</w:t>
      </w:r>
      <w:r w:rsidRPr="002C3C8A">
        <w:rPr>
          <w:rFonts w:asciiTheme="majorHAnsi" w:eastAsia="Arial" w:hAnsiTheme="majorHAnsi" w:cstheme="majorBidi"/>
          <w:i/>
          <w:iCs/>
          <w:sz w:val="22"/>
          <w:szCs w:val="22"/>
        </w:rPr>
        <w:t>A</w:t>
      </w:r>
      <w:r w:rsidR="00704FBB" w:rsidRPr="002C3C8A">
        <w:rPr>
          <w:rFonts w:asciiTheme="majorHAnsi" w:eastAsia="Arial" w:hAnsiTheme="majorHAnsi" w:cstheme="majorBidi"/>
          <w:i/>
          <w:iCs/>
          <w:sz w:val="22"/>
          <w:szCs w:val="22"/>
        </w:rPr>
        <w:t xml:space="preserve">nexo </w:t>
      </w:r>
      <w:r w:rsidR="004842C7" w:rsidRPr="002C3C8A">
        <w:rPr>
          <w:rFonts w:asciiTheme="majorHAnsi" w:eastAsia="Arial" w:hAnsiTheme="majorHAnsi" w:cstheme="majorBidi"/>
          <w:i/>
          <w:iCs/>
        </w:rPr>
        <w:t>9</w:t>
      </w:r>
      <w:r w:rsidR="00704FBB" w:rsidRPr="002C3C8A">
        <w:rPr>
          <w:rFonts w:asciiTheme="majorHAnsi" w:eastAsia="Arial" w:hAnsiTheme="majorHAnsi" w:cstheme="majorBidi"/>
          <w:sz w:val="22"/>
          <w:szCs w:val="22"/>
        </w:rPr>
        <w:t>)</w:t>
      </w:r>
      <w:r w:rsidR="004733AB" w:rsidRPr="002C3C8A">
        <w:rPr>
          <w:rFonts w:asciiTheme="majorHAnsi" w:eastAsia="Arial" w:hAnsiTheme="majorHAnsi" w:cstheme="majorBidi"/>
          <w:sz w:val="22"/>
          <w:szCs w:val="22"/>
        </w:rPr>
        <w:t xml:space="preserve"> para la presentación del registro calificado para ambos componentes, adicionalmente, fue presentado ante el </w:t>
      </w:r>
      <w:hyperlink r:id="rId19" w:history="1">
        <w:r w:rsidR="004733AB" w:rsidRPr="002C3C8A">
          <w:rPr>
            <w:rStyle w:val="Hipervnculo"/>
            <w:rFonts w:asciiTheme="majorHAnsi" w:eastAsia="Arial" w:hAnsiTheme="majorHAnsi" w:cstheme="majorBidi"/>
            <w:position w:val="0"/>
            <w:sz w:val="22"/>
            <w:szCs w:val="22"/>
          </w:rPr>
          <w:t>Consejo Académico</w:t>
        </w:r>
      </w:hyperlink>
      <w:r w:rsidR="004733AB" w:rsidRPr="002C3C8A">
        <w:rPr>
          <w:rFonts w:asciiTheme="majorHAnsi" w:eastAsia="Arial" w:hAnsiTheme="majorHAnsi" w:cstheme="majorBidi"/>
          <w:sz w:val="22"/>
          <w:szCs w:val="22"/>
        </w:rPr>
        <w:t xml:space="preserve">, </w:t>
      </w:r>
      <w:r w:rsidR="00EE7FA9" w:rsidRPr="002C3C8A">
        <w:rPr>
          <w:rFonts w:asciiTheme="majorHAnsi" w:eastAsia="Arial" w:hAnsiTheme="majorHAnsi" w:cstheme="majorBidi"/>
          <w:sz w:val="22"/>
          <w:szCs w:val="22"/>
        </w:rPr>
        <w:t xml:space="preserve">donde se </w:t>
      </w:r>
      <w:r w:rsidR="002A64A0" w:rsidRPr="002C3C8A">
        <w:rPr>
          <w:rFonts w:asciiTheme="majorHAnsi" w:eastAsia="Arial" w:hAnsiTheme="majorHAnsi" w:cstheme="majorBidi"/>
          <w:sz w:val="22"/>
          <w:szCs w:val="22"/>
        </w:rPr>
        <w:t>expuso</w:t>
      </w:r>
      <w:r w:rsidR="00EE7FA9" w:rsidRPr="002C3C8A">
        <w:rPr>
          <w:rFonts w:asciiTheme="majorHAnsi" w:eastAsia="Arial" w:hAnsiTheme="majorHAnsi" w:cstheme="majorBidi"/>
          <w:sz w:val="22"/>
          <w:szCs w:val="22"/>
        </w:rPr>
        <w:t xml:space="preserve"> la separación de las </w:t>
      </w:r>
      <w:r w:rsidR="00A93322" w:rsidRPr="002C3C8A">
        <w:rPr>
          <w:rFonts w:asciiTheme="majorHAnsi" w:eastAsia="Arial" w:hAnsiTheme="majorHAnsi" w:cstheme="majorBidi"/>
          <w:sz w:val="22"/>
          <w:szCs w:val="22"/>
        </w:rPr>
        <w:t>Maestrías</w:t>
      </w:r>
      <w:r w:rsidR="00EE7FA9" w:rsidRPr="002C3C8A">
        <w:rPr>
          <w:rFonts w:asciiTheme="majorHAnsi" w:eastAsia="Arial" w:hAnsiTheme="majorHAnsi" w:cstheme="majorBidi"/>
          <w:sz w:val="22"/>
          <w:szCs w:val="22"/>
        </w:rPr>
        <w:t xml:space="preserve"> como lo indica el decreto del M</w:t>
      </w:r>
      <w:r w:rsidR="00CE1106"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E</w:t>
      </w:r>
      <w:r w:rsidR="00CE1106"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N</w:t>
      </w:r>
      <w:r w:rsidR="00CE1106"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 xml:space="preserve"> anteriormente informado</w:t>
      </w:r>
      <w:r w:rsidR="006F117A" w:rsidRPr="002C3C8A">
        <w:rPr>
          <w:rFonts w:asciiTheme="majorHAnsi" w:eastAsia="Arial" w:hAnsiTheme="majorHAnsi" w:cstheme="majorBidi"/>
          <w:sz w:val="22"/>
          <w:szCs w:val="22"/>
        </w:rPr>
        <w:t xml:space="preserve"> (</w:t>
      </w:r>
      <w:r w:rsidRPr="002C3C8A">
        <w:rPr>
          <w:rFonts w:asciiTheme="majorHAnsi" w:eastAsia="Arial" w:hAnsiTheme="majorHAnsi" w:cstheme="majorBidi"/>
          <w:i/>
          <w:iCs/>
          <w:sz w:val="22"/>
          <w:szCs w:val="22"/>
        </w:rPr>
        <w:t>A</w:t>
      </w:r>
      <w:r w:rsidR="006F117A" w:rsidRPr="002C3C8A">
        <w:rPr>
          <w:rFonts w:asciiTheme="majorHAnsi" w:eastAsia="Arial" w:hAnsiTheme="majorHAnsi" w:cstheme="majorBidi"/>
          <w:i/>
          <w:iCs/>
          <w:sz w:val="22"/>
          <w:szCs w:val="22"/>
        </w:rPr>
        <w:t xml:space="preserve">nexo </w:t>
      </w:r>
      <w:r w:rsidR="004842C7" w:rsidRPr="002C3C8A">
        <w:rPr>
          <w:rFonts w:asciiTheme="majorHAnsi" w:eastAsia="Arial" w:hAnsiTheme="majorHAnsi" w:cstheme="majorBidi"/>
          <w:i/>
          <w:iCs/>
          <w:sz w:val="22"/>
          <w:szCs w:val="22"/>
        </w:rPr>
        <w:t>10</w:t>
      </w:r>
      <w:r w:rsidR="006F117A"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 xml:space="preserve">, </w:t>
      </w:r>
      <w:r w:rsidRPr="002C3C8A">
        <w:rPr>
          <w:rFonts w:asciiTheme="majorHAnsi" w:eastAsia="Arial" w:hAnsiTheme="majorHAnsi" w:cstheme="majorBidi"/>
          <w:sz w:val="22"/>
          <w:szCs w:val="22"/>
        </w:rPr>
        <w:t>dado que el componente de P</w:t>
      </w:r>
      <w:r w:rsidR="00704FBB" w:rsidRPr="002C3C8A">
        <w:rPr>
          <w:rFonts w:asciiTheme="majorHAnsi" w:eastAsia="Arial" w:hAnsiTheme="majorHAnsi" w:cstheme="majorBidi"/>
          <w:sz w:val="22"/>
          <w:szCs w:val="22"/>
        </w:rPr>
        <w:t>rofundización se presentaría como nuevo programa ante el M</w:t>
      </w:r>
      <w:r w:rsidRPr="002C3C8A">
        <w:rPr>
          <w:rFonts w:asciiTheme="majorHAnsi" w:eastAsia="Arial" w:hAnsiTheme="majorHAnsi" w:cstheme="majorBidi"/>
          <w:sz w:val="22"/>
          <w:szCs w:val="22"/>
        </w:rPr>
        <w:t>.</w:t>
      </w:r>
      <w:r w:rsidR="00704FBB" w:rsidRPr="002C3C8A">
        <w:rPr>
          <w:rFonts w:asciiTheme="majorHAnsi" w:eastAsia="Arial" w:hAnsiTheme="majorHAnsi" w:cstheme="majorBidi"/>
          <w:sz w:val="22"/>
          <w:szCs w:val="22"/>
        </w:rPr>
        <w:t>E</w:t>
      </w:r>
      <w:r w:rsidRPr="002C3C8A">
        <w:rPr>
          <w:rFonts w:asciiTheme="majorHAnsi" w:eastAsia="Arial" w:hAnsiTheme="majorHAnsi" w:cstheme="majorBidi"/>
          <w:sz w:val="22"/>
          <w:szCs w:val="22"/>
        </w:rPr>
        <w:t>.</w:t>
      </w:r>
      <w:r w:rsidR="00704FBB" w:rsidRPr="002C3C8A">
        <w:rPr>
          <w:rFonts w:asciiTheme="majorHAnsi" w:eastAsia="Arial" w:hAnsiTheme="majorHAnsi" w:cstheme="majorBidi"/>
          <w:sz w:val="22"/>
          <w:szCs w:val="22"/>
        </w:rPr>
        <w:t>N</w:t>
      </w:r>
      <w:r w:rsidRPr="002C3C8A">
        <w:rPr>
          <w:rFonts w:asciiTheme="majorHAnsi" w:eastAsia="Arial" w:hAnsiTheme="majorHAnsi" w:cstheme="majorBidi"/>
          <w:sz w:val="22"/>
          <w:szCs w:val="22"/>
        </w:rPr>
        <w:t>.</w:t>
      </w:r>
      <w:r w:rsidR="00704FBB" w:rsidRPr="002C3C8A">
        <w:rPr>
          <w:rFonts w:asciiTheme="majorHAnsi" w:eastAsia="Arial" w:hAnsiTheme="majorHAnsi" w:cstheme="majorBidi"/>
          <w:sz w:val="22"/>
          <w:szCs w:val="22"/>
        </w:rPr>
        <w:t xml:space="preserve"> para la creación del</w:t>
      </w:r>
      <w:r w:rsidR="00704FBB" w:rsidRPr="007E60C8">
        <w:rPr>
          <w:rFonts w:asciiTheme="majorHAnsi" w:eastAsia="Arial" w:hAnsiTheme="majorHAnsi" w:cstheme="majorBidi"/>
          <w:sz w:val="22"/>
          <w:szCs w:val="22"/>
        </w:rPr>
        <w:t xml:space="preserve"> </w:t>
      </w:r>
      <w:r w:rsidR="002A64A0">
        <w:rPr>
          <w:rFonts w:asciiTheme="majorHAnsi" w:eastAsia="Arial" w:hAnsiTheme="majorHAnsi" w:cstheme="majorBidi"/>
          <w:sz w:val="22"/>
          <w:szCs w:val="22"/>
        </w:rPr>
        <w:t xml:space="preserve">correspondiente </w:t>
      </w:r>
      <w:r w:rsidR="00704FBB" w:rsidRPr="007E60C8">
        <w:rPr>
          <w:rFonts w:asciiTheme="majorHAnsi" w:eastAsia="Arial" w:hAnsiTheme="majorHAnsi" w:cstheme="majorBidi"/>
          <w:sz w:val="22"/>
          <w:szCs w:val="22"/>
        </w:rPr>
        <w:t>SNIES</w:t>
      </w:r>
      <w:r w:rsidR="00CE1106">
        <w:rPr>
          <w:rFonts w:asciiTheme="majorHAnsi" w:eastAsia="Arial" w:hAnsiTheme="majorHAnsi" w:cstheme="majorBidi"/>
          <w:sz w:val="22"/>
          <w:szCs w:val="22"/>
        </w:rPr>
        <w:t>,</w:t>
      </w:r>
      <w:r w:rsidR="00704FBB" w:rsidRPr="007E60C8">
        <w:rPr>
          <w:rFonts w:asciiTheme="majorHAnsi" w:eastAsia="Arial" w:hAnsiTheme="majorHAnsi" w:cstheme="majorBidi"/>
          <w:sz w:val="22"/>
          <w:szCs w:val="22"/>
        </w:rPr>
        <w:t xml:space="preserve"> este tuvo que ser presentado y sustentado ante la comisión segunda permanente del Consejo Superior Universitario quien </w:t>
      </w:r>
      <w:r w:rsidR="00CE1106">
        <w:rPr>
          <w:rFonts w:asciiTheme="majorHAnsi" w:eastAsia="Arial" w:hAnsiTheme="majorHAnsi" w:cstheme="majorBidi"/>
          <w:sz w:val="22"/>
          <w:szCs w:val="22"/>
        </w:rPr>
        <w:t xml:space="preserve">mediante el </w:t>
      </w:r>
      <w:hyperlink r:id="rId20" w:history="1">
        <w:r w:rsidR="00CE1106" w:rsidRPr="00FF1AD8">
          <w:rPr>
            <w:rStyle w:val="Hipervnculo"/>
            <w:rFonts w:asciiTheme="majorHAnsi" w:eastAsia="Arial" w:hAnsiTheme="majorHAnsi" w:cstheme="majorBidi"/>
            <w:position w:val="0"/>
            <w:sz w:val="22"/>
            <w:szCs w:val="22"/>
          </w:rPr>
          <w:t>Acuerdo No. 005 de 24 de noviembre de 2021</w:t>
        </w:r>
      </w:hyperlink>
      <w:r w:rsidR="00CE1106">
        <w:rPr>
          <w:rFonts w:asciiTheme="majorHAnsi" w:eastAsia="Arial" w:hAnsiTheme="majorHAnsi" w:cstheme="majorBidi"/>
          <w:sz w:val="22"/>
          <w:szCs w:val="22"/>
        </w:rPr>
        <w:t xml:space="preserve"> aprueba</w:t>
      </w:r>
      <w:r>
        <w:rPr>
          <w:rFonts w:asciiTheme="majorHAnsi" w:eastAsia="Arial" w:hAnsiTheme="majorHAnsi" w:cstheme="majorBidi"/>
          <w:sz w:val="22"/>
          <w:szCs w:val="22"/>
        </w:rPr>
        <w:t xml:space="preserve"> el componente de P</w:t>
      </w:r>
      <w:r w:rsidR="00704FBB" w:rsidRPr="007E60C8">
        <w:rPr>
          <w:rFonts w:asciiTheme="majorHAnsi" w:eastAsia="Arial" w:hAnsiTheme="majorHAnsi" w:cstheme="majorBidi"/>
          <w:sz w:val="22"/>
          <w:szCs w:val="22"/>
        </w:rPr>
        <w:t>rofundización de la Maestría en Ciencias de la Información y la</w:t>
      </w:r>
      <w:r w:rsidR="00CE1106">
        <w:rPr>
          <w:rFonts w:asciiTheme="majorHAnsi" w:eastAsia="Arial" w:hAnsiTheme="majorHAnsi" w:cstheme="majorBidi"/>
          <w:sz w:val="22"/>
          <w:szCs w:val="22"/>
        </w:rPr>
        <w:t>s</w:t>
      </w:r>
      <w:r w:rsidR="00704FBB" w:rsidRPr="007E60C8">
        <w:rPr>
          <w:rFonts w:asciiTheme="majorHAnsi" w:eastAsia="Arial" w:hAnsiTheme="majorHAnsi" w:cstheme="majorBidi"/>
          <w:sz w:val="22"/>
          <w:szCs w:val="22"/>
        </w:rPr>
        <w:t xml:space="preserve"> Comunicaci</w:t>
      </w:r>
      <w:r w:rsidR="00CE1106">
        <w:rPr>
          <w:rFonts w:asciiTheme="majorHAnsi" w:eastAsia="Arial" w:hAnsiTheme="majorHAnsi" w:cstheme="majorBidi"/>
          <w:sz w:val="22"/>
          <w:szCs w:val="22"/>
        </w:rPr>
        <w:t>o</w:t>
      </w:r>
      <w:r w:rsidR="00704FBB" w:rsidRPr="007E60C8">
        <w:rPr>
          <w:rFonts w:asciiTheme="majorHAnsi" w:eastAsia="Arial" w:hAnsiTheme="majorHAnsi" w:cstheme="majorBidi"/>
          <w:sz w:val="22"/>
          <w:szCs w:val="22"/>
        </w:rPr>
        <w:t>n</w:t>
      </w:r>
      <w:r w:rsidR="00CE1106">
        <w:rPr>
          <w:rFonts w:asciiTheme="majorHAnsi" w:eastAsia="Arial" w:hAnsiTheme="majorHAnsi" w:cstheme="majorBidi"/>
          <w:sz w:val="22"/>
          <w:szCs w:val="22"/>
        </w:rPr>
        <w:t>es</w:t>
      </w:r>
      <w:r w:rsidR="00704FBB" w:rsidRPr="007E60C8">
        <w:rPr>
          <w:rFonts w:asciiTheme="majorHAnsi" w:eastAsia="Arial" w:hAnsiTheme="majorHAnsi" w:cstheme="majorBidi"/>
          <w:sz w:val="22"/>
          <w:szCs w:val="22"/>
        </w:rPr>
        <w:t>.</w:t>
      </w:r>
    </w:p>
    <w:p w14:paraId="06E47943" w14:textId="752D8412"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52635179" w14:textId="1D6EF68E" w:rsidR="00217C5A" w:rsidRPr="007E60C8" w:rsidRDefault="7184AB8F" w:rsidP="5E7F5D34">
      <w:pPr>
        <w:tabs>
          <w:tab w:val="left" w:pos="2663"/>
        </w:tabs>
        <w:ind w:right="-5"/>
        <w:jc w:val="both"/>
        <w:rPr>
          <w:rFonts w:asciiTheme="majorHAnsi" w:eastAsia="Arial Narrow" w:hAnsiTheme="majorHAnsi" w:cstheme="majorBidi"/>
          <w:sz w:val="22"/>
          <w:szCs w:val="22"/>
        </w:rPr>
      </w:pPr>
      <w:bookmarkStart w:id="249" w:name="_Toc169506954"/>
      <w:bookmarkStart w:id="250" w:name="_Toc169508112"/>
      <w:r w:rsidRPr="5E7F5D34">
        <w:rPr>
          <w:rFonts w:asciiTheme="majorHAnsi" w:eastAsia="Arial Narrow" w:hAnsiTheme="majorHAnsi" w:cstheme="majorBidi"/>
          <w:sz w:val="22"/>
          <w:szCs w:val="22"/>
        </w:rPr>
        <w:t>La Maestría se soporta en cinco programas de pregrado</w:t>
      </w:r>
      <w:r w:rsidR="000A6ABE" w:rsidRPr="5E7F5D34">
        <w:rPr>
          <w:rFonts w:asciiTheme="majorHAnsi" w:eastAsia="Arial Narrow" w:hAnsiTheme="majorHAnsi" w:cstheme="majorBidi"/>
          <w:sz w:val="22"/>
          <w:szCs w:val="22"/>
        </w:rPr>
        <w:t xml:space="preserve">: </w:t>
      </w:r>
      <w:r w:rsidRPr="5E7F5D34">
        <w:rPr>
          <w:rFonts w:asciiTheme="majorHAnsi" w:eastAsia="Arial Narrow" w:hAnsiTheme="majorHAnsi" w:cstheme="majorBidi"/>
          <w:sz w:val="22"/>
          <w:szCs w:val="22"/>
        </w:rPr>
        <w:t>Ingeniería Electrónica, Ingeniería Eléctrica, Ingeniería de Sistemas, Ingeniería Catastral e Ingeniera Industrial</w:t>
      </w:r>
      <w:r w:rsidR="000A6ABE" w:rsidRPr="5E7F5D34">
        <w:rPr>
          <w:rFonts w:asciiTheme="majorHAnsi" w:eastAsia="Arial Narrow" w:hAnsiTheme="majorHAnsi" w:cstheme="majorBidi"/>
          <w:sz w:val="22"/>
          <w:szCs w:val="22"/>
        </w:rPr>
        <w:t xml:space="preserve">, </w:t>
      </w:r>
      <w:r w:rsidRPr="5E7F5D34">
        <w:rPr>
          <w:rFonts w:asciiTheme="majorHAnsi" w:eastAsia="Arial Narrow" w:hAnsiTheme="majorHAnsi" w:cstheme="majorBidi"/>
          <w:sz w:val="22"/>
          <w:szCs w:val="22"/>
        </w:rPr>
        <w:t xml:space="preserve">programas acreditados y con un recorrido de casi 60 años, </w:t>
      </w:r>
      <w:r w:rsidR="000A6ABE" w:rsidRPr="5E7F5D34">
        <w:rPr>
          <w:rFonts w:asciiTheme="majorHAnsi" w:eastAsia="Arial Narrow" w:hAnsiTheme="majorHAnsi" w:cstheme="majorBidi"/>
          <w:sz w:val="22"/>
          <w:szCs w:val="22"/>
        </w:rPr>
        <w:t xml:space="preserve">lo </w:t>
      </w:r>
      <w:r w:rsidRPr="5E7F5D34">
        <w:rPr>
          <w:rFonts w:asciiTheme="majorHAnsi" w:eastAsia="Arial Narrow" w:hAnsiTheme="majorHAnsi" w:cstheme="majorBidi"/>
          <w:sz w:val="22"/>
          <w:szCs w:val="22"/>
        </w:rPr>
        <w:t>que permite un dinamismo y retroalimentación constante al interior de la Maestría</w:t>
      </w:r>
      <w:r w:rsidR="00F60C15" w:rsidRPr="5E7F5D34">
        <w:rPr>
          <w:rFonts w:asciiTheme="majorHAnsi" w:eastAsia="Arial Narrow" w:hAnsiTheme="majorHAnsi" w:cstheme="majorBidi"/>
          <w:sz w:val="22"/>
          <w:szCs w:val="22"/>
        </w:rPr>
        <w:t xml:space="preserve"> en sus </w:t>
      </w:r>
      <w:r w:rsidR="00CF2AF4" w:rsidRPr="5E7F5D34">
        <w:rPr>
          <w:rFonts w:asciiTheme="majorHAnsi" w:eastAsia="Arial Narrow" w:hAnsiTheme="majorHAnsi" w:cstheme="majorBidi"/>
          <w:sz w:val="22"/>
          <w:szCs w:val="22"/>
        </w:rPr>
        <w:t>dos</w:t>
      </w:r>
      <w:r w:rsidR="00F60C15" w:rsidRPr="5E7F5D34">
        <w:rPr>
          <w:rFonts w:asciiTheme="majorHAnsi" w:eastAsia="Arial Narrow" w:hAnsiTheme="majorHAnsi" w:cstheme="majorBidi"/>
          <w:sz w:val="22"/>
          <w:szCs w:val="22"/>
        </w:rPr>
        <w:t xml:space="preserve"> componentes</w:t>
      </w:r>
      <w:r w:rsidR="000A6ABE" w:rsidRPr="5E7F5D34">
        <w:rPr>
          <w:rFonts w:asciiTheme="majorHAnsi" w:eastAsia="Arial Narrow" w:hAnsiTheme="majorHAnsi" w:cstheme="majorBidi"/>
          <w:sz w:val="22"/>
          <w:szCs w:val="22"/>
        </w:rPr>
        <w:t>:</w:t>
      </w:r>
      <w:r w:rsidR="00CF2AF4" w:rsidRPr="5E7F5D34">
        <w:rPr>
          <w:rFonts w:asciiTheme="majorHAnsi" w:eastAsia="Arial Narrow" w:hAnsiTheme="majorHAnsi" w:cstheme="majorBidi"/>
          <w:sz w:val="22"/>
          <w:szCs w:val="22"/>
        </w:rPr>
        <w:t xml:space="preserve"> Investigación y Profundización</w:t>
      </w:r>
      <w:r w:rsidR="000A6ABE" w:rsidRPr="5E7F5D34">
        <w:rPr>
          <w:rFonts w:asciiTheme="majorHAnsi" w:eastAsia="Arial Narrow" w:hAnsiTheme="majorHAnsi" w:cstheme="majorBidi"/>
          <w:sz w:val="22"/>
          <w:szCs w:val="22"/>
        </w:rPr>
        <w:t>.</w:t>
      </w:r>
      <w:bookmarkEnd w:id="249"/>
      <w:bookmarkEnd w:id="250"/>
    </w:p>
    <w:p w14:paraId="50C283D2" w14:textId="77777777" w:rsidR="00A639D0" w:rsidRPr="007E60C8" w:rsidRDefault="00A639D0" w:rsidP="14D9C64B">
      <w:pPr>
        <w:tabs>
          <w:tab w:val="left" w:pos="2663"/>
        </w:tabs>
        <w:ind w:right="-5" w:hanging="2"/>
        <w:jc w:val="both"/>
        <w:rPr>
          <w:rFonts w:asciiTheme="majorHAnsi" w:eastAsia="Arial Narrow" w:hAnsiTheme="majorHAnsi" w:cstheme="majorBidi"/>
          <w:sz w:val="22"/>
          <w:szCs w:val="22"/>
        </w:rPr>
      </w:pPr>
    </w:p>
    <w:p w14:paraId="03C625A2" w14:textId="590FAC81" w:rsidR="00217C5A" w:rsidRPr="007E60C8" w:rsidRDefault="7184AB8F" w:rsidP="5E7F5D34">
      <w:pPr>
        <w:tabs>
          <w:tab w:val="left" w:pos="2663"/>
        </w:tabs>
        <w:ind w:right="-5" w:hanging="2"/>
        <w:jc w:val="both"/>
        <w:rPr>
          <w:rFonts w:asciiTheme="majorHAnsi" w:eastAsia="Arial Narrow" w:hAnsiTheme="majorHAnsi" w:cstheme="majorBidi"/>
          <w:sz w:val="22"/>
          <w:szCs w:val="22"/>
        </w:rPr>
      </w:pPr>
      <w:bookmarkStart w:id="251" w:name="_Toc169506955"/>
      <w:bookmarkStart w:id="252" w:name="_Toc169508113"/>
      <w:r w:rsidRPr="5E7F5D34">
        <w:rPr>
          <w:rFonts w:asciiTheme="majorHAnsi" w:eastAsia="Arial Narrow" w:hAnsiTheme="majorHAnsi" w:cstheme="majorBidi"/>
          <w:sz w:val="22"/>
          <w:szCs w:val="22"/>
        </w:rPr>
        <w:t xml:space="preserve">Los diseños </w:t>
      </w:r>
      <w:r w:rsidR="000A6ABE" w:rsidRPr="5E7F5D34">
        <w:rPr>
          <w:rFonts w:asciiTheme="majorHAnsi" w:eastAsia="Arial Narrow" w:hAnsiTheme="majorHAnsi" w:cstheme="majorBidi"/>
          <w:sz w:val="22"/>
          <w:szCs w:val="22"/>
        </w:rPr>
        <w:t xml:space="preserve">curriculares </w:t>
      </w:r>
      <w:r w:rsidRPr="5E7F5D34">
        <w:rPr>
          <w:rFonts w:asciiTheme="majorHAnsi" w:eastAsia="Arial Narrow" w:hAnsiTheme="majorHAnsi" w:cstheme="majorBidi"/>
          <w:sz w:val="22"/>
          <w:szCs w:val="22"/>
        </w:rPr>
        <w:t xml:space="preserve">de los proyectos de la Universidad Distrital Francisco José de Caldas se </w:t>
      </w:r>
      <w:r w:rsidR="000A6ABE" w:rsidRPr="5E7F5D34">
        <w:rPr>
          <w:rFonts w:asciiTheme="majorHAnsi" w:eastAsia="Arial Narrow" w:hAnsiTheme="majorHAnsi" w:cstheme="majorBidi"/>
          <w:sz w:val="22"/>
          <w:szCs w:val="22"/>
        </w:rPr>
        <w:t>realizan</w:t>
      </w:r>
      <w:r w:rsidRPr="5E7F5D34">
        <w:rPr>
          <w:rFonts w:asciiTheme="majorHAnsi" w:eastAsia="Arial Narrow" w:hAnsiTheme="majorHAnsi" w:cstheme="majorBidi"/>
          <w:sz w:val="22"/>
          <w:szCs w:val="22"/>
        </w:rPr>
        <w:t xml:space="preserve"> a partir de bases </w:t>
      </w:r>
      <w:r w:rsidR="000A6ABE" w:rsidRPr="5E7F5D34">
        <w:rPr>
          <w:rFonts w:asciiTheme="majorHAnsi" w:eastAsia="Arial Narrow" w:hAnsiTheme="majorHAnsi" w:cstheme="majorBidi"/>
          <w:sz w:val="22"/>
          <w:szCs w:val="22"/>
        </w:rPr>
        <w:t xml:space="preserve">como </w:t>
      </w:r>
      <w:r w:rsidRPr="5E7F5D34">
        <w:rPr>
          <w:rFonts w:asciiTheme="majorHAnsi" w:eastAsia="Arial Narrow" w:hAnsiTheme="majorHAnsi" w:cstheme="majorBidi"/>
          <w:sz w:val="22"/>
          <w:szCs w:val="22"/>
        </w:rPr>
        <w:t>formación por competencias, interdisciplinariedad y flexibilidad, privilegiando las competencias en lo investigativo, lo ciudadano, los fundamentos básicos y lo laboral</w:t>
      </w:r>
      <w:r w:rsidR="000A6ABE" w:rsidRPr="5E7F5D34">
        <w:rPr>
          <w:rFonts w:asciiTheme="majorHAnsi" w:eastAsia="Arial Narrow" w:hAnsiTheme="majorHAnsi" w:cstheme="majorBidi"/>
          <w:sz w:val="22"/>
          <w:szCs w:val="22"/>
        </w:rPr>
        <w:t>. C</w:t>
      </w:r>
      <w:r w:rsidRPr="5E7F5D34">
        <w:rPr>
          <w:rFonts w:asciiTheme="majorHAnsi" w:eastAsia="Arial Narrow" w:hAnsiTheme="majorHAnsi" w:cstheme="majorBidi"/>
          <w:sz w:val="22"/>
          <w:szCs w:val="22"/>
        </w:rPr>
        <w:t>on base en esto</w:t>
      </w:r>
      <w:r w:rsidR="000A6ABE" w:rsidRPr="5E7F5D34">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la Universidad Distrital Francisco José de Caldas establece la intencionalidad de contextualizar en la vida social, cultural y en el ámbito académico la organización curricular</w:t>
      </w:r>
      <w:r w:rsidR="000A6ABE" w:rsidRPr="5E7F5D34">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por lo que adopta el sistema de créditos académicos en el año 2006, a través del </w:t>
      </w:r>
      <w:hyperlink r:id="rId21" w:history="1">
        <w:r w:rsidRPr="5E7F5D34">
          <w:rPr>
            <w:rStyle w:val="Hipervnculo"/>
            <w:rFonts w:asciiTheme="majorHAnsi" w:eastAsia="Arial Narrow" w:hAnsiTheme="majorHAnsi" w:cstheme="majorBidi"/>
            <w:position w:val="0"/>
            <w:sz w:val="22"/>
            <w:szCs w:val="22"/>
          </w:rPr>
          <w:t>Acuerdo No. 009 del 12 de septiembre de 2006</w:t>
        </w:r>
      </w:hyperlink>
      <w:r w:rsidRPr="5E7F5D34">
        <w:rPr>
          <w:rFonts w:asciiTheme="majorHAnsi" w:eastAsia="Arial Narrow" w:hAnsiTheme="majorHAnsi" w:cstheme="majorBidi"/>
          <w:sz w:val="22"/>
          <w:szCs w:val="22"/>
        </w:rPr>
        <w:t xml:space="preserve"> emanado del Consejo Académico. Esta normatividad </w:t>
      </w:r>
      <w:r w:rsidR="00004EDD" w:rsidRPr="5E7F5D34">
        <w:rPr>
          <w:rFonts w:asciiTheme="majorHAnsi" w:eastAsia="Arial Narrow" w:hAnsiTheme="majorHAnsi" w:cstheme="majorBidi"/>
          <w:sz w:val="22"/>
          <w:szCs w:val="22"/>
        </w:rPr>
        <w:lastRenderedPageBreak/>
        <w:t>específica</w:t>
      </w:r>
      <w:r w:rsidRPr="5E7F5D34">
        <w:rPr>
          <w:rFonts w:asciiTheme="majorHAnsi" w:eastAsia="Arial Narrow" w:hAnsiTheme="majorHAnsi" w:cstheme="majorBidi"/>
          <w:sz w:val="22"/>
          <w:szCs w:val="22"/>
        </w:rPr>
        <w:t xml:space="preserve"> el marco de organización de las mallas curriculares, definiendo el crédito académico, su equivalencia en tiempo, el rango de créditos para establecer la duración máxima de los programas de pregrado y posgrado, las competencias profesionales, la definición, modalidades</w:t>
      </w:r>
      <w:r w:rsidR="000A6ABE" w:rsidRPr="5E7F5D34">
        <w:rPr>
          <w:rFonts w:asciiTheme="majorHAnsi" w:eastAsia="Arial Narrow" w:hAnsiTheme="majorHAnsi" w:cstheme="majorBidi"/>
          <w:sz w:val="22"/>
          <w:szCs w:val="22"/>
        </w:rPr>
        <w:t xml:space="preserve">, </w:t>
      </w:r>
      <w:r w:rsidRPr="5E7F5D34">
        <w:rPr>
          <w:rFonts w:asciiTheme="majorHAnsi" w:eastAsia="Arial Narrow" w:hAnsiTheme="majorHAnsi" w:cstheme="majorBidi"/>
          <w:sz w:val="22"/>
          <w:szCs w:val="22"/>
        </w:rPr>
        <w:t>clasificación de los espacios académicos</w:t>
      </w:r>
      <w:r w:rsidR="00E7117B" w:rsidRPr="5E7F5D34">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el porcentaje de </w:t>
      </w:r>
      <w:r w:rsidR="000A6ABE" w:rsidRPr="5E7F5D34">
        <w:rPr>
          <w:rFonts w:asciiTheme="majorHAnsi" w:eastAsia="Arial Narrow" w:hAnsiTheme="majorHAnsi" w:cstheme="majorBidi"/>
          <w:sz w:val="22"/>
          <w:szCs w:val="22"/>
        </w:rPr>
        <w:t xml:space="preserve">éstos que son </w:t>
      </w:r>
      <w:r w:rsidRPr="5E7F5D34">
        <w:rPr>
          <w:rFonts w:asciiTheme="majorHAnsi" w:eastAsia="Arial Narrow" w:hAnsiTheme="majorHAnsi" w:cstheme="majorBidi"/>
          <w:sz w:val="22"/>
          <w:szCs w:val="22"/>
        </w:rPr>
        <w:t xml:space="preserve">obligatorios y </w:t>
      </w:r>
      <w:r w:rsidR="00E7117B" w:rsidRPr="5E7F5D34">
        <w:rPr>
          <w:rFonts w:asciiTheme="majorHAnsi" w:eastAsia="Arial Narrow" w:hAnsiTheme="majorHAnsi" w:cstheme="majorBidi"/>
          <w:sz w:val="22"/>
          <w:szCs w:val="22"/>
        </w:rPr>
        <w:t xml:space="preserve">cuáles son </w:t>
      </w:r>
      <w:r w:rsidRPr="5E7F5D34">
        <w:rPr>
          <w:rFonts w:asciiTheme="majorHAnsi" w:eastAsia="Arial Narrow" w:hAnsiTheme="majorHAnsi" w:cstheme="majorBidi"/>
          <w:sz w:val="22"/>
          <w:szCs w:val="22"/>
        </w:rPr>
        <w:t>electivos en los planes de estudio de los Proyectos Curriculares.</w:t>
      </w:r>
      <w:bookmarkEnd w:id="251"/>
      <w:bookmarkEnd w:id="252"/>
    </w:p>
    <w:p w14:paraId="111E7009" w14:textId="77777777" w:rsidR="00CF561C" w:rsidRPr="007E60C8" w:rsidRDefault="00CF561C" w:rsidP="14D9C64B">
      <w:pPr>
        <w:tabs>
          <w:tab w:val="left" w:pos="2663"/>
        </w:tabs>
        <w:ind w:right="-5" w:hanging="2"/>
        <w:jc w:val="both"/>
        <w:rPr>
          <w:rFonts w:asciiTheme="majorHAnsi" w:eastAsia="Arial Narrow" w:hAnsiTheme="majorHAnsi" w:cstheme="majorBidi"/>
          <w:sz w:val="22"/>
          <w:szCs w:val="22"/>
        </w:rPr>
      </w:pPr>
    </w:p>
    <w:p w14:paraId="639E76CA" w14:textId="5E3D3463" w:rsidR="00217C5A" w:rsidRPr="007E60C8" w:rsidRDefault="7184AB8F" w:rsidP="5E7F5D34">
      <w:pPr>
        <w:tabs>
          <w:tab w:val="left" w:pos="2663"/>
        </w:tabs>
        <w:ind w:right="-5" w:hanging="2"/>
        <w:jc w:val="both"/>
        <w:rPr>
          <w:rFonts w:asciiTheme="majorHAnsi" w:eastAsia="Arial Narrow" w:hAnsiTheme="majorHAnsi" w:cstheme="majorBidi"/>
          <w:sz w:val="22"/>
          <w:szCs w:val="22"/>
        </w:rPr>
      </w:pPr>
      <w:bookmarkStart w:id="253" w:name="_Toc169506956"/>
      <w:bookmarkStart w:id="254" w:name="_Toc169508114"/>
      <w:r w:rsidRPr="5E7F5D34">
        <w:rPr>
          <w:rFonts w:asciiTheme="majorHAnsi" w:eastAsia="Arial Narrow" w:hAnsiTheme="majorHAnsi" w:cstheme="majorBidi"/>
          <w:sz w:val="22"/>
          <w:szCs w:val="22"/>
        </w:rPr>
        <w:t xml:space="preserve">Confiriendo especial relevancia en primer lugar a una formación enfocada en la ciudadanía y el sentido social, lo cual implica la consideración de la cultura </w:t>
      </w:r>
      <w:r w:rsidRPr="00311A30">
        <w:rPr>
          <w:rFonts w:asciiTheme="majorHAnsi" w:eastAsia="Arial Narrow" w:hAnsiTheme="majorHAnsi" w:cstheme="majorBidi"/>
          <w:sz w:val="22"/>
          <w:szCs w:val="22"/>
        </w:rPr>
        <w:t>desde la cual se definen unos comportamientos y modos de actuación en relación con el entorno natural</w:t>
      </w:r>
      <w:r w:rsidR="00916332" w:rsidRPr="00311A30">
        <w:rPr>
          <w:rFonts w:asciiTheme="majorHAnsi" w:eastAsia="Arial Narrow" w:hAnsiTheme="majorHAnsi" w:cstheme="majorBidi"/>
          <w:sz w:val="22"/>
          <w:szCs w:val="22"/>
        </w:rPr>
        <w:t xml:space="preserve"> y</w:t>
      </w:r>
      <w:r w:rsidR="00622212" w:rsidRPr="00DE6914">
        <w:rPr>
          <w:rFonts w:asciiTheme="majorHAnsi" w:eastAsia="Arial Narrow" w:hAnsiTheme="majorHAnsi" w:cstheme="majorBidi"/>
          <w:sz w:val="22"/>
          <w:szCs w:val="22"/>
        </w:rPr>
        <w:t xml:space="preserve"> </w:t>
      </w:r>
      <w:r w:rsidRPr="00DE6914">
        <w:rPr>
          <w:rFonts w:asciiTheme="majorHAnsi" w:eastAsia="Arial Narrow" w:hAnsiTheme="majorHAnsi" w:cstheme="majorBidi"/>
          <w:sz w:val="22"/>
          <w:szCs w:val="22"/>
        </w:rPr>
        <w:t>social</w:t>
      </w:r>
      <w:r w:rsidR="00916332" w:rsidRPr="00311A30">
        <w:rPr>
          <w:rStyle w:val="Refdecomentario"/>
        </w:rPr>
        <w:t xml:space="preserve">. </w:t>
      </w:r>
      <w:r w:rsidR="00916332" w:rsidRPr="00311A30">
        <w:rPr>
          <w:rFonts w:asciiTheme="majorHAnsi" w:eastAsia="Arial Narrow" w:hAnsiTheme="majorHAnsi" w:cstheme="majorBidi"/>
          <w:sz w:val="22"/>
          <w:szCs w:val="22"/>
        </w:rPr>
        <w:t>En</w:t>
      </w:r>
      <w:r w:rsidRPr="00311A30">
        <w:rPr>
          <w:rFonts w:asciiTheme="majorHAnsi" w:eastAsia="Arial Narrow" w:hAnsiTheme="majorHAnsi" w:cstheme="majorBidi"/>
          <w:sz w:val="22"/>
          <w:szCs w:val="22"/>
        </w:rPr>
        <w:t xml:space="preserve"> segundo </w:t>
      </w:r>
      <w:r w:rsidR="00311A30" w:rsidRPr="00311A30">
        <w:rPr>
          <w:rFonts w:asciiTheme="majorHAnsi" w:eastAsia="Arial Narrow" w:hAnsiTheme="majorHAnsi" w:cstheme="majorBidi"/>
          <w:sz w:val="22"/>
          <w:szCs w:val="22"/>
        </w:rPr>
        <w:t>lugar,</w:t>
      </w:r>
      <w:r w:rsidRPr="5E7F5D34">
        <w:rPr>
          <w:rFonts w:asciiTheme="majorHAnsi" w:eastAsia="Arial Narrow" w:hAnsiTheme="majorHAnsi" w:cstheme="majorBidi"/>
          <w:sz w:val="22"/>
          <w:szCs w:val="22"/>
        </w:rPr>
        <w:t xml:space="preserve"> a la interdisciplinariedad</w:t>
      </w:r>
      <w:r w:rsidR="00916332">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la cual es asumida como la búsqueda sistemática de integración de las teorías, métodos, instrumentos</w:t>
      </w:r>
      <w:r w:rsidR="00CF54EB" w:rsidRPr="5E7F5D34">
        <w:rPr>
          <w:rFonts w:asciiTheme="majorHAnsi" w:eastAsia="Arial Narrow" w:hAnsiTheme="majorHAnsi" w:cstheme="majorBidi"/>
          <w:sz w:val="22"/>
          <w:szCs w:val="22"/>
        </w:rPr>
        <w:t xml:space="preserve"> y </w:t>
      </w:r>
      <w:r w:rsidRPr="5E7F5D34">
        <w:rPr>
          <w:rFonts w:asciiTheme="majorHAnsi" w:eastAsia="Arial Narrow" w:hAnsiTheme="majorHAnsi" w:cstheme="majorBidi"/>
          <w:sz w:val="22"/>
          <w:szCs w:val="22"/>
        </w:rPr>
        <w:t>en general, prácticas de acción de las diferentes disciplinas o campos de saberes que confluyen para la formación del profesional.</w:t>
      </w:r>
      <w:bookmarkEnd w:id="253"/>
      <w:bookmarkEnd w:id="254"/>
    </w:p>
    <w:p w14:paraId="7818D6E1" w14:textId="538CC1C8" w:rsidR="08DF22AD" w:rsidRPr="007E60C8" w:rsidRDefault="08DF22AD" w:rsidP="14D9C64B">
      <w:pPr>
        <w:ind w:hanging="2"/>
        <w:jc w:val="both"/>
        <w:rPr>
          <w:rFonts w:asciiTheme="majorHAnsi" w:hAnsiTheme="majorHAnsi" w:cstheme="majorBidi"/>
          <w:sz w:val="22"/>
          <w:szCs w:val="22"/>
          <w:lang w:eastAsia="es-ES"/>
        </w:rPr>
      </w:pPr>
    </w:p>
    <w:p w14:paraId="32F53CE9" w14:textId="2CF29432" w:rsidR="000E6809" w:rsidRPr="007E60C8" w:rsidRDefault="7184AB8F" w:rsidP="5E7F5D34">
      <w:pPr>
        <w:tabs>
          <w:tab w:val="left" w:pos="2663"/>
        </w:tabs>
        <w:ind w:right="-5" w:hanging="2"/>
        <w:jc w:val="both"/>
        <w:rPr>
          <w:rFonts w:asciiTheme="majorHAnsi" w:eastAsia="Arial" w:hAnsiTheme="majorHAnsi" w:cstheme="majorBidi"/>
          <w:sz w:val="22"/>
          <w:szCs w:val="22"/>
        </w:rPr>
      </w:pPr>
      <w:bookmarkStart w:id="255" w:name="_Toc169506957"/>
      <w:bookmarkStart w:id="256" w:name="_Toc169508115"/>
      <w:r w:rsidRPr="5E7F5D34">
        <w:rPr>
          <w:rFonts w:asciiTheme="majorHAnsi" w:eastAsia="Arial" w:hAnsiTheme="majorHAnsi" w:cstheme="majorBidi"/>
          <w:sz w:val="22"/>
          <w:szCs w:val="22"/>
        </w:rPr>
        <w:t xml:space="preserve">A partir del recorrido y evolución de la Maestría con más de 30 años, en el año 2019 presenta el documento de condiciones iniciales con el fin de obtener la Acreditación alta calidad, recibiendo en el año 2020 la correspondiente visita de pares académicos CNA, de forma virtual. Se recibe por parte del </w:t>
      </w:r>
      <w:r w:rsidR="00CF54EB" w:rsidRPr="5E7F5D34">
        <w:rPr>
          <w:rFonts w:asciiTheme="majorHAnsi" w:eastAsia="Arial" w:hAnsiTheme="majorHAnsi" w:cstheme="majorBidi"/>
          <w:sz w:val="22"/>
          <w:szCs w:val="22"/>
        </w:rPr>
        <w:t>M</w:t>
      </w:r>
      <w:r w:rsidR="00901DB5" w:rsidRPr="5E7F5D34">
        <w:rPr>
          <w:rFonts w:asciiTheme="majorHAnsi" w:eastAsia="Arial" w:hAnsiTheme="majorHAnsi" w:cstheme="majorBidi"/>
          <w:sz w:val="22"/>
          <w:szCs w:val="22"/>
        </w:rPr>
        <w:t>.</w:t>
      </w:r>
      <w:r w:rsidR="00CF54EB" w:rsidRPr="5E7F5D34">
        <w:rPr>
          <w:rFonts w:asciiTheme="majorHAnsi" w:eastAsia="Arial" w:hAnsiTheme="majorHAnsi" w:cstheme="majorBidi"/>
          <w:sz w:val="22"/>
          <w:szCs w:val="22"/>
        </w:rPr>
        <w:t>E</w:t>
      </w:r>
      <w:r w:rsidR="00901DB5" w:rsidRPr="5E7F5D34">
        <w:rPr>
          <w:rFonts w:asciiTheme="majorHAnsi" w:eastAsia="Arial" w:hAnsiTheme="majorHAnsi" w:cstheme="majorBidi"/>
          <w:sz w:val="22"/>
          <w:szCs w:val="22"/>
        </w:rPr>
        <w:t>.</w:t>
      </w:r>
      <w:r w:rsidR="00CF54EB" w:rsidRPr="5E7F5D34">
        <w:rPr>
          <w:rFonts w:asciiTheme="majorHAnsi" w:eastAsia="Arial" w:hAnsiTheme="majorHAnsi" w:cstheme="majorBidi"/>
          <w:sz w:val="22"/>
          <w:szCs w:val="22"/>
        </w:rPr>
        <w:t>N</w:t>
      </w:r>
      <w:r w:rsidRPr="5E7F5D34">
        <w:rPr>
          <w:rFonts w:asciiTheme="majorHAnsi" w:eastAsia="Arial" w:hAnsiTheme="majorHAnsi" w:cstheme="majorBidi"/>
          <w:sz w:val="22"/>
          <w:szCs w:val="22"/>
        </w:rPr>
        <w:t xml:space="preserve">. </w:t>
      </w:r>
      <w:hyperlink r:id="rId22" w:history="1">
        <w:r w:rsidRPr="5E7F5D34">
          <w:rPr>
            <w:rStyle w:val="Hipervnculo"/>
            <w:rFonts w:asciiTheme="majorHAnsi" w:eastAsia="Arial" w:hAnsiTheme="majorHAnsi" w:cstheme="majorBidi"/>
            <w:position w:val="0"/>
            <w:sz w:val="22"/>
            <w:szCs w:val="22"/>
          </w:rPr>
          <w:t xml:space="preserve">la Resolución No. 024858 del 30 de </w:t>
        </w:r>
        <w:r w:rsidR="00890CAF" w:rsidRPr="5E7F5D34">
          <w:rPr>
            <w:rStyle w:val="Hipervnculo"/>
            <w:rFonts w:asciiTheme="majorHAnsi" w:eastAsia="Arial" w:hAnsiTheme="majorHAnsi" w:cstheme="majorBidi"/>
            <w:position w:val="0"/>
            <w:sz w:val="22"/>
            <w:szCs w:val="22"/>
          </w:rPr>
          <w:t>diciembre</w:t>
        </w:r>
        <w:r w:rsidRPr="5E7F5D34">
          <w:rPr>
            <w:rStyle w:val="Hipervnculo"/>
            <w:rFonts w:asciiTheme="majorHAnsi" w:eastAsia="Arial" w:hAnsiTheme="majorHAnsi" w:cstheme="majorBidi"/>
            <w:position w:val="0"/>
            <w:sz w:val="22"/>
            <w:szCs w:val="22"/>
          </w:rPr>
          <w:t xml:space="preserve"> 2022 la Acreditación de Alta Calidad CNA</w:t>
        </w:r>
      </w:hyperlink>
      <w:r w:rsidRPr="5E7F5D34">
        <w:rPr>
          <w:rFonts w:asciiTheme="majorHAnsi" w:eastAsia="Arial" w:hAnsiTheme="majorHAnsi" w:cstheme="majorBidi"/>
          <w:sz w:val="22"/>
          <w:szCs w:val="22"/>
        </w:rPr>
        <w:t xml:space="preserve"> por una duración 4 años</w:t>
      </w:r>
      <w:bookmarkEnd w:id="255"/>
      <w:bookmarkEnd w:id="256"/>
      <w:r w:rsidR="002A0705" w:rsidRPr="5E7F5D34">
        <w:rPr>
          <w:rFonts w:asciiTheme="majorHAnsi" w:eastAsia="Arial" w:hAnsiTheme="majorHAnsi" w:cstheme="majorBidi"/>
          <w:sz w:val="22"/>
          <w:szCs w:val="22"/>
        </w:rPr>
        <w:t>.</w:t>
      </w:r>
    </w:p>
    <w:p w14:paraId="4FC5DE50" w14:textId="07619EAC" w:rsidR="08DF22AD" w:rsidRPr="007E60C8" w:rsidRDefault="08DF22AD" w:rsidP="14D9C64B">
      <w:pPr>
        <w:ind w:hanging="2"/>
        <w:jc w:val="both"/>
        <w:rPr>
          <w:rFonts w:asciiTheme="majorHAnsi" w:eastAsia="Arial Narrow" w:hAnsiTheme="majorHAnsi" w:cstheme="majorBidi"/>
          <w:sz w:val="22"/>
          <w:szCs w:val="22"/>
        </w:rPr>
      </w:pPr>
    </w:p>
    <w:p w14:paraId="5AC39CC0" w14:textId="19BA75AD" w:rsidR="0095082A" w:rsidRPr="007E60C8" w:rsidRDefault="004E4C39" w:rsidP="00E418FB">
      <w:pPr>
        <w:jc w:val="both"/>
        <w:rPr>
          <w:rFonts w:asciiTheme="majorHAnsi" w:eastAsia="Arial Narrow" w:hAnsiTheme="majorHAnsi" w:cstheme="majorBidi"/>
          <w:sz w:val="22"/>
          <w:szCs w:val="22"/>
        </w:rPr>
      </w:pPr>
      <w:r w:rsidRPr="007E60C8">
        <w:rPr>
          <w:rFonts w:asciiTheme="majorHAnsi" w:eastAsia="Arial Narrow" w:hAnsiTheme="majorHAnsi" w:cstheme="majorBidi"/>
          <w:sz w:val="22"/>
          <w:szCs w:val="22"/>
        </w:rPr>
        <w:t xml:space="preserve">Es importante destacar </w:t>
      </w:r>
      <w:r w:rsidR="00CF54EB">
        <w:rPr>
          <w:rFonts w:asciiTheme="majorHAnsi" w:eastAsia="Arial Narrow" w:hAnsiTheme="majorHAnsi" w:cstheme="majorBidi"/>
          <w:sz w:val="22"/>
          <w:szCs w:val="22"/>
        </w:rPr>
        <w:t xml:space="preserve">las características </w:t>
      </w:r>
      <w:r w:rsidRPr="00CF54EB">
        <w:rPr>
          <w:rFonts w:asciiTheme="majorHAnsi" w:eastAsia="Arial Narrow" w:hAnsiTheme="majorHAnsi" w:cstheme="majorBidi"/>
          <w:sz w:val="22"/>
          <w:szCs w:val="22"/>
        </w:rPr>
        <w:t>diferencia</w:t>
      </w:r>
      <w:r w:rsidR="00CF54EB" w:rsidRPr="00CF54EB">
        <w:rPr>
          <w:rFonts w:asciiTheme="majorHAnsi" w:eastAsia="Arial Narrow" w:hAnsiTheme="majorHAnsi" w:cstheme="majorBidi"/>
          <w:sz w:val="22"/>
          <w:szCs w:val="22"/>
        </w:rPr>
        <w:t>doras</w:t>
      </w:r>
      <w:r w:rsidRPr="00CF54EB">
        <w:rPr>
          <w:rFonts w:asciiTheme="majorHAnsi" w:eastAsia="Arial Narrow" w:hAnsiTheme="majorHAnsi" w:cstheme="majorBidi"/>
          <w:sz w:val="22"/>
          <w:szCs w:val="22"/>
        </w:rPr>
        <w:t xml:space="preserve"> </w:t>
      </w:r>
      <w:r w:rsidR="00B45E53" w:rsidRPr="00CF54EB">
        <w:rPr>
          <w:rFonts w:asciiTheme="majorHAnsi" w:eastAsia="Arial Narrow" w:hAnsiTheme="majorHAnsi" w:cstheme="majorBidi"/>
          <w:sz w:val="22"/>
          <w:szCs w:val="22"/>
        </w:rPr>
        <w:t>de</w:t>
      </w:r>
      <w:r w:rsidR="00CF54EB" w:rsidRPr="00CF54EB">
        <w:rPr>
          <w:rFonts w:asciiTheme="majorHAnsi" w:eastAsia="Arial Narrow" w:hAnsiTheme="majorHAnsi" w:cstheme="majorBidi"/>
          <w:sz w:val="22"/>
          <w:szCs w:val="22"/>
        </w:rPr>
        <w:t xml:space="preserve"> los</w:t>
      </w:r>
      <w:r w:rsidR="00CF54EB" w:rsidRPr="0077673D">
        <w:rPr>
          <w:rFonts w:asciiTheme="majorHAnsi" w:eastAsia="Arial Narrow" w:hAnsiTheme="majorHAnsi" w:cstheme="majorBidi"/>
          <w:sz w:val="22"/>
          <w:szCs w:val="22"/>
        </w:rPr>
        <w:t xml:space="preserve"> </w:t>
      </w:r>
      <w:r w:rsidR="00B45E53" w:rsidRPr="002506F8">
        <w:rPr>
          <w:rFonts w:asciiTheme="majorHAnsi" w:eastAsia="Arial Narrow" w:hAnsiTheme="majorHAnsi" w:cstheme="majorBidi"/>
          <w:sz w:val="22"/>
          <w:szCs w:val="22"/>
        </w:rPr>
        <w:t>dos componentes</w:t>
      </w:r>
      <w:r w:rsidR="005D4329">
        <w:rPr>
          <w:rFonts w:asciiTheme="majorHAnsi" w:eastAsia="Arial Narrow" w:hAnsiTheme="majorHAnsi" w:cstheme="majorBidi"/>
          <w:sz w:val="22"/>
          <w:szCs w:val="22"/>
        </w:rPr>
        <w:t>,</w:t>
      </w:r>
      <w:r w:rsidR="00B45E53" w:rsidRPr="002506F8">
        <w:rPr>
          <w:rFonts w:asciiTheme="majorHAnsi" w:eastAsia="Arial Narrow" w:hAnsiTheme="majorHAnsi" w:cstheme="majorBidi"/>
          <w:sz w:val="22"/>
          <w:szCs w:val="22"/>
        </w:rPr>
        <w:t xml:space="preserve"> </w:t>
      </w:r>
      <w:r w:rsidR="00B45E53" w:rsidRPr="00E418FB">
        <w:rPr>
          <w:rFonts w:asciiTheme="majorHAnsi" w:eastAsia="Arial Narrow" w:hAnsiTheme="majorHAnsi" w:cstheme="majorBidi"/>
          <w:sz w:val="22"/>
          <w:szCs w:val="22"/>
        </w:rPr>
        <w:t>Investigación y Profundización</w:t>
      </w:r>
      <w:r w:rsidR="00CF54EB" w:rsidRPr="00E418FB">
        <w:rPr>
          <w:rFonts w:asciiTheme="majorHAnsi" w:eastAsia="Arial Narrow" w:hAnsiTheme="majorHAnsi" w:cstheme="majorBidi"/>
          <w:sz w:val="22"/>
          <w:szCs w:val="22"/>
        </w:rPr>
        <w:t xml:space="preserve"> de la Maestría, </w:t>
      </w:r>
      <w:r w:rsidR="00660C54" w:rsidRPr="00E418FB">
        <w:rPr>
          <w:rFonts w:asciiTheme="majorHAnsi" w:eastAsia="Arial Narrow" w:hAnsiTheme="majorHAnsi" w:cstheme="majorBidi"/>
          <w:sz w:val="22"/>
          <w:szCs w:val="22"/>
        </w:rPr>
        <w:t xml:space="preserve">el </w:t>
      </w:r>
      <w:r w:rsidR="00C5285B" w:rsidRPr="00E418FB">
        <w:rPr>
          <w:rFonts w:asciiTheme="majorHAnsi" w:eastAsia="Arial Narrow" w:hAnsiTheme="majorHAnsi" w:cstheme="majorBidi"/>
          <w:sz w:val="22"/>
          <w:szCs w:val="22"/>
        </w:rPr>
        <w:t>enfo</w:t>
      </w:r>
      <w:r w:rsidR="00660C54" w:rsidRPr="00E418FB">
        <w:rPr>
          <w:rFonts w:asciiTheme="majorHAnsi" w:eastAsia="Arial Narrow" w:hAnsiTheme="majorHAnsi" w:cstheme="majorBidi"/>
          <w:sz w:val="22"/>
          <w:szCs w:val="22"/>
        </w:rPr>
        <w:t xml:space="preserve">que </w:t>
      </w:r>
      <w:r w:rsidR="0095082A" w:rsidRPr="00E418FB">
        <w:rPr>
          <w:rFonts w:asciiTheme="majorHAnsi" w:eastAsia="Arial Narrow" w:hAnsiTheme="majorHAnsi" w:cstheme="majorBidi"/>
          <w:sz w:val="22"/>
          <w:szCs w:val="22"/>
        </w:rPr>
        <w:t>de</w:t>
      </w:r>
      <w:r w:rsidR="00C5285B" w:rsidRPr="00E418FB">
        <w:rPr>
          <w:rFonts w:asciiTheme="majorHAnsi" w:eastAsia="Arial Narrow" w:hAnsiTheme="majorHAnsi" w:cstheme="majorBidi"/>
          <w:sz w:val="22"/>
          <w:szCs w:val="22"/>
        </w:rPr>
        <w:t xml:space="preserve"> investigación implica el desarrollo de conocimientos, actitudes y habilidades científicas, así como una formación avanzada en investigación que contribuye a la transformación de procesos tecnológicos.</w:t>
      </w:r>
      <w:r w:rsidR="001E3B99" w:rsidRPr="00E418FB">
        <w:rPr>
          <w:rFonts w:asciiTheme="majorHAnsi" w:eastAsia="Arial Narrow" w:hAnsiTheme="majorHAnsi" w:cstheme="majorBidi"/>
          <w:sz w:val="22"/>
          <w:szCs w:val="22"/>
        </w:rPr>
        <w:t xml:space="preserve"> </w:t>
      </w:r>
      <w:r w:rsidR="0095082A" w:rsidRPr="00E418FB">
        <w:rPr>
          <w:rFonts w:asciiTheme="majorHAnsi" w:eastAsia="Arial Narrow" w:hAnsiTheme="majorHAnsi" w:cstheme="majorBidi"/>
          <w:sz w:val="22"/>
          <w:szCs w:val="22"/>
        </w:rPr>
        <w:t xml:space="preserve">En cuanto a profundización, </w:t>
      </w:r>
      <w:r w:rsidR="001B1C38" w:rsidRPr="00E418FB">
        <w:rPr>
          <w:rFonts w:asciiTheme="majorHAnsi" w:eastAsia="Arial Narrow" w:hAnsiTheme="majorHAnsi" w:cstheme="majorBidi"/>
          <w:sz w:val="22"/>
          <w:szCs w:val="22"/>
        </w:rPr>
        <w:t>se</w:t>
      </w:r>
      <w:r w:rsidR="0095082A" w:rsidRPr="00E418FB">
        <w:rPr>
          <w:rFonts w:asciiTheme="majorHAnsi" w:eastAsia="Arial Narrow" w:hAnsiTheme="majorHAnsi" w:cstheme="majorBidi"/>
          <w:sz w:val="22"/>
          <w:szCs w:val="22"/>
        </w:rPr>
        <w:t xml:space="preserve"> centra </w:t>
      </w:r>
      <w:r w:rsidR="001B1C38" w:rsidRPr="00E418FB">
        <w:rPr>
          <w:rFonts w:asciiTheme="majorHAnsi" w:eastAsia="Arial Narrow" w:hAnsiTheme="majorHAnsi" w:cstheme="majorBidi"/>
          <w:sz w:val="22"/>
          <w:szCs w:val="22"/>
        </w:rPr>
        <w:t>en</w:t>
      </w:r>
      <w:r w:rsidR="0095082A" w:rsidRPr="00E418FB">
        <w:rPr>
          <w:rFonts w:asciiTheme="majorHAnsi" w:eastAsia="Arial Narrow" w:hAnsiTheme="majorHAnsi" w:cstheme="majorBidi"/>
          <w:sz w:val="22"/>
          <w:szCs w:val="22"/>
        </w:rPr>
        <w:t xml:space="preserve"> procesos de formación en el desarrollo de actitudes, conocimientos y habilidades que aporten a la solución de problemas o contribuyan al análisis de situaciones particulares</w:t>
      </w:r>
      <w:r w:rsidR="002A0705">
        <w:rPr>
          <w:rFonts w:asciiTheme="majorHAnsi" w:eastAsia="Arial Narrow" w:hAnsiTheme="majorHAnsi" w:cstheme="majorBidi"/>
          <w:sz w:val="22"/>
          <w:szCs w:val="22"/>
        </w:rPr>
        <w:t xml:space="preserve"> según el </w:t>
      </w:r>
      <w:hyperlink r:id="rId23" w:history="1">
        <w:r w:rsidR="002A0705" w:rsidRPr="002A0705">
          <w:rPr>
            <w:rStyle w:val="Hipervnculo"/>
            <w:rFonts w:asciiTheme="majorHAnsi" w:eastAsia="Arial Narrow" w:hAnsiTheme="majorHAnsi" w:cstheme="majorBidi"/>
            <w:position w:val="0"/>
            <w:sz w:val="22"/>
            <w:szCs w:val="22"/>
          </w:rPr>
          <w:t>D</w:t>
        </w:r>
        <w:r w:rsidR="004842C7" w:rsidRPr="00E418FB">
          <w:rPr>
            <w:rStyle w:val="Hipervnculo"/>
            <w:rFonts w:eastAsia="Arial Narrow"/>
            <w:position w:val="0"/>
          </w:rPr>
          <w:t>ecreto 1330</w:t>
        </w:r>
      </w:hyperlink>
      <w:r w:rsidR="004842C7" w:rsidRPr="00E418FB">
        <w:rPr>
          <w:rFonts w:asciiTheme="majorHAnsi" w:eastAsia="Arial Narrow" w:hAnsiTheme="majorHAnsi" w:cstheme="majorBidi"/>
          <w:sz w:val="22"/>
          <w:szCs w:val="22"/>
        </w:rPr>
        <w:t xml:space="preserve"> del </w:t>
      </w:r>
      <w:r w:rsidR="00CF54EB">
        <w:rPr>
          <w:rFonts w:asciiTheme="majorHAnsi" w:eastAsia="Arial Narrow" w:hAnsiTheme="majorHAnsi" w:cstheme="majorBidi"/>
          <w:sz w:val="22"/>
          <w:szCs w:val="22"/>
        </w:rPr>
        <w:t>M</w:t>
      </w:r>
      <w:r w:rsidR="002A0705">
        <w:rPr>
          <w:rFonts w:asciiTheme="majorHAnsi" w:eastAsia="Arial Narrow" w:hAnsiTheme="majorHAnsi" w:cstheme="majorBidi"/>
          <w:sz w:val="22"/>
          <w:szCs w:val="22"/>
        </w:rPr>
        <w:t>.</w:t>
      </w:r>
      <w:r w:rsidR="00CF54EB">
        <w:rPr>
          <w:rFonts w:asciiTheme="majorHAnsi" w:eastAsia="Arial Narrow" w:hAnsiTheme="majorHAnsi" w:cstheme="majorBidi"/>
          <w:sz w:val="22"/>
          <w:szCs w:val="22"/>
        </w:rPr>
        <w:t>E</w:t>
      </w:r>
      <w:r w:rsidR="002A0705">
        <w:rPr>
          <w:rFonts w:asciiTheme="majorHAnsi" w:eastAsia="Arial Narrow" w:hAnsiTheme="majorHAnsi" w:cstheme="majorBidi"/>
          <w:sz w:val="22"/>
          <w:szCs w:val="22"/>
        </w:rPr>
        <w:t>.</w:t>
      </w:r>
      <w:r w:rsidR="00CF54EB">
        <w:rPr>
          <w:rFonts w:asciiTheme="majorHAnsi" w:eastAsia="Arial Narrow" w:hAnsiTheme="majorHAnsi" w:cstheme="majorBidi"/>
          <w:sz w:val="22"/>
          <w:szCs w:val="22"/>
        </w:rPr>
        <w:t>N</w:t>
      </w:r>
      <w:r w:rsidR="004842C7" w:rsidRPr="00E418FB">
        <w:rPr>
          <w:rFonts w:asciiTheme="majorHAnsi" w:eastAsia="Arial Narrow" w:hAnsiTheme="majorHAnsi" w:cstheme="majorBidi"/>
          <w:sz w:val="22"/>
          <w:szCs w:val="22"/>
        </w:rPr>
        <w:t>.</w:t>
      </w:r>
      <w:ins w:id="257" w:author="RUBIANO SUAREZ ALISON KATHERINE" w:date="2024-11-29T11:57:00Z">
        <w:r w:rsidR="00290742">
          <w:rPr>
            <w:rFonts w:asciiTheme="majorHAnsi" w:eastAsia="Arial Narrow" w:hAnsiTheme="majorHAnsi" w:cstheme="majorBidi"/>
            <w:sz w:val="22"/>
            <w:szCs w:val="22"/>
          </w:rPr>
          <w:t xml:space="preserve"> </w:t>
        </w:r>
      </w:ins>
      <w:ins w:id="258" w:author="RUBIANO SUAREZ ALISON KATHERINE" w:date="2024-11-29T11:58:00Z">
        <w:r w:rsidR="00290742">
          <w:rPr>
            <w:rFonts w:asciiTheme="majorHAnsi" w:eastAsia="Arial Narrow" w:hAnsiTheme="majorHAnsi" w:cstheme="majorBidi"/>
            <w:sz w:val="22"/>
            <w:szCs w:val="22"/>
          </w:rPr>
          <w:t>Adicionalme</w:t>
        </w:r>
      </w:ins>
      <w:ins w:id="259" w:author="RUBIANO SUAREZ ALISON KATHERINE" w:date="2024-11-29T11:59:00Z">
        <w:r w:rsidR="00290742">
          <w:rPr>
            <w:rFonts w:asciiTheme="majorHAnsi" w:eastAsia="Arial Narrow" w:hAnsiTheme="majorHAnsi" w:cstheme="majorBidi"/>
            <w:sz w:val="22"/>
            <w:szCs w:val="22"/>
          </w:rPr>
          <w:t xml:space="preserve">nte, </w:t>
        </w:r>
        <w:r w:rsidR="00290742" w:rsidRPr="00290742">
          <w:rPr>
            <w:rFonts w:asciiTheme="majorHAnsi" w:eastAsia="Arial Narrow" w:hAnsiTheme="majorHAnsi" w:cstheme="majorBidi"/>
            <w:sz w:val="22"/>
            <w:szCs w:val="22"/>
          </w:rPr>
          <w:t>En el componente de investigación, los estudiantes adquieren una formación avanzada que les permite contribuir a la vanguardia del conocimiento en su área, a través de la realización de proyectos de investigación originales. Por su parte, el componente de profundización proporciona a los estudiantes las herramientas necesarias para abordar desafíos profesionales y académicos de manera crítica y reflexiva, fortaleciendo su capacidad para analizar y evaluar información, y para diseñar soluciones innovadoras.</w:t>
        </w:r>
      </w:ins>
    </w:p>
    <w:p w14:paraId="40699692" w14:textId="77777777" w:rsidR="004842C7" w:rsidRDefault="004842C7" w:rsidP="14D9C64B">
      <w:pPr>
        <w:ind w:hanging="2"/>
        <w:jc w:val="both"/>
        <w:rPr>
          <w:rFonts w:asciiTheme="majorHAnsi" w:eastAsia="Arial Narrow" w:hAnsiTheme="majorHAnsi" w:cstheme="majorBidi"/>
          <w:sz w:val="22"/>
          <w:szCs w:val="22"/>
        </w:rPr>
      </w:pPr>
    </w:p>
    <w:p w14:paraId="6A11610C" w14:textId="2DC22E77" w:rsidR="004842C7" w:rsidRPr="007E60C8" w:rsidRDefault="004842C7" w:rsidP="14D9C64B">
      <w:pPr>
        <w:ind w:hanging="2"/>
        <w:jc w:val="both"/>
        <w:rPr>
          <w:rFonts w:asciiTheme="majorHAnsi" w:eastAsia="Arial Narrow" w:hAnsiTheme="majorHAnsi" w:cstheme="majorBidi"/>
          <w:sz w:val="22"/>
          <w:szCs w:val="22"/>
        </w:rPr>
      </w:pPr>
      <w:r>
        <w:rPr>
          <w:rFonts w:asciiTheme="majorHAnsi" w:eastAsia="Arial Narrow" w:hAnsiTheme="majorHAnsi" w:cstheme="majorBidi"/>
          <w:sz w:val="22"/>
          <w:szCs w:val="22"/>
        </w:rPr>
        <w:t xml:space="preserve"> </w:t>
      </w:r>
    </w:p>
    <w:p w14:paraId="282F6F12" w14:textId="3EC4DD48" w:rsidR="0089603E" w:rsidRPr="007E60C8" w:rsidRDefault="0089603E" w:rsidP="00BC6927">
      <w:pPr>
        <w:ind w:hanging="2"/>
        <w:jc w:val="both"/>
        <w:rPr>
          <w:rFonts w:asciiTheme="majorHAnsi" w:hAnsiTheme="majorHAnsi" w:cstheme="majorHAnsi"/>
          <w:sz w:val="22"/>
          <w:szCs w:val="22"/>
        </w:rPr>
      </w:pPr>
    </w:p>
    <w:p w14:paraId="2169E189" w14:textId="75FDF818" w:rsidR="0089603E" w:rsidRPr="007E60C8" w:rsidRDefault="0089603E" w:rsidP="00BC6927">
      <w:pPr>
        <w:ind w:hanging="2"/>
        <w:jc w:val="both"/>
        <w:rPr>
          <w:rFonts w:asciiTheme="majorHAnsi" w:hAnsiTheme="majorHAnsi" w:cstheme="majorHAnsi"/>
          <w:sz w:val="22"/>
          <w:szCs w:val="22"/>
        </w:rPr>
      </w:pPr>
    </w:p>
    <w:p w14:paraId="2B239AD2" w14:textId="0FF72590" w:rsidR="0089603E" w:rsidRPr="007E60C8" w:rsidRDefault="0089603E" w:rsidP="00BC6927">
      <w:pPr>
        <w:ind w:hanging="2"/>
        <w:jc w:val="both"/>
        <w:rPr>
          <w:rFonts w:asciiTheme="majorHAnsi" w:hAnsiTheme="majorHAnsi" w:cstheme="majorHAnsi"/>
          <w:sz w:val="22"/>
          <w:szCs w:val="22"/>
        </w:rPr>
      </w:pPr>
    </w:p>
    <w:p w14:paraId="1768AC6E" w14:textId="25ABA465" w:rsidR="0089603E" w:rsidRPr="007E60C8" w:rsidRDefault="0089603E" w:rsidP="00BC6927">
      <w:pPr>
        <w:ind w:hanging="2"/>
        <w:jc w:val="both"/>
        <w:rPr>
          <w:rFonts w:asciiTheme="majorHAnsi" w:hAnsiTheme="majorHAnsi" w:cstheme="majorHAnsi"/>
          <w:sz w:val="22"/>
          <w:szCs w:val="22"/>
        </w:rPr>
      </w:pPr>
    </w:p>
    <w:p w14:paraId="4A4A1679" w14:textId="665A4203" w:rsidR="00FF4417" w:rsidRPr="007E60C8" w:rsidRDefault="00FF4417">
      <w:pPr>
        <w:spacing w:after="200"/>
        <w:rPr>
          <w:rFonts w:asciiTheme="majorHAnsi" w:hAnsiTheme="majorHAnsi" w:cstheme="majorHAnsi"/>
          <w:sz w:val="22"/>
          <w:szCs w:val="22"/>
        </w:rPr>
      </w:pPr>
      <w:r w:rsidRPr="007E60C8">
        <w:rPr>
          <w:rFonts w:asciiTheme="majorHAnsi" w:hAnsiTheme="majorHAnsi" w:cstheme="majorHAnsi"/>
          <w:sz w:val="22"/>
          <w:szCs w:val="22"/>
        </w:rPr>
        <w:br w:type="page"/>
      </w:r>
    </w:p>
    <w:p w14:paraId="357573B1" w14:textId="14B43616" w:rsidR="00D57ECC" w:rsidRPr="007E60C8" w:rsidRDefault="008D19AE" w:rsidP="00DC2F30">
      <w:pPr>
        <w:pStyle w:val="Prrafodelista"/>
        <w:keepNext/>
        <w:keepLines/>
        <w:numPr>
          <w:ilvl w:val="0"/>
          <w:numId w:val="11"/>
        </w:numPr>
        <w:pBdr>
          <w:top w:val="nil"/>
          <w:left w:val="nil"/>
          <w:bottom w:val="nil"/>
          <w:right w:val="nil"/>
          <w:between w:val="nil"/>
        </w:pBdr>
        <w:rPr>
          <w:rFonts w:asciiTheme="majorHAnsi" w:hAnsiTheme="majorHAnsi" w:cstheme="majorHAnsi"/>
          <w:b/>
          <w:bCs/>
          <w:sz w:val="22"/>
          <w:szCs w:val="22"/>
        </w:rPr>
      </w:pPr>
      <w:bookmarkStart w:id="260" w:name="_Toc169506958"/>
      <w:bookmarkStart w:id="261" w:name="_Toc169508116"/>
      <w:bookmarkStart w:id="262" w:name="_Toc183699807"/>
      <w:r w:rsidRPr="007E60C8">
        <w:rPr>
          <w:rFonts w:asciiTheme="majorHAnsi" w:hAnsiTheme="majorHAnsi" w:cstheme="majorHAnsi"/>
          <w:b/>
          <w:bCs/>
          <w:sz w:val="22"/>
          <w:szCs w:val="22"/>
        </w:rPr>
        <w:lastRenderedPageBreak/>
        <w:t>CONDICIONES DE CALIDAD</w:t>
      </w:r>
      <w:bookmarkEnd w:id="260"/>
      <w:bookmarkEnd w:id="261"/>
      <w:bookmarkEnd w:id="262"/>
      <w:r w:rsidRPr="007E60C8">
        <w:rPr>
          <w:rFonts w:asciiTheme="majorHAnsi" w:hAnsiTheme="majorHAnsi" w:cstheme="majorHAnsi"/>
          <w:b/>
          <w:bCs/>
          <w:sz w:val="22"/>
          <w:szCs w:val="22"/>
        </w:rPr>
        <w:t xml:space="preserve"> </w:t>
      </w:r>
    </w:p>
    <w:p w14:paraId="608B98AC" w14:textId="666CDE8A" w:rsidR="0089603E" w:rsidRPr="007E60C8" w:rsidRDefault="0089603E" w:rsidP="00BC6927">
      <w:pPr>
        <w:keepNext/>
        <w:keepLines/>
        <w:pBdr>
          <w:top w:val="nil"/>
          <w:left w:val="nil"/>
          <w:bottom w:val="nil"/>
          <w:right w:val="nil"/>
          <w:between w:val="nil"/>
        </w:pBdr>
        <w:rPr>
          <w:rFonts w:asciiTheme="majorHAnsi" w:hAnsiTheme="majorHAnsi" w:cstheme="majorHAnsi"/>
          <w:sz w:val="22"/>
          <w:szCs w:val="22"/>
        </w:rPr>
      </w:pPr>
    </w:p>
    <w:p w14:paraId="0E7C8E2C" w14:textId="5E4809E6" w:rsidR="00D57ECC" w:rsidRPr="007E60C8" w:rsidRDefault="000E7FFA" w:rsidP="00DC2F30">
      <w:pPr>
        <w:pStyle w:val="Prrafodelista"/>
        <w:numPr>
          <w:ilvl w:val="1"/>
          <w:numId w:val="11"/>
        </w:numPr>
        <w:jc w:val="both"/>
        <w:rPr>
          <w:rFonts w:asciiTheme="majorHAnsi" w:hAnsiTheme="majorHAnsi" w:cstheme="majorHAnsi"/>
          <w:b/>
          <w:bCs/>
          <w:sz w:val="22"/>
          <w:szCs w:val="22"/>
        </w:rPr>
      </w:pPr>
      <w:bookmarkStart w:id="263" w:name="_Toc169506959"/>
      <w:bookmarkStart w:id="264" w:name="_Toc169508117"/>
      <w:bookmarkStart w:id="265" w:name="_Toc183699808"/>
      <w:r w:rsidRPr="007E60C8">
        <w:rPr>
          <w:rFonts w:asciiTheme="majorHAnsi" w:hAnsiTheme="majorHAnsi" w:cstheme="majorHAnsi"/>
          <w:b/>
          <w:bCs/>
          <w:sz w:val="22"/>
          <w:szCs w:val="22"/>
        </w:rPr>
        <w:t>Información General sobre el Proyecto Curricular</w:t>
      </w:r>
      <w:bookmarkEnd w:id="263"/>
      <w:bookmarkEnd w:id="264"/>
      <w:bookmarkEnd w:id="265"/>
      <w:r w:rsidR="00414595" w:rsidRPr="007E60C8">
        <w:rPr>
          <w:rFonts w:asciiTheme="majorHAnsi" w:hAnsiTheme="majorHAnsi" w:cstheme="majorHAnsi"/>
          <w:b/>
          <w:bCs/>
          <w:sz w:val="22"/>
          <w:szCs w:val="22"/>
        </w:rPr>
        <w:t xml:space="preserve"> </w:t>
      </w:r>
    </w:p>
    <w:p w14:paraId="1787C6F0" w14:textId="77777777" w:rsidR="001B1B06" w:rsidRPr="007E60C8" w:rsidRDefault="001B1B06" w:rsidP="001B1B06">
      <w:pPr>
        <w:ind w:left="718"/>
        <w:jc w:val="both"/>
        <w:rPr>
          <w:rFonts w:asciiTheme="majorHAnsi" w:hAnsiTheme="majorHAnsi" w:cstheme="majorHAnsi"/>
          <w:sz w:val="22"/>
          <w:szCs w:val="22"/>
        </w:rPr>
      </w:pPr>
    </w:p>
    <w:p w14:paraId="7B04FA47" w14:textId="27BE5258" w:rsidR="00D57ECC" w:rsidRPr="007E60C8" w:rsidRDefault="000C5214" w:rsidP="000C5214">
      <w:pPr>
        <w:pStyle w:val="Descripcin"/>
        <w:jc w:val="center"/>
        <w:rPr>
          <w:rFonts w:asciiTheme="majorHAnsi" w:eastAsia="Arial Narrow" w:hAnsiTheme="majorHAnsi" w:cstheme="majorHAnsi"/>
          <w:i w:val="0"/>
          <w:color w:val="auto"/>
          <w:sz w:val="22"/>
          <w:szCs w:val="22"/>
        </w:rPr>
      </w:pPr>
      <w:bookmarkStart w:id="266" w:name="_Toc169506960"/>
      <w:bookmarkStart w:id="267" w:name="_Toc169508118"/>
      <w:bookmarkStart w:id="268" w:name="_Toc170858925"/>
      <w:r w:rsidRPr="007E60C8">
        <w:rPr>
          <w:rFonts w:asciiTheme="majorHAnsi" w:hAnsiTheme="majorHAnsi"/>
          <w:color w:val="auto"/>
          <w:sz w:val="22"/>
          <w:szCs w:val="22"/>
        </w:rPr>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003A6EF0">
        <w:rPr>
          <w:rFonts w:asciiTheme="majorHAnsi" w:hAnsiTheme="majorHAnsi"/>
          <w:noProof/>
          <w:color w:val="auto"/>
          <w:sz w:val="22"/>
          <w:szCs w:val="22"/>
        </w:rPr>
        <w:t>1</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 Investigación</w:t>
      </w:r>
      <w:bookmarkEnd w:id="266"/>
      <w:bookmarkEnd w:id="267"/>
      <w:bookmarkEnd w:id="268"/>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040"/>
        <w:gridCol w:w="6027"/>
        <w:tblGridChange w:id="269">
          <w:tblGrid>
            <w:gridCol w:w="3040"/>
            <w:gridCol w:w="6027"/>
          </w:tblGrid>
        </w:tblGridChange>
      </w:tblGrid>
      <w:tr w:rsidR="001B1B06" w:rsidRPr="007E60C8" w14:paraId="39346086" w14:textId="77777777" w:rsidTr="14D9C64B">
        <w:trPr>
          <w:trHeight w:val="300"/>
          <w:jc w:val="center"/>
        </w:trPr>
        <w:tc>
          <w:tcPr>
            <w:tcW w:w="3040" w:type="dxa"/>
            <w:shd w:val="clear" w:color="auto" w:fill="BDD6EE"/>
            <w:vAlign w:val="center"/>
          </w:tcPr>
          <w:p w14:paraId="1A7B9A58" w14:textId="77777777" w:rsidR="00D57ECC" w:rsidRPr="007E60C8" w:rsidRDefault="008D19AE" w:rsidP="14D9C64B">
            <w:pPr>
              <w:ind w:hanging="2"/>
              <w:rPr>
                <w:rFonts w:asciiTheme="majorHAnsi" w:hAnsiTheme="majorHAnsi" w:cstheme="majorBidi"/>
                <w:sz w:val="22"/>
                <w:szCs w:val="22"/>
              </w:rPr>
            </w:pPr>
            <w:bookmarkStart w:id="270" w:name="_Toc169506961"/>
            <w:bookmarkStart w:id="271" w:name="_Toc169508119"/>
            <w:r w:rsidRPr="007E60C8">
              <w:rPr>
                <w:rFonts w:asciiTheme="majorHAnsi" w:hAnsiTheme="majorHAnsi" w:cstheme="majorBidi"/>
                <w:sz w:val="22"/>
                <w:szCs w:val="22"/>
              </w:rPr>
              <w:t>Estado del Programa</w:t>
            </w:r>
            <w:bookmarkEnd w:id="270"/>
            <w:bookmarkEnd w:id="271"/>
          </w:p>
        </w:tc>
        <w:tc>
          <w:tcPr>
            <w:tcW w:w="6027" w:type="dxa"/>
            <w:shd w:val="clear" w:color="auto" w:fill="FFFFFF" w:themeFill="background1"/>
            <w:vAlign w:val="center"/>
          </w:tcPr>
          <w:p w14:paraId="568C698B" w14:textId="6C089119" w:rsidR="00D57ECC" w:rsidRPr="007E60C8" w:rsidRDefault="06288098" w:rsidP="14D9C64B">
            <w:pPr>
              <w:ind w:hanging="2"/>
              <w:rPr>
                <w:rFonts w:asciiTheme="majorHAnsi" w:hAnsiTheme="majorHAnsi" w:cstheme="majorBidi"/>
                <w:sz w:val="22"/>
                <w:szCs w:val="22"/>
              </w:rPr>
            </w:pPr>
            <w:bookmarkStart w:id="272" w:name="_Toc169506962"/>
            <w:bookmarkStart w:id="273" w:name="_Toc169508120"/>
            <w:r w:rsidRPr="007E60C8">
              <w:rPr>
                <w:rFonts w:asciiTheme="majorHAnsi" w:hAnsiTheme="majorHAnsi" w:cstheme="majorBidi"/>
                <w:sz w:val="22"/>
                <w:szCs w:val="22"/>
              </w:rPr>
              <w:t>ACTIVO</w:t>
            </w:r>
            <w:bookmarkEnd w:id="272"/>
            <w:bookmarkEnd w:id="273"/>
          </w:p>
        </w:tc>
      </w:tr>
      <w:tr w:rsidR="001B1B06" w:rsidRPr="007E60C8" w14:paraId="5133C0F0" w14:textId="77777777" w:rsidTr="14D9C64B">
        <w:trPr>
          <w:trHeight w:val="300"/>
          <w:jc w:val="center"/>
        </w:trPr>
        <w:tc>
          <w:tcPr>
            <w:tcW w:w="3040" w:type="dxa"/>
            <w:shd w:val="clear" w:color="auto" w:fill="BDD6EE"/>
            <w:vAlign w:val="center"/>
          </w:tcPr>
          <w:p w14:paraId="2834BADC" w14:textId="394731BE" w:rsidR="007C7748" w:rsidRPr="007E60C8" w:rsidRDefault="007C7748" w:rsidP="14D9C64B">
            <w:pPr>
              <w:ind w:hanging="2"/>
              <w:rPr>
                <w:rFonts w:asciiTheme="majorHAnsi" w:hAnsiTheme="majorHAnsi" w:cstheme="majorBidi"/>
                <w:sz w:val="22"/>
                <w:szCs w:val="22"/>
              </w:rPr>
            </w:pPr>
            <w:bookmarkStart w:id="274" w:name="_Toc169506963"/>
            <w:bookmarkStart w:id="275" w:name="_Toc169508121"/>
            <w:r w:rsidRPr="007E60C8">
              <w:rPr>
                <w:rFonts w:asciiTheme="majorHAnsi" w:hAnsiTheme="majorHAnsi" w:cstheme="majorBidi"/>
                <w:sz w:val="22"/>
                <w:szCs w:val="22"/>
              </w:rPr>
              <w:t>Institución*</w:t>
            </w:r>
            <w:bookmarkEnd w:id="274"/>
            <w:bookmarkEnd w:id="275"/>
          </w:p>
        </w:tc>
        <w:tc>
          <w:tcPr>
            <w:tcW w:w="6027" w:type="dxa"/>
            <w:shd w:val="clear" w:color="auto" w:fill="FFFFFF" w:themeFill="background1"/>
            <w:vAlign w:val="center"/>
          </w:tcPr>
          <w:p w14:paraId="1A939487" w14:textId="16CA7E01" w:rsidR="007C7748" w:rsidRPr="007E60C8" w:rsidRDefault="007C7748" w:rsidP="14D9C64B">
            <w:pPr>
              <w:ind w:hanging="2"/>
              <w:rPr>
                <w:rFonts w:asciiTheme="majorHAnsi" w:hAnsiTheme="majorHAnsi" w:cstheme="majorBidi"/>
                <w:sz w:val="22"/>
                <w:szCs w:val="22"/>
              </w:rPr>
            </w:pPr>
            <w:bookmarkStart w:id="276" w:name="_Toc169506964"/>
            <w:bookmarkStart w:id="277" w:name="_Toc169508122"/>
            <w:r w:rsidRPr="007E60C8">
              <w:rPr>
                <w:rFonts w:asciiTheme="majorHAnsi" w:hAnsiTheme="majorHAnsi" w:cstheme="majorBidi"/>
                <w:sz w:val="22"/>
                <w:szCs w:val="22"/>
              </w:rPr>
              <w:t>UNIVERSIDAD DISTRITAL FRANCISCO JOSÉ DE CALDAS</w:t>
            </w:r>
            <w:bookmarkEnd w:id="276"/>
            <w:bookmarkEnd w:id="277"/>
          </w:p>
        </w:tc>
      </w:tr>
      <w:tr w:rsidR="001B1B06" w:rsidRPr="007E60C8" w14:paraId="56E23D76" w14:textId="77777777" w:rsidTr="14D9C64B">
        <w:trPr>
          <w:trHeight w:val="300"/>
          <w:jc w:val="center"/>
        </w:trPr>
        <w:tc>
          <w:tcPr>
            <w:tcW w:w="3040" w:type="dxa"/>
            <w:shd w:val="clear" w:color="auto" w:fill="BDD6EE"/>
            <w:vAlign w:val="center"/>
          </w:tcPr>
          <w:p w14:paraId="0D699557" w14:textId="14EA7787" w:rsidR="007C7748" w:rsidRPr="007E60C8" w:rsidRDefault="007C7748" w:rsidP="14D9C64B">
            <w:pPr>
              <w:ind w:hanging="2"/>
              <w:rPr>
                <w:rFonts w:asciiTheme="majorHAnsi" w:hAnsiTheme="majorHAnsi" w:cstheme="majorBidi"/>
                <w:sz w:val="22"/>
                <w:szCs w:val="22"/>
              </w:rPr>
            </w:pPr>
            <w:bookmarkStart w:id="278" w:name="_Toc169506965"/>
            <w:bookmarkStart w:id="279" w:name="_Toc169508123"/>
            <w:r w:rsidRPr="007E60C8">
              <w:rPr>
                <w:rFonts w:asciiTheme="majorHAnsi" w:hAnsiTheme="majorHAnsi" w:cstheme="majorBidi"/>
                <w:sz w:val="22"/>
                <w:szCs w:val="22"/>
              </w:rPr>
              <w:t>Nombre del programa*</w:t>
            </w:r>
            <w:bookmarkEnd w:id="278"/>
            <w:bookmarkEnd w:id="279"/>
          </w:p>
        </w:tc>
        <w:tc>
          <w:tcPr>
            <w:tcW w:w="6027" w:type="dxa"/>
            <w:shd w:val="clear" w:color="auto" w:fill="FFFFFF" w:themeFill="background1"/>
            <w:vAlign w:val="center"/>
          </w:tcPr>
          <w:p w14:paraId="6AA258D8" w14:textId="1A9371BD" w:rsidR="007C7748" w:rsidRPr="007E60C8" w:rsidRDefault="7184AB8F" w:rsidP="14D9C64B">
            <w:pPr>
              <w:ind w:hanging="2"/>
              <w:rPr>
                <w:rFonts w:asciiTheme="majorHAnsi" w:hAnsiTheme="majorHAnsi" w:cstheme="majorBidi"/>
                <w:sz w:val="22"/>
                <w:szCs w:val="22"/>
              </w:rPr>
            </w:pPr>
            <w:bookmarkStart w:id="280" w:name="_Toc169506966"/>
            <w:bookmarkStart w:id="281" w:name="_Toc169508124"/>
            <w:r w:rsidRPr="007E60C8">
              <w:rPr>
                <w:rFonts w:asciiTheme="majorHAnsi" w:hAnsiTheme="majorHAnsi" w:cstheme="majorBidi"/>
                <w:sz w:val="22"/>
                <w:szCs w:val="22"/>
              </w:rPr>
              <w:t>MAESTRÍA EN CIENCIAS DE LA INFORMACIÓN Y LAS COMUNICACIONES EN INVESTIGACIÓN</w:t>
            </w:r>
            <w:bookmarkEnd w:id="280"/>
            <w:bookmarkEnd w:id="281"/>
          </w:p>
        </w:tc>
      </w:tr>
      <w:tr w:rsidR="001B1B06" w:rsidRPr="007E60C8" w14:paraId="019523E6" w14:textId="77777777" w:rsidTr="14D9C64B">
        <w:trPr>
          <w:trHeight w:val="300"/>
          <w:jc w:val="center"/>
        </w:trPr>
        <w:tc>
          <w:tcPr>
            <w:tcW w:w="3040" w:type="dxa"/>
            <w:shd w:val="clear" w:color="auto" w:fill="BDD6EE"/>
            <w:vAlign w:val="center"/>
          </w:tcPr>
          <w:p w14:paraId="5FA4542E" w14:textId="096986FF" w:rsidR="007C7748" w:rsidRPr="007E60C8" w:rsidRDefault="007C7748" w:rsidP="14D9C64B">
            <w:pPr>
              <w:ind w:hanging="2"/>
              <w:rPr>
                <w:rFonts w:asciiTheme="majorHAnsi" w:hAnsiTheme="majorHAnsi" w:cstheme="majorBidi"/>
                <w:sz w:val="22"/>
                <w:szCs w:val="22"/>
              </w:rPr>
            </w:pPr>
            <w:bookmarkStart w:id="282" w:name="_Toc169506967"/>
            <w:bookmarkStart w:id="283" w:name="_Toc169508125"/>
            <w:r w:rsidRPr="007E60C8">
              <w:rPr>
                <w:rFonts w:asciiTheme="majorHAnsi" w:hAnsiTheme="majorHAnsi" w:cstheme="majorBidi"/>
                <w:sz w:val="22"/>
                <w:szCs w:val="22"/>
              </w:rPr>
              <w:t>Título que otorga*</w:t>
            </w:r>
            <w:bookmarkEnd w:id="282"/>
            <w:bookmarkEnd w:id="283"/>
          </w:p>
        </w:tc>
        <w:tc>
          <w:tcPr>
            <w:tcW w:w="6027" w:type="dxa"/>
            <w:shd w:val="clear" w:color="auto" w:fill="FFFFFF" w:themeFill="background1"/>
            <w:vAlign w:val="center"/>
          </w:tcPr>
          <w:p w14:paraId="6FFBD3EC" w14:textId="11BA380C" w:rsidR="007C7748" w:rsidRPr="007E60C8" w:rsidRDefault="7184AB8F" w:rsidP="14D9C64B">
            <w:pPr>
              <w:ind w:hanging="2"/>
              <w:rPr>
                <w:rFonts w:asciiTheme="majorHAnsi" w:hAnsiTheme="majorHAnsi" w:cstheme="majorBidi"/>
                <w:sz w:val="22"/>
                <w:szCs w:val="22"/>
              </w:rPr>
            </w:pPr>
            <w:bookmarkStart w:id="284" w:name="_Toc169506968"/>
            <w:bookmarkStart w:id="285" w:name="_Toc169508126"/>
            <w:r w:rsidRPr="007E60C8">
              <w:rPr>
                <w:rFonts w:asciiTheme="majorHAnsi" w:hAnsiTheme="majorHAnsi" w:cstheme="majorBidi"/>
                <w:sz w:val="22"/>
                <w:szCs w:val="22"/>
              </w:rPr>
              <w:t>MAGISTER EN CIENCIAS DE LA INFORMACIÓN Y LAS COMUNICACIONES</w:t>
            </w:r>
            <w:bookmarkEnd w:id="284"/>
            <w:bookmarkEnd w:id="285"/>
          </w:p>
        </w:tc>
      </w:tr>
      <w:tr w:rsidR="001B1B06" w:rsidRPr="007E60C8" w14:paraId="08E9E97A" w14:textId="77777777" w:rsidTr="14D9C64B">
        <w:trPr>
          <w:trHeight w:val="300"/>
          <w:jc w:val="center"/>
        </w:trPr>
        <w:tc>
          <w:tcPr>
            <w:tcW w:w="3040" w:type="dxa"/>
            <w:shd w:val="clear" w:color="auto" w:fill="BDD6EE"/>
            <w:vAlign w:val="center"/>
          </w:tcPr>
          <w:p w14:paraId="31BC0DEF" w14:textId="3D2FD1AE" w:rsidR="007C7748" w:rsidRPr="007E60C8" w:rsidRDefault="007C7748" w:rsidP="14D9C64B">
            <w:pPr>
              <w:ind w:hanging="2"/>
              <w:rPr>
                <w:rFonts w:asciiTheme="majorHAnsi" w:hAnsiTheme="majorHAnsi" w:cstheme="majorBidi"/>
                <w:sz w:val="22"/>
                <w:szCs w:val="22"/>
              </w:rPr>
            </w:pPr>
            <w:bookmarkStart w:id="286" w:name="_Toc169506969"/>
            <w:bookmarkStart w:id="287" w:name="_Toc169508127"/>
            <w:r w:rsidRPr="007E60C8">
              <w:rPr>
                <w:rFonts w:asciiTheme="majorHAnsi" w:hAnsiTheme="majorHAnsi" w:cstheme="majorBidi"/>
                <w:sz w:val="22"/>
                <w:szCs w:val="22"/>
              </w:rPr>
              <w:t>Ubicación del programa*</w:t>
            </w:r>
            <w:bookmarkEnd w:id="286"/>
            <w:bookmarkEnd w:id="287"/>
          </w:p>
        </w:tc>
        <w:tc>
          <w:tcPr>
            <w:tcW w:w="6027" w:type="dxa"/>
            <w:shd w:val="clear" w:color="auto" w:fill="FFFFFF" w:themeFill="background1"/>
            <w:vAlign w:val="center"/>
          </w:tcPr>
          <w:p w14:paraId="30DCCCAD" w14:textId="16F914E5" w:rsidR="007C7748" w:rsidRPr="007E60C8" w:rsidRDefault="007C7748" w:rsidP="14D9C64B">
            <w:pPr>
              <w:ind w:hanging="2"/>
              <w:rPr>
                <w:rFonts w:asciiTheme="majorHAnsi" w:hAnsiTheme="majorHAnsi" w:cstheme="majorBidi"/>
                <w:sz w:val="22"/>
                <w:szCs w:val="22"/>
              </w:rPr>
            </w:pPr>
            <w:bookmarkStart w:id="288" w:name="_Toc169506970"/>
            <w:bookmarkStart w:id="289" w:name="_Toc169508128"/>
            <w:r w:rsidRPr="007E60C8">
              <w:rPr>
                <w:rFonts w:asciiTheme="majorHAnsi" w:hAnsiTheme="majorHAnsi" w:cstheme="majorBidi"/>
                <w:sz w:val="22"/>
                <w:szCs w:val="22"/>
              </w:rPr>
              <w:t>Sede Administrativa - 9 Piso Cra. 7 N° 40 – 53</w:t>
            </w:r>
            <w:bookmarkEnd w:id="288"/>
            <w:bookmarkEnd w:id="289"/>
          </w:p>
        </w:tc>
      </w:tr>
      <w:tr w:rsidR="001B1B06" w:rsidRPr="007E60C8" w14:paraId="2FCC5D98" w14:textId="77777777" w:rsidTr="14D9C64B">
        <w:trPr>
          <w:trHeight w:val="300"/>
          <w:jc w:val="center"/>
        </w:trPr>
        <w:tc>
          <w:tcPr>
            <w:tcW w:w="3040" w:type="dxa"/>
            <w:shd w:val="clear" w:color="auto" w:fill="BDD6EE"/>
            <w:vAlign w:val="center"/>
          </w:tcPr>
          <w:p w14:paraId="423F71ED" w14:textId="47A0716E" w:rsidR="007C7748" w:rsidRPr="007E60C8" w:rsidRDefault="007C7748" w:rsidP="14D9C64B">
            <w:pPr>
              <w:ind w:hanging="2"/>
              <w:rPr>
                <w:rFonts w:asciiTheme="majorHAnsi" w:hAnsiTheme="majorHAnsi" w:cstheme="majorBidi"/>
                <w:sz w:val="22"/>
                <w:szCs w:val="22"/>
              </w:rPr>
            </w:pPr>
            <w:bookmarkStart w:id="290" w:name="_Toc169506971"/>
            <w:bookmarkStart w:id="291" w:name="_Toc169508129"/>
            <w:r w:rsidRPr="007E60C8">
              <w:rPr>
                <w:rFonts w:asciiTheme="majorHAnsi" w:hAnsiTheme="majorHAnsi" w:cstheme="majorBidi"/>
                <w:sz w:val="22"/>
                <w:szCs w:val="22"/>
              </w:rPr>
              <w:t>Extensión de un programa acreditado</w:t>
            </w:r>
            <w:bookmarkEnd w:id="290"/>
            <w:bookmarkEnd w:id="291"/>
          </w:p>
        </w:tc>
        <w:tc>
          <w:tcPr>
            <w:tcW w:w="6027" w:type="dxa"/>
            <w:shd w:val="clear" w:color="auto" w:fill="FFFFFF" w:themeFill="background1"/>
            <w:vAlign w:val="center"/>
          </w:tcPr>
          <w:p w14:paraId="36AF6883" w14:textId="01B9149C" w:rsidR="007C7748" w:rsidRPr="007E60C8" w:rsidRDefault="27D21660" w:rsidP="14D9C64B">
            <w:pPr>
              <w:ind w:hanging="2"/>
              <w:rPr>
                <w:rFonts w:asciiTheme="majorHAnsi" w:hAnsiTheme="majorHAnsi" w:cstheme="majorBidi"/>
                <w:sz w:val="22"/>
                <w:szCs w:val="22"/>
              </w:rPr>
            </w:pPr>
            <w:bookmarkStart w:id="292" w:name="_Toc169506972"/>
            <w:bookmarkStart w:id="293" w:name="_Toc169508130"/>
            <w:r w:rsidRPr="007E60C8">
              <w:rPr>
                <w:rFonts w:asciiTheme="majorHAnsi" w:hAnsiTheme="majorHAnsi" w:cstheme="majorBidi"/>
                <w:sz w:val="22"/>
                <w:szCs w:val="22"/>
              </w:rPr>
              <w:t>N/A</w:t>
            </w:r>
            <w:bookmarkEnd w:id="292"/>
            <w:bookmarkEnd w:id="293"/>
          </w:p>
        </w:tc>
      </w:tr>
      <w:tr w:rsidR="001B1B06" w:rsidRPr="007E60C8" w14:paraId="54266A97" w14:textId="77777777" w:rsidTr="14D9C64B">
        <w:trPr>
          <w:trHeight w:val="300"/>
          <w:jc w:val="center"/>
        </w:trPr>
        <w:tc>
          <w:tcPr>
            <w:tcW w:w="3040" w:type="dxa"/>
            <w:shd w:val="clear" w:color="auto" w:fill="BDD6EE"/>
            <w:vAlign w:val="center"/>
          </w:tcPr>
          <w:p w14:paraId="696D7A46" w14:textId="7BA36D24" w:rsidR="007C7748" w:rsidRPr="007E60C8" w:rsidRDefault="007C7748" w:rsidP="14D9C64B">
            <w:pPr>
              <w:ind w:hanging="2"/>
              <w:rPr>
                <w:rFonts w:asciiTheme="majorHAnsi" w:hAnsiTheme="majorHAnsi" w:cstheme="majorBidi"/>
                <w:sz w:val="22"/>
                <w:szCs w:val="22"/>
              </w:rPr>
            </w:pPr>
            <w:bookmarkStart w:id="294" w:name="_Toc169506973"/>
            <w:bookmarkStart w:id="295" w:name="_Toc169508131"/>
            <w:r w:rsidRPr="007E60C8">
              <w:rPr>
                <w:rFonts w:asciiTheme="majorHAnsi" w:hAnsiTheme="majorHAnsi" w:cstheme="majorBidi"/>
                <w:sz w:val="22"/>
                <w:szCs w:val="22"/>
              </w:rPr>
              <w:t>Institución Acreditada</w:t>
            </w:r>
            <w:bookmarkEnd w:id="294"/>
            <w:bookmarkEnd w:id="295"/>
          </w:p>
        </w:tc>
        <w:tc>
          <w:tcPr>
            <w:tcW w:w="6027" w:type="dxa"/>
            <w:shd w:val="clear" w:color="auto" w:fill="FFFFFF" w:themeFill="background1"/>
            <w:vAlign w:val="center"/>
          </w:tcPr>
          <w:p w14:paraId="54C529ED" w14:textId="792272BA" w:rsidR="007C7748" w:rsidRPr="007E60C8" w:rsidRDefault="782B0E71" w:rsidP="14D9C64B">
            <w:pPr>
              <w:ind w:hanging="2"/>
              <w:rPr>
                <w:rFonts w:asciiTheme="majorHAnsi" w:hAnsiTheme="majorHAnsi" w:cstheme="majorBidi"/>
                <w:sz w:val="22"/>
                <w:szCs w:val="22"/>
              </w:rPr>
            </w:pPr>
            <w:r w:rsidRPr="007E60C8">
              <w:rPr>
                <w:rFonts w:asciiTheme="majorHAnsi" w:hAnsiTheme="majorHAnsi" w:cstheme="majorBidi"/>
                <w:sz w:val="22"/>
                <w:szCs w:val="22"/>
              </w:rPr>
              <w:t xml:space="preserve">Acreditación Institucional de Alta Calidad - </w:t>
            </w:r>
            <w:hyperlink r:id="rId24" w:history="1">
              <w:r w:rsidRPr="002A0705">
                <w:rPr>
                  <w:rStyle w:val="Hipervnculo"/>
                  <w:rFonts w:asciiTheme="majorHAnsi" w:hAnsiTheme="majorHAnsi" w:cstheme="majorBidi"/>
                  <w:position w:val="0"/>
                  <w:sz w:val="22"/>
                  <w:szCs w:val="22"/>
                </w:rPr>
                <w:t>Resolución N° 023653 del 10 de diciembre del 2021</w:t>
              </w:r>
            </w:hyperlink>
          </w:p>
        </w:tc>
      </w:tr>
      <w:tr w:rsidR="001B1B06" w:rsidRPr="007E60C8" w14:paraId="1E07DA7B" w14:textId="77777777" w:rsidTr="14D9C64B">
        <w:trPr>
          <w:trHeight w:val="300"/>
          <w:jc w:val="center"/>
        </w:trPr>
        <w:tc>
          <w:tcPr>
            <w:tcW w:w="3040" w:type="dxa"/>
            <w:shd w:val="clear" w:color="auto" w:fill="BDD6EE"/>
            <w:vAlign w:val="center"/>
          </w:tcPr>
          <w:p w14:paraId="747E25AE" w14:textId="0B7F18CF" w:rsidR="007C7748" w:rsidRPr="007E60C8" w:rsidRDefault="007C7748" w:rsidP="14D9C64B">
            <w:pPr>
              <w:ind w:hanging="2"/>
              <w:rPr>
                <w:rFonts w:asciiTheme="majorHAnsi" w:hAnsiTheme="majorHAnsi" w:cstheme="majorBidi"/>
                <w:sz w:val="22"/>
                <w:szCs w:val="22"/>
              </w:rPr>
            </w:pPr>
            <w:bookmarkStart w:id="296" w:name="_Toc169506975"/>
            <w:bookmarkStart w:id="297" w:name="_Toc169508133"/>
            <w:r w:rsidRPr="007E60C8">
              <w:rPr>
                <w:rFonts w:asciiTheme="majorHAnsi" w:hAnsiTheme="majorHAnsi" w:cstheme="majorBidi"/>
                <w:sz w:val="22"/>
                <w:szCs w:val="22"/>
              </w:rPr>
              <w:t>Nivel del Programa*</w:t>
            </w:r>
            <w:bookmarkEnd w:id="296"/>
            <w:bookmarkEnd w:id="297"/>
          </w:p>
        </w:tc>
        <w:tc>
          <w:tcPr>
            <w:tcW w:w="6027" w:type="dxa"/>
            <w:shd w:val="clear" w:color="auto" w:fill="FFFFFF" w:themeFill="background1"/>
            <w:vAlign w:val="center"/>
          </w:tcPr>
          <w:p w14:paraId="1C0157D6" w14:textId="5CDFD51F" w:rsidR="007C7748" w:rsidRPr="007E60C8" w:rsidRDefault="007C7748" w:rsidP="14D9C64B">
            <w:pPr>
              <w:ind w:hanging="2"/>
              <w:rPr>
                <w:rFonts w:asciiTheme="majorHAnsi" w:hAnsiTheme="majorHAnsi" w:cstheme="majorBidi"/>
                <w:sz w:val="22"/>
                <w:szCs w:val="22"/>
              </w:rPr>
            </w:pPr>
            <w:bookmarkStart w:id="298" w:name="_Toc169506976"/>
            <w:bookmarkStart w:id="299" w:name="_Toc169508134"/>
            <w:r w:rsidRPr="007E60C8">
              <w:rPr>
                <w:rFonts w:asciiTheme="majorHAnsi" w:hAnsiTheme="majorHAnsi" w:cstheme="majorBidi"/>
                <w:sz w:val="22"/>
                <w:szCs w:val="22"/>
              </w:rPr>
              <w:t>Maestría</w:t>
            </w:r>
            <w:bookmarkEnd w:id="298"/>
            <w:bookmarkEnd w:id="299"/>
          </w:p>
        </w:tc>
      </w:tr>
      <w:tr w:rsidR="001B1B06" w:rsidRPr="007E60C8" w14:paraId="15CE320E" w14:textId="77777777" w:rsidTr="14D9C64B">
        <w:trPr>
          <w:trHeight w:val="300"/>
          <w:jc w:val="center"/>
        </w:trPr>
        <w:tc>
          <w:tcPr>
            <w:tcW w:w="3040" w:type="dxa"/>
            <w:shd w:val="clear" w:color="auto" w:fill="BDD6EE"/>
            <w:vAlign w:val="center"/>
          </w:tcPr>
          <w:p w14:paraId="3895C72E" w14:textId="40A1C528" w:rsidR="007C7748" w:rsidRPr="007E60C8" w:rsidRDefault="007C7748" w:rsidP="14D9C64B">
            <w:pPr>
              <w:ind w:hanging="2"/>
              <w:rPr>
                <w:rFonts w:asciiTheme="majorHAnsi" w:hAnsiTheme="majorHAnsi" w:cstheme="majorBidi"/>
                <w:sz w:val="22"/>
                <w:szCs w:val="22"/>
              </w:rPr>
            </w:pPr>
            <w:bookmarkStart w:id="300" w:name="_Toc169506977"/>
            <w:bookmarkStart w:id="301" w:name="_Toc169508135"/>
            <w:r w:rsidRPr="007E60C8">
              <w:rPr>
                <w:rFonts w:asciiTheme="majorHAnsi" w:hAnsiTheme="majorHAnsi" w:cstheme="majorBidi"/>
                <w:sz w:val="22"/>
                <w:szCs w:val="22"/>
              </w:rPr>
              <w:t>Norma Interna de Creación*</w:t>
            </w:r>
            <w:bookmarkEnd w:id="300"/>
            <w:bookmarkEnd w:id="301"/>
          </w:p>
        </w:tc>
        <w:bookmarkStart w:id="302" w:name="_Toc169506978"/>
        <w:bookmarkStart w:id="303" w:name="_Toc169508136"/>
        <w:tc>
          <w:tcPr>
            <w:tcW w:w="6027" w:type="dxa"/>
            <w:shd w:val="clear" w:color="auto" w:fill="FFFFFF" w:themeFill="background1"/>
            <w:vAlign w:val="center"/>
          </w:tcPr>
          <w:p w14:paraId="3691E7B2" w14:textId="5D32F518" w:rsidR="007C7748" w:rsidRPr="00E418FB" w:rsidRDefault="00311A30" w:rsidP="14D9C64B">
            <w:pPr>
              <w:ind w:hanging="2"/>
              <w:rPr>
                <w:rFonts w:asciiTheme="majorHAnsi" w:hAnsiTheme="majorHAnsi" w:cstheme="majorBidi"/>
                <w:sz w:val="22"/>
                <w:szCs w:val="22"/>
              </w:rPr>
            </w:pPr>
            <w:r>
              <w:rPr>
                <w:rFonts w:asciiTheme="majorHAnsi" w:hAnsiTheme="majorHAnsi" w:cstheme="majorBidi"/>
                <w:sz w:val="22"/>
                <w:szCs w:val="22"/>
              </w:rPr>
              <w:fldChar w:fldCharType="begin"/>
            </w:r>
            <w:r>
              <w:rPr>
                <w:rFonts w:asciiTheme="majorHAnsi" w:hAnsiTheme="majorHAnsi" w:cstheme="majorBidi"/>
                <w:sz w:val="22"/>
                <w:szCs w:val="22"/>
              </w:rPr>
              <w:instrText xml:space="preserve"> HYPERLINK "https://udistritaleduco-my.sharepoint.com/:b:/g/personal/mcic_udistrital_edu_co/EX-EvDFiIXJGjcowK6pNhi4BE40t67TK0p4CVm1L7tn66Q?e=iEhCyx" </w:instrText>
            </w:r>
            <w:r>
              <w:rPr>
                <w:rFonts w:asciiTheme="majorHAnsi" w:hAnsiTheme="majorHAnsi" w:cstheme="majorBidi"/>
                <w:sz w:val="22"/>
                <w:szCs w:val="22"/>
              </w:rPr>
              <w:fldChar w:fldCharType="separate"/>
            </w:r>
            <w:r w:rsidR="008C2020" w:rsidRPr="00311A30">
              <w:rPr>
                <w:rStyle w:val="Hipervnculo"/>
                <w:rFonts w:asciiTheme="majorHAnsi" w:hAnsiTheme="majorHAnsi" w:cstheme="majorBidi"/>
                <w:position w:val="0"/>
                <w:sz w:val="22"/>
                <w:szCs w:val="22"/>
              </w:rPr>
              <w:t xml:space="preserve">Resolución 44 de 1989 </w:t>
            </w:r>
            <w:r w:rsidRPr="00311A30">
              <w:rPr>
                <w:rStyle w:val="Hipervnculo"/>
                <w:rFonts w:asciiTheme="majorHAnsi" w:hAnsiTheme="majorHAnsi" w:cstheme="majorBidi"/>
                <w:position w:val="0"/>
                <w:sz w:val="22"/>
                <w:szCs w:val="22"/>
              </w:rPr>
              <w:t xml:space="preserve">del Consejo Superior </w:t>
            </w:r>
            <w:r w:rsidRPr="00311A30">
              <w:rPr>
                <w:rStyle w:val="Hipervnculo"/>
                <w:rFonts w:asciiTheme="majorHAnsi" w:eastAsia="Arial" w:hAnsiTheme="majorHAnsi" w:cstheme="majorBidi"/>
                <w:position w:val="0"/>
                <w:sz w:val="22"/>
                <w:szCs w:val="22"/>
              </w:rPr>
              <w:t>Universitario</w:t>
            </w:r>
            <w:r w:rsidRPr="00311A30">
              <w:rPr>
                <w:rStyle w:val="Hipervnculo"/>
                <w:rFonts w:asciiTheme="majorHAnsi" w:hAnsiTheme="majorHAnsi" w:cstheme="majorBidi"/>
                <w:position w:val="0"/>
                <w:sz w:val="22"/>
                <w:szCs w:val="22"/>
              </w:rPr>
              <w:t xml:space="preserve"> y </w:t>
            </w:r>
            <w:r w:rsidR="7184AB8F" w:rsidRPr="00311A30">
              <w:rPr>
                <w:rStyle w:val="Hipervnculo"/>
                <w:rFonts w:asciiTheme="majorHAnsi" w:hAnsiTheme="majorHAnsi" w:cstheme="majorBidi"/>
                <w:position w:val="0"/>
                <w:sz w:val="22"/>
                <w:szCs w:val="22"/>
              </w:rPr>
              <w:t xml:space="preserve">Acuerdo 010 del 2 abril de 1987 - Consejo Superior </w:t>
            </w:r>
            <w:r w:rsidR="7184AB8F" w:rsidRPr="00311A30">
              <w:rPr>
                <w:rStyle w:val="Hipervnculo"/>
                <w:rFonts w:asciiTheme="majorHAnsi" w:eastAsia="Arial" w:hAnsiTheme="majorHAnsi" w:cstheme="majorBidi"/>
                <w:position w:val="0"/>
                <w:sz w:val="22"/>
                <w:szCs w:val="22"/>
              </w:rPr>
              <w:t>Universitario</w:t>
            </w:r>
            <w:bookmarkEnd w:id="302"/>
            <w:bookmarkEnd w:id="303"/>
            <w:r>
              <w:rPr>
                <w:rFonts w:asciiTheme="majorHAnsi" w:hAnsiTheme="majorHAnsi" w:cstheme="majorBidi"/>
                <w:sz w:val="22"/>
                <w:szCs w:val="22"/>
              </w:rPr>
              <w:fldChar w:fldCharType="end"/>
            </w:r>
          </w:p>
        </w:tc>
      </w:tr>
      <w:tr w:rsidR="001B1B06" w:rsidRPr="007E60C8" w14:paraId="01C9BDCB" w14:textId="77777777" w:rsidTr="14D9C64B">
        <w:trPr>
          <w:trHeight w:val="300"/>
          <w:jc w:val="center"/>
        </w:trPr>
        <w:tc>
          <w:tcPr>
            <w:tcW w:w="3040" w:type="dxa"/>
            <w:shd w:val="clear" w:color="auto" w:fill="BDD6EE"/>
            <w:vAlign w:val="center"/>
          </w:tcPr>
          <w:p w14:paraId="3CDA7E74" w14:textId="49A4BA4A" w:rsidR="007C7748" w:rsidRPr="007E60C8" w:rsidRDefault="007C7748" w:rsidP="14D9C64B">
            <w:pPr>
              <w:ind w:hanging="2"/>
              <w:rPr>
                <w:rFonts w:asciiTheme="majorHAnsi" w:hAnsiTheme="majorHAnsi" w:cstheme="majorBidi"/>
                <w:sz w:val="22"/>
                <w:szCs w:val="22"/>
              </w:rPr>
            </w:pPr>
            <w:bookmarkStart w:id="304" w:name="_Toc169506979"/>
            <w:bookmarkStart w:id="305" w:name="_Toc169508137"/>
            <w:r w:rsidRPr="007E60C8">
              <w:rPr>
                <w:rFonts w:asciiTheme="majorHAnsi" w:hAnsiTheme="majorHAnsi" w:cstheme="majorBidi"/>
                <w:sz w:val="22"/>
                <w:szCs w:val="22"/>
              </w:rPr>
              <w:t>Número de la norma*</w:t>
            </w:r>
            <w:bookmarkEnd w:id="304"/>
            <w:bookmarkEnd w:id="305"/>
          </w:p>
        </w:tc>
        <w:tc>
          <w:tcPr>
            <w:tcW w:w="6027" w:type="dxa"/>
            <w:shd w:val="clear" w:color="auto" w:fill="FFFFFF" w:themeFill="background1"/>
            <w:vAlign w:val="center"/>
          </w:tcPr>
          <w:p w14:paraId="526770CE" w14:textId="1A9EAF19" w:rsidR="007C7748" w:rsidRPr="007E60C8" w:rsidRDefault="06288098" w:rsidP="14D9C64B">
            <w:pPr>
              <w:ind w:hanging="2"/>
              <w:rPr>
                <w:rFonts w:asciiTheme="majorHAnsi" w:hAnsiTheme="majorHAnsi" w:cstheme="majorBidi"/>
                <w:sz w:val="22"/>
                <w:szCs w:val="22"/>
              </w:rPr>
            </w:pPr>
            <w:bookmarkStart w:id="306" w:name="_Toc169506980"/>
            <w:bookmarkStart w:id="307" w:name="_Toc169508138"/>
            <w:r w:rsidRPr="007E60C8">
              <w:rPr>
                <w:rFonts w:asciiTheme="majorHAnsi" w:hAnsiTheme="majorHAnsi" w:cstheme="majorBidi"/>
                <w:sz w:val="22"/>
                <w:szCs w:val="22"/>
              </w:rPr>
              <w:t>010</w:t>
            </w:r>
            <w:bookmarkEnd w:id="306"/>
            <w:bookmarkEnd w:id="307"/>
          </w:p>
        </w:tc>
      </w:tr>
      <w:tr w:rsidR="001B1B06" w:rsidRPr="007E60C8" w14:paraId="6FEA49FC" w14:textId="77777777" w:rsidTr="14D9C64B">
        <w:trPr>
          <w:trHeight w:val="300"/>
          <w:jc w:val="center"/>
        </w:trPr>
        <w:tc>
          <w:tcPr>
            <w:tcW w:w="3040" w:type="dxa"/>
            <w:shd w:val="clear" w:color="auto" w:fill="BDD6EE"/>
            <w:vAlign w:val="center"/>
          </w:tcPr>
          <w:p w14:paraId="3FFF6E09" w14:textId="360C57B4" w:rsidR="007C7748" w:rsidRPr="007E60C8" w:rsidRDefault="007C7748" w:rsidP="14D9C64B">
            <w:pPr>
              <w:ind w:hanging="2"/>
              <w:rPr>
                <w:rFonts w:asciiTheme="majorHAnsi" w:hAnsiTheme="majorHAnsi" w:cstheme="majorBidi"/>
                <w:sz w:val="22"/>
                <w:szCs w:val="22"/>
              </w:rPr>
            </w:pPr>
            <w:bookmarkStart w:id="308" w:name="_Toc169506981"/>
            <w:bookmarkStart w:id="309" w:name="_Toc169508139"/>
            <w:r w:rsidRPr="007E60C8">
              <w:rPr>
                <w:rFonts w:asciiTheme="majorHAnsi" w:hAnsiTheme="majorHAnsi" w:cstheme="majorBidi"/>
                <w:sz w:val="22"/>
                <w:szCs w:val="22"/>
              </w:rPr>
              <w:t>Fecha de la norma*</w:t>
            </w:r>
            <w:bookmarkEnd w:id="308"/>
            <w:bookmarkEnd w:id="309"/>
          </w:p>
        </w:tc>
        <w:tc>
          <w:tcPr>
            <w:tcW w:w="6027" w:type="dxa"/>
            <w:shd w:val="clear" w:color="auto" w:fill="FFFFFF" w:themeFill="background1"/>
            <w:vAlign w:val="center"/>
          </w:tcPr>
          <w:p w14:paraId="7CBEED82" w14:textId="31B5CAF6" w:rsidR="007C7748" w:rsidRPr="007E60C8" w:rsidRDefault="06288098" w:rsidP="14D9C64B">
            <w:pPr>
              <w:ind w:hanging="2"/>
              <w:rPr>
                <w:rFonts w:asciiTheme="majorHAnsi" w:hAnsiTheme="majorHAnsi" w:cstheme="majorBidi"/>
                <w:sz w:val="22"/>
                <w:szCs w:val="22"/>
              </w:rPr>
            </w:pPr>
            <w:bookmarkStart w:id="310" w:name="_Toc169506982"/>
            <w:bookmarkStart w:id="311" w:name="_Toc169508140"/>
            <w:r w:rsidRPr="007E60C8">
              <w:rPr>
                <w:rFonts w:asciiTheme="majorHAnsi" w:hAnsiTheme="majorHAnsi" w:cstheme="majorBidi"/>
                <w:sz w:val="22"/>
                <w:szCs w:val="22"/>
              </w:rPr>
              <w:t>2 de abril de 1987</w:t>
            </w:r>
            <w:bookmarkEnd w:id="310"/>
            <w:bookmarkEnd w:id="311"/>
          </w:p>
        </w:tc>
      </w:tr>
      <w:tr w:rsidR="001B1B06" w:rsidRPr="007E60C8" w14:paraId="4434AA40" w14:textId="77777777" w:rsidTr="14D9C64B">
        <w:trPr>
          <w:trHeight w:val="300"/>
          <w:jc w:val="center"/>
        </w:trPr>
        <w:tc>
          <w:tcPr>
            <w:tcW w:w="3040" w:type="dxa"/>
            <w:shd w:val="clear" w:color="auto" w:fill="BDD6EE"/>
            <w:vAlign w:val="center"/>
          </w:tcPr>
          <w:p w14:paraId="1F50F983" w14:textId="4D2E9B1F" w:rsidR="007C7748" w:rsidRPr="007E60C8" w:rsidRDefault="007C7748" w:rsidP="14D9C64B">
            <w:pPr>
              <w:ind w:hanging="2"/>
              <w:rPr>
                <w:rFonts w:asciiTheme="majorHAnsi" w:hAnsiTheme="majorHAnsi" w:cstheme="majorBidi"/>
                <w:sz w:val="22"/>
                <w:szCs w:val="22"/>
              </w:rPr>
            </w:pPr>
            <w:bookmarkStart w:id="312" w:name="_Toc169506983"/>
            <w:bookmarkStart w:id="313" w:name="_Toc169508141"/>
            <w:r w:rsidRPr="007E60C8">
              <w:rPr>
                <w:rFonts w:asciiTheme="majorHAnsi" w:hAnsiTheme="majorHAnsi" w:cstheme="majorBidi"/>
                <w:sz w:val="22"/>
                <w:szCs w:val="22"/>
              </w:rPr>
              <w:t>Instancia que expide la norma*</w:t>
            </w:r>
            <w:bookmarkEnd w:id="312"/>
            <w:bookmarkEnd w:id="313"/>
          </w:p>
        </w:tc>
        <w:tc>
          <w:tcPr>
            <w:tcW w:w="6027" w:type="dxa"/>
            <w:shd w:val="clear" w:color="auto" w:fill="FFFFFF" w:themeFill="background1"/>
            <w:vAlign w:val="center"/>
          </w:tcPr>
          <w:p w14:paraId="6E36661F" w14:textId="7A813180" w:rsidR="007C7748" w:rsidRPr="007E60C8" w:rsidRDefault="06288098" w:rsidP="14D9C64B">
            <w:pPr>
              <w:ind w:hanging="2"/>
              <w:rPr>
                <w:rFonts w:asciiTheme="majorHAnsi" w:hAnsiTheme="majorHAnsi" w:cstheme="majorBidi"/>
                <w:sz w:val="22"/>
                <w:szCs w:val="22"/>
              </w:rPr>
            </w:pPr>
            <w:bookmarkStart w:id="314" w:name="_Toc169506984"/>
            <w:bookmarkStart w:id="315" w:name="_Toc169508142"/>
            <w:r w:rsidRPr="007E60C8">
              <w:rPr>
                <w:rFonts w:asciiTheme="majorHAnsi" w:hAnsiTheme="majorHAnsi" w:cstheme="majorBidi"/>
                <w:sz w:val="22"/>
                <w:szCs w:val="22"/>
              </w:rPr>
              <w:t>CSU</w:t>
            </w:r>
            <w:bookmarkEnd w:id="314"/>
            <w:bookmarkEnd w:id="315"/>
          </w:p>
        </w:tc>
      </w:tr>
      <w:tr w:rsidR="001B1B06" w:rsidRPr="007E60C8" w14:paraId="548359FC" w14:textId="77777777" w:rsidTr="14D9C64B">
        <w:trPr>
          <w:trHeight w:val="300"/>
          <w:jc w:val="center"/>
        </w:trPr>
        <w:tc>
          <w:tcPr>
            <w:tcW w:w="3040" w:type="dxa"/>
            <w:shd w:val="clear" w:color="auto" w:fill="BDD6EE"/>
            <w:vAlign w:val="center"/>
          </w:tcPr>
          <w:p w14:paraId="5AC52B0F" w14:textId="57810D3E" w:rsidR="007C7748" w:rsidRPr="007E60C8" w:rsidRDefault="007C7748" w:rsidP="14D9C64B">
            <w:pPr>
              <w:ind w:hanging="2"/>
              <w:rPr>
                <w:rFonts w:asciiTheme="majorHAnsi" w:hAnsiTheme="majorHAnsi" w:cstheme="majorBidi"/>
                <w:sz w:val="22"/>
                <w:szCs w:val="22"/>
              </w:rPr>
            </w:pPr>
            <w:bookmarkStart w:id="316" w:name="_Toc169506985"/>
            <w:bookmarkStart w:id="317" w:name="_Toc169508143"/>
            <w:r w:rsidRPr="007E60C8">
              <w:rPr>
                <w:rFonts w:asciiTheme="majorHAnsi" w:hAnsiTheme="majorHAnsi" w:cstheme="majorBidi"/>
                <w:sz w:val="22"/>
                <w:szCs w:val="22"/>
              </w:rPr>
              <w:t>Modalidad*</w:t>
            </w:r>
            <w:bookmarkEnd w:id="316"/>
            <w:bookmarkEnd w:id="317"/>
          </w:p>
        </w:tc>
        <w:tc>
          <w:tcPr>
            <w:tcW w:w="6027" w:type="dxa"/>
            <w:shd w:val="clear" w:color="auto" w:fill="FFFFFF" w:themeFill="background1"/>
            <w:vAlign w:val="center"/>
          </w:tcPr>
          <w:p w14:paraId="38645DC7" w14:textId="469522E0" w:rsidR="007C7748" w:rsidRPr="007E60C8" w:rsidRDefault="007C7748" w:rsidP="14D9C64B">
            <w:pPr>
              <w:ind w:hanging="2"/>
              <w:rPr>
                <w:rFonts w:asciiTheme="majorHAnsi" w:hAnsiTheme="majorHAnsi" w:cstheme="majorBidi"/>
                <w:sz w:val="22"/>
                <w:szCs w:val="22"/>
              </w:rPr>
            </w:pPr>
            <w:bookmarkStart w:id="318" w:name="_Toc169506986"/>
            <w:bookmarkStart w:id="319" w:name="_Toc169508144"/>
            <w:r w:rsidRPr="007E60C8">
              <w:rPr>
                <w:rFonts w:asciiTheme="majorHAnsi" w:hAnsiTheme="majorHAnsi" w:cstheme="majorBidi"/>
                <w:sz w:val="22"/>
                <w:szCs w:val="22"/>
              </w:rPr>
              <w:t>Presencial</w:t>
            </w:r>
            <w:bookmarkEnd w:id="318"/>
            <w:bookmarkEnd w:id="319"/>
          </w:p>
        </w:tc>
      </w:tr>
      <w:tr w:rsidR="001B1B06" w:rsidRPr="007E60C8" w14:paraId="38F8517F" w14:textId="77777777" w:rsidTr="14D9C64B">
        <w:trPr>
          <w:trHeight w:val="300"/>
          <w:jc w:val="center"/>
        </w:trPr>
        <w:tc>
          <w:tcPr>
            <w:tcW w:w="3040" w:type="dxa"/>
            <w:shd w:val="clear" w:color="auto" w:fill="BDD6EE"/>
            <w:vAlign w:val="center"/>
          </w:tcPr>
          <w:p w14:paraId="5111038A" w14:textId="6637E562" w:rsidR="007C7748" w:rsidRPr="007E60C8" w:rsidRDefault="007C7748" w:rsidP="14D9C64B">
            <w:pPr>
              <w:ind w:hanging="2"/>
              <w:rPr>
                <w:rFonts w:asciiTheme="majorHAnsi" w:hAnsiTheme="majorHAnsi" w:cstheme="majorBidi"/>
                <w:sz w:val="22"/>
                <w:szCs w:val="22"/>
              </w:rPr>
            </w:pPr>
            <w:bookmarkStart w:id="320" w:name="_Toc169506987"/>
            <w:bookmarkStart w:id="321" w:name="_Toc169508145"/>
            <w:r w:rsidRPr="007E60C8">
              <w:rPr>
                <w:rFonts w:asciiTheme="majorHAnsi" w:hAnsiTheme="majorHAnsi" w:cstheme="majorBidi"/>
                <w:sz w:val="22"/>
                <w:szCs w:val="22"/>
              </w:rPr>
              <w:t>Componente*</w:t>
            </w:r>
            <w:bookmarkEnd w:id="320"/>
            <w:bookmarkEnd w:id="321"/>
          </w:p>
        </w:tc>
        <w:tc>
          <w:tcPr>
            <w:tcW w:w="6027" w:type="dxa"/>
            <w:shd w:val="clear" w:color="auto" w:fill="FFFFFF" w:themeFill="background1"/>
            <w:vAlign w:val="center"/>
          </w:tcPr>
          <w:p w14:paraId="135E58C4" w14:textId="47AAB4D4" w:rsidR="007C7748" w:rsidRPr="007E60C8" w:rsidRDefault="279B64FF" w:rsidP="14D9C64B">
            <w:pPr>
              <w:ind w:hanging="2"/>
              <w:rPr>
                <w:rFonts w:asciiTheme="majorHAnsi" w:hAnsiTheme="majorHAnsi" w:cstheme="majorBidi"/>
                <w:sz w:val="22"/>
                <w:szCs w:val="22"/>
              </w:rPr>
            </w:pPr>
            <w:bookmarkStart w:id="322" w:name="_Toc169506988"/>
            <w:bookmarkStart w:id="323" w:name="_Toc169508146"/>
            <w:r w:rsidRPr="007E60C8">
              <w:rPr>
                <w:rFonts w:asciiTheme="majorHAnsi" w:hAnsiTheme="majorHAnsi" w:cstheme="majorBidi"/>
                <w:sz w:val="22"/>
                <w:szCs w:val="22"/>
              </w:rPr>
              <w:t>INVESTIGACIÓN</w:t>
            </w:r>
            <w:bookmarkEnd w:id="322"/>
            <w:bookmarkEnd w:id="323"/>
          </w:p>
        </w:tc>
      </w:tr>
      <w:tr w:rsidR="001B1B06" w:rsidRPr="007E60C8" w14:paraId="3C23C64A" w14:textId="77777777" w:rsidTr="14D9C64B">
        <w:trPr>
          <w:trHeight w:val="300"/>
          <w:jc w:val="center"/>
        </w:trPr>
        <w:tc>
          <w:tcPr>
            <w:tcW w:w="3040" w:type="dxa"/>
            <w:shd w:val="clear" w:color="auto" w:fill="BDD6EE"/>
            <w:vAlign w:val="center"/>
          </w:tcPr>
          <w:p w14:paraId="74F64A47" w14:textId="4A764B92" w:rsidR="007C7748" w:rsidRPr="007E60C8" w:rsidRDefault="007C7748" w:rsidP="14D9C64B">
            <w:pPr>
              <w:ind w:hanging="2"/>
              <w:rPr>
                <w:rFonts w:asciiTheme="majorHAnsi" w:hAnsiTheme="majorHAnsi" w:cstheme="majorBidi"/>
                <w:sz w:val="22"/>
                <w:szCs w:val="22"/>
              </w:rPr>
            </w:pPr>
            <w:bookmarkStart w:id="324" w:name="_Toc169506989"/>
            <w:bookmarkStart w:id="325" w:name="_Toc169508147"/>
            <w:r w:rsidRPr="007E60C8">
              <w:rPr>
                <w:rFonts w:asciiTheme="majorHAnsi" w:hAnsiTheme="majorHAnsi" w:cstheme="majorBidi"/>
                <w:sz w:val="22"/>
                <w:szCs w:val="22"/>
              </w:rPr>
              <w:t>Porcentaje de inclusión Tecnológica</w:t>
            </w:r>
            <w:bookmarkEnd w:id="324"/>
            <w:bookmarkEnd w:id="325"/>
          </w:p>
        </w:tc>
        <w:tc>
          <w:tcPr>
            <w:tcW w:w="6027" w:type="dxa"/>
            <w:shd w:val="clear" w:color="auto" w:fill="FFFFFF" w:themeFill="background1"/>
            <w:vAlign w:val="center"/>
          </w:tcPr>
          <w:p w14:paraId="62EBF9A1" w14:textId="5FE6A435" w:rsidR="007C7748" w:rsidRPr="00DE61CD" w:rsidRDefault="0017780E" w:rsidP="14D9C64B">
            <w:pPr>
              <w:ind w:hanging="2"/>
              <w:rPr>
                <w:rFonts w:asciiTheme="majorHAnsi" w:hAnsiTheme="majorHAnsi" w:cstheme="majorBidi"/>
                <w:sz w:val="22"/>
                <w:szCs w:val="22"/>
                <w:rPrChange w:id="326" w:author="RUBIANO SUAREZ ALISON KATHERINE" w:date="2024-12-04T10:25:00Z">
                  <w:rPr>
                    <w:rFonts w:asciiTheme="majorHAnsi" w:hAnsiTheme="majorHAnsi" w:cstheme="majorBidi"/>
                    <w:sz w:val="22"/>
                    <w:szCs w:val="22"/>
                  </w:rPr>
                </w:rPrChange>
              </w:rPr>
            </w:pPr>
            <w:bookmarkStart w:id="327" w:name="_Toc169506990"/>
            <w:bookmarkStart w:id="328" w:name="_Toc169508148"/>
            <w:ins w:id="329" w:author="RUBIANO SUAREZ ALISON KATHERINE" w:date="2024-12-02T12:27:00Z">
              <w:r w:rsidRPr="00DE61CD">
                <w:rPr>
                  <w:rFonts w:asciiTheme="majorHAnsi" w:hAnsiTheme="majorHAnsi" w:cstheme="majorBidi"/>
                  <w:sz w:val="22"/>
                  <w:szCs w:val="22"/>
                  <w:rPrChange w:id="330" w:author="RUBIANO SUAREZ ALISON KATHERINE" w:date="2024-12-04T10:25:00Z">
                    <w:rPr>
                      <w:rFonts w:asciiTheme="majorHAnsi" w:hAnsiTheme="majorHAnsi" w:cstheme="majorBidi"/>
                      <w:sz w:val="22"/>
                      <w:szCs w:val="22"/>
                    </w:rPr>
                  </w:rPrChange>
                </w:rPr>
                <w:t>4</w:t>
              </w:r>
            </w:ins>
            <w:del w:id="331" w:author="RUBIANO SUAREZ ALISON KATHERINE" w:date="2024-12-02T12:27:00Z">
              <w:r w:rsidR="007C7748" w:rsidRPr="00DE61CD" w:rsidDel="0017780E">
                <w:rPr>
                  <w:rFonts w:asciiTheme="majorHAnsi" w:hAnsiTheme="majorHAnsi" w:cstheme="majorBidi"/>
                  <w:sz w:val="22"/>
                  <w:szCs w:val="22"/>
                  <w:rPrChange w:id="332" w:author="RUBIANO SUAREZ ALISON KATHERINE" w:date="2024-12-04T10:25:00Z">
                    <w:rPr>
                      <w:rFonts w:asciiTheme="majorHAnsi" w:hAnsiTheme="majorHAnsi" w:cstheme="majorBidi"/>
                      <w:sz w:val="22"/>
                      <w:szCs w:val="22"/>
                    </w:rPr>
                  </w:rPrChange>
                </w:rPr>
                <w:delText>3</w:delText>
              </w:r>
            </w:del>
            <w:r w:rsidR="007C7748" w:rsidRPr="00DE61CD">
              <w:rPr>
                <w:rFonts w:asciiTheme="majorHAnsi" w:hAnsiTheme="majorHAnsi" w:cstheme="majorBidi"/>
                <w:sz w:val="22"/>
                <w:szCs w:val="22"/>
                <w:rPrChange w:id="333" w:author="RUBIANO SUAREZ ALISON KATHERINE" w:date="2024-12-04T10:25:00Z">
                  <w:rPr>
                    <w:rFonts w:asciiTheme="majorHAnsi" w:hAnsiTheme="majorHAnsi" w:cstheme="majorBidi"/>
                    <w:sz w:val="22"/>
                    <w:szCs w:val="22"/>
                  </w:rPr>
                </w:rPrChange>
              </w:rPr>
              <w:t>0%</w:t>
            </w:r>
            <w:bookmarkEnd w:id="327"/>
            <w:bookmarkEnd w:id="328"/>
          </w:p>
        </w:tc>
      </w:tr>
      <w:tr w:rsidR="001B1B06" w:rsidRPr="007E60C8" w14:paraId="74EB7EA4" w14:textId="77777777" w:rsidTr="14D9C64B">
        <w:trPr>
          <w:trHeight w:val="300"/>
          <w:jc w:val="center"/>
        </w:trPr>
        <w:tc>
          <w:tcPr>
            <w:tcW w:w="3040" w:type="dxa"/>
            <w:shd w:val="clear" w:color="auto" w:fill="BDD6EE"/>
            <w:vAlign w:val="center"/>
          </w:tcPr>
          <w:p w14:paraId="4978F512" w14:textId="182F61B7" w:rsidR="007C7748" w:rsidRPr="007E60C8" w:rsidRDefault="007C7748" w:rsidP="14D9C64B">
            <w:pPr>
              <w:ind w:hanging="2"/>
              <w:rPr>
                <w:rFonts w:asciiTheme="majorHAnsi" w:hAnsiTheme="majorHAnsi" w:cstheme="majorBidi"/>
                <w:sz w:val="22"/>
                <w:szCs w:val="22"/>
              </w:rPr>
            </w:pPr>
            <w:bookmarkStart w:id="334" w:name="_Toc169506991"/>
            <w:bookmarkStart w:id="335" w:name="_Toc169508149"/>
            <w:r w:rsidRPr="007E60C8">
              <w:rPr>
                <w:rFonts w:asciiTheme="majorHAnsi" w:hAnsiTheme="majorHAnsi" w:cstheme="majorBidi"/>
                <w:sz w:val="22"/>
                <w:szCs w:val="22"/>
              </w:rPr>
              <w:t>Ciclos propedéuticos</w:t>
            </w:r>
            <w:bookmarkEnd w:id="334"/>
            <w:bookmarkEnd w:id="335"/>
          </w:p>
        </w:tc>
        <w:tc>
          <w:tcPr>
            <w:tcW w:w="6027" w:type="dxa"/>
            <w:shd w:val="clear" w:color="auto" w:fill="FFFFFF" w:themeFill="background1"/>
            <w:vAlign w:val="center"/>
          </w:tcPr>
          <w:p w14:paraId="0C6C2CD5" w14:textId="2479623A" w:rsidR="007C7748" w:rsidRPr="00DE61CD" w:rsidRDefault="007C7748" w:rsidP="14D9C64B">
            <w:pPr>
              <w:ind w:hanging="2"/>
              <w:rPr>
                <w:rFonts w:asciiTheme="majorHAnsi" w:hAnsiTheme="majorHAnsi" w:cstheme="majorBidi"/>
                <w:sz w:val="22"/>
                <w:szCs w:val="22"/>
                <w:rPrChange w:id="336" w:author="RUBIANO SUAREZ ALISON KATHERINE" w:date="2024-12-04T10:25:00Z">
                  <w:rPr>
                    <w:rFonts w:asciiTheme="majorHAnsi" w:hAnsiTheme="majorHAnsi" w:cstheme="majorBidi"/>
                    <w:sz w:val="22"/>
                    <w:szCs w:val="22"/>
                  </w:rPr>
                </w:rPrChange>
              </w:rPr>
            </w:pPr>
            <w:bookmarkStart w:id="337" w:name="_Toc169506992"/>
            <w:bookmarkStart w:id="338" w:name="_Toc169508150"/>
            <w:r w:rsidRPr="00DE61CD">
              <w:rPr>
                <w:rFonts w:asciiTheme="majorHAnsi" w:hAnsiTheme="majorHAnsi" w:cstheme="majorBidi"/>
                <w:sz w:val="22"/>
                <w:szCs w:val="22"/>
                <w:rPrChange w:id="339" w:author="RUBIANO SUAREZ ALISON KATHERINE" w:date="2024-12-04T10:25:00Z">
                  <w:rPr>
                    <w:rFonts w:asciiTheme="majorHAnsi" w:hAnsiTheme="majorHAnsi" w:cstheme="majorBidi"/>
                    <w:sz w:val="22"/>
                    <w:szCs w:val="22"/>
                  </w:rPr>
                </w:rPrChange>
              </w:rPr>
              <w:t>N/A</w:t>
            </w:r>
            <w:bookmarkEnd w:id="337"/>
            <w:bookmarkEnd w:id="338"/>
          </w:p>
        </w:tc>
      </w:tr>
      <w:tr w:rsidR="0017780E" w:rsidRPr="007E60C8" w14:paraId="11681B0C" w14:textId="77777777" w:rsidTr="00560C68">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340" w:author="RUBIANO SUAREZ ALISON KATHERINE" w:date="2024-12-02T12:27:00Z">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341" w:author="RUBIANO SUAREZ ALISON KATHERINE" w:date="2024-12-02T12:27:00Z">
            <w:trPr>
              <w:trHeight w:val="300"/>
              <w:jc w:val="center"/>
            </w:trPr>
          </w:trPrChange>
        </w:trPr>
        <w:tc>
          <w:tcPr>
            <w:tcW w:w="3040" w:type="dxa"/>
            <w:shd w:val="clear" w:color="auto" w:fill="BDD6EE"/>
            <w:vAlign w:val="center"/>
            <w:tcPrChange w:id="342" w:author="RUBIANO SUAREZ ALISON KATHERINE" w:date="2024-12-02T12:27:00Z">
              <w:tcPr>
                <w:tcW w:w="3040" w:type="dxa"/>
                <w:shd w:val="clear" w:color="auto" w:fill="BDD6EE"/>
                <w:vAlign w:val="center"/>
              </w:tcPr>
            </w:tcPrChange>
          </w:tcPr>
          <w:p w14:paraId="16627DF5" w14:textId="76FA933D" w:rsidR="0017780E" w:rsidRPr="007E60C8" w:rsidRDefault="0017780E" w:rsidP="0017780E">
            <w:pPr>
              <w:ind w:hanging="2"/>
              <w:rPr>
                <w:rFonts w:asciiTheme="majorHAnsi" w:hAnsiTheme="majorHAnsi" w:cstheme="majorBidi"/>
                <w:sz w:val="22"/>
                <w:szCs w:val="22"/>
              </w:rPr>
            </w:pPr>
            <w:bookmarkStart w:id="343" w:name="_Toc169506993"/>
            <w:bookmarkStart w:id="344" w:name="_Toc169508151"/>
            <w:r w:rsidRPr="007E60C8">
              <w:rPr>
                <w:rFonts w:asciiTheme="majorHAnsi" w:hAnsiTheme="majorHAnsi" w:cstheme="majorBidi"/>
                <w:sz w:val="22"/>
                <w:szCs w:val="22"/>
              </w:rPr>
              <w:t>Campo Amplio*</w:t>
            </w:r>
            <w:bookmarkEnd w:id="343"/>
            <w:bookmarkEnd w:id="344"/>
          </w:p>
        </w:tc>
        <w:tc>
          <w:tcPr>
            <w:tcW w:w="6027" w:type="dxa"/>
            <w:shd w:val="clear" w:color="auto" w:fill="FFFFFF" w:themeFill="background1"/>
            <w:tcPrChange w:id="345" w:author="RUBIANO SUAREZ ALISON KATHERINE" w:date="2024-12-02T12:27:00Z">
              <w:tcPr>
                <w:tcW w:w="6027" w:type="dxa"/>
                <w:shd w:val="clear" w:color="auto" w:fill="FFFFFF" w:themeFill="background1"/>
                <w:vAlign w:val="center"/>
              </w:tcPr>
            </w:tcPrChange>
          </w:tcPr>
          <w:p w14:paraId="709E88E4" w14:textId="03253A74" w:rsidR="0017780E" w:rsidRPr="00DE61CD" w:rsidRDefault="0017780E" w:rsidP="0017780E">
            <w:pPr>
              <w:ind w:hanging="2"/>
              <w:rPr>
                <w:rFonts w:asciiTheme="majorHAnsi" w:hAnsiTheme="majorHAnsi" w:cstheme="majorBidi"/>
                <w:sz w:val="22"/>
                <w:szCs w:val="22"/>
                <w:rPrChange w:id="346" w:author="RUBIANO SUAREZ ALISON KATHERINE" w:date="2024-12-04T10:25:00Z">
                  <w:rPr>
                    <w:rFonts w:asciiTheme="majorHAnsi" w:hAnsiTheme="majorHAnsi" w:cstheme="majorBidi"/>
                    <w:sz w:val="22"/>
                    <w:szCs w:val="22"/>
                  </w:rPr>
                </w:rPrChange>
              </w:rPr>
            </w:pPr>
            <w:bookmarkStart w:id="347" w:name="_Toc169506994"/>
            <w:bookmarkStart w:id="348" w:name="_Toc169508152"/>
            <w:ins w:id="349" w:author="RUBIANO SUAREZ ALISON KATHERINE" w:date="2024-12-02T12:27:00Z">
              <w:r w:rsidRPr="00DE61CD">
                <w:rPr>
                  <w:rFonts w:ascii="Arial Narrow" w:eastAsia="Arial Narrow" w:hAnsi="Arial Narrow" w:cs="Arial Narrow"/>
                  <w:rPrChange w:id="350" w:author="RUBIANO SUAREZ ALISON KATHERINE" w:date="2024-12-04T10:25:00Z">
                    <w:rPr>
                      <w:rFonts w:ascii="Arial Narrow" w:eastAsia="Arial Narrow" w:hAnsi="Arial Narrow" w:cs="Arial Narrow"/>
                    </w:rPr>
                  </w:rPrChange>
                </w:rPr>
                <w:t>Tecnologías de la Información y la Comunicación (TIC)</w:t>
              </w:r>
            </w:ins>
            <w:del w:id="351" w:author="RUBIANO SUAREZ ALISON KATHERINE" w:date="2024-12-02T12:27:00Z">
              <w:r w:rsidRPr="00DE61CD" w:rsidDel="00560C68">
                <w:rPr>
                  <w:rFonts w:asciiTheme="majorHAnsi" w:hAnsiTheme="majorHAnsi" w:cstheme="majorBidi"/>
                  <w:sz w:val="22"/>
                  <w:szCs w:val="22"/>
                  <w:rPrChange w:id="352" w:author="RUBIANO SUAREZ ALISON KATHERINE" w:date="2024-12-04T10:25:00Z">
                    <w:rPr>
                      <w:rFonts w:asciiTheme="majorHAnsi" w:hAnsiTheme="majorHAnsi" w:cstheme="majorBidi"/>
                      <w:sz w:val="22"/>
                      <w:szCs w:val="22"/>
                    </w:rPr>
                  </w:rPrChange>
                </w:rPr>
                <w:delText>Ingeniería, Arquitectura, Urbanismo y Afines</w:delText>
              </w:r>
            </w:del>
            <w:bookmarkEnd w:id="347"/>
            <w:bookmarkEnd w:id="348"/>
          </w:p>
        </w:tc>
      </w:tr>
      <w:tr w:rsidR="0017780E" w:rsidRPr="007E60C8" w14:paraId="2E89F303" w14:textId="77777777" w:rsidTr="00560C68">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353" w:author="RUBIANO SUAREZ ALISON KATHERINE" w:date="2024-12-02T12:27:00Z">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354" w:author="RUBIANO SUAREZ ALISON KATHERINE" w:date="2024-12-02T12:27:00Z">
            <w:trPr>
              <w:trHeight w:val="300"/>
              <w:jc w:val="center"/>
            </w:trPr>
          </w:trPrChange>
        </w:trPr>
        <w:tc>
          <w:tcPr>
            <w:tcW w:w="3040" w:type="dxa"/>
            <w:shd w:val="clear" w:color="auto" w:fill="BDD6EE"/>
            <w:vAlign w:val="center"/>
            <w:tcPrChange w:id="355" w:author="RUBIANO SUAREZ ALISON KATHERINE" w:date="2024-12-02T12:27:00Z">
              <w:tcPr>
                <w:tcW w:w="3040" w:type="dxa"/>
                <w:shd w:val="clear" w:color="auto" w:fill="BDD6EE"/>
                <w:vAlign w:val="center"/>
              </w:tcPr>
            </w:tcPrChange>
          </w:tcPr>
          <w:p w14:paraId="5A295C6D" w14:textId="697D388E" w:rsidR="0017780E" w:rsidRPr="007E60C8" w:rsidRDefault="0017780E" w:rsidP="0017780E">
            <w:pPr>
              <w:ind w:hanging="2"/>
              <w:rPr>
                <w:rFonts w:asciiTheme="majorHAnsi" w:hAnsiTheme="majorHAnsi" w:cstheme="majorBidi"/>
                <w:sz w:val="22"/>
                <w:szCs w:val="22"/>
              </w:rPr>
            </w:pPr>
            <w:bookmarkStart w:id="356" w:name="_Toc169506995"/>
            <w:bookmarkStart w:id="357" w:name="_Toc169508153"/>
            <w:r w:rsidRPr="007E60C8">
              <w:rPr>
                <w:rFonts w:asciiTheme="majorHAnsi" w:hAnsiTheme="majorHAnsi" w:cstheme="majorBidi"/>
                <w:sz w:val="22"/>
                <w:szCs w:val="22"/>
              </w:rPr>
              <w:t>Campo Específico*</w:t>
            </w:r>
            <w:bookmarkEnd w:id="356"/>
            <w:bookmarkEnd w:id="357"/>
          </w:p>
        </w:tc>
        <w:tc>
          <w:tcPr>
            <w:tcW w:w="6027" w:type="dxa"/>
            <w:shd w:val="clear" w:color="auto" w:fill="FFFFFF" w:themeFill="background1"/>
            <w:tcPrChange w:id="358" w:author="RUBIANO SUAREZ ALISON KATHERINE" w:date="2024-12-02T12:27:00Z">
              <w:tcPr>
                <w:tcW w:w="6027" w:type="dxa"/>
                <w:shd w:val="clear" w:color="auto" w:fill="FFFFFF" w:themeFill="background1"/>
                <w:vAlign w:val="center"/>
              </w:tcPr>
            </w:tcPrChange>
          </w:tcPr>
          <w:p w14:paraId="508C98E9" w14:textId="10665132" w:rsidR="0017780E" w:rsidRPr="00DE61CD" w:rsidRDefault="0017780E" w:rsidP="0017780E">
            <w:pPr>
              <w:ind w:hanging="2"/>
              <w:rPr>
                <w:rFonts w:asciiTheme="majorHAnsi" w:hAnsiTheme="majorHAnsi" w:cstheme="majorBidi"/>
                <w:sz w:val="22"/>
                <w:szCs w:val="22"/>
                <w:rPrChange w:id="359" w:author="RUBIANO SUAREZ ALISON KATHERINE" w:date="2024-12-04T10:25:00Z">
                  <w:rPr>
                    <w:rFonts w:asciiTheme="majorHAnsi" w:hAnsiTheme="majorHAnsi" w:cstheme="majorBidi"/>
                    <w:sz w:val="22"/>
                    <w:szCs w:val="22"/>
                  </w:rPr>
                </w:rPrChange>
              </w:rPr>
            </w:pPr>
            <w:bookmarkStart w:id="360" w:name="_Toc169506996"/>
            <w:bookmarkStart w:id="361" w:name="_Toc169508154"/>
            <w:ins w:id="362" w:author="RUBIANO SUAREZ ALISON KATHERINE" w:date="2024-12-02T12:27:00Z">
              <w:r w:rsidRPr="00DE61CD">
                <w:rPr>
                  <w:rFonts w:ascii="Arial Narrow" w:eastAsia="Arial Narrow" w:hAnsi="Arial Narrow" w:cs="Arial Narrow"/>
                  <w:rPrChange w:id="363" w:author="RUBIANO SUAREZ ALISON KATHERINE" w:date="2024-12-04T10:25:00Z">
                    <w:rPr>
                      <w:rFonts w:ascii="Arial Narrow" w:eastAsia="Arial Narrow" w:hAnsi="Arial Narrow" w:cs="Arial Narrow"/>
                    </w:rPr>
                  </w:rPrChange>
                </w:rPr>
                <w:t>Tecnologías de la Información y la Comunicación (TIC)</w:t>
              </w:r>
            </w:ins>
            <w:del w:id="364" w:author="RUBIANO SUAREZ ALISON KATHERINE" w:date="2024-12-02T12:27:00Z">
              <w:r w:rsidRPr="00DE61CD" w:rsidDel="00560C68">
                <w:rPr>
                  <w:rFonts w:asciiTheme="majorHAnsi" w:hAnsiTheme="majorHAnsi" w:cstheme="majorBidi"/>
                  <w:sz w:val="22"/>
                  <w:szCs w:val="22"/>
                  <w:rPrChange w:id="365" w:author="RUBIANO SUAREZ ALISON KATHERINE" w:date="2024-12-04T10:25:00Z">
                    <w:rPr>
                      <w:rFonts w:asciiTheme="majorHAnsi" w:hAnsiTheme="majorHAnsi" w:cstheme="majorBidi"/>
                      <w:sz w:val="22"/>
                      <w:szCs w:val="22"/>
                    </w:rPr>
                  </w:rPrChange>
                </w:rPr>
                <w:delText>Ingeniería de Sistemas, Electrónica, Eléctrica, Catastral, Forestal, Topográfica, Ambiental, Civil o Carreras Afines.</w:delText>
              </w:r>
            </w:del>
            <w:bookmarkEnd w:id="360"/>
            <w:bookmarkEnd w:id="361"/>
          </w:p>
        </w:tc>
      </w:tr>
      <w:tr w:rsidR="0017780E" w:rsidRPr="007E60C8" w14:paraId="571B4397" w14:textId="77777777" w:rsidTr="00560C68">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366" w:author="RUBIANO SUAREZ ALISON KATHERINE" w:date="2024-12-02T12:27:00Z">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367" w:author="RUBIANO SUAREZ ALISON KATHERINE" w:date="2024-12-02T12:27:00Z">
            <w:trPr>
              <w:trHeight w:val="300"/>
              <w:jc w:val="center"/>
            </w:trPr>
          </w:trPrChange>
        </w:trPr>
        <w:tc>
          <w:tcPr>
            <w:tcW w:w="3040" w:type="dxa"/>
            <w:shd w:val="clear" w:color="auto" w:fill="BDD6EE"/>
            <w:vAlign w:val="center"/>
            <w:tcPrChange w:id="368" w:author="RUBIANO SUAREZ ALISON KATHERINE" w:date="2024-12-02T12:27:00Z">
              <w:tcPr>
                <w:tcW w:w="3040" w:type="dxa"/>
                <w:shd w:val="clear" w:color="auto" w:fill="BDD6EE"/>
                <w:vAlign w:val="center"/>
              </w:tcPr>
            </w:tcPrChange>
          </w:tcPr>
          <w:p w14:paraId="46323018" w14:textId="34AFDA45" w:rsidR="0017780E" w:rsidRPr="007E60C8" w:rsidRDefault="0017780E" w:rsidP="0017780E">
            <w:pPr>
              <w:ind w:hanging="2"/>
              <w:rPr>
                <w:rFonts w:asciiTheme="majorHAnsi" w:hAnsiTheme="majorHAnsi" w:cstheme="majorBidi"/>
                <w:sz w:val="22"/>
                <w:szCs w:val="22"/>
              </w:rPr>
            </w:pPr>
            <w:bookmarkStart w:id="369" w:name="_Toc169506997"/>
            <w:bookmarkStart w:id="370" w:name="_Toc169508155"/>
            <w:r w:rsidRPr="007E60C8">
              <w:rPr>
                <w:rFonts w:asciiTheme="majorHAnsi" w:hAnsiTheme="majorHAnsi" w:cstheme="majorBidi"/>
                <w:sz w:val="22"/>
                <w:szCs w:val="22"/>
              </w:rPr>
              <w:t>Campo detallado*</w:t>
            </w:r>
            <w:bookmarkEnd w:id="369"/>
            <w:bookmarkEnd w:id="370"/>
          </w:p>
        </w:tc>
        <w:tc>
          <w:tcPr>
            <w:tcW w:w="6027" w:type="dxa"/>
            <w:shd w:val="clear" w:color="auto" w:fill="FFFFFF" w:themeFill="background1"/>
            <w:tcPrChange w:id="371" w:author="RUBIANO SUAREZ ALISON KATHERINE" w:date="2024-12-02T12:27:00Z">
              <w:tcPr>
                <w:tcW w:w="6027" w:type="dxa"/>
                <w:shd w:val="clear" w:color="auto" w:fill="FFFFFF" w:themeFill="background1"/>
                <w:vAlign w:val="center"/>
              </w:tcPr>
            </w:tcPrChange>
          </w:tcPr>
          <w:p w14:paraId="779F8E76" w14:textId="48E9B680" w:rsidR="0017780E" w:rsidRPr="00DE61CD" w:rsidRDefault="0017780E" w:rsidP="0017780E">
            <w:pPr>
              <w:ind w:hanging="2"/>
              <w:rPr>
                <w:rFonts w:asciiTheme="majorHAnsi" w:hAnsiTheme="majorHAnsi" w:cstheme="majorBidi"/>
                <w:sz w:val="22"/>
                <w:szCs w:val="22"/>
                <w:rPrChange w:id="372" w:author="RUBIANO SUAREZ ALISON KATHERINE" w:date="2024-12-04T10:25:00Z">
                  <w:rPr>
                    <w:rFonts w:asciiTheme="majorHAnsi" w:hAnsiTheme="majorHAnsi" w:cstheme="majorBidi"/>
                    <w:sz w:val="22"/>
                    <w:szCs w:val="22"/>
                  </w:rPr>
                </w:rPrChange>
              </w:rPr>
            </w:pPr>
            <w:bookmarkStart w:id="373" w:name="_Toc169506998"/>
            <w:bookmarkStart w:id="374" w:name="_Toc169508156"/>
            <w:ins w:id="375" w:author="RUBIANO SUAREZ ALISON KATHERINE" w:date="2024-12-02T12:27:00Z">
              <w:r w:rsidRPr="00DE61CD">
                <w:rPr>
                  <w:rFonts w:ascii="Arial Narrow" w:eastAsia="Arial Narrow" w:hAnsi="Arial Narrow" w:cs="Arial Narrow"/>
                  <w:rPrChange w:id="376" w:author="RUBIANO SUAREZ ALISON KATHERINE" w:date="2024-12-04T10:25:00Z">
                    <w:rPr>
                      <w:rFonts w:ascii="Arial Narrow" w:eastAsia="Arial Narrow" w:hAnsi="Arial Narrow" w:cs="Arial Narrow"/>
                    </w:rPr>
                  </w:rPrChange>
                </w:rPr>
                <w:t>Tecnologías de la información y la comunicación (TIC) no clasificada en otra parte</w:t>
              </w:r>
            </w:ins>
            <w:del w:id="377" w:author="RUBIANO SUAREZ ALISON KATHERINE" w:date="2024-12-02T12:27:00Z">
              <w:r w:rsidRPr="00DE61CD" w:rsidDel="00560C68">
                <w:rPr>
                  <w:rFonts w:asciiTheme="majorHAnsi" w:hAnsiTheme="majorHAnsi" w:cstheme="majorBidi"/>
                  <w:sz w:val="22"/>
                  <w:szCs w:val="22"/>
                  <w:rPrChange w:id="378" w:author="RUBIANO SUAREZ ALISON KATHERINE" w:date="2024-12-04T10:25:00Z">
                    <w:rPr>
                      <w:rFonts w:asciiTheme="majorHAnsi" w:hAnsiTheme="majorHAnsi" w:cstheme="majorBidi"/>
                      <w:sz w:val="22"/>
                      <w:szCs w:val="22"/>
                    </w:rPr>
                  </w:rPrChange>
                </w:rPr>
                <w:delText>Ingeniería de Sistemas, Telemática y Afines</w:delText>
              </w:r>
            </w:del>
            <w:bookmarkEnd w:id="373"/>
            <w:bookmarkEnd w:id="374"/>
          </w:p>
        </w:tc>
      </w:tr>
      <w:tr w:rsidR="0017780E" w:rsidRPr="007E60C8" w14:paraId="7ABF139D" w14:textId="77777777" w:rsidTr="00560C68">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379" w:author="RUBIANO SUAREZ ALISON KATHERINE" w:date="2024-12-02T12:27:00Z">
            <w:tblPrEx>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380" w:author="RUBIANO SUAREZ ALISON KATHERINE" w:date="2024-12-02T12:27:00Z">
            <w:trPr>
              <w:trHeight w:val="300"/>
              <w:jc w:val="center"/>
            </w:trPr>
          </w:trPrChange>
        </w:trPr>
        <w:tc>
          <w:tcPr>
            <w:tcW w:w="3040" w:type="dxa"/>
            <w:shd w:val="clear" w:color="auto" w:fill="BDD6EE"/>
            <w:vAlign w:val="center"/>
            <w:tcPrChange w:id="381" w:author="RUBIANO SUAREZ ALISON KATHERINE" w:date="2024-12-02T12:27:00Z">
              <w:tcPr>
                <w:tcW w:w="3040" w:type="dxa"/>
                <w:shd w:val="clear" w:color="auto" w:fill="BDD6EE"/>
                <w:vAlign w:val="center"/>
              </w:tcPr>
            </w:tcPrChange>
          </w:tcPr>
          <w:p w14:paraId="6D088F1D" w14:textId="6ECACE8D" w:rsidR="0017780E" w:rsidRPr="007E60C8" w:rsidRDefault="0017780E" w:rsidP="0017780E">
            <w:pPr>
              <w:ind w:hanging="2"/>
              <w:rPr>
                <w:rFonts w:asciiTheme="majorHAnsi" w:hAnsiTheme="majorHAnsi" w:cstheme="majorBidi"/>
                <w:sz w:val="22"/>
                <w:szCs w:val="22"/>
              </w:rPr>
            </w:pPr>
            <w:bookmarkStart w:id="382" w:name="_Toc169506999"/>
            <w:bookmarkStart w:id="383" w:name="_Toc169508157"/>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382"/>
            <w:bookmarkEnd w:id="383"/>
          </w:p>
        </w:tc>
        <w:tc>
          <w:tcPr>
            <w:tcW w:w="6027" w:type="dxa"/>
            <w:shd w:val="clear" w:color="auto" w:fill="FFFFFF" w:themeFill="background1"/>
            <w:tcPrChange w:id="384" w:author="RUBIANO SUAREZ ALISON KATHERINE" w:date="2024-12-02T12:27:00Z">
              <w:tcPr>
                <w:tcW w:w="6027" w:type="dxa"/>
                <w:shd w:val="clear" w:color="auto" w:fill="FFFFFF" w:themeFill="background1"/>
                <w:vAlign w:val="center"/>
              </w:tcPr>
            </w:tcPrChange>
          </w:tcPr>
          <w:p w14:paraId="7818863E" w14:textId="4DB63329" w:rsidR="0017780E" w:rsidRPr="00DE61CD" w:rsidRDefault="0017780E" w:rsidP="0017780E">
            <w:pPr>
              <w:ind w:hanging="2"/>
              <w:rPr>
                <w:rFonts w:asciiTheme="majorHAnsi" w:hAnsiTheme="majorHAnsi" w:cstheme="majorBidi"/>
                <w:sz w:val="22"/>
                <w:szCs w:val="22"/>
                <w:rPrChange w:id="385" w:author="RUBIANO SUAREZ ALISON KATHERINE" w:date="2024-12-04T10:25:00Z">
                  <w:rPr>
                    <w:rFonts w:asciiTheme="majorHAnsi" w:hAnsiTheme="majorHAnsi" w:cstheme="majorBidi"/>
                    <w:sz w:val="22"/>
                    <w:szCs w:val="22"/>
                  </w:rPr>
                </w:rPrChange>
              </w:rPr>
            </w:pPr>
            <w:bookmarkStart w:id="386" w:name="_Toc169507000"/>
            <w:bookmarkStart w:id="387" w:name="_Toc169508158"/>
            <w:ins w:id="388" w:author="RUBIANO SUAREZ ALISON KATHERINE" w:date="2024-12-02T12:27:00Z">
              <w:r w:rsidRPr="00DE61CD">
                <w:rPr>
                  <w:rFonts w:ascii="Arial Narrow" w:eastAsia="Arial Narrow" w:hAnsi="Arial Narrow" w:cs="Arial Narrow"/>
                  <w:rPrChange w:id="389" w:author="RUBIANO SUAREZ ALISON KATHERINE" w:date="2024-12-04T10:25:00Z">
                    <w:rPr>
                      <w:rFonts w:ascii="Arial Narrow" w:eastAsia="Arial Narrow" w:hAnsi="Arial Narrow" w:cs="Arial Narrow"/>
                    </w:rPr>
                  </w:rPrChange>
                </w:rPr>
                <w:t>3 semestres</w:t>
              </w:r>
            </w:ins>
            <w:del w:id="390" w:author="RUBIANO SUAREZ ALISON KATHERINE" w:date="2024-12-02T12:27:00Z">
              <w:r w:rsidRPr="00DE61CD" w:rsidDel="00560C68">
                <w:rPr>
                  <w:rFonts w:asciiTheme="majorHAnsi" w:hAnsiTheme="majorHAnsi" w:cstheme="majorBidi"/>
                  <w:sz w:val="22"/>
                  <w:szCs w:val="22"/>
                  <w:rPrChange w:id="391" w:author="RUBIANO SUAREZ ALISON KATHERINE" w:date="2024-12-04T10:25:00Z">
                    <w:rPr>
                      <w:rFonts w:asciiTheme="majorHAnsi" w:hAnsiTheme="majorHAnsi" w:cstheme="majorBidi"/>
                      <w:sz w:val="22"/>
                      <w:szCs w:val="22"/>
                    </w:rPr>
                  </w:rPrChange>
                </w:rPr>
                <w:delText>4 semestres</w:delText>
              </w:r>
            </w:del>
            <w:bookmarkEnd w:id="386"/>
            <w:bookmarkEnd w:id="387"/>
          </w:p>
        </w:tc>
      </w:tr>
      <w:tr w:rsidR="001B1B06" w:rsidRPr="007E60C8" w14:paraId="06EA1D55" w14:textId="77777777" w:rsidTr="14D9C64B">
        <w:trPr>
          <w:trHeight w:val="391"/>
          <w:jc w:val="center"/>
        </w:trPr>
        <w:tc>
          <w:tcPr>
            <w:tcW w:w="3040" w:type="dxa"/>
            <w:shd w:val="clear" w:color="auto" w:fill="BDD6EE"/>
            <w:vAlign w:val="center"/>
          </w:tcPr>
          <w:p w14:paraId="1DDE2B59" w14:textId="316C4EBC" w:rsidR="007C7748" w:rsidRPr="007E60C8" w:rsidRDefault="007C7748" w:rsidP="14D9C64B">
            <w:pPr>
              <w:ind w:hanging="2"/>
              <w:rPr>
                <w:rFonts w:asciiTheme="majorHAnsi" w:hAnsiTheme="majorHAnsi" w:cstheme="majorBidi"/>
                <w:sz w:val="22"/>
                <w:szCs w:val="22"/>
              </w:rPr>
            </w:pPr>
            <w:bookmarkStart w:id="392" w:name="_Toc169507001"/>
            <w:bookmarkStart w:id="393" w:name="_Toc169508159"/>
            <w:r w:rsidRPr="007E60C8">
              <w:rPr>
                <w:rFonts w:asciiTheme="majorHAnsi" w:hAnsiTheme="majorHAnsi" w:cstheme="majorBidi"/>
                <w:sz w:val="22"/>
                <w:szCs w:val="22"/>
              </w:rPr>
              <w:t>Periodicidad de la admisión*</w:t>
            </w:r>
            <w:bookmarkEnd w:id="392"/>
            <w:bookmarkEnd w:id="393"/>
          </w:p>
        </w:tc>
        <w:tc>
          <w:tcPr>
            <w:tcW w:w="6027" w:type="dxa"/>
            <w:shd w:val="clear" w:color="auto" w:fill="FFFFFF" w:themeFill="background1"/>
            <w:vAlign w:val="center"/>
          </w:tcPr>
          <w:p w14:paraId="44F69B9A" w14:textId="2D4F4704" w:rsidR="007C7748" w:rsidRPr="007E60C8" w:rsidRDefault="007C7748" w:rsidP="14D9C64B">
            <w:pPr>
              <w:ind w:hanging="2"/>
              <w:rPr>
                <w:rFonts w:asciiTheme="majorHAnsi" w:hAnsiTheme="majorHAnsi" w:cstheme="majorBidi"/>
                <w:sz w:val="22"/>
                <w:szCs w:val="22"/>
              </w:rPr>
            </w:pPr>
            <w:bookmarkStart w:id="394" w:name="_Toc169507002"/>
            <w:bookmarkStart w:id="395" w:name="_Toc169508160"/>
            <w:r w:rsidRPr="007E60C8">
              <w:rPr>
                <w:rFonts w:asciiTheme="majorHAnsi" w:hAnsiTheme="majorHAnsi" w:cstheme="majorBidi"/>
                <w:sz w:val="22"/>
                <w:szCs w:val="22"/>
              </w:rPr>
              <w:t>Semestral</w:t>
            </w:r>
            <w:bookmarkEnd w:id="394"/>
            <w:bookmarkEnd w:id="395"/>
          </w:p>
        </w:tc>
      </w:tr>
      <w:tr w:rsidR="001B1B06" w:rsidRPr="007E60C8" w14:paraId="59376F3C" w14:textId="77777777" w:rsidTr="14D9C64B">
        <w:trPr>
          <w:trHeight w:val="465"/>
          <w:jc w:val="center"/>
        </w:trPr>
        <w:tc>
          <w:tcPr>
            <w:tcW w:w="3040" w:type="dxa"/>
            <w:shd w:val="clear" w:color="auto" w:fill="BDD6EE"/>
            <w:vAlign w:val="center"/>
          </w:tcPr>
          <w:p w14:paraId="6BAD749B" w14:textId="12B17E2B" w:rsidR="007C7748" w:rsidRPr="007E60C8" w:rsidRDefault="007C7748" w:rsidP="14D9C64B">
            <w:pPr>
              <w:ind w:hanging="2"/>
              <w:rPr>
                <w:rFonts w:asciiTheme="majorHAnsi" w:hAnsiTheme="majorHAnsi" w:cstheme="majorBidi"/>
                <w:sz w:val="22"/>
                <w:szCs w:val="22"/>
              </w:rPr>
            </w:pPr>
            <w:bookmarkStart w:id="396" w:name="_Toc169507003"/>
            <w:bookmarkStart w:id="397" w:name="_Toc169508161"/>
            <w:r w:rsidRPr="007E60C8">
              <w:rPr>
                <w:rFonts w:asciiTheme="majorHAnsi" w:hAnsiTheme="majorHAnsi" w:cstheme="majorBidi"/>
                <w:sz w:val="22"/>
                <w:szCs w:val="22"/>
              </w:rPr>
              <w:t>Observación de la radicación</w:t>
            </w:r>
            <w:bookmarkEnd w:id="396"/>
            <w:bookmarkEnd w:id="397"/>
          </w:p>
        </w:tc>
        <w:tc>
          <w:tcPr>
            <w:tcW w:w="6027" w:type="dxa"/>
            <w:shd w:val="clear" w:color="auto" w:fill="FFFFFF" w:themeFill="background1"/>
            <w:vAlign w:val="center"/>
          </w:tcPr>
          <w:p w14:paraId="5F07D11E" w14:textId="3586D91A" w:rsidR="007C7748" w:rsidRPr="007E60C8" w:rsidRDefault="7184AB8F" w:rsidP="14D9C64B">
            <w:pPr>
              <w:ind w:hanging="2"/>
              <w:rPr>
                <w:rFonts w:asciiTheme="majorHAnsi" w:hAnsiTheme="majorHAnsi" w:cstheme="majorBidi"/>
                <w:sz w:val="22"/>
                <w:szCs w:val="22"/>
              </w:rPr>
            </w:pPr>
            <w:bookmarkStart w:id="398" w:name="_Toc169507004"/>
            <w:bookmarkStart w:id="399" w:name="_Toc169508162"/>
            <w:r w:rsidRPr="007E60C8">
              <w:rPr>
                <w:rFonts w:asciiTheme="majorHAnsi" w:hAnsiTheme="majorHAnsi" w:cstheme="majorBidi"/>
                <w:sz w:val="22"/>
                <w:szCs w:val="22"/>
              </w:rPr>
              <w:t>Proceso para ofertar énfasis en Inteligencia Artificial</w:t>
            </w:r>
            <w:bookmarkEnd w:id="398"/>
            <w:bookmarkEnd w:id="399"/>
          </w:p>
        </w:tc>
      </w:tr>
      <w:tr w:rsidR="001B1B06" w:rsidRPr="007E60C8" w14:paraId="34304C2C" w14:textId="77777777" w:rsidTr="14D9C64B">
        <w:trPr>
          <w:trHeight w:val="300"/>
          <w:jc w:val="center"/>
        </w:trPr>
        <w:tc>
          <w:tcPr>
            <w:tcW w:w="3040" w:type="dxa"/>
            <w:shd w:val="clear" w:color="auto" w:fill="BDD6EE"/>
            <w:vAlign w:val="center"/>
          </w:tcPr>
          <w:p w14:paraId="2A485DC5" w14:textId="79167E7B" w:rsidR="007C7748" w:rsidRPr="007E60C8" w:rsidRDefault="007C7748" w:rsidP="14D9C64B">
            <w:pPr>
              <w:ind w:hanging="2"/>
              <w:rPr>
                <w:rFonts w:asciiTheme="majorHAnsi" w:hAnsiTheme="majorHAnsi" w:cstheme="majorBidi"/>
                <w:sz w:val="22"/>
                <w:szCs w:val="22"/>
              </w:rPr>
            </w:pPr>
            <w:bookmarkStart w:id="400" w:name="_Toc169507005"/>
            <w:bookmarkStart w:id="401" w:name="_Toc169508163"/>
            <w:r w:rsidRPr="007E60C8">
              <w:rPr>
                <w:rFonts w:asciiTheme="majorHAnsi" w:hAnsiTheme="majorHAnsi" w:cstheme="majorBidi"/>
                <w:sz w:val="22"/>
                <w:szCs w:val="22"/>
              </w:rPr>
              <w:t>Dirección</w:t>
            </w:r>
            <w:bookmarkEnd w:id="400"/>
            <w:bookmarkEnd w:id="401"/>
          </w:p>
        </w:tc>
        <w:tc>
          <w:tcPr>
            <w:tcW w:w="6027" w:type="dxa"/>
            <w:shd w:val="clear" w:color="auto" w:fill="FFFFFF" w:themeFill="background1"/>
            <w:vAlign w:val="center"/>
          </w:tcPr>
          <w:p w14:paraId="41508A3C" w14:textId="06F1913C" w:rsidR="007C7748" w:rsidRPr="007E60C8" w:rsidRDefault="007C7748" w:rsidP="14D9C64B">
            <w:pPr>
              <w:ind w:hanging="2"/>
              <w:rPr>
                <w:rFonts w:asciiTheme="majorHAnsi" w:hAnsiTheme="majorHAnsi" w:cstheme="majorBidi"/>
                <w:sz w:val="22"/>
                <w:szCs w:val="22"/>
              </w:rPr>
            </w:pPr>
            <w:bookmarkStart w:id="402" w:name="_Toc169507006"/>
            <w:bookmarkStart w:id="403" w:name="_Toc169508164"/>
            <w:r w:rsidRPr="007E60C8">
              <w:rPr>
                <w:rFonts w:asciiTheme="majorHAnsi" w:hAnsiTheme="majorHAnsi" w:cstheme="majorBidi"/>
                <w:sz w:val="22"/>
                <w:szCs w:val="22"/>
              </w:rPr>
              <w:t xml:space="preserve">Carrera 7 No. 40B </w:t>
            </w:r>
            <w:r w:rsidR="00311A30">
              <w:rPr>
                <w:rFonts w:asciiTheme="majorHAnsi" w:hAnsiTheme="majorHAnsi" w:cstheme="majorBidi"/>
                <w:sz w:val="22"/>
                <w:szCs w:val="22"/>
              </w:rPr>
              <w:t>–</w:t>
            </w:r>
            <w:r w:rsidRPr="007E60C8">
              <w:rPr>
                <w:rFonts w:asciiTheme="majorHAnsi" w:hAnsiTheme="majorHAnsi" w:cstheme="majorBidi"/>
                <w:sz w:val="22"/>
                <w:szCs w:val="22"/>
              </w:rPr>
              <w:t xml:space="preserve"> 53</w:t>
            </w:r>
            <w:bookmarkEnd w:id="402"/>
            <w:bookmarkEnd w:id="403"/>
          </w:p>
        </w:tc>
      </w:tr>
      <w:tr w:rsidR="001B1B06" w:rsidRPr="007E60C8" w14:paraId="55DF525E" w14:textId="77777777" w:rsidTr="14D9C64B">
        <w:trPr>
          <w:trHeight w:val="300"/>
          <w:jc w:val="center"/>
        </w:trPr>
        <w:tc>
          <w:tcPr>
            <w:tcW w:w="3040" w:type="dxa"/>
            <w:shd w:val="clear" w:color="auto" w:fill="BDD6EE"/>
            <w:vAlign w:val="center"/>
          </w:tcPr>
          <w:p w14:paraId="4A97D4E7" w14:textId="325B7114" w:rsidR="007C7748" w:rsidRPr="007E60C8" w:rsidRDefault="007C7748" w:rsidP="14D9C64B">
            <w:pPr>
              <w:ind w:hanging="2"/>
              <w:rPr>
                <w:rFonts w:asciiTheme="majorHAnsi" w:hAnsiTheme="majorHAnsi" w:cstheme="majorBidi"/>
                <w:sz w:val="22"/>
                <w:szCs w:val="22"/>
              </w:rPr>
            </w:pPr>
            <w:bookmarkStart w:id="404" w:name="_Toc169507007"/>
            <w:bookmarkStart w:id="405" w:name="_Toc169508165"/>
            <w:r w:rsidRPr="007E60C8">
              <w:rPr>
                <w:rFonts w:asciiTheme="majorHAnsi" w:hAnsiTheme="majorHAnsi" w:cstheme="majorBidi"/>
                <w:sz w:val="22"/>
                <w:szCs w:val="22"/>
              </w:rPr>
              <w:t>Teléfono</w:t>
            </w:r>
            <w:bookmarkEnd w:id="404"/>
            <w:bookmarkEnd w:id="405"/>
          </w:p>
        </w:tc>
        <w:tc>
          <w:tcPr>
            <w:tcW w:w="6027" w:type="dxa"/>
            <w:shd w:val="clear" w:color="auto" w:fill="FFFFFF" w:themeFill="background1"/>
            <w:vAlign w:val="center"/>
          </w:tcPr>
          <w:p w14:paraId="43D6B1D6" w14:textId="6921B36E" w:rsidR="007C7748" w:rsidRPr="007E60C8" w:rsidRDefault="007C7748" w:rsidP="14D9C64B">
            <w:pPr>
              <w:ind w:hanging="2"/>
              <w:rPr>
                <w:rFonts w:asciiTheme="majorHAnsi" w:hAnsiTheme="majorHAnsi" w:cstheme="majorBidi"/>
                <w:sz w:val="22"/>
                <w:szCs w:val="22"/>
              </w:rPr>
            </w:pPr>
            <w:bookmarkStart w:id="406" w:name="_Toc169507008"/>
            <w:bookmarkStart w:id="407" w:name="_Toc169508166"/>
            <w:r w:rsidRPr="007E60C8">
              <w:rPr>
                <w:rFonts w:asciiTheme="majorHAnsi" w:hAnsiTheme="majorHAnsi" w:cstheme="majorBidi"/>
                <w:sz w:val="22"/>
                <w:szCs w:val="22"/>
              </w:rPr>
              <w:t>3239300 ext. 1418-1425</w:t>
            </w:r>
            <w:bookmarkEnd w:id="406"/>
            <w:bookmarkEnd w:id="407"/>
          </w:p>
        </w:tc>
      </w:tr>
      <w:tr w:rsidR="001B1B06" w:rsidRPr="007E60C8" w14:paraId="52AE9054" w14:textId="77777777" w:rsidTr="14D9C64B">
        <w:trPr>
          <w:trHeight w:val="300"/>
          <w:jc w:val="center"/>
        </w:trPr>
        <w:tc>
          <w:tcPr>
            <w:tcW w:w="3040" w:type="dxa"/>
            <w:shd w:val="clear" w:color="auto" w:fill="BDD6EE"/>
            <w:vAlign w:val="center"/>
          </w:tcPr>
          <w:p w14:paraId="75758B33" w14:textId="0A40F416" w:rsidR="007C7748" w:rsidRPr="007E60C8" w:rsidRDefault="007C7748" w:rsidP="14D9C64B">
            <w:pPr>
              <w:ind w:hanging="2"/>
              <w:rPr>
                <w:rFonts w:asciiTheme="majorHAnsi" w:hAnsiTheme="majorHAnsi" w:cstheme="majorBidi"/>
                <w:sz w:val="22"/>
                <w:szCs w:val="22"/>
              </w:rPr>
            </w:pPr>
            <w:bookmarkStart w:id="408" w:name="_Toc169507009"/>
            <w:bookmarkStart w:id="409" w:name="_Toc169508167"/>
            <w:r w:rsidRPr="007E60C8">
              <w:rPr>
                <w:rFonts w:asciiTheme="majorHAnsi" w:hAnsiTheme="majorHAnsi" w:cstheme="majorBidi"/>
                <w:sz w:val="22"/>
                <w:szCs w:val="22"/>
              </w:rPr>
              <w:t>Fax</w:t>
            </w:r>
            <w:bookmarkEnd w:id="408"/>
            <w:bookmarkEnd w:id="409"/>
          </w:p>
        </w:tc>
        <w:tc>
          <w:tcPr>
            <w:tcW w:w="6027" w:type="dxa"/>
            <w:shd w:val="clear" w:color="auto" w:fill="FFFFFF" w:themeFill="background1"/>
            <w:vAlign w:val="center"/>
          </w:tcPr>
          <w:p w14:paraId="17DBC151" w14:textId="4CED7A52" w:rsidR="007C7748" w:rsidRPr="007E60C8" w:rsidRDefault="007C7748" w:rsidP="14D9C64B">
            <w:pPr>
              <w:ind w:hanging="2"/>
              <w:rPr>
                <w:rFonts w:asciiTheme="majorHAnsi" w:hAnsiTheme="majorHAnsi" w:cstheme="majorBidi"/>
                <w:sz w:val="22"/>
                <w:szCs w:val="22"/>
              </w:rPr>
            </w:pPr>
            <w:bookmarkStart w:id="410" w:name="_Toc169507010"/>
            <w:bookmarkStart w:id="411" w:name="_Toc169508168"/>
            <w:r w:rsidRPr="007E60C8">
              <w:rPr>
                <w:rFonts w:asciiTheme="majorHAnsi" w:hAnsiTheme="majorHAnsi" w:cstheme="majorBidi"/>
                <w:sz w:val="22"/>
                <w:szCs w:val="22"/>
              </w:rPr>
              <w:t>3239300 ext. 1418</w:t>
            </w:r>
            <w:bookmarkEnd w:id="410"/>
            <w:bookmarkEnd w:id="411"/>
          </w:p>
        </w:tc>
      </w:tr>
      <w:tr w:rsidR="001B1B06" w:rsidRPr="007E60C8" w14:paraId="741C6884" w14:textId="77777777" w:rsidTr="14D9C64B">
        <w:trPr>
          <w:trHeight w:val="300"/>
          <w:jc w:val="center"/>
        </w:trPr>
        <w:tc>
          <w:tcPr>
            <w:tcW w:w="3040" w:type="dxa"/>
            <w:shd w:val="clear" w:color="auto" w:fill="BDD6EE"/>
            <w:vAlign w:val="center"/>
          </w:tcPr>
          <w:p w14:paraId="183D88B5" w14:textId="39D9B027" w:rsidR="007C7748" w:rsidRPr="007E60C8" w:rsidRDefault="007C7748" w:rsidP="14D9C64B">
            <w:pPr>
              <w:ind w:hanging="2"/>
              <w:rPr>
                <w:rFonts w:asciiTheme="majorHAnsi" w:hAnsiTheme="majorHAnsi" w:cstheme="majorBidi"/>
                <w:sz w:val="22"/>
                <w:szCs w:val="22"/>
              </w:rPr>
            </w:pPr>
            <w:bookmarkStart w:id="412" w:name="_Toc169507011"/>
            <w:bookmarkStart w:id="413" w:name="_Toc169508169"/>
            <w:r w:rsidRPr="007E60C8">
              <w:rPr>
                <w:rFonts w:asciiTheme="majorHAnsi" w:hAnsiTheme="majorHAnsi" w:cstheme="majorBidi"/>
                <w:sz w:val="22"/>
                <w:szCs w:val="22"/>
              </w:rPr>
              <w:t>Apartado aéreo</w:t>
            </w:r>
            <w:bookmarkEnd w:id="412"/>
            <w:bookmarkEnd w:id="413"/>
          </w:p>
        </w:tc>
        <w:tc>
          <w:tcPr>
            <w:tcW w:w="6027" w:type="dxa"/>
            <w:shd w:val="clear" w:color="auto" w:fill="FFFFFF" w:themeFill="background1"/>
            <w:vAlign w:val="center"/>
          </w:tcPr>
          <w:p w14:paraId="6F8BD81B" w14:textId="07BF2ED0" w:rsidR="007C7748" w:rsidRPr="007E60C8" w:rsidRDefault="007C7748" w:rsidP="14D9C64B">
            <w:pPr>
              <w:ind w:hanging="2"/>
              <w:rPr>
                <w:rFonts w:asciiTheme="majorHAnsi" w:hAnsiTheme="majorHAnsi" w:cstheme="majorBidi"/>
                <w:sz w:val="22"/>
                <w:szCs w:val="22"/>
              </w:rPr>
            </w:pPr>
            <w:bookmarkStart w:id="414" w:name="_Toc169507012"/>
            <w:bookmarkStart w:id="415" w:name="_Toc169508170"/>
            <w:r w:rsidRPr="007E60C8">
              <w:rPr>
                <w:rFonts w:asciiTheme="majorHAnsi" w:hAnsiTheme="majorHAnsi" w:cstheme="majorBidi"/>
                <w:sz w:val="22"/>
                <w:szCs w:val="22"/>
              </w:rPr>
              <w:t>N/A</w:t>
            </w:r>
            <w:bookmarkEnd w:id="414"/>
            <w:bookmarkEnd w:id="415"/>
          </w:p>
        </w:tc>
      </w:tr>
      <w:tr w:rsidR="001B1B06" w:rsidRPr="007E60C8" w14:paraId="5A67876E" w14:textId="77777777" w:rsidTr="14D9C64B">
        <w:trPr>
          <w:trHeight w:val="300"/>
          <w:jc w:val="center"/>
        </w:trPr>
        <w:tc>
          <w:tcPr>
            <w:tcW w:w="3040" w:type="dxa"/>
            <w:shd w:val="clear" w:color="auto" w:fill="BDD6EE"/>
            <w:vAlign w:val="center"/>
          </w:tcPr>
          <w:p w14:paraId="081BA7F6" w14:textId="681DB32B" w:rsidR="007C7748" w:rsidRPr="007E60C8" w:rsidRDefault="007C7748" w:rsidP="14D9C64B">
            <w:pPr>
              <w:ind w:hanging="2"/>
              <w:rPr>
                <w:rFonts w:asciiTheme="majorHAnsi" w:hAnsiTheme="majorHAnsi" w:cstheme="majorBidi"/>
                <w:sz w:val="22"/>
                <w:szCs w:val="22"/>
              </w:rPr>
            </w:pPr>
            <w:bookmarkStart w:id="416" w:name="_Toc169507013"/>
            <w:bookmarkStart w:id="417" w:name="_Toc169508171"/>
            <w:r w:rsidRPr="007E60C8">
              <w:rPr>
                <w:rFonts w:asciiTheme="majorHAnsi" w:hAnsiTheme="majorHAnsi" w:cstheme="majorBidi"/>
                <w:sz w:val="22"/>
                <w:szCs w:val="22"/>
              </w:rPr>
              <w:t>E-mail</w:t>
            </w:r>
            <w:bookmarkEnd w:id="416"/>
            <w:bookmarkEnd w:id="417"/>
          </w:p>
        </w:tc>
        <w:bookmarkStart w:id="418" w:name="_Toc169507014"/>
        <w:bookmarkStart w:id="419" w:name="_Toc169508172"/>
        <w:tc>
          <w:tcPr>
            <w:tcW w:w="6027" w:type="dxa"/>
            <w:shd w:val="clear" w:color="auto" w:fill="FFFFFF" w:themeFill="background1"/>
            <w:vAlign w:val="center"/>
          </w:tcPr>
          <w:p w14:paraId="2613E9C1" w14:textId="3991006B" w:rsidR="007C7748"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"mailto:mcic.investigacion@udistrital.edu.co" \h </w:instrText>
            </w:r>
            <w:r w:rsidRPr="007E60C8">
              <w:fldChar w:fldCharType="separate"/>
            </w:r>
            <w:r w:rsidR="00BC5380" w:rsidRPr="007E60C8">
              <w:rPr>
                <w:rStyle w:val="Hipervnculo"/>
                <w:rFonts w:asciiTheme="majorHAnsi" w:hAnsiTheme="majorHAnsi" w:cstheme="majorBidi"/>
                <w:color w:val="auto"/>
                <w:sz w:val="22"/>
                <w:szCs w:val="22"/>
              </w:rPr>
              <w:t>mcic.investigacion@udistrital.edu.co</w:t>
            </w:r>
            <w:r w:rsidRPr="007E60C8">
              <w:rPr>
                <w:rStyle w:val="Hipervnculo"/>
                <w:rFonts w:asciiTheme="majorHAnsi" w:hAnsiTheme="majorHAnsi" w:cstheme="majorBidi"/>
                <w:color w:val="auto"/>
                <w:sz w:val="22"/>
                <w:szCs w:val="22"/>
              </w:rPr>
              <w:fldChar w:fldCharType="end"/>
            </w:r>
            <w:bookmarkEnd w:id="418"/>
            <w:bookmarkEnd w:id="419"/>
          </w:p>
        </w:tc>
      </w:tr>
      <w:tr w:rsidR="001B1B06" w:rsidRPr="007E60C8" w14:paraId="3DCC932D" w14:textId="77777777" w:rsidTr="14D9C64B">
        <w:trPr>
          <w:trHeight w:val="300"/>
          <w:jc w:val="center"/>
        </w:trPr>
        <w:tc>
          <w:tcPr>
            <w:tcW w:w="3040" w:type="dxa"/>
            <w:shd w:val="clear" w:color="auto" w:fill="BDD6EE"/>
            <w:vAlign w:val="center"/>
          </w:tcPr>
          <w:p w14:paraId="0B16EB2D" w14:textId="106640A5" w:rsidR="003B605C" w:rsidRPr="007E60C8" w:rsidRDefault="068935E0" w:rsidP="14D9C64B">
            <w:pPr>
              <w:ind w:hanging="2"/>
              <w:rPr>
                <w:rFonts w:asciiTheme="majorHAnsi" w:hAnsiTheme="majorHAnsi" w:cstheme="majorBidi"/>
                <w:sz w:val="22"/>
                <w:szCs w:val="22"/>
              </w:rPr>
            </w:pPr>
            <w:bookmarkStart w:id="420" w:name="_Toc169507015"/>
            <w:bookmarkStart w:id="421" w:name="_Toc169508173"/>
            <w:r w:rsidRPr="007E60C8">
              <w:rPr>
                <w:rFonts w:asciiTheme="majorHAnsi" w:hAnsiTheme="majorHAnsi" w:cstheme="majorBidi"/>
                <w:sz w:val="22"/>
                <w:szCs w:val="22"/>
              </w:rPr>
              <w:t>Fecha de inicio de funcionamiento del proyecto curricular como Maestría en Teleinformática</w:t>
            </w:r>
            <w:bookmarkEnd w:id="420"/>
            <w:bookmarkEnd w:id="421"/>
          </w:p>
        </w:tc>
        <w:tc>
          <w:tcPr>
            <w:tcW w:w="6027" w:type="dxa"/>
            <w:shd w:val="clear" w:color="auto" w:fill="FFFFFF" w:themeFill="background1"/>
            <w:vAlign w:val="center"/>
          </w:tcPr>
          <w:p w14:paraId="1037B8A3" w14:textId="07EF0BB5" w:rsidR="003B605C" w:rsidRPr="007E60C8" w:rsidRDefault="068935E0" w:rsidP="14D9C64B">
            <w:pPr>
              <w:ind w:hanging="2"/>
              <w:rPr>
                <w:rFonts w:asciiTheme="majorHAnsi" w:hAnsiTheme="majorHAnsi" w:cstheme="majorBidi"/>
                <w:sz w:val="22"/>
                <w:szCs w:val="22"/>
              </w:rPr>
            </w:pPr>
            <w:bookmarkStart w:id="422" w:name="_Toc169507016"/>
            <w:bookmarkStart w:id="423" w:name="_Toc169508174"/>
            <w:r w:rsidRPr="007E60C8">
              <w:rPr>
                <w:rFonts w:asciiTheme="majorHAnsi" w:hAnsiTheme="majorHAnsi" w:cstheme="majorBidi"/>
                <w:sz w:val="22"/>
                <w:szCs w:val="22"/>
              </w:rPr>
              <w:t>Septiembre 4 de 1989</w:t>
            </w:r>
            <w:bookmarkEnd w:id="422"/>
            <w:bookmarkEnd w:id="423"/>
          </w:p>
        </w:tc>
      </w:tr>
      <w:tr w:rsidR="001B1B06" w:rsidRPr="007E60C8" w14:paraId="7C833907" w14:textId="77777777" w:rsidTr="14D9C64B">
        <w:trPr>
          <w:trHeight w:val="300"/>
          <w:jc w:val="center"/>
        </w:trPr>
        <w:tc>
          <w:tcPr>
            <w:tcW w:w="3040" w:type="dxa"/>
            <w:shd w:val="clear" w:color="auto" w:fill="BDD6EE"/>
            <w:vAlign w:val="center"/>
          </w:tcPr>
          <w:p w14:paraId="7F0D22AA" w14:textId="31FCC3B5" w:rsidR="003B605C" w:rsidRPr="00856EE6" w:rsidRDefault="068935E0" w:rsidP="14D9C64B">
            <w:pPr>
              <w:ind w:hanging="2"/>
              <w:rPr>
                <w:rFonts w:asciiTheme="majorHAnsi" w:hAnsiTheme="majorHAnsi" w:cstheme="majorBidi"/>
                <w:sz w:val="22"/>
                <w:szCs w:val="22"/>
              </w:rPr>
            </w:pPr>
            <w:bookmarkStart w:id="424" w:name="_Toc169507017"/>
            <w:bookmarkStart w:id="425" w:name="_Toc169508175"/>
            <w:r w:rsidRPr="00856EE6">
              <w:rPr>
                <w:rFonts w:asciiTheme="majorHAnsi" w:hAnsiTheme="majorHAnsi" w:cstheme="majorBidi"/>
                <w:sz w:val="22"/>
                <w:szCs w:val="22"/>
              </w:rPr>
              <w:lastRenderedPageBreak/>
              <w:t>Fecha de inicio de funcionamiento del proyecto curricular como Maestría en Ciencias de la Información y las Comunicaciones con aprobación de dos énfasis</w:t>
            </w:r>
            <w:bookmarkEnd w:id="424"/>
            <w:bookmarkEnd w:id="425"/>
          </w:p>
        </w:tc>
        <w:bookmarkStart w:id="426" w:name="_Toc169507018"/>
        <w:bookmarkStart w:id="427" w:name="_Toc169508176"/>
        <w:tc>
          <w:tcPr>
            <w:tcW w:w="6027" w:type="dxa"/>
            <w:shd w:val="clear" w:color="auto" w:fill="FFFFFF" w:themeFill="background1"/>
            <w:vAlign w:val="center"/>
          </w:tcPr>
          <w:p w14:paraId="35F7BFBB" w14:textId="09DE8FFD" w:rsidR="003B605C" w:rsidRPr="00226D52" w:rsidRDefault="00A87664" w:rsidP="14D9C64B">
            <w:pPr>
              <w:ind w:hanging="2"/>
              <w:rPr>
                <w:rFonts w:asciiTheme="majorHAnsi" w:hAnsiTheme="majorHAnsi" w:cstheme="majorBidi"/>
                <w:sz w:val="22"/>
                <w:szCs w:val="22"/>
              </w:rPr>
            </w:pPr>
            <w:r w:rsidRPr="00226D52">
              <w:rPr>
                <w:rFonts w:asciiTheme="majorHAnsi" w:hAnsiTheme="majorHAnsi" w:cstheme="majorBidi"/>
                <w:sz w:val="22"/>
                <w:szCs w:val="22"/>
              </w:rPr>
              <w:fldChar w:fldCharType="begin"/>
            </w:r>
            <w:r w:rsidRPr="00226D52">
              <w:rPr>
                <w:rFonts w:asciiTheme="majorHAnsi" w:hAnsiTheme="majorHAnsi" w:cstheme="majorBidi"/>
                <w:sz w:val="22"/>
                <w:szCs w:val="22"/>
              </w:rPr>
              <w:instrText xml:space="preserve"> HYPERLINK "https://udistritaleduco-my.sharepoint.com/:b:/g/personal/mcic_udistrital_edu_co/Ebx7919NcblAjFDsCczZWscBfOkXXbHfcIpnk4Ln_8zd0g?e=ELxI3z" </w:instrText>
            </w:r>
            <w:r w:rsidRPr="00226D52">
              <w:rPr>
                <w:rFonts w:asciiTheme="majorHAnsi" w:hAnsiTheme="majorHAnsi" w:cstheme="majorBidi"/>
                <w:sz w:val="22"/>
                <w:szCs w:val="22"/>
              </w:rPr>
              <w:fldChar w:fldCharType="separate"/>
            </w:r>
            <w:r w:rsidR="068935E0" w:rsidRPr="00226D52">
              <w:rPr>
                <w:rStyle w:val="Hipervnculo"/>
                <w:rFonts w:asciiTheme="majorHAnsi" w:hAnsiTheme="majorHAnsi" w:cstheme="majorBidi"/>
                <w:position w:val="0"/>
                <w:sz w:val="22"/>
                <w:szCs w:val="22"/>
              </w:rPr>
              <w:t>Febrero 19 de 2003. Resolución 310 del Ministerio de Educación (</w:t>
            </w:r>
            <w:r w:rsidR="068935E0" w:rsidRPr="00226D52">
              <w:rPr>
                <w:rStyle w:val="Hipervnculo"/>
                <w:rFonts w:asciiTheme="majorHAnsi" w:hAnsiTheme="majorHAnsi" w:cstheme="majorBidi"/>
                <w:i/>
                <w:iCs/>
                <w:position w:val="0"/>
                <w:sz w:val="22"/>
                <w:szCs w:val="22"/>
              </w:rPr>
              <w:t xml:space="preserve">Anexo </w:t>
            </w:r>
            <w:r w:rsidR="00E623D4" w:rsidRPr="00226D52">
              <w:rPr>
                <w:rStyle w:val="Hipervnculo"/>
                <w:rFonts w:asciiTheme="majorHAnsi" w:hAnsiTheme="majorHAnsi" w:cstheme="majorBidi"/>
                <w:i/>
                <w:iCs/>
                <w:position w:val="0"/>
              </w:rPr>
              <w:t>1</w:t>
            </w:r>
            <w:r w:rsidR="068935E0" w:rsidRPr="00226D52">
              <w:rPr>
                <w:rStyle w:val="Hipervnculo"/>
                <w:rFonts w:asciiTheme="majorHAnsi" w:hAnsiTheme="majorHAnsi" w:cstheme="majorBidi"/>
                <w:i/>
                <w:iCs/>
                <w:position w:val="0"/>
                <w:sz w:val="22"/>
                <w:szCs w:val="22"/>
              </w:rPr>
              <w:t>2</w:t>
            </w:r>
            <w:r w:rsidR="068935E0" w:rsidRPr="00226D52">
              <w:rPr>
                <w:rStyle w:val="Hipervnculo"/>
                <w:rFonts w:asciiTheme="majorHAnsi" w:hAnsiTheme="majorHAnsi" w:cstheme="majorBidi"/>
                <w:position w:val="0"/>
                <w:sz w:val="22"/>
                <w:szCs w:val="22"/>
              </w:rPr>
              <w:t>).</w:t>
            </w:r>
            <w:bookmarkEnd w:id="426"/>
            <w:bookmarkEnd w:id="427"/>
            <w:r w:rsidRPr="00226D52">
              <w:rPr>
                <w:rFonts w:asciiTheme="majorHAnsi" w:hAnsiTheme="majorHAnsi" w:cstheme="majorBidi"/>
                <w:sz w:val="22"/>
                <w:szCs w:val="22"/>
              </w:rPr>
              <w:fldChar w:fldCharType="end"/>
            </w:r>
          </w:p>
        </w:tc>
      </w:tr>
      <w:tr w:rsidR="001B1B06" w:rsidRPr="007E60C8" w14:paraId="76159328" w14:textId="77777777" w:rsidTr="14D9C64B">
        <w:trPr>
          <w:trHeight w:val="300"/>
          <w:jc w:val="center"/>
        </w:trPr>
        <w:tc>
          <w:tcPr>
            <w:tcW w:w="3040" w:type="dxa"/>
            <w:shd w:val="clear" w:color="auto" w:fill="BDD6EE"/>
            <w:vAlign w:val="center"/>
          </w:tcPr>
          <w:p w14:paraId="328D498D" w14:textId="672C611C" w:rsidR="003B605C" w:rsidRPr="00856EE6" w:rsidRDefault="068935E0" w:rsidP="14D9C64B">
            <w:pPr>
              <w:ind w:hanging="2"/>
              <w:rPr>
                <w:rFonts w:asciiTheme="majorHAnsi" w:hAnsiTheme="majorHAnsi" w:cstheme="majorBidi"/>
                <w:sz w:val="22"/>
                <w:szCs w:val="22"/>
              </w:rPr>
            </w:pPr>
            <w:bookmarkStart w:id="428" w:name="_Toc169507019"/>
            <w:bookmarkStart w:id="429" w:name="_Toc169508177"/>
            <w:r w:rsidRPr="00856EE6">
              <w:rPr>
                <w:rFonts w:asciiTheme="majorHAnsi" w:hAnsiTheme="majorHAnsi" w:cstheme="majorBidi"/>
                <w:sz w:val="22"/>
                <w:szCs w:val="22"/>
              </w:rPr>
              <w:t>Fecha de aprobación al tercer énfasis llamado Geomática</w:t>
            </w:r>
            <w:bookmarkEnd w:id="428"/>
            <w:bookmarkEnd w:id="429"/>
          </w:p>
        </w:tc>
        <w:bookmarkStart w:id="430" w:name="_Toc169507020"/>
        <w:bookmarkStart w:id="431" w:name="_Toc169508178"/>
        <w:tc>
          <w:tcPr>
            <w:tcW w:w="6027" w:type="dxa"/>
            <w:shd w:val="clear" w:color="auto" w:fill="FFFFFF" w:themeFill="background1"/>
            <w:vAlign w:val="center"/>
          </w:tcPr>
          <w:p w14:paraId="714B7006" w14:textId="5A2DEEF0" w:rsidR="003B605C" w:rsidRPr="00226D52" w:rsidRDefault="00DE6914" w:rsidP="14D9C64B">
            <w:pPr>
              <w:ind w:hanging="2"/>
              <w:rPr>
                <w:rFonts w:asciiTheme="majorHAnsi" w:hAnsiTheme="majorHAnsi" w:cstheme="majorBidi"/>
                <w:sz w:val="22"/>
                <w:szCs w:val="22"/>
              </w:rPr>
            </w:pPr>
            <w:r w:rsidRPr="00226D52">
              <w:rPr>
                <w:rFonts w:asciiTheme="majorHAnsi" w:hAnsiTheme="majorHAnsi" w:cstheme="majorBidi"/>
                <w:sz w:val="22"/>
                <w:szCs w:val="22"/>
              </w:rPr>
              <w:fldChar w:fldCharType="begin"/>
            </w:r>
            <w:r w:rsidRPr="00226D52">
              <w:rPr>
                <w:rFonts w:asciiTheme="majorHAnsi" w:hAnsiTheme="majorHAnsi" w:cstheme="majorBidi"/>
                <w:sz w:val="22"/>
                <w:szCs w:val="22"/>
              </w:rPr>
              <w:instrText xml:space="preserve"> HYPERLINK "https://udistritaleduco-my.sharepoint.com/:b:/g/personal/mcic_udistrital_edu_co/EZebB9tBLUhMm1NT1_A-3RIBRHuNrpvjvkpjPYFOagE51g?e=kUKRax" </w:instrText>
            </w:r>
            <w:r w:rsidRPr="00226D52">
              <w:rPr>
                <w:rFonts w:asciiTheme="majorHAnsi" w:hAnsiTheme="majorHAnsi" w:cstheme="majorBidi"/>
                <w:sz w:val="22"/>
                <w:szCs w:val="22"/>
              </w:rPr>
              <w:fldChar w:fldCharType="separate"/>
            </w:r>
            <w:r w:rsidR="068935E0" w:rsidRPr="00226D52">
              <w:rPr>
                <w:rStyle w:val="Hipervnculo"/>
                <w:rFonts w:asciiTheme="majorHAnsi" w:hAnsiTheme="majorHAnsi" w:cstheme="majorBidi"/>
                <w:position w:val="0"/>
                <w:sz w:val="22"/>
                <w:szCs w:val="22"/>
              </w:rPr>
              <w:t>Noviembre 22 de 2011. Resolución 10615 del Ministerio de Educación Nacional (</w:t>
            </w:r>
            <w:r w:rsidR="068935E0" w:rsidRPr="00226D52">
              <w:rPr>
                <w:rStyle w:val="Hipervnculo"/>
                <w:rFonts w:asciiTheme="majorHAnsi" w:hAnsiTheme="majorHAnsi" w:cstheme="majorBidi"/>
                <w:i/>
                <w:iCs/>
                <w:position w:val="0"/>
                <w:sz w:val="22"/>
                <w:szCs w:val="22"/>
              </w:rPr>
              <w:t xml:space="preserve">Anexo </w:t>
            </w:r>
            <w:r w:rsidR="00E623D4" w:rsidRPr="00226D52">
              <w:rPr>
                <w:rStyle w:val="Hipervnculo"/>
                <w:rFonts w:asciiTheme="majorHAnsi" w:hAnsiTheme="majorHAnsi" w:cstheme="majorBidi"/>
                <w:i/>
                <w:iCs/>
                <w:position w:val="0"/>
              </w:rPr>
              <w:t>1</w:t>
            </w:r>
            <w:r w:rsidR="068935E0" w:rsidRPr="00226D52">
              <w:rPr>
                <w:rStyle w:val="Hipervnculo"/>
                <w:rFonts w:asciiTheme="majorHAnsi" w:hAnsiTheme="majorHAnsi" w:cstheme="majorBidi"/>
                <w:i/>
                <w:iCs/>
                <w:position w:val="0"/>
                <w:sz w:val="22"/>
                <w:szCs w:val="22"/>
              </w:rPr>
              <w:t>3</w:t>
            </w:r>
            <w:r w:rsidR="068935E0" w:rsidRPr="00226D52">
              <w:rPr>
                <w:rStyle w:val="Hipervnculo"/>
                <w:rFonts w:asciiTheme="majorHAnsi" w:hAnsiTheme="majorHAnsi" w:cstheme="majorBidi"/>
                <w:position w:val="0"/>
                <w:sz w:val="22"/>
                <w:szCs w:val="22"/>
              </w:rPr>
              <w:t>)</w:t>
            </w:r>
            <w:bookmarkEnd w:id="430"/>
            <w:bookmarkEnd w:id="431"/>
            <w:r w:rsidRPr="00226D52">
              <w:rPr>
                <w:rFonts w:asciiTheme="majorHAnsi" w:hAnsiTheme="majorHAnsi" w:cstheme="majorBidi"/>
                <w:sz w:val="22"/>
                <w:szCs w:val="22"/>
              </w:rPr>
              <w:fldChar w:fldCharType="end"/>
            </w:r>
          </w:p>
        </w:tc>
      </w:tr>
      <w:tr w:rsidR="001B1B06" w:rsidRPr="007E60C8" w14:paraId="181CE099" w14:textId="77777777" w:rsidTr="14D9C64B">
        <w:trPr>
          <w:trHeight w:val="300"/>
          <w:jc w:val="center"/>
        </w:trPr>
        <w:tc>
          <w:tcPr>
            <w:tcW w:w="3040" w:type="dxa"/>
            <w:shd w:val="clear" w:color="auto" w:fill="BDD6EE"/>
            <w:vAlign w:val="center"/>
          </w:tcPr>
          <w:p w14:paraId="31617EB2" w14:textId="12F0C9A8" w:rsidR="003B605C" w:rsidRPr="00856EE6" w:rsidRDefault="068935E0" w:rsidP="14D9C64B">
            <w:pPr>
              <w:ind w:hanging="2"/>
              <w:rPr>
                <w:rFonts w:asciiTheme="majorHAnsi" w:hAnsiTheme="majorHAnsi" w:cstheme="majorBidi"/>
                <w:sz w:val="22"/>
                <w:szCs w:val="22"/>
              </w:rPr>
            </w:pPr>
            <w:bookmarkStart w:id="432" w:name="_Toc169507021"/>
            <w:bookmarkStart w:id="433" w:name="_Toc169508179"/>
            <w:r w:rsidRPr="00856EE6">
              <w:rPr>
                <w:rFonts w:asciiTheme="majorHAnsi" w:hAnsiTheme="majorHAnsi" w:cstheme="majorBidi"/>
                <w:sz w:val="22"/>
                <w:szCs w:val="22"/>
              </w:rPr>
              <w:t>Énfasis actualmente ofrecidos en el Proyecto:</w:t>
            </w:r>
            <w:bookmarkEnd w:id="432"/>
            <w:bookmarkEnd w:id="433"/>
          </w:p>
        </w:tc>
        <w:tc>
          <w:tcPr>
            <w:tcW w:w="6027" w:type="dxa"/>
            <w:shd w:val="clear" w:color="auto" w:fill="FFFFFF" w:themeFill="background1"/>
            <w:vAlign w:val="center"/>
          </w:tcPr>
          <w:p w14:paraId="30CE0839" w14:textId="36809646" w:rsidR="00DD4965" w:rsidRPr="00856EE6" w:rsidRDefault="279B64FF" w:rsidP="14D9C64B">
            <w:pPr>
              <w:ind w:hanging="2"/>
              <w:rPr>
                <w:rFonts w:asciiTheme="majorHAnsi" w:hAnsiTheme="majorHAnsi" w:cstheme="majorBidi"/>
                <w:sz w:val="22"/>
                <w:szCs w:val="22"/>
              </w:rPr>
            </w:pPr>
            <w:bookmarkStart w:id="434" w:name="_Toc169507022"/>
            <w:bookmarkStart w:id="435" w:name="_Toc169508180"/>
            <w:r w:rsidRPr="00856EE6">
              <w:rPr>
                <w:rFonts w:asciiTheme="majorHAnsi" w:hAnsiTheme="majorHAnsi" w:cstheme="majorBidi"/>
                <w:sz w:val="22"/>
                <w:szCs w:val="22"/>
              </w:rPr>
              <w:t>Teleinformática</w:t>
            </w:r>
            <w:bookmarkEnd w:id="434"/>
            <w:bookmarkEnd w:id="435"/>
          </w:p>
          <w:p w14:paraId="5764C396" w14:textId="5A4AA4D2" w:rsidR="00DD4965" w:rsidRPr="00856EE6" w:rsidRDefault="00BC5380" w:rsidP="14D9C64B">
            <w:pPr>
              <w:ind w:hanging="2"/>
              <w:rPr>
                <w:rFonts w:asciiTheme="majorHAnsi" w:hAnsiTheme="majorHAnsi" w:cstheme="majorBidi"/>
                <w:sz w:val="22"/>
                <w:szCs w:val="22"/>
              </w:rPr>
            </w:pPr>
            <w:bookmarkStart w:id="436" w:name="_Toc169507023"/>
            <w:bookmarkStart w:id="437" w:name="_Toc169508181"/>
            <w:r w:rsidRPr="00856EE6">
              <w:rPr>
                <w:rFonts w:asciiTheme="majorHAnsi" w:hAnsiTheme="majorHAnsi" w:cstheme="majorBidi"/>
                <w:sz w:val="22"/>
                <w:szCs w:val="22"/>
              </w:rPr>
              <w:t>Geomática</w:t>
            </w:r>
            <w:bookmarkEnd w:id="436"/>
            <w:bookmarkEnd w:id="437"/>
          </w:p>
          <w:p w14:paraId="6E983D06" w14:textId="77777777" w:rsidR="003B605C" w:rsidRPr="00856EE6" w:rsidRDefault="068935E0" w:rsidP="14D9C64B">
            <w:pPr>
              <w:ind w:hanging="2"/>
              <w:rPr>
                <w:rFonts w:asciiTheme="majorHAnsi" w:hAnsiTheme="majorHAnsi" w:cstheme="majorBidi"/>
                <w:sz w:val="22"/>
                <w:szCs w:val="22"/>
              </w:rPr>
            </w:pPr>
            <w:bookmarkStart w:id="438" w:name="_Toc169507024"/>
            <w:bookmarkStart w:id="439" w:name="_Toc169508182"/>
            <w:r w:rsidRPr="00856EE6">
              <w:rPr>
                <w:rFonts w:asciiTheme="majorHAnsi" w:hAnsiTheme="majorHAnsi" w:cstheme="majorBidi"/>
                <w:sz w:val="22"/>
                <w:szCs w:val="22"/>
              </w:rPr>
              <w:t>Ingeniería de Software</w:t>
            </w:r>
            <w:bookmarkEnd w:id="438"/>
            <w:bookmarkEnd w:id="439"/>
          </w:p>
          <w:p w14:paraId="04464DA2" w14:textId="3D92E87D" w:rsidR="00BC5380" w:rsidRPr="00856EE6" w:rsidRDefault="7184AB8F" w:rsidP="14D9C64B">
            <w:pPr>
              <w:ind w:hanging="2"/>
              <w:rPr>
                <w:rFonts w:asciiTheme="majorHAnsi" w:hAnsiTheme="majorHAnsi" w:cstheme="majorBidi"/>
                <w:sz w:val="22"/>
                <w:szCs w:val="22"/>
              </w:rPr>
            </w:pPr>
            <w:bookmarkStart w:id="440" w:name="_Toc169507025"/>
            <w:bookmarkStart w:id="441" w:name="_Toc169508183"/>
            <w:r w:rsidRPr="00856EE6">
              <w:rPr>
                <w:rFonts w:asciiTheme="majorHAnsi" w:hAnsiTheme="majorHAnsi" w:cstheme="majorBidi"/>
                <w:sz w:val="22"/>
                <w:szCs w:val="22"/>
              </w:rPr>
              <w:t>(Proceso para ofertar énfasis en Inteligencia Artificial)</w:t>
            </w:r>
            <w:bookmarkEnd w:id="440"/>
            <w:bookmarkEnd w:id="441"/>
          </w:p>
        </w:tc>
      </w:tr>
      <w:tr w:rsidR="001B1B06" w:rsidRPr="007E60C8" w14:paraId="67323F8B" w14:textId="77777777" w:rsidTr="14D9C64B">
        <w:trPr>
          <w:trHeight w:val="300"/>
          <w:jc w:val="center"/>
        </w:trPr>
        <w:tc>
          <w:tcPr>
            <w:tcW w:w="3040" w:type="dxa"/>
            <w:shd w:val="clear" w:color="auto" w:fill="BDD6EE"/>
            <w:vAlign w:val="center"/>
          </w:tcPr>
          <w:p w14:paraId="3173CF74" w14:textId="6D5743F7" w:rsidR="007C7748" w:rsidRPr="007E60C8" w:rsidRDefault="007C7748" w:rsidP="14D9C64B">
            <w:pPr>
              <w:ind w:hanging="2"/>
              <w:rPr>
                <w:rFonts w:asciiTheme="majorHAnsi" w:hAnsiTheme="majorHAnsi" w:cstheme="majorBidi"/>
                <w:sz w:val="22"/>
                <w:szCs w:val="22"/>
              </w:rPr>
            </w:pPr>
            <w:bookmarkStart w:id="442" w:name="_Toc169507026"/>
            <w:bookmarkStart w:id="443" w:name="_Toc169508184"/>
            <w:r w:rsidRPr="007E60C8">
              <w:rPr>
                <w:rFonts w:asciiTheme="majorHAnsi" w:hAnsiTheme="majorHAnsi" w:cstheme="majorBidi"/>
                <w:sz w:val="22"/>
                <w:szCs w:val="22"/>
              </w:rPr>
              <w:t>Número de créditos académicos</w:t>
            </w:r>
            <w:bookmarkEnd w:id="442"/>
            <w:bookmarkEnd w:id="443"/>
          </w:p>
        </w:tc>
        <w:tc>
          <w:tcPr>
            <w:tcW w:w="6027" w:type="dxa"/>
            <w:shd w:val="clear" w:color="auto" w:fill="FFFFFF" w:themeFill="background1"/>
            <w:vAlign w:val="center"/>
          </w:tcPr>
          <w:p w14:paraId="687C6DE0" w14:textId="0DEBF0D8" w:rsidR="007C7748" w:rsidRPr="007E60C8" w:rsidRDefault="007C7748" w:rsidP="14D9C64B">
            <w:pPr>
              <w:ind w:hanging="2"/>
              <w:rPr>
                <w:rFonts w:asciiTheme="majorHAnsi" w:hAnsiTheme="majorHAnsi" w:cstheme="majorBidi"/>
                <w:sz w:val="22"/>
                <w:szCs w:val="22"/>
              </w:rPr>
            </w:pPr>
            <w:bookmarkStart w:id="444" w:name="_Toc169507027"/>
            <w:bookmarkStart w:id="445" w:name="_Toc169508185"/>
            <w:r w:rsidRPr="007E60C8">
              <w:rPr>
                <w:rFonts w:asciiTheme="majorHAnsi" w:hAnsiTheme="majorHAnsi" w:cstheme="majorBidi"/>
                <w:sz w:val="22"/>
                <w:szCs w:val="22"/>
              </w:rPr>
              <w:t>44</w:t>
            </w:r>
            <w:bookmarkEnd w:id="444"/>
            <w:bookmarkEnd w:id="445"/>
          </w:p>
        </w:tc>
      </w:tr>
      <w:tr w:rsidR="001B1B06" w:rsidRPr="007E60C8" w14:paraId="3D7EF167" w14:textId="77777777" w:rsidTr="14D9C64B">
        <w:trPr>
          <w:trHeight w:val="300"/>
          <w:jc w:val="center"/>
        </w:trPr>
        <w:tc>
          <w:tcPr>
            <w:tcW w:w="3040" w:type="dxa"/>
            <w:shd w:val="clear" w:color="auto" w:fill="BDD6EE"/>
            <w:vAlign w:val="center"/>
          </w:tcPr>
          <w:p w14:paraId="6BBA92A0" w14:textId="2FFF2DE5" w:rsidR="007C7748" w:rsidRPr="007E60C8" w:rsidRDefault="007C7748" w:rsidP="14D9C64B">
            <w:pPr>
              <w:ind w:hanging="2"/>
              <w:rPr>
                <w:rFonts w:asciiTheme="majorHAnsi" w:hAnsiTheme="majorHAnsi" w:cstheme="majorBidi"/>
                <w:sz w:val="22"/>
                <w:szCs w:val="22"/>
              </w:rPr>
            </w:pPr>
            <w:bookmarkStart w:id="446" w:name="_Toc169507028"/>
            <w:bookmarkStart w:id="447" w:name="_Toc169508186"/>
            <w:r w:rsidRPr="007E60C8">
              <w:rPr>
                <w:rFonts w:asciiTheme="majorHAnsi" w:hAnsiTheme="majorHAnsi" w:cstheme="majorBidi"/>
                <w:sz w:val="22"/>
                <w:szCs w:val="22"/>
              </w:rPr>
              <w:t>Número de estudiantes en el 1er. Periodo</w:t>
            </w:r>
            <w:bookmarkEnd w:id="446"/>
            <w:bookmarkEnd w:id="447"/>
          </w:p>
        </w:tc>
        <w:tc>
          <w:tcPr>
            <w:tcW w:w="6027" w:type="dxa"/>
            <w:shd w:val="clear" w:color="auto" w:fill="FFFFFF" w:themeFill="background1"/>
            <w:vAlign w:val="center"/>
          </w:tcPr>
          <w:p w14:paraId="5B2F9378" w14:textId="577D69FE" w:rsidR="007C7748" w:rsidRPr="007E60C8" w:rsidRDefault="007C7748" w:rsidP="14D9C64B">
            <w:pPr>
              <w:ind w:hanging="2"/>
              <w:rPr>
                <w:rFonts w:asciiTheme="majorHAnsi" w:hAnsiTheme="majorHAnsi" w:cstheme="majorBidi"/>
                <w:sz w:val="22"/>
                <w:szCs w:val="22"/>
              </w:rPr>
            </w:pPr>
            <w:bookmarkStart w:id="448" w:name="_Toc169507029"/>
            <w:bookmarkStart w:id="449" w:name="_Toc169508187"/>
            <w:r w:rsidRPr="007E60C8">
              <w:rPr>
                <w:rFonts w:asciiTheme="majorHAnsi" w:hAnsiTheme="majorHAnsi" w:cstheme="majorBidi"/>
                <w:sz w:val="22"/>
                <w:szCs w:val="22"/>
              </w:rPr>
              <w:t>40</w:t>
            </w:r>
            <w:bookmarkEnd w:id="448"/>
            <w:bookmarkEnd w:id="449"/>
          </w:p>
        </w:tc>
      </w:tr>
      <w:tr w:rsidR="001B1B06" w:rsidRPr="007E60C8" w14:paraId="1E581E3A" w14:textId="77777777" w:rsidTr="14D9C64B">
        <w:trPr>
          <w:trHeight w:val="300"/>
          <w:jc w:val="center"/>
        </w:trPr>
        <w:tc>
          <w:tcPr>
            <w:tcW w:w="3040" w:type="dxa"/>
            <w:shd w:val="clear" w:color="auto" w:fill="BDD6EE"/>
            <w:vAlign w:val="center"/>
          </w:tcPr>
          <w:p w14:paraId="6E7A47E1" w14:textId="037BE0AE" w:rsidR="007C7748" w:rsidRPr="007E60C8" w:rsidRDefault="007C7748" w:rsidP="14D9C64B">
            <w:pPr>
              <w:ind w:hanging="2"/>
              <w:rPr>
                <w:rFonts w:asciiTheme="majorHAnsi" w:hAnsiTheme="majorHAnsi" w:cstheme="majorBidi"/>
                <w:sz w:val="22"/>
                <w:szCs w:val="22"/>
              </w:rPr>
            </w:pPr>
            <w:bookmarkStart w:id="450" w:name="_Toc169507030"/>
            <w:bookmarkStart w:id="451" w:name="_Toc169508188"/>
            <w:r w:rsidRPr="007E60C8">
              <w:rPr>
                <w:rFonts w:asciiTheme="majorHAnsi" w:hAnsiTheme="majorHAnsi" w:cstheme="majorBidi"/>
                <w:sz w:val="22"/>
                <w:szCs w:val="22"/>
              </w:rPr>
              <w:t>Valor de la matrícula al iniciar</w:t>
            </w:r>
            <w:bookmarkEnd w:id="450"/>
            <w:bookmarkEnd w:id="451"/>
          </w:p>
        </w:tc>
        <w:tc>
          <w:tcPr>
            <w:tcW w:w="6027" w:type="dxa"/>
            <w:shd w:val="clear" w:color="auto" w:fill="FFFFFF" w:themeFill="background1"/>
            <w:vAlign w:val="center"/>
          </w:tcPr>
          <w:p w14:paraId="58E6DD4E" w14:textId="718D3D7A" w:rsidR="007C7748" w:rsidRPr="007E60C8" w:rsidRDefault="007C7748" w:rsidP="14D9C64B">
            <w:pPr>
              <w:ind w:hanging="2"/>
              <w:rPr>
                <w:rFonts w:asciiTheme="majorHAnsi" w:hAnsiTheme="majorHAnsi" w:cstheme="majorBidi"/>
                <w:sz w:val="22"/>
                <w:szCs w:val="22"/>
              </w:rPr>
            </w:pPr>
            <w:bookmarkStart w:id="452" w:name="_Toc169507031"/>
            <w:bookmarkStart w:id="453" w:name="_Toc169508189"/>
            <w:r w:rsidRPr="007E60C8">
              <w:rPr>
                <w:rFonts w:asciiTheme="majorHAnsi" w:hAnsiTheme="majorHAnsi" w:cstheme="majorBidi"/>
                <w:sz w:val="22"/>
                <w:szCs w:val="22"/>
              </w:rPr>
              <w:t>Aproximadamente 8,8 SMLV</w:t>
            </w:r>
            <w:bookmarkEnd w:id="452"/>
            <w:bookmarkEnd w:id="453"/>
          </w:p>
        </w:tc>
      </w:tr>
      <w:tr w:rsidR="001B1B06" w:rsidRPr="007E60C8" w14:paraId="232C9514" w14:textId="77777777" w:rsidTr="14D9C64B">
        <w:trPr>
          <w:trHeight w:val="300"/>
          <w:jc w:val="center"/>
        </w:trPr>
        <w:tc>
          <w:tcPr>
            <w:tcW w:w="3040" w:type="dxa"/>
            <w:shd w:val="clear" w:color="auto" w:fill="BDD6EE"/>
            <w:vAlign w:val="center"/>
          </w:tcPr>
          <w:p w14:paraId="1ACFAFF3" w14:textId="37A80A0D" w:rsidR="007C7748" w:rsidRPr="007E60C8" w:rsidRDefault="007C7748" w:rsidP="14D9C64B">
            <w:pPr>
              <w:ind w:hanging="2"/>
              <w:rPr>
                <w:rFonts w:asciiTheme="majorHAnsi" w:hAnsiTheme="majorHAnsi" w:cstheme="majorBidi"/>
                <w:sz w:val="22"/>
                <w:szCs w:val="22"/>
              </w:rPr>
            </w:pPr>
            <w:bookmarkStart w:id="454" w:name="_Toc169507032"/>
            <w:bookmarkStart w:id="455" w:name="_Toc169508190"/>
            <w:r w:rsidRPr="007E60C8">
              <w:rPr>
                <w:rFonts w:asciiTheme="majorHAnsi" w:hAnsiTheme="majorHAnsi" w:cstheme="majorBidi"/>
                <w:sz w:val="22"/>
                <w:szCs w:val="22"/>
              </w:rPr>
              <w:t>El programa está adscrito a</w:t>
            </w:r>
            <w:bookmarkEnd w:id="454"/>
            <w:bookmarkEnd w:id="455"/>
          </w:p>
        </w:tc>
        <w:tc>
          <w:tcPr>
            <w:tcW w:w="6027" w:type="dxa"/>
            <w:shd w:val="clear" w:color="auto" w:fill="FFFFFF" w:themeFill="background1"/>
            <w:vAlign w:val="center"/>
          </w:tcPr>
          <w:p w14:paraId="7D3BEE8F" w14:textId="705AAA2C" w:rsidR="007C7748" w:rsidRPr="007E60C8" w:rsidRDefault="007C7748" w:rsidP="14D9C64B">
            <w:pPr>
              <w:ind w:hanging="2"/>
              <w:rPr>
                <w:rFonts w:asciiTheme="majorHAnsi" w:hAnsiTheme="majorHAnsi" w:cstheme="majorBidi"/>
                <w:sz w:val="22"/>
                <w:szCs w:val="22"/>
              </w:rPr>
            </w:pPr>
            <w:bookmarkStart w:id="456" w:name="_Toc169507033"/>
            <w:bookmarkStart w:id="457" w:name="_Toc169508191"/>
            <w:r w:rsidRPr="007E60C8">
              <w:rPr>
                <w:rFonts w:asciiTheme="majorHAnsi" w:hAnsiTheme="majorHAnsi" w:cstheme="majorBidi"/>
                <w:sz w:val="22"/>
                <w:szCs w:val="22"/>
              </w:rPr>
              <w:t>Facultad de Ingeniería</w:t>
            </w:r>
            <w:bookmarkEnd w:id="456"/>
            <w:bookmarkEnd w:id="457"/>
          </w:p>
        </w:tc>
      </w:tr>
      <w:tr w:rsidR="001B1B06" w:rsidRPr="007E60C8" w14:paraId="510484C3" w14:textId="77777777" w:rsidTr="14D9C64B">
        <w:trPr>
          <w:trHeight w:val="300"/>
          <w:jc w:val="center"/>
        </w:trPr>
        <w:tc>
          <w:tcPr>
            <w:tcW w:w="3040" w:type="dxa"/>
            <w:shd w:val="clear" w:color="auto" w:fill="BDD6EE"/>
            <w:vAlign w:val="center"/>
          </w:tcPr>
          <w:p w14:paraId="577DE7C7" w14:textId="40EE9EC6" w:rsidR="007C7748" w:rsidRPr="007E60C8" w:rsidRDefault="007C7748" w:rsidP="14D9C64B">
            <w:pPr>
              <w:ind w:hanging="2"/>
              <w:rPr>
                <w:rFonts w:asciiTheme="majorHAnsi" w:hAnsiTheme="majorHAnsi" w:cstheme="majorBidi"/>
                <w:sz w:val="22"/>
                <w:szCs w:val="22"/>
              </w:rPr>
            </w:pPr>
            <w:bookmarkStart w:id="458" w:name="_Toc169507034"/>
            <w:bookmarkStart w:id="459" w:name="_Toc169508192"/>
            <w:r w:rsidRPr="007E60C8">
              <w:rPr>
                <w:rFonts w:asciiTheme="majorHAnsi" w:hAnsiTheme="majorHAnsi" w:cstheme="majorBidi"/>
                <w:sz w:val="22"/>
                <w:szCs w:val="22"/>
              </w:rPr>
              <w:t>Numero de egresados</w:t>
            </w:r>
            <w:bookmarkEnd w:id="458"/>
            <w:bookmarkEnd w:id="459"/>
          </w:p>
        </w:tc>
        <w:tc>
          <w:tcPr>
            <w:tcW w:w="6027" w:type="dxa"/>
            <w:shd w:val="clear" w:color="auto" w:fill="FFFFFF" w:themeFill="background1"/>
            <w:vAlign w:val="center"/>
          </w:tcPr>
          <w:p w14:paraId="3B88899E" w14:textId="3E65CEB6" w:rsidR="007C7748" w:rsidRPr="007E60C8" w:rsidRDefault="007C7748" w:rsidP="14D9C64B">
            <w:pPr>
              <w:ind w:hanging="2"/>
              <w:rPr>
                <w:rFonts w:asciiTheme="majorHAnsi" w:hAnsiTheme="majorHAnsi" w:cstheme="majorBidi"/>
                <w:sz w:val="22"/>
                <w:szCs w:val="22"/>
              </w:rPr>
            </w:pPr>
            <w:bookmarkStart w:id="460" w:name="_Toc169507035"/>
            <w:bookmarkStart w:id="461" w:name="_Toc169508193"/>
            <w:r w:rsidRPr="007E60C8">
              <w:rPr>
                <w:rFonts w:asciiTheme="majorHAnsi" w:hAnsiTheme="majorHAnsi" w:cstheme="majorBidi"/>
                <w:sz w:val="22"/>
                <w:szCs w:val="22"/>
              </w:rPr>
              <w:t>485</w:t>
            </w:r>
            <w:bookmarkEnd w:id="460"/>
            <w:bookmarkEnd w:id="461"/>
          </w:p>
        </w:tc>
      </w:tr>
      <w:tr w:rsidR="001B1B06" w:rsidRPr="007E60C8" w14:paraId="1B41B628" w14:textId="77777777" w:rsidTr="14D9C64B">
        <w:trPr>
          <w:trHeight w:val="300"/>
          <w:jc w:val="center"/>
        </w:trPr>
        <w:tc>
          <w:tcPr>
            <w:tcW w:w="3040" w:type="dxa"/>
            <w:shd w:val="clear" w:color="auto" w:fill="BDD6EE"/>
            <w:vAlign w:val="center"/>
          </w:tcPr>
          <w:p w14:paraId="56AEC90F" w14:textId="5C5B7F38" w:rsidR="007C7748" w:rsidRPr="007E60C8" w:rsidRDefault="007C7748" w:rsidP="14D9C64B">
            <w:pPr>
              <w:ind w:hanging="2"/>
              <w:rPr>
                <w:rFonts w:asciiTheme="majorHAnsi" w:hAnsiTheme="majorHAnsi" w:cstheme="majorBidi"/>
                <w:sz w:val="22"/>
                <w:szCs w:val="22"/>
              </w:rPr>
            </w:pPr>
            <w:bookmarkStart w:id="462" w:name="_Toc169507036"/>
            <w:bookmarkStart w:id="463" w:name="_Toc169508194"/>
            <w:r w:rsidRPr="007E60C8">
              <w:rPr>
                <w:rFonts w:asciiTheme="majorHAnsi" w:hAnsiTheme="majorHAnsi" w:cstheme="majorBidi"/>
                <w:sz w:val="22"/>
                <w:szCs w:val="22"/>
              </w:rPr>
              <w:t>Syllabus</w:t>
            </w:r>
            <w:bookmarkEnd w:id="462"/>
            <w:bookmarkEnd w:id="463"/>
          </w:p>
        </w:tc>
        <w:tc>
          <w:tcPr>
            <w:tcW w:w="6027" w:type="dxa"/>
            <w:shd w:val="clear" w:color="auto" w:fill="FFFFFF" w:themeFill="background1"/>
            <w:vAlign w:val="center"/>
          </w:tcPr>
          <w:p w14:paraId="69E2BB2B" w14:textId="77777777" w:rsidR="007C7748" w:rsidRPr="007E60C8" w:rsidRDefault="007C7748" w:rsidP="14D9C64B">
            <w:pPr>
              <w:ind w:hanging="2"/>
              <w:rPr>
                <w:rFonts w:asciiTheme="majorHAnsi" w:hAnsiTheme="majorHAnsi" w:cstheme="majorBidi"/>
                <w:sz w:val="22"/>
                <w:szCs w:val="22"/>
              </w:rPr>
            </w:pPr>
          </w:p>
        </w:tc>
      </w:tr>
    </w:tbl>
    <w:p w14:paraId="0BFD5E07" w14:textId="795DD453" w:rsidR="006F117A" w:rsidRPr="007E60C8" w:rsidRDefault="008D19AE" w:rsidP="00BC6927">
      <w:pPr>
        <w:ind w:hanging="2"/>
        <w:jc w:val="center"/>
        <w:rPr>
          <w:rFonts w:asciiTheme="majorHAnsi" w:hAnsiTheme="majorHAnsi" w:cstheme="majorHAnsi"/>
          <w:i/>
          <w:sz w:val="22"/>
          <w:szCs w:val="22"/>
        </w:rPr>
      </w:pPr>
      <w:bookmarkStart w:id="464" w:name="_Toc169507037"/>
      <w:bookmarkStart w:id="465" w:name="_Toc169508195"/>
      <w:r w:rsidRPr="007E60C8">
        <w:rPr>
          <w:rFonts w:asciiTheme="majorHAnsi" w:hAnsiTheme="majorHAnsi" w:cstheme="majorHAnsi"/>
          <w:sz w:val="22"/>
          <w:szCs w:val="22"/>
        </w:rPr>
        <w:t xml:space="preserve">Fuente. </w:t>
      </w:r>
      <w:r w:rsidR="00134126">
        <w:fldChar w:fldCharType="begin"/>
      </w:r>
      <w:r w:rsidR="00134126">
        <w:instrText xml:space="preserve"> HYPERLINK "https://autoevaluacionyacreditacion.udistrital.edu.co/sites/acreditacion/files/documentos/2021-07/AA-RC-Documento%20gu%C3%ADa%20Registro%20Calificado.pdf" \h </w:instrText>
      </w:r>
      <w:r w:rsidR="00134126">
        <w:fldChar w:fldCharType="separate"/>
      </w:r>
      <w:del w:id="466" w:author="RUBIANO SUAREZ ALISON KATHERINE" w:date="2024-12-02T14:37:00Z">
        <w:r w:rsidRPr="007E60C8" w:rsidDel="0003548D">
          <w:rPr>
            <w:rFonts w:asciiTheme="majorHAnsi" w:hAnsiTheme="majorHAnsi" w:cstheme="majorHAnsi"/>
            <w:i/>
            <w:sz w:val="22"/>
            <w:szCs w:val="22"/>
            <w:u w:val="single"/>
          </w:rPr>
          <w:delText xml:space="preserve">Guía para la elaboración del </w:delText>
        </w:r>
      </w:del>
      <w:ins w:id="467" w:author="RUBIANO SUAREZ ALISON KATHERINE" w:date="2024-12-02T14:37:00Z">
        <w:r w:rsidR="0003548D">
          <w:rPr>
            <w:rFonts w:asciiTheme="majorHAnsi" w:hAnsiTheme="majorHAnsi" w:cstheme="majorHAnsi"/>
            <w:i/>
            <w:sz w:val="22"/>
            <w:szCs w:val="22"/>
            <w:u w:val="single"/>
          </w:rPr>
          <w:t>D</w:t>
        </w:r>
      </w:ins>
      <w:del w:id="468" w:author="RUBIANO SUAREZ ALISON KATHERINE" w:date="2024-12-02T14:37:00Z">
        <w:r w:rsidRPr="007E60C8" w:rsidDel="0003548D">
          <w:rPr>
            <w:rFonts w:asciiTheme="majorHAnsi" w:hAnsiTheme="majorHAnsi" w:cstheme="majorHAnsi"/>
            <w:i/>
            <w:sz w:val="22"/>
            <w:szCs w:val="22"/>
            <w:u w:val="single"/>
          </w:rPr>
          <w:delText>d</w:delText>
        </w:r>
      </w:del>
      <w:r w:rsidRPr="007E60C8">
        <w:rPr>
          <w:rFonts w:asciiTheme="majorHAnsi" w:hAnsiTheme="majorHAnsi" w:cstheme="majorHAnsi"/>
          <w:i/>
          <w:sz w:val="22"/>
          <w:szCs w:val="22"/>
          <w:u w:val="single"/>
        </w:rPr>
        <w:t>ocumento maestro de Registro Calificado</w:t>
      </w:r>
      <w:r w:rsidR="00134126">
        <w:rPr>
          <w:rFonts w:asciiTheme="majorHAnsi" w:hAnsiTheme="majorHAnsi" w:cstheme="majorHAnsi"/>
          <w:i/>
          <w:sz w:val="22"/>
          <w:szCs w:val="22"/>
          <w:u w:val="single"/>
        </w:rPr>
        <w:fldChar w:fldCharType="end"/>
      </w:r>
      <w:del w:id="469" w:author="RUBIANO SUAREZ ALISON KATHERINE" w:date="2024-12-02T14:38:00Z">
        <w:r w:rsidRPr="007E60C8" w:rsidDel="0003548D">
          <w:rPr>
            <w:rFonts w:asciiTheme="majorHAnsi" w:hAnsiTheme="majorHAnsi" w:cstheme="majorHAnsi"/>
            <w:i/>
            <w:sz w:val="22"/>
            <w:szCs w:val="22"/>
          </w:rPr>
          <w:delText xml:space="preserve"> </w:delText>
        </w:r>
        <w:r w:rsidRPr="00E26F83" w:rsidDel="0003548D">
          <w:rPr>
            <w:rFonts w:asciiTheme="majorHAnsi" w:hAnsiTheme="majorHAnsi" w:cstheme="majorHAnsi"/>
            <w:i/>
            <w:sz w:val="22"/>
            <w:szCs w:val="22"/>
          </w:rPr>
          <w:delText>(p.</w:delText>
        </w:r>
        <w:r w:rsidRPr="007E60C8" w:rsidDel="0003548D">
          <w:rPr>
            <w:rFonts w:asciiTheme="majorHAnsi" w:hAnsiTheme="majorHAnsi" w:cstheme="majorHAnsi"/>
            <w:i/>
            <w:sz w:val="22"/>
            <w:szCs w:val="22"/>
          </w:rPr>
          <w:delText>26-27)</w:delText>
        </w:r>
      </w:del>
      <w:r w:rsidRPr="007E60C8">
        <w:rPr>
          <w:rFonts w:asciiTheme="majorHAnsi" w:hAnsiTheme="majorHAnsi" w:cstheme="majorHAnsi"/>
          <w:i/>
          <w:sz w:val="22"/>
          <w:szCs w:val="22"/>
        </w:rPr>
        <w:t>.</w:t>
      </w:r>
      <w:bookmarkEnd w:id="464"/>
      <w:bookmarkEnd w:id="465"/>
    </w:p>
    <w:p w14:paraId="7DFA3178" w14:textId="77777777" w:rsidR="006F117A" w:rsidRPr="007E60C8" w:rsidRDefault="006F117A">
      <w:pPr>
        <w:spacing w:after="200"/>
        <w:rPr>
          <w:rFonts w:asciiTheme="majorHAnsi" w:hAnsiTheme="majorHAnsi" w:cstheme="majorHAnsi"/>
          <w:i/>
          <w:sz w:val="22"/>
          <w:szCs w:val="22"/>
        </w:rPr>
      </w:pPr>
      <w:r w:rsidRPr="007E60C8">
        <w:rPr>
          <w:rFonts w:asciiTheme="majorHAnsi" w:hAnsiTheme="majorHAnsi" w:cstheme="majorHAnsi"/>
          <w:i/>
          <w:sz w:val="22"/>
          <w:szCs w:val="22"/>
        </w:rPr>
        <w:br w:type="page"/>
      </w:r>
    </w:p>
    <w:p w14:paraId="5D854253" w14:textId="2F75FE47" w:rsidR="00414595" w:rsidRPr="007E60C8" w:rsidRDefault="000C5214" w:rsidP="000C5214">
      <w:pPr>
        <w:pStyle w:val="Descripcin"/>
        <w:jc w:val="center"/>
        <w:rPr>
          <w:rFonts w:asciiTheme="majorHAnsi" w:eastAsia="Arial Narrow" w:hAnsiTheme="majorHAnsi" w:cstheme="majorHAnsi"/>
          <w:i w:val="0"/>
          <w:color w:val="auto"/>
          <w:sz w:val="22"/>
          <w:szCs w:val="22"/>
        </w:rPr>
      </w:pPr>
      <w:bookmarkStart w:id="470" w:name="_Toc169507039"/>
      <w:bookmarkStart w:id="471" w:name="_Toc169508197"/>
      <w:bookmarkStart w:id="472" w:name="_Toc170858926"/>
      <w:r w:rsidRPr="007E60C8">
        <w:rPr>
          <w:rFonts w:asciiTheme="majorHAnsi" w:hAnsiTheme="majorHAnsi"/>
          <w:color w:val="auto"/>
          <w:sz w:val="22"/>
          <w:szCs w:val="22"/>
        </w:rPr>
        <w:lastRenderedPageBreak/>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003A6EF0">
        <w:rPr>
          <w:rFonts w:asciiTheme="majorHAnsi" w:hAnsiTheme="majorHAnsi"/>
          <w:noProof/>
          <w:color w:val="auto"/>
          <w:sz w:val="22"/>
          <w:szCs w:val="22"/>
        </w:rPr>
        <w:t>2</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xml:space="preserve"> - Profundiza</w:t>
      </w:r>
      <w:r w:rsidR="00204B0C" w:rsidRPr="007E60C8">
        <w:rPr>
          <w:rFonts w:asciiTheme="majorHAnsi" w:eastAsia="Arial Narrow" w:hAnsiTheme="majorHAnsi" w:cstheme="majorHAnsi"/>
          <w:i w:val="0"/>
          <w:color w:val="auto"/>
          <w:sz w:val="22"/>
          <w:szCs w:val="22"/>
        </w:rPr>
        <w:t>c</w:t>
      </w:r>
      <w:r w:rsidR="00414595" w:rsidRPr="007E60C8">
        <w:rPr>
          <w:rFonts w:asciiTheme="majorHAnsi" w:eastAsia="Arial Narrow" w:hAnsiTheme="majorHAnsi" w:cstheme="majorHAnsi"/>
          <w:i w:val="0"/>
          <w:color w:val="auto"/>
          <w:sz w:val="22"/>
          <w:szCs w:val="22"/>
        </w:rPr>
        <w:t>ión</w:t>
      </w:r>
      <w:bookmarkEnd w:id="470"/>
      <w:bookmarkEnd w:id="471"/>
      <w:bookmarkEnd w:id="472"/>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972"/>
        <w:gridCol w:w="5954"/>
        <w:tblGridChange w:id="473">
          <w:tblGrid>
            <w:gridCol w:w="2972"/>
            <w:gridCol w:w="5954"/>
          </w:tblGrid>
        </w:tblGridChange>
      </w:tblGrid>
      <w:tr w:rsidR="003B6804" w:rsidRPr="007E60C8" w14:paraId="23F1423A" w14:textId="77777777" w:rsidTr="14D9C64B">
        <w:trPr>
          <w:trHeight w:val="300"/>
          <w:jc w:val="center"/>
        </w:trPr>
        <w:tc>
          <w:tcPr>
            <w:tcW w:w="2972" w:type="dxa"/>
            <w:shd w:val="clear" w:color="auto" w:fill="BDD6EE"/>
            <w:vAlign w:val="center"/>
          </w:tcPr>
          <w:p w14:paraId="1701F638" w14:textId="77777777" w:rsidR="0089603E" w:rsidRPr="007E60C8" w:rsidRDefault="0089603E" w:rsidP="14D9C64B">
            <w:pPr>
              <w:ind w:hanging="2"/>
              <w:rPr>
                <w:rFonts w:asciiTheme="majorHAnsi" w:hAnsiTheme="majorHAnsi" w:cstheme="majorBidi"/>
                <w:sz w:val="22"/>
                <w:szCs w:val="22"/>
              </w:rPr>
            </w:pPr>
            <w:bookmarkStart w:id="474" w:name="_Toc169507040"/>
            <w:bookmarkStart w:id="475" w:name="_Toc169508198"/>
            <w:bookmarkStart w:id="476" w:name="_Toc159939209"/>
            <w:r w:rsidRPr="007E60C8">
              <w:rPr>
                <w:rFonts w:asciiTheme="majorHAnsi" w:hAnsiTheme="majorHAnsi" w:cstheme="majorBidi"/>
                <w:sz w:val="22"/>
                <w:szCs w:val="22"/>
              </w:rPr>
              <w:t>Estado del Programa</w:t>
            </w:r>
            <w:bookmarkEnd w:id="474"/>
            <w:bookmarkEnd w:id="475"/>
          </w:p>
        </w:tc>
        <w:tc>
          <w:tcPr>
            <w:tcW w:w="5954" w:type="dxa"/>
            <w:shd w:val="clear" w:color="auto" w:fill="FFFFFF" w:themeFill="background1"/>
            <w:vAlign w:val="center"/>
          </w:tcPr>
          <w:p w14:paraId="414F8D6C" w14:textId="5CE9424E" w:rsidR="0089603E" w:rsidRPr="007E60C8" w:rsidRDefault="06288098" w:rsidP="14D9C64B">
            <w:pPr>
              <w:ind w:hanging="2"/>
              <w:rPr>
                <w:rFonts w:asciiTheme="majorHAnsi" w:hAnsiTheme="majorHAnsi" w:cstheme="majorBidi"/>
                <w:sz w:val="22"/>
                <w:szCs w:val="22"/>
              </w:rPr>
            </w:pPr>
            <w:bookmarkStart w:id="477" w:name="_Toc169507041"/>
            <w:bookmarkStart w:id="478" w:name="_Toc169508199"/>
            <w:r w:rsidRPr="007E60C8">
              <w:rPr>
                <w:rFonts w:asciiTheme="majorHAnsi" w:hAnsiTheme="majorHAnsi" w:cstheme="majorBidi"/>
                <w:sz w:val="22"/>
                <w:szCs w:val="22"/>
              </w:rPr>
              <w:t>ACTIVO</w:t>
            </w:r>
            <w:bookmarkEnd w:id="477"/>
            <w:bookmarkEnd w:id="478"/>
          </w:p>
        </w:tc>
      </w:tr>
      <w:tr w:rsidR="003B6804" w:rsidRPr="007E60C8" w14:paraId="65C3FE73" w14:textId="77777777" w:rsidTr="14D9C64B">
        <w:trPr>
          <w:trHeight w:val="420"/>
          <w:jc w:val="center"/>
        </w:trPr>
        <w:tc>
          <w:tcPr>
            <w:tcW w:w="2972" w:type="dxa"/>
            <w:shd w:val="clear" w:color="auto" w:fill="BDD6EE"/>
            <w:vAlign w:val="center"/>
          </w:tcPr>
          <w:p w14:paraId="79866450" w14:textId="2CB57C65" w:rsidR="0089603E" w:rsidRPr="007E60C8" w:rsidRDefault="0089603E" w:rsidP="14D9C64B">
            <w:pPr>
              <w:ind w:hanging="2"/>
              <w:rPr>
                <w:rFonts w:asciiTheme="majorHAnsi" w:hAnsiTheme="majorHAnsi" w:cstheme="majorBidi"/>
                <w:sz w:val="22"/>
                <w:szCs w:val="22"/>
              </w:rPr>
            </w:pPr>
            <w:bookmarkStart w:id="479" w:name="_Toc169507042"/>
            <w:bookmarkStart w:id="480" w:name="_Toc169508200"/>
            <w:r w:rsidRPr="007E60C8">
              <w:rPr>
                <w:rFonts w:asciiTheme="majorHAnsi" w:hAnsiTheme="majorHAnsi" w:cstheme="majorBidi"/>
                <w:sz w:val="22"/>
                <w:szCs w:val="22"/>
              </w:rPr>
              <w:t>Institución*</w:t>
            </w:r>
            <w:bookmarkEnd w:id="479"/>
            <w:bookmarkEnd w:id="480"/>
          </w:p>
        </w:tc>
        <w:tc>
          <w:tcPr>
            <w:tcW w:w="5954" w:type="dxa"/>
            <w:shd w:val="clear" w:color="auto" w:fill="FFFFFF" w:themeFill="background1"/>
            <w:vAlign w:val="center"/>
          </w:tcPr>
          <w:p w14:paraId="33C34893" w14:textId="77777777" w:rsidR="0089603E" w:rsidRPr="007E60C8" w:rsidRDefault="0089603E" w:rsidP="14D9C64B">
            <w:pPr>
              <w:ind w:hanging="2"/>
              <w:rPr>
                <w:rFonts w:asciiTheme="majorHAnsi" w:hAnsiTheme="majorHAnsi" w:cstheme="majorBidi"/>
                <w:sz w:val="22"/>
                <w:szCs w:val="22"/>
              </w:rPr>
            </w:pPr>
            <w:bookmarkStart w:id="481" w:name="_Toc169507043"/>
            <w:bookmarkStart w:id="482" w:name="_Toc169508201"/>
            <w:r w:rsidRPr="007E60C8">
              <w:rPr>
                <w:rFonts w:asciiTheme="majorHAnsi" w:hAnsiTheme="majorHAnsi" w:cstheme="majorBidi"/>
                <w:sz w:val="22"/>
                <w:szCs w:val="22"/>
              </w:rPr>
              <w:t>UNIVERSIDAD DISTRITAL FRANCISCO JOSÉ DE CALDAS</w:t>
            </w:r>
            <w:bookmarkEnd w:id="481"/>
            <w:bookmarkEnd w:id="482"/>
          </w:p>
        </w:tc>
      </w:tr>
      <w:tr w:rsidR="003B6804" w:rsidRPr="007E60C8" w14:paraId="2566BC9D" w14:textId="77777777" w:rsidTr="14D9C64B">
        <w:trPr>
          <w:trHeight w:val="300"/>
          <w:jc w:val="center"/>
        </w:trPr>
        <w:tc>
          <w:tcPr>
            <w:tcW w:w="2972" w:type="dxa"/>
            <w:shd w:val="clear" w:color="auto" w:fill="BDD6EE"/>
            <w:vAlign w:val="center"/>
          </w:tcPr>
          <w:p w14:paraId="2B0573D2" w14:textId="693C890E" w:rsidR="0089603E" w:rsidRPr="007E60C8" w:rsidRDefault="0089603E" w:rsidP="14D9C64B">
            <w:pPr>
              <w:ind w:hanging="2"/>
              <w:rPr>
                <w:rFonts w:asciiTheme="majorHAnsi" w:hAnsiTheme="majorHAnsi" w:cstheme="majorBidi"/>
                <w:sz w:val="22"/>
                <w:szCs w:val="22"/>
              </w:rPr>
            </w:pPr>
            <w:bookmarkStart w:id="483" w:name="_Toc169507044"/>
            <w:bookmarkStart w:id="484" w:name="_Toc169508202"/>
            <w:r w:rsidRPr="007E60C8">
              <w:rPr>
                <w:rFonts w:asciiTheme="majorHAnsi" w:hAnsiTheme="majorHAnsi" w:cstheme="majorBidi"/>
                <w:sz w:val="22"/>
                <w:szCs w:val="22"/>
              </w:rPr>
              <w:t>Nombre del programa*</w:t>
            </w:r>
            <w:bookmarkEnd w:id="483"/>
            <w:bookmarkEnd w:id="484"/>
          </w:p>
        </w:tc>
        <w:tc>
          <w:tcPr>
            <w:tcW w:w="5954" w:type="dxa"/>
            <w:shd w:val="clear" w:color="auto" w:fill="FFFFFF" w:themeFill="background1"/>
            <w:vAlign w:val="center"/>
          </w:tcPr>
          <w:p w14:paraId="0B39044D" w14:textId="2384A6D2" w:rsidR="0089603E" w:rsidRPr="007E60C8" w:rsidRDefault="7184AB8F" w:rsidP="14D9C64B">
            <w:pPr>
              <w:ind w:hanging="2"/>
              <w:rPr>
                <w:rFonts w:asciiTheme="majorHAnsi" w:hAnsiTheme="majorHAnsi" w:cstheme="majorBidi"/>
                <w:sz w:val="22"/>
                <w:szCs w:val="22"/>
              </w:rPr>
            </w:pPr>
            <w:bookmarkStart w:id="485" w:name="_Toc169507045"/>
            <w:bookmarkStart w:id="486" w:name="_Toc169508203"/>
            <w:r w:rsidRPr="007E60C8">
              <w:rPr>
                <w:rFonts w:asciiTheme="majorHAnsi" w:hAnsiTheme="majorHAnsi" w:cstheme="majorBidi"/>
                <w:sz w:val="22"/>
                <w:szCs w:val="22"/>
              </w:rPr>
              <w:t>MAESTRÍA EN CIENCIAS DE LA INFORMACIÓN Y LAS COMUNICACIONES EN PROFUNDIZACIÓN</w:t>
            </w:r>
            <w:bookmarkEnd w:id="485"/>
            <w:bookmarkEnd w:id="486"/>
          </w:p>
        </w:tc>
      </w:tr>
      <w:tr w:rsidR="003B6804" w:rsidRPr="007E60C8" w14:paraId="5D043935" w14:textId="77777777" w:rsidTr="14D9C64B">
        <w:trPr>
          <w:trHeight w:val="300"/>
          <w:jc w:val="center"/>
        </w:trPr>
        <w:tc>
          <w:tcPr>
            <w:tcW w:w="2972" w:type="dxa"/>
            <w:shd w:val="clear" w:color="auto" w:fill="BDD6EE"/>
            <w:vAlign w:val="center"/>
          </w:tcPr>
          <w:p w14:paraId="715EA72D" w14:textId="641B93A2" w:rsidR="0089603E" w:rsidRPr="007E60C8" w:rsidRDefault="0089603E" w:rsidP="14D9C64B">
            <w:pPr>
              <w:ind w:hanging="2"/>
              <w:rPr>
                <w:rFonts w:asciiTheme="majorHAnsi" w:hAnsiTheme="majorHAnsi" w:cstheme="majorBidi"/>
                <w:sz w:val="22"/>
                <w:szCs w:val="22"/>
              </w:rPr>
            </w:pPr>
            <w:bookmarkStart w:id="487" w:name="_Toc169507046"/>
            <w:bookmarkStart w:id="488" w:name="_Toc169508204"/>
            <w:r w:rsidRPr="007E60C8">
              <w:rPr>
                <w:rFonts w:asciiTheme="majorHAnsi" w:hAnsiTheme="majorHAnsi" w:cstheme="majorBidi"/>
                <w:sz w:val="22"/>
                <w:szCs w:val="22"/>
              </w:rPr>
              <w:t>Título que otorga*</w:t>
            </w:r>
            <w:bookmarkEnd w:id="487"/>
            <w:bookmarkEnd w:id="488"/>
          </w:p>
        </w:tc>
        <w:tc>
          <w:tcPr>
            <w:tcW w:w="5954" w:type="dxa"/>
            <w:shd w:val="clear" w:color="auto" w:fill="FFFFFF" w:themeFill="background1"/>
            <w:vAlign w:val="center"/>
          </w:tcPr>
          <w:p w14:paraId="574068E0" w14:textId="77777777" w:rsidR="0089603E" w:rsidRPr="007E60C8" w:rsidRDefault="0089603E" w:rsidP="14D9C64B">
            <w:pPr>
              <w:ind w:hanging="2"/>
              <w:rPr>
                <w:rFonts w:asciiTheme="majorHAnsi" w:hAnsiTheme="majorHAnsi" w:cstheme="majorBidi"/>
                <w:sz w:val="22"/>
                <w:szCs w:val="22"/>
              </w:rPr>
            </w:pPr>
            <w:bookmarkStart w:id="489" w:name="_Toc169507047"/>
            <w:bookmarkStart w:id="490" w:name="_Toc169508205"/>
            <w:r w:rsidRPr="007E60C8">
              <w:rPr>
                <w:rFonts w:asciiTheme="majorHAnsi" w:hAnsiTheme="majorHAnsi" w:cstheme="majorBidi"/>
                <w:sz w:val="22"/>
                <w:szCs w:val="22"/>
              </w:rPr>
              <w:t>MAGISTER EN CIENCIAS DE LA INFORMACIÓN Y LAS COMUNICACIONES</w:t>
            </w:r>
            <w:bookmarkEnd w:id="489"/>
            <w:bookmarkEnd w:id="490"/>
          </w:p>
        </w:tc>
      </w:tr>
      <w:tr w:rsidR="003B6804" w:rsidRPr="007E60C8" w14:paraId="417343E5" w14:textId="77777777" w:rsidTr="14D9C64B">
        <w:trPr>
          <w:trHeight w:val="300"/>
          <w:jc w:val="center"/>
        </w:trPr>
        <w:tc>
          <w:tcPr>
            <w:tcW w:w="2972" w:type="dxa"/>
            <w:shd w:val="clear" w:color="auto" w:fill="BDD6EE"/>
            <w:vAlign w:val="center"/>
          </w:tcPr>
          <w:p w14:paraId="06138C4F" w14:textId="54FDE952" w:rsidR="0089603E" w:rsidRPr="007E60C8" w:rsidRDefault="0089603E" w:rsidP="14D9C64B">
            <w:pPr>
              <w:ind w:hanging="2"/>
              <w:rPr>
                <w:rFonts w:asciiTheme="majorHAnsi" w:hAnsiTheme="majorHAnsi" w:cstheme="majorBidi"/>
                <w:sz w:val="22"/>
                <w:szCs w:val="22"/>
              </w:rPr>
            </w:pPr>
            <w:bookmarkStart w:id="491" w:name="_Toc169507048"/>
            <w:bookmarkStart w:id="492" w:name="_Toc169508206"/>
            <w:r w:rsidRPr="007E60C8">
              <w:rPr>
                <w:rFonts w:asciiTheme="majorHAnsi" w:hAnsiTheme="majorHAnsi" w:cstheme="majorBidi"/>
                <w:sz w:val="22"/>
                <w:szCs w:val="22"/>
              </w:rPr>
              <w:t>Ubicación del programa*</w:t>
            </w:r>
            <w:bookmarkEnd w:id="491"/>
            <w:bookmarkEnd w:id="492"/>
          </w:p>
        </w:tc>
        <w:tc>
          <w:tcPr>
            <w:tcW w:w="5954" w:type="dxa"/>
            <w:shd w:val="clear" w:color="auto" w:fill="FFFFFF" w:themeFill="background1"/>
            <w:vAlign w:val="center"/>
          </w:tcPr>
          <w:p w14:paraId="36FA7550" w14:textId="77777777" w:rsidR="0089603E" w:rsidRPr="007E60C8" w:rsidRDefault="0089603E" w:rsidP="14D9C64B">
            <w:pPr>
              <w:ind w:hanging="2"/>
              <w:rPr>
                <w:rFonts w:asciiTheme="majorHAnsi" w:hAnsiTheme="majorHAnsi" w:cstheme="majorBidi"/>
                <w:sz w:val="22"/>
                <w:szCs w:val="22"/>
              </w:rPr>
            </w:pPr>
            <w:bookmarkStart w:id="493" w:name="_Toc169507049"/>
            <w:bookmarkStart w:id="494" w:name="_Toc169508207"/>
            <w:r w:rsidRPr="007E60C8">
              <w:rPr>
                <w:rFonts w:asciiTheme="majorHAnsi" w:hAnsiTheme="majorHAnsi" w:cstheme="majorBidi"/>
                <w:sz w:val="22"/>
                <w:szCs w:val="22"/>
              </w:rPr>
              <w:t>Sede Administrativa - 9 Piso Cra. 7 N° 40 – 53</w:t>
            </w:r>
            <w:bookmarkEnd w:id="493"/>
            <w:bookmarkEnd w:id="494"/>
          </w:p>
        </w:tc>
      </w:tr>
      <w:tr w:rsidR="003B6804" w:rsidRPr="007E60C8" w14:paraId="10E7C520" w14:textId="77777777" w:rsidTr="14D9C64B">
        <w:trPr>
          <w:trHeight w:val="300"/>
          <w:jc w:val="center"/>
        </w:trPr>
        <w:tc>
          <w:tcPr>
            <w:tcW w:w="2972" w:type="dxa"/>
            <w:shd w:val="clear" w:color="auto" w:fill="BDD6EE"/>
            <w:vAlign w:val="center"/>
          </w:tcPr>
          <w:p w14:paraId="7E008D1E" w14:textId="0A0CADF0" w:rsidR="0089603E" w:rsidRPr="007E60C8" w:rsidRDefault="0089603E" w:rsidP="14D9C64B">
            <w:pPr>
              <w:ind w:hanging="2"/>
              <w:rPr>
                <w:rFonts w:asciiTheme="majorHAnsi" w:hAnsiTheme="majorHAnsi" w:cstheme="majorBidi"/>
                <w:sz w:val="22"/>
                <w:szCs w:val="22"/>
              </w:rPr>
            </w:pPr>
            <w:bookmarkStart w:id="495" w:name="_Toc169507050"/>
            <w:bookmarkStart w:id="496" w:name="_Toc169508208"/>
            <w:r w:rsidRPr="007E60C8">
              <w:rPr>
                <w:rFonts w:asciiTheme="majorHAnsi" w:hAnsiTheme="majorHAnsi" w:cstheme="majorBidi"/>
                <w:sz w:val="22"/>
                <w:szCs w:val="22"/>
              </w:rPr>
              <w:t>Extensión de un programa acreditado</w:t>
            </w:r>
            <w:bookmarkEnd w:id="495"/>
            <w:bookmarkEnd w:id="496"/>
          </w:p>
        </w:tc>
        <w:tc>
          <w:tcPr>
            <w:tcW w:w="5954" w:type="dxa"/>
            <w:shd w:val="clear" w:color="auto" w:fill="FFFFFF" w:themeFill="background1"/>
            <w:vAlign w:val="center"/>
          </w:tcPr>
          <w:p w14:paraId="7632AB6F" w14:textId="225659EA" w:rsidR="0089603E" w:rsidRPr="007E60C8" w:rsidRDefault="00414595" w:rsidP="14D9C64B">
            <w:pPr>
              <w:ind w:hanging="2"/>
              <w:rPr>
                <w:rFonts w:asciiTheme="majorHAnsi" w:hAnsiTheme="majorHAnsi" w:cstheme="majorBidi"/>
                <w:sz w:val="22"/>
                <w:szCs w:val="22"/>
              </w:rPr>
            </w:pPr>
            <w:bookmarkStart w:id="497" w:name="_Toc169507051"/>
            <w:bookmarkStart w:id="498" w:name="_Toc169508209"/>
            <w:r w:rsidRPr="007E60C8">
              <w:rPr>
                <w:rFonts w:asciiTheme="majorHAnsi" w:hAnsiTheme="majorHAnsi" w:cstheme="majorBidi"/>
                <w:sz w:val="22"/>
                <w:szCs w:val="22"/>
              </w:rPr>
              <w:t>N/A</w:t>
            </w:r>
            <w:bookmarkEnd w:id="497"/>
            <w:bookmarkEnd w:id="498"/>
          </w:p>
        </w:tc>
      </w:tr>
      <w:tr w:rsidR="003B6804" w:rsidRPr="007E60C8" w14:paraId="1CBFEEDD" w14:textId="77777777" w:rsidTr="14D9C64B">
        <w:trPr>
          <w:trHeight w:val="300"/>
          <w:jc w:val="center"/>
        </w:trPr>
        <w:tc>
          <w:tcPr>
            <w:tcW w:w="2972" w:type="dxa"/>
            <w:shd w:val="clear" w:color="auto" w:fill="BDD6EE"/>
            <w:vAlign w:val="center"/>
          </w:tcPr>
          <w:p w14:paraId="26822395" w14:textId="73879DEB" w:rsidR="0089603E" w:rsidRPr="007E60C8" w:rsidRDefault="0089603E" w:rsidP="14D9C64B">
            <w:pPr>
              <w:ind w:hanging="2"/>
              <w:rPr>
                <w:rFonts w:asciiTheme="majorHAnsi" w:hAnsiTheme="majorHAnsi" w:cstheme="majorBidi"/>
                <w:sz w:val="22"/>
                <w:szCs w:val="22"/>
              </w:rPr>
            </w:pPr>
            <w:bookmarkStart w:id="499" w:name="_Toc169507052"/>
            <w:bookmarkStart w:id="500" w:name="_Toc169508210"/>
            <w:r w:rsidRPr="007E60C8">
              <w:rPr>
                <w:rFonts w:asciiTheme="majorHAnsi" w:hAnsiTheme="majorHAnsi" w:cstheme="majorBidi"/>
                <w:sz w:val="22"/>
                <w:szCs w:val="22"/>
              </w:rPr>
              <w:t>Institución Acreditada</w:t>
            </w:r>
            <w:bookmarkEnd w:id="499"/>
            <w:bookmarkEnd w:id="500"/>
          </w:p>
        </w:tc>
        <w:tc>
          <w:tcPr>
            <w:tcW w:w="5954" w:type="dxa"/>
            <w:shd w:val="clear" w:color="auto" w:fill="FFFFFF" w:themeFill="background1"/>
            <w:vAlign w:val="center"/>
          </w:tcPr>
          <w:p w14:paraId="699BE57D" w14:textId="3918C8F7" w:rsidR="0089603E" w:rsidRPr="007E60C8" w:rsidRDefault="782B0E71" w:rsidP="14D9C64B">
            <w:pPr>
              <w:ind w:hanging="2"/>
              <w:rPr>
                <w:rFonts w:asciiTheme="majorHAnsi" w:hAnsiTheme="majorHAnsi" w:cstheme="majorBidi"/>
                <w:sz w:val="22"/>
                <w:szCs w:val="22"/>
              </w:rPr>
            </w:pPr>
            <w:r w:rsidRPr="00A83A02">
              <w:rPr>
                <w:rFonts w:asciiTheme="majorHAnsi" w:hAnsiTheme="majorHAnsi" w:cstheme="majorBidi"/>
                <w:sz w:val="22"/>
                <w:szCs w:val="22"/>
              </w:rPr>
              <w:t xml:space="preserve">Acreditación Institucional de Alta Calidad - </w:t>
            </w:r>
            <w:hyperlink r:id="rId25" w:history="1">
              <w:r w:rsidRPr="00A83A02">
                <w:rPr>
                  <w:rStyle w:val="Hipervnculo"/>
                  <w:rFonts w:asciiTheme="majorHAnsi" w:hAnsiTheme="majorHAnsi" w:cstheme="majorBidi"/>
                  <w:position w:val="0"/>
                  <w:sz w:val="22"/>
                  <w:szCs w:val="22"/>
                </w:rPr>
                <w:t>Resolución N° 023653 del 10 de diciembre del 2021</w:t>
              </w:r>
            </w:hyperlink>
          </w:p>
        </w:tc>
      </w:tr>
      <w:tr w:rsidR="003B6804" w:rsidRPr="007E60C8" w14:paraId="1B1FE8C1" w14:textId="77777777" w:rsidTr="14D9C64B">
        <w:trPr>
          <w:trHeight w:val="300"/>
          <w:jc w:val="center"/>
        </w:trPr>
        <w:tc>
          <w:tcPr>
            <w:tcW w:w="2972" w:type="dxa"/>
            <w:shd w:val="clear" w:color="auto" w:fill="BDD6EE"/>
            <w:vAlign w:val="center"/>
          </w:tcPr>
          <w:p w14:paraId="0A3B50D5" w14:textId="3FCFDA3E" w:rsidR="0089603E" w:rsidRPr="007E60C8" w:rsidRDefault="0089603E" w:rsidP="14D9C64B">
            <w:pPr>
              <w:ind w:hanging="2"/>
              <w:rPr>
                <w:rFonts w:asciiTheme="majorHAnsi" w:hAnsiTheme="majorHAnsi" w:cstheme="majorBidi"/>
                <w:sz w:val="22"/>
                <w:szCs w:val="22"/>
              </w:rPr>
            </w:pPr>
            <w:bookmarkStart w:id="501" w:name="_Toc169507054"/>
            <w:bookmarkStart w:id="502" w:name="_Toc169508212"/>
            <w:r w:rsidRPr="007E60C8">
              <w:rPr>
                <w:rFonts w:asciiTheme="majorHAnsi" w:hAnsiTheme="majorHAnsi" w:cstheme="majorBidi"/>
                <w:sz w:val="22"/>
                <w:szCs w:val="22"/>
              </w:rPr>
              <w:t>Nivel del Programa*</w:t>
            </w:r>
            <w:bookmarkEnd w:id="501"/>
            <w:bookmarkEnd w:id="502"/>
          </w:p>
        </w:tc>
        <w:tc>
          <w:tcPr>
            <w:tcW w:w="5954" w:type="dxa"/>
            <w:shd w:val="clear" w:color="auto" w:fill="FFFFFF" w:themeFill="background1"/>
            <w:vAlign w:val="center"/>
          </w:tcPr>
          <w:p w14:paraId="2098A5DE" w14:textId="77777777" w:rsidR="0089603E" w:rsidRPr="007E60C8" w:rsidRDefault="0089603E" w:rsidP="14D9C64B">
            <w:pPr>
              <w:ind w:hanging="2"/>
              <w:rPr>
                <w:rFonts w:asciiTheme="majorHAnsi" w:hAnsiTheme="majorHAnsi" w:cstheme="majorBidi"/>
                <w:sz w:val="22"/>
                <w:szCs w:val="22"/>
              </w:rPr>
            </w:pPr>
            <w:bookmarkStart w:id="503" w:name="_Toc169507055"/>
            <w:bookmarkStart w:id="504" w:name="_Toc169508213"/>
            <w:r w:rsidRPr="007E60C8">
              <w:rPr>
                <w:rFonts w:asciiTheme="majorHAnsi" w:hAnsiTheme="majorHAnsi" w:cstheme="majorBidi"/>
                <w:sz w:val="22"/>
                <w:szCs w:val="22"/>
              </w:rPr>
              <w:t>Maestría</w:t>
            </w:r>
            <w:bookmarkEnd w:id="503"/>
            <w:bookmarkEnd w:id="504"/>
          </w:p>
        </w:tc>
      </w:tr>
      <w:tr w:rsidR="003B6804" w:rsidRPr="007E60C8" w14:paraId="60D03836" w14:textId="77777777" w:rsidTr="14D9C64B">
        <w:trPr>
          <w:trHeight w:val="300"/>
          <w:jc w:val="center"/>
        </w:trPr>
        <w:tc>
          <w:tcPr>
            <w:tcW w:w="2972" w:type="dxa"/>
            <w:shd w:val="clear" w:color="auto" w:fill="BDD6EE"/>
            <w:vAlign w:val="center"/>
          </w:tcPr>
          <w:p w14:paraId="3230E2F2" w14:textId="4FDE993A" w:rsidR="0089603E" w:rsidRPr="007E60C8" w:rsidRDefault="0089603E" w:rsidP="14D9C64B">
            <w:pPr>
              <w:ind w:hanging="2"/>
              <w:rPr>
                <w:rFonts w:asciiTheme="majorHAnsi" w:hAnsiTheme="majorHAnsi" w:cstheme="majorBidi"/>
                <w:sz w:val="22"/>
                <w:szCs w:val="22"/>
              </w:rPr>
            </w:pPr>
            <w:bookmarkStart w:id="505" w:name="_Toc169507056"/>
            <w:bookmarkStart w:id="506" w:name="_Toc169508214"/>
            <w:r w:rsidRPr="007E60C8">
              <w:rPr>
                <w:rFonts w:asciiTheme="majorHAnsi" w:hAnsiTheme="majorHAnsi" w:cstheme="majorBidi"/>
                <w:sz w:val="22"/>
                <w:szCs w:val="22"/>
              </w:rPr>
              <w:t>Norma Interna de Creación*</w:t>
            </w:r>
            <w:bookmarkEnd w:id="505"/>
            <w:bookmarkEnd w:id="506"/>
          </w:p>
        </w:tc>
        <w:bookmarkStart w:id="507" w:name="_Toc169507057"/>
        <w:bookmarkStart w:id="508" w:name="_Toc169508215"/>
        <w:tc>
          <w:tcPr>
            <w:tcW w:w="5954" w:type="dxa"/>
            <w:shd w:val="clear" w:color="auto" w:fill="FFFFFF" w:themeFill="background1"/>
            <w:vAlign w:val="center"/>
          </w:tcPr>
          <w:p w14:paraId="187F258C" w14:textId="0A1B885A" w:rsidR="0089603E" w:rsidRPr="007E60C8" w:rsidRDefault="00A83A02" w:rsidP="14D9C64B">
            <w:pPr>
              <w:ind w:hanging="2"/>
              <w:rPr>
                <w:rFonts w:asciiTheme="majorHAnsi" w:hAnsiTheme="majorHAnsi" w:cstheme="majorBidi"/>
                <w:sz w:val="22"/>
                <w:szCs w:val="22"/>
              </w:rPr>
            </w:pPr>
            <w:r w:rsidRPr="00A83A02">
              <w:rPr>
                <w:rFonts w:asciiTheme="majorHAnsi" w:eastAsia="Arial" w:hAnsiTheme="majorHAnsi" w:cstheme="majorBidi"/>
                <w:sz w:val="22"/>
                <w:szCs w:val="22"/>
              </w:rPr>
              <w:fldChar w:fldCharType="begin"/>
            </w:r>
            <w:r w:rsidRPr="00A83A02">
              <w:rPr>
                <w:rFonts w:asciiTheme="majorHAnsi" w:eastAsia="Arial" w:hAnsiTheme="majorHAnsi" w:cstheme="majorBidi"/>
                <w:sz w:val="22"/>
                <w:szCs w:val="22"/>
              </w:rPr>
              <w:instrText xml:space="preserve"> HYPERLINK "https://sgral.udistrital.edu.co/xdata/csu/acu_2021-005.pdf" </w:instrText>
            </w:r>
            <w:r w:rsidRPr="00A83A02">
              <w:rPr>
                <w:rFonts w:asciiTheme="majorHAnsi" w:eastAsia="Arial" w:hAnsiTheme="majorHAnsi" w:cstheme="majorBidi"/>
                <w:sz w:val="22"/>
                <w:szCs w:val="22"/>
              </w:rPr>
              <w:fldChar w:fldCharType="separate"/>
            </w:r>
            <w:r w:rsidR="7184AB8F" w:rsidRPr="00A83A02">
              <w:rPr>
                <w:rStyle w:val="Hipervnculo"/>
                <w:rFonts w:asciiTheme="majorHAnsi" w:eastAsia="Arial" w:hAnsiTheme="majorHAnsi" w:cstheme="majorBidi"/>
                <w:position w:val="0"/>
                <w:sz w:val="22"/>
                <w:szCs w:val="22"/>
              </w:rPr>
              <w:t>Acuerdo 005 del 24 de noviembre de 2021 - Consejo Superior Universitario</w:t>
            </w:r>
            <w:bookmarkEnd w:id="507"/>
            <w:bookmarkEnd w:id="508"/>
            <w:r w:rsidRPr="00A83A02">
              <w:rPr>
                <w:rFonts w:asciiTheme="majorHAnsi" w:eastAsia="Arial" w:hAnsiTheme="majorHAnsi" w:cstheme="majorBidi"/>
                <w:sz w:val="22"/>
                <w:szCs w:val="22"/>
              </w:rPr>
              <w:fldChar w:fldCharType="end"/>
            </w:r>
          </w:p>
        </w:tc>
      </w:tr>
      <w:tr w:rsidR="003B6804" w:rsidRPr="007E60C8" w14:paraId="75930B98" w14:textId="77777777" w:rsidTr="14D9C64B">
        <w:trPr>
          <w:trHeight w:val="300"/>
          <w:jc w:val="center"/>
        </w:trPr>
        <w:tc>
          <w:tcPr>
            <w:tcW w:w="2972" w:type="dxa"/>
            <w:shd w:val="clear" w:color="auto" w:fill="BDD6EE"/>
            <w:vAlign w:val="center"/>
          </w:tcPr>
          <w:p w14:paraId="2F094CFB" w14:textId="604431B1" w:rsidR="0089603E" w:rsidRPr="007E60C8" w:rsidRDefault="0089603E" w:rsidP="14D9C64B">
            <w:pPr>
              <w:ind w:hanging="2"/>
              <w:rPr>
                <w:rFonts w:asciiTheme="majorHAnsi" w:hAnsiTheme="majorHAnsi" w:cstheme="majorBidi"/>
                <w:sz w:val="22"/>
                <w:szCs w:val="22"/>
              </w:rPr>
            </w:pPr>
            <w:bookmarkStart w:id="509" w:name="_Toc169507058"/>
            <w:bookmarkStart w:id="510" w:name="_Toc169508216"/>
            <w:r w:rsidRPr="007E60C8">
              <w:rPr>
                <w:rFonts w:asciiTheme="majorHAnsi" w:hAnsiTheme="majorHAnsi" w:cstheme="majorBidi"/>
                <w:sz w:val="22"/>
                <w:szCs w:val="22"/>
              </w:rPr>
              <w:t>Número de la norma*</w:t>
            </w:r>
            <w:bookmarkEnd w:id="509"/>
            <w:bookmarkEnd w:id="510"/>
          </w:p>
        </w:tc>
        <w:tc>
          <w:tcPr>
            <w:tcW w:w="5954" w:type="dxa"/>
            <w:shd w:val="clear" w:color="auto" w:fill="FFFFFF" w:themeFill="background1"/>
            <w:vAlign w:val="center"/>
          </w:tcPr>
          <w:p w14:paraId="12DAF91A" w14:textId="53901DF8" w:rsidR="0089603E" w:rsidRPr="007E60C8" w:rsidRDefault="7184AB8F" w:rsidP="14D9C64B">
            <w:pPr>
              <w:ind w:hanging="2"/>
              <w:rPr>
                <w:rFonts w:asciiTheme="majorHAnsi" w:hAnsiTheme="majorHAnsi" w:cstheme="majorBidi"/>
                <w:sz w:val="22"/>
                <w:szCs w:val="22"/>
              </w:rPr>
            </w:pPr>
            <w:bookmarkStart w:id="511" w:name="_Toc169507059"/>
            <w:bookmarkStart w:id="512" w:name="_Toc169508217"/>
            <w:r w:rsidRPr="007E60C8">
              <w:rPr>
                <w:rFonts w:asciiTheme="majorHAnsi" w:hAnsiTheme="majorHAnsi" w:cstheme="majorBidi"/>
                <w:sz w:val="22"/>
                <w:szCs w:val="22"/>
              </w:rPr>
              <w:t>005</w:t>
            </w:r>
            <w:bookmarkEnd w:id="511"/>
            <w:bookmarkEnd w:id="512"/>
          </w:p>
        </w:tc>
      </w:tr>
      <w:tr w:rsidR="003B6804" w:rsidRPr="007E60C8" w14:paraId="28360ACC" w14:textId="77777777" w:rsidTr="14D9C64B">
        <w:trPr>
          <w:trHeight w:val="300"/>
          <w:jc w:val="center"/>
        </w:trPr>
        <w:tc>
          <w:tcPr>
            <w:tcW w:w="2972" w:type="dxa"/>
            <w:shd w:val="clear" w:color="auto" w:fill="BDD6EE"/>
            <w:vAlign w:val="center"/>
          </w:tcPr>
          <w:p w14:paraId="2530CC6B" w14:textId="5A0E3E35" w:rsidR="0089603E" w:rsidRPr="007E60C8" w:rsidRDefault="0089603E" w:rsidP="14D9C64B">
            <w:pPr>
              <w:ind w:hanging="2"/>
              <w:rPr>
                <w:rFonts w:asciiTheme="majorHAnsi" w:hAnsiTheme="majorHAnsi" w:cstheme="majorBidi"/>
                <w:sz w:val="22"/>
                <w:szCs w:val="22"/>
              </w:rPr>
            </w:pPr>
            <w:bookmarkStart w:id="513" w:name="_Toc169507060"/>
            <w:bookmarkStart w:id="514" w:name="_Toc169508218"/>
            <w:r w:rsidRPr="007E60C8">
              <w:rPr>
                <w:rFonts w:asciiTheme="majorHAnsi" w:hAnsiTheme="majorHAnsi" w:cstheme="majorBidi"/>
                <w:sz w:val="22"/>
                <w:szCs w:val="22"/>
              </w:rPr>
              <w:t>Fecha de la norma*</w:t>
            </w:r>
            <w:bookmarkEnd w:id="513"/>
            <w:bookmarkEnd w:id="514"/>
          </w:p>
        </w:tc>
        <w:tc>
          <w:tcPr>
            <w:tcW w:w="5954" w:type="dxa"/>
            <w:shd w:val="clear" w:color="auto" w:fill="FFFFFF" w:themeFill="background1"/>
            <w:vAlign w:val="center"/>
          </w:tcPr>
          <w:p w14:paraId="5C1EE4A2" w14:textId="56E1DA00" w:rsidR="0089603E" w:rsidRPr="007E60C8" w:rsidRDefault="7184AB8F" w:rsidP="14D9C64B">
            <w:pPr>
              <w:ind w:hanging="2"/>
              <w:rPr>
                <w:rFonts w:asciiTheme="majorHAnsi" w:hAnsiTheme="majorHAnsi" w:cstheme="majorBidi"/>
                <w:sz w:val="22"/>
                <w:szCs w:val="22"/>
              </w:rPr>
            </w:pPr>
            <w:bookmarkStart w:id="515" w:name="_Toc169507061"/>
            <w:bookmarkStart w:id="516" w:name="_Toc169508219"/>
            <w:r w:rsidRPr="007E60C8">
              <w:rPr>
                <w:rFonts w:asciiTheme="majorHAnsi" w:eastAsia="Arial" w:hAnsiTheme="majorHAnsi" w:cstheme="majorBidi"/>
                <w:sz w:val="22"/>
                <w:szCs w:val="22"/>
              </w:rPr>
              <w:t>24 de noviembre de 2021</w:t>
            </w:r>
            <w:bookmarkEnd w:id="515"/>
            <w:bookmarkEnd w:id="516"/>
          </w:p>
        </w:tc>
      </w:tr>
      <w:tr w:rsidR="003B6804" w:rsidRPr="007E60C8" w14:paraId="0D38B6E0" w14:textId="77777777" w:rsidTr="14D9C64B">
        <w:trPr>
          <w:trHeight w:val="300"/>
          <w:jc w:val="center"/>
        </w:trPr>
        <w:tc>
          <w:tcPr>
            <w:tcW w:w="2972" w:type="dxa"/>
            <w:shd w:val="clear" w:color="auto" w:fill="BDD6EE"/>
            <w:vAlign w:val="center"/>
          </w:tcPr>
          <w:p w14:paraId="3C48F5D2" w14:textId="2B82618D" w:rsidR="0089603E" w:rsidRPr="007E60C8" w:rsidRDefault="0089603E" w:rsidP="14D9C64B">
            <w:pPr>
              <w:ind w:hanging="2"/>
              <w:rPr>
                <w:rFonts w:asciiTheme="majorHAnsi" w:hAnsiTheme="majorHAnsi" w:cstheme="majorBidi"/>
                <w:sz w:val="22"/>
                <w:szCs w:val="22"/>
              </w:rPr>
            </w:pPr>
            <w:bookmarkStart w:id="517" w:name="_Toc169507062"/>
            <w:bookmarkStart w:id="518" w:name="_Toc169508220"/>
            <w:r w:rsidRPr="007E60C8">
              <w:rPr>
                <w:rFonts w:asciiTheme="majorHAnsi" w:hAnsiTheme="majorHAnsi" w:cstheme="majorBidi"/>
                <w:sz w:val="22"/>
                <w:szCs w:val="22"/>
              </w:rPr>
              <w:t>Instancia que expide la norma*</w:t>
            </w:r>
            <w:bookmarkEnd w:id="517"/>
            <w:bookmarkEnd w:id="518"/>
          </w:p>
        </w:tc>
        <w:tc>
          <w:tcPr>
            <w:tcW w:w="5954" w:type="dxa"/>
            <w:shd w:val="clear" w:color="auto" w:fill="FFFFFF" w:themeFill="background1"/>
            <w:vAlign w:val="center"/>
          </w:tcPr>
          <w:p w14:paraId="560B5E97" w14:textId="7F1CEAE9" w:rsidR="0089603E" w:rsidRPr="007E60C8" w:rsidRDefault="7184AB8F" w:rsidP="14D9C64B">
            <w:pPr>
              <w:ind w:hanging="2"/>
              <w:rPr>
                <w:rFonts w:asciiTheme="majorHAnsi" w:hAnsiTheme="majorHAnsi" w:cstheme="majorBidi"/>
                <w:sz w:val="22"/>
                <w:szCs w:val="22"/>
              </w:rPr>
            </w:pPr>
            <w:bookmarkStart w:id="519" w:name="_Toc169507063"/>
            <w:bookmarkStart w:id="520" w:name="_Toc169508221"/>
            <w:r w:rsidRPr="007E60C8">
              <w:rPr>
                <w:rFonts w:asciiTheme="majorHAnsi" w:hAnsiTheme="majorHAnsi" w:cstheme="majorBidi"/>
                <w:sz w:val="22"/>
                <w:szCs w:val="22"/>
              </w:rPr>
              <w:t>CSU</w:t>
            </w:r>
            <w:bookmarkEnd w:id="519"/>
            <w:bookmarkEnd w:id="520"/>
          </w:p>
        </w:tc>
      </w:tr>
      <w:tr w:rsidR="003B6804" w:rsidRPr="007E60C8" w14:paraId="70C62B18" w14:textId="77777777" w:rsidTr="14D9C64B">
        <w:trPr>
          <w:trHeight w:val="300"/>
          <w:jc w:val="center"/>
        </w:trPr>
        <w:tc>
          <w:tcPr>
            <w:tcW w:w="2972" w:type="dxa"/>
            <w:shd w:val="clear" w:color="auto" w:fill="BDD6EE"/>
            <w:vAlign w:val="center"/>
          </w:tcPr>
          <w:p w14:paraId="53CC780E" w14:textId="34AFB44D" w:rsidR="0089603E" w:rsidRPr="007E60C8" w:rsidRDefault="0089603E" w:rsidP="14D9C64B">
            <w:pPr>
              <w:ind w:hanging="2"/>
              <w:rPr>
                <w:rFonts w:asciiTheme="majorHAnsi" w:hAnsiTheme="majorHAnsi" w:cstheme="majorBidi"/>
                <w:sz w:val="22"/>
                <w:szCs w:val="22"/>
              </w:rPr>
            </w:pPr>
            <w:bookmarkStart w:id="521" w:name="_Toc169507064"/>
            <w:bookmarkStart w:id="522" w:name="_Toc169508222"/>
            <w:r w:rsidRPr="007E60C8">
              <w:rPr>
                <w:rFonts w:asciiTheme="majorHAnsi" w:hAnsiTheme="majorHAnsi" w:cstheme="majorBidi"/>
                <w:sz w:val="22"/>
                <w:szCs w:val="22"/>
              </w:rPr>
              <w:t>Modalidad*</w:t>
            </w:r>
            <w:bookmarkEnd w:id="521"/>
            <w:bookmarkEnd w:id="522"/>
          </w:p>
        </w:tc>
        <w:tc>
          <w:tcPr>
            <w:tcW w:w="5954" w:type="dxa"/>
            <w:shd w:val="clear" w:color="auto" w:fill="FFFFFF" w:themeFill="background1"/>
            <w:vAlign w:val="center"/>
          </w:tcPr>
          <w:p w14:paraId="66269244" w14:textId="77777777" w:rsidR="0089603E" w:rsidRPr="007E60C8" w:rsidRDefault="0089603E" w:rsidP="14D9C64B">
            <w:pPr>
              <w:ind w:hanging="2"/>
              <w:rPr>
                <w:rFonts w:asciiTheme="majorHAnsi" w:hAnsiTheme="majorHAnsi" w:cstheme="majorBidi"/>
                <w:sz w:val="22"/>
                <w:szCs w:val="22"/>
              </w:rPr>
            </w:pPr>
            <w:bookmarkStart w:id="523" w:name="_Toc169507065"/>
            <w:bookmarkStart w:id="524" w:name="_Toc169508223"/>
            <w:r w:rsidRPr="007E60C8">
              <w:rPr>
                <w:rFonts w:asciiTheme="majorHAnsi" w:hAnsiTheme="majorHAnsi" w:cstheme="majorBidi"/>
                <w:sz w:val="22"/>
                <w:szCs w:val="22"/>
              </w:rPr>
              <w:t>Presencial</w:t>
            </w:r>
            <w:bookmarkEnd w:id="523"/>
            <w:bookmarkEnd w:id="524"/>
          </w:p>
        </w:tc>
      </w:tr>
      <w:tr w:rsidR="003B6804" w:rsidRPr="007E60C8" w14:paraId="1D66674C" w14:textId="77777777" w:rsidTr="14D9C64B">
        <w:trPr>
          <w:trHeight w:val="300"/>
          <w:jc w:val="center"/>
        </w:trPr>
        <w:tc>
          <w:tcPr>
            <w:tcW w:w="2972" w:type="dxa"/>
            <w:shd w:val="clear" w:color="auto" w:fill="BDD6EE"/>
            <w:vAlign w:val="center"/>
          </w:tcPr>
          <w:p w14:paraId="7D70233D" w14:textId="2C53B3A4" w:rsidR="0089603E" w:rsidRPr="007E60C8" w:rsidRDefault="0089603E" w:rsidP="14D9C64B">
            <w:pPr>
              <w:ind w:hanging="2"/>
              <w:rPr>
                <w:rFonts w:asciiTheme="majorHAnsi" w:hAnsiTheme="majorHAnsi" w:cstheme="majorBidi"/>
                <w:sz w:val="22"/>
                <w:szCs w:val="22"/>
              </w:rPr>
            </w:pPr>
            <w:bookmarkStart w:id="525" w:name="_Toc169507066"/>
            <w:bookmarkStart w:id="526" w:name="_Toc169508224"/>
            <w:r w:rsidRPr="007E60C8">
              <w:rPr>
                <w:rFonts w:asciiTheme="majorHAnsi" w:hAnsiTheme="majorHAnsi" w:cstheme="majorBidi"/>
                <w:sz w:val="22"/>
                <w:szCs w:val="22"/>
              </w:rPr>
              <w:t>Componente*</w:t>
            </w:r>
            <w:bookmarkEnd w:id="525"/>
            <w:bookmarkEnd w:id="526"/>
          </w:p>
        </w:tc>
        <w:tc>
          <w:tcPr>
            <w:tcW w:w="5954" w:type="dxa"/>
            <w:shd w:val="clear" w:color="auto" w:fill="FFFFFF" w:themeFill="background1"/>
            <w:vAlign w:val="center"/>
          </w:tcPr>
          <w:p w14:paraId="5204CE2D" w14:textId="77777777" w:rsidR="0089603E" w:rsidRPr="007E60C8" w:rsidRDefault="0089603E" w:rsidP="14D9C64B">
            <w:pPr>
              <w:ind w:hanging="2"/>
              <w:rPr>
                <w:rFonts w:asciiTheme="majorHAnsi" w:hAnsiTheme="majorHAnsi" w:cstheme="majorBidi"/>
                <w:sz w:val="22"/>
                <w:szCs w:val="22"/>
              </w:rPr>
            </w:pPr>
            <w:bookmarkStart w:id="527" w:name="_Toc169507067"/>
            <w:bookmarkStart w:id="528" w:name="_Toc169508225"/>
            <w:r w:rsidRPr="007E60C8">
              <w:rPr>
                <w:rFonts w:asciiTheme="majorHAnsi" w:hAnsiTheme="majorHAnsi" w:cstheme="majorBidi"/>
                <w:sz w:val="22"/>
                <w:szCs w:val="22"/>
              </w:rPr>
              <w:t>PROFUNDIZACIÓN</w:t>
            </w:r>
            <w:bookmarkEnd w:id="527"/>
            <w:bookmarkEnd w:id="528"/>
          </w:p>
        </w:tc>
      </w:tr>
      <w:tr w:rsidR="00DE61CD" w:rsidRPr="007E60C8" w14:paraId="51660FF5" w14:textId="77777777" w:rsidTr="14D9C64B">
        <w:trPr>
          <w:trHeight w:val="300"/>
          <w:jc w:val="center"/>
        </w:trPr>
        <w:tc>
          <w:tcPr>
            <w:tcW w:w="2972" w:type="dxa"/>
            <w:shd w:val="clear" w:color="auto" w:fill="BDD6EE"/>
            <w:vAlign w:val="center"/>
          </w:tcPr>
          <w:p w14:paraId="7C958501" w14:textId="6BBF683B" w:rsidR="00DE61CD" w:rsidRPr="007E60C8" w:rsidRDefault="00DE61CD" w:rsidP="00DE61CD">
            <w:pPr>
              <w:ind w:hanging="2"/>
              <w:rPr>
                <w:rFonts w:asciiTheme="majorHAnsi" w:hAnsiTheme="majorHAnsi" w:cstheme="majorBidi"/>
                <w:sz w:val="22"/>
                <w:szCs w:val="22"/>
              </w:rPr>
            </w:pPr>
            <w:bookmarkStart w:id="529" w:name="_Toc169507068"/>
            <w:bookmarkStart w:id="530" w:name="_Toc169508226"/>
            <w:r w:rsidRPr="007E60C8">
              <w:rPr>
                <w:rFonts w:asciiTheme="majorHAnsi" w:hAnsiTheme="majorHAnsi" w:cstheme="majorBidi"/>
                <w:sz w:val="22"/>
                <w:szCs w:val="22"/>
              </w:rPr>
              <w:t>Porcentaje de inclusión Tecnológica</w:t>
            </w:r>
            <w:bookmarkEnd w:id="529"/>
            <w:bookmarkEnd w:id="530"/>
          </w:p>
        </w:tc>
        <w:tc>
          <w:tcPr>
            <w:tcW w:w="5954" w:type="dxa"/>
            <w:shd w:val="clear" w:color="auto" w:fill="FFFFFF" w:themeFill="background1"/>
            <w:vAlign w:val="center"/>
          </w:tcPr>
          <w:p w14:paraId="0F1C72A0" w14:textId="14171DB2" w:rsidR="00DE61CD" w:rsidRPr="00DE61CD" w:rsidRDefault="00DE61CD" w:rsidP="00DE61CD">
            <w:pPr>
              <w:ind w:hanging="2"/>
              <w:rPr>
                <w:rFonts w:asciiTheme="majorHAnsi" w:hAnsiTheme="majorHAnsi" w:cstheme="majorBidi"/>
                <w:sz w:val="22"/>
                <w:szCs w:val="22"/>
                <w:rPrChange w:id="531" w:author="RUBIANO SUAREZ ALISON KATHERINE" w:date="2024-12-04T10:24:00Z">
                  <w:rPr>
                    <w:rFonts w:asciiTheme="majorHAnsi" w:hAnsiTheme="majorHAnsi" w:cstheme="majorBidi"/>
                    <w:sz w:val="22"/>
                    <w:szCs w:val="22"/>
                  </w:rPr>
                </w:rPrChange>
              </w:rPr>
            </w:pPr>
            <w:bookmarkStart w:id="532" w:name="_Toc169507069"/>
            <w:bookmarkStart w:id="533" w:name="_Toc169508227"/>
            <w:ins w:id="534" w:author="RUBIANO SUAREZ ALISON KATHERINE" w:date="2024-12-04T10:24:00Z">
              <w:r w:rsidRPr="00DE61CD">
                <w:rPr>
                  <w:rFonts w:asciiTheme="majorHAnsi" w:hAnsiTheme="majorHAnsi" w:cstheme="majorBidi"/>
                  <w:sz w:val="22"/>
                  <w:szCs w:val="22"/>
                  <w:rPrChange w:id="535" w:author="RUBIANO SUAREZ ALISON KATHERINE" w:date="2024-12-04T10:24:00Z">
                    <w:rPr>
                      <w:rFonts w:asciiTheme="majorHAnsi" w:hAnsiTheme="majorHAnsi" w:cstheme="majorBidi"/>
                      <w:sz w:val="22"/>
                      <w:szCs w:val="22"/>
                    </w:rPr>
                  </w:rPrChange>
                </w:rPr>
                <w:t>40%</w:t>
              </w:r>
            </w:ins>
            <w:del w:id="536" w:author="RUBIANO SUAREZ ALISON KATHERINE" w:date="2024-12-02T12:27:00Z">
              <w:r w:rsidRPr="00DE61CD" w:rsidDel="00EE5C2B">
                <w:rPr>
                  <w:rFonts w:asciiTheme="majorHAnsi" w:hAnsiTheme="majorHAnsi" w:cstheme="majorBidi"/>
                  <w:sz w:val="22"/>
                  <w:szCs w:val="22"/>
                  <w:rPrChange w:id="537" w:author="RUBIANO SUAREZ ALISON KATHERINE" w:date="2024-12-04T10:24:00Z">
                    <w:rPr>
                      <w:rFonts w:asciiTheme="majorHAnsi" w:hAnsiTheme="majorHAnsi" w:cstheme="majorBidi"/>
                      <w:sz w:val="22"/>
                      <w:szCs w:val="22"/>
                    </w:rPr>
                  </w:rPrChange>
                </w:rPr>
                <w:delText>30%</w:delText>
              </w:r>
            </w:del>
            <w:bookmarkEnd w:id="532"/>
            <w:bookmarkEnd w:id="533"/>
          </w:p>
        </w:tc>
      </w:tr>
      <w:tr w:rsidR="00DE61CD" w:rsidRPr="007E60C8" w14:paraId="0B220CEE" w14:textId="77777777" w:rsidTr="14D9C64B">
        <w:trPr>
          <w:trHeight w:val="300"/>
          <w:jc w:val="center"/>
        </w:trPr>
        <w:tc>
          <w:tcPr>
            <w:tcW w:w="2972" w:type="dxa"/>
            <w:shd w:val="clear" w:color="auto" w:fill="BDD6EE"/>
            <w:vAlign w:val="center"/>
          </w:tcPr>
          <w:p w14:paraId="537F0DCF" w14:textId="2F641EA7" w:rsidR="00DE61CD" w:rsidRPr="007E60C8" w:rsidRDefault="00DE61CD" w:rsidP="00DE61CD">
            <w:pPr>
              <w:ind w:hanging="2"/>
              <w:rPr>
                <w:rFonts w:asciiTheme="majorHAnsi" w:hAnsiTheme="majorHAnsi" w:cstheme="majorBidi"/>
                <w:sz w:val="22"/>
                <w:szCs w:val="22"/>
              </w:rPr>
            </w:pPr>
            <w:bookmarkStart w:id="538" w:name="_Toc169507070"/>
            <w:bookmarkStart w:id="539" w:name="_Toc169508228"/>
            <w:r w:rsidRPr="007E60C8">
              <w:rPr>
                <w:rFonts w:asciiTheme="majorHAnsi" w:hAnsiTheme="majorHAnsi" w:cstheme="majorBidi"/>
                <w:sz w:val="22"/>
                <w:szCs w:val="22"/>
              </w:rPr>
              <w:t>Ciclos propedéuticos</w:t>
            </w:r>
            <w:bookmarkEnd w:id="538"/>
            <w:bookmarkEnd w:id="539"/>
          </w:p>
        </w:tc>
        <w:tc>
          <w:tcPr>
            <w:tcW w:w="5954" w:type="dxa"/>
            <w:shd w:val="clear" w:color="auto" w:fill="FFFFFF" w:themeFill="background1"/>
            <w:vAlign w:val="center"/>
          </w:tcPr>
          <w:p w14:paraId="4C4195F1" w14:textId="4BC70963" w:rsidR="00DE61CD" w:rsidRPr="00DE61CD" w:rsidRDefault="00DE61CD" w:rsidP="00DE61CD">
            <w:pPr>
              <w:ind w:hanging="2"/>
              <w:rPr>
                <w:rFonts w:asciiTheme="majorHAnsi" w:hAnsiTheme="majorHAnsi" w:cstheme="majorBidi"/>
                <w:sz w:val="22"/>
                <w:szCs w:val="22"/>
                <w:rPrChange w:id="540" w:author="RUBIANO SUAREZ ALISON KATHERINE" w:date="2024-12-04T10:24:00Z">
                  <w:rPr>
                    <w:rFonts w:asciiTheme="majorHAnsi" w:hAnsiTheme="majorHAnsi" w:cstheme="majorBidi"/>
                    <w:sz w:val="22"/>
                    <w:szCs w:val="22"/>
                  </w:rPr>
                </w:rPrChange>
              </w:rPr>
            </w:pPr>
            <w:bookmarkStart w:id="541" w:name="_Toc169507071"/>
            <w:bookmarkStart w:id="542" w:name="_Toc169508229"/>
            <w:ins w:id="543" w:author="RUBIANO SUAREZ ALISON KATHERINE" w:date="2024-12-04T10:24:00Z">
              <w:r w:rsidRPr="00DE61CD">
                <w:rPr>
                  <w:rFonts w:asciiTheme="majorHAnsi" w:hAnsiTheme="majorHAnsi" w:cstheme="majorBidi"/>
                  <w:sz w:val="22"/>
                  <w:szCs w:val="22"/>
                  <w:rPrChange w:id="544" w:author="RUBIANO SUAREZ ALISON KATHERINE" w:date="2024-12-04T10:24:00Z">
                    <w:rPr>
                      <w:rFonts w:asciiTheme="majorHAnsi" w:hAnsiTheme="majorHAnsi" w:cstheme="majorBidi"/>
                      <w:sz w:val="22"/>
                      <w:szCs w:val="22"/>
                    </w:rPr>
                  </w:rPrChange>
                </w:rPr>
                <w:t>N/A</w:t>
              </w:r>
            </w:ins>
            <w:del w:id="545" w:author="RUBIANO SUAREZ ALISON KATHERINE" w:date="2024-12-02T12:27:00Z">
              <w:r w:rsidRPr="00DE61CD" w:rsidDel="00EE5C2B">
                <w:rPr>
                  <w:rFonts w:asciiTheme="majorHAnsi" w:hAnsiTheme="majorHAnsi" w:cstheme="majorBidi"/>
                  <w:sz w:val="22"/>
                  <w:szCs w:val="22"/>
                  <w:rPrChange w:id="546" w:author="RUBIANO SUAREZ ALISON KATHERINE" w:date="2024-12-04T10:24:00Z">
                    <w:rPr>
                      <w:rFonts w:asciiTheme="majorHAnsi" w:hAnsiTheme="majorHAnsi" w:cstheme="majorBidi"/>
                      <w:sz w:val="22"/>
                      <w:szCs w:val="22"/>
                    </w:rPr>
                  </w:rPrChange>
                </w:rPr>
                <w:delText>N/A</w:delText>
              </w:r>
            </w:del>
            <w:bookmarkEnd w:id="541"/>
            <w:bookmarkEnd w:id="542"/>
          </w:p>
        </w:tc>
      </w:tr>
      <w:tr w:rsidR="00DE61CD" w:rsidRPr="007E60C8" w14:paraId="02B5E689" w14:textId="77777777" w:rsidTr="00EE5C2B">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547" w:author="RUBIANO SUAREZ ALISON KATHERINE" w:date="2024-12-02T12:27:00Z">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548" w:author="RUBIANO SUAREZ ALISON KATHERINE" w:date="2024-12-02T12:27:00Z">
            <w:trPr>
              <w:trHeight w:val="300"/>
              <w:jc w:val="center"/>
            </w:trPr>
          </w:trPrChange>
        </w:trPr>
        <w:tc>
          <w:tcPr>
            <w:tcW w:w="2972" w:type="dxa"/>
            <w:shd w:val="clear" w:color="auto" w:fill="BDD6EE"/>
            <w:vAlign w:val="center"/>
            <w:tcPrChange w:id="549" w:author="RUBIANO SUAREZ ALISON KATHERINE" w:date="2024-12-02T12:27:00Z">
              <w:tcPr>
                <w:tcW w:w="2972" w:type="dxa"/>
                <w:shd w:val="clear" w:color="auto" w:fill="BDD6EE"/>
                <w:vAlign w:val="center"/>
              </w:tcPr>
            </w:tcPrChange>
          </w:tcPr>
          <w:p w14:paraId="3456B9CA" w14:textId="7F710EF9" w:rsidR="00DE61CD" w:rsidRPr="007E60C8" w:rsidRDefault="00DE61CD" w:rsidP="00DE61CD">
            <w:pPr>
              <w:ind w:hanging="2"/>
              <w:rPr>
                <w:rFonts w:asciiTheme="majorHAnsi" w:hAnsiTheme="majorHAnsi" w:cstheme="majorBidi"/>
                <w:sz w:val="22"/>
                <w:szCs w:val="22"/>
              </w:rPr>
            </w:pPr>
            <w:bookmarkStart w:id="550" w:name="_Toc169507072"/>
            <w:bookmarkStart w:id="551" w:name="_Toc169508230"/>
            <w:r w:rsidRPr="007E60C8">
              <w:rPr>
                <w:rFonts w:asciiTheme="majorHAnsi" w:hAnsiTheme="majorHAnsi" w:cstheme="majorBidi"/>
                <w:sz w:val="22"/>
                <w:szCs w:val="22"/>
              </w:rPr>
              <w:t>Campo Amplio*</w:t>
            </w:r>
            <w:bookmarkEnd w:id="550"/>
            <w:bookmarkEnd w:id="551"/>
          </w:p>
        </w:tc>
        <w:tc>
          <w:tcPr>
            <w:tcW w:w="5954" w:type="dxa"/>
            <w:shd w:val="clear" w:color="auto" w:fill="FFFFFF" w:themeFill="background1"/>
            <w:tcPrChange w:id="552" w:author="RUBIANO SUAREZ ALISON KATHERINE" w:date="2024-12-02T12:27:00Z">
              <w:tcPr>
                <w:tcW w:w="5954" w:type="dxa"/>
                <w:shd w:val="clear" w:color="auto" w:fill="FFFFFF" w:themeFill="background1"/>
                <w:vAlign w:val="center"/>
              </w:tcPr>
            </w:tcPrChange>
          </w:tcPr>
          <w:p w14:paraId="7E223E1D" w14:textId="36986619" w:rsidR="00DE61CD" w:rsidRPr="00DE61CD" w:rsidRDefault="00DE61CD" w:rsidP="00DE61CD">
            <w:pPr>
              <w:ind w:hanging="2"/>
              <w:rPr>
                <w:rFonts w:asciiTheme="majorHAnsi" w:hAnsiTheme="majorHAnsi" w:cstheme="majorBidi"/>
                <w:sz w:val="22"/>
                <w:szCs w:val="22"/>
                <w:rPrChange w:id="553" w:author="RUBIANO SUAREZ ALISON KATHERINE" w:date="2024-12-04T10:24:00Z">
                  <w:rPr>
                    <w:rFonts w:asciiTheme="majorHAnsi" w:hAnsiTheme="majorHAnsi" w:cstheme="majorBidi"/>
                    <w:sz w:val="22"/>
                    <w:szCs w:val="22"/>
                  </w:rPr>
                </w:rPrChange>
              </w:rPr>
            </w:pPr>
            <w:bookmarkStart w:id="554" w:name="_Toc169507073"/>
            <w:bookmarkStart w:id="555" w:name="_Toc169508231"/>
            <w:ins w:id="556" w:author="RUBIANO SUAREZ ALISON KATHERINE" w:date="2024-12-04T10:24:00Z">
              <w:r w:rsidRPr="00DE61CD">
                <w:rPr>
                  <w:rFonts w:ascii="Arial Narrow" w:eastAsia="Arial Narrow" w:hAnsi="Arial Narrow" w:cs="Arial Narrow"/>
                  <w:rPrChange w:id="557" w:author="RUBIANO SUAREZ ALISON KATHERINE" w:date="2024-12-04T10:24:00Z">
                    <w:rPr>
                      <w:rFonts w:ascii="Arial Narrow" w:eastAsia="Arial Narrow" w:hAnsi="Arial Narrow" w:cs="Arial Narrow"/>
                      <w:highlight w:val="yellow"/>
                    </w:rPr>
                  </w:rPrChange>
                </w:rPr>
                <w:t>Tecnologías de la Información y la Comunicación (TIC)</w:t>
              </w:r>
            </w:ins>
            <w:del w:id="558" w:author="RUBIANO SUAREZ ALISON KATHERINE" w:date="2024-12-02T12:27:00Z">
              <w:r w:rsidRPr="00DE61CD" w:rsidDel="00EE5C2B">
                <w:rPr>
                  <w:rFonts w:asciiTheme="majorHAnsi" w:hAnsiTheme="majorHAnsi" w:cstheme="majorBidi"/>
                  <w:sz w:val="22"/>
                  <w:szCs w:val="22"/>
                  <w:rPrChange w:id="559" w:author="RUBIANO SUAREZ ALISON KATHERINE" w:date="2024-12-04T10:24:00Z">
                    <w:rPr>
                      <w:rFonts w:asciiTheme="majorHAnsi" w:hAnsiTheme="majorHAnsi" w:cstheme="majorBidi"/>
                      <w:sz w:val="22"/>
                      <w:szCs w:val="22"/>
                    </w:rPr>
                  </w:rPrChange>
                </w:rPr>
                <w:delText>Ingeniería, Arquitectura, Urbanismo y Afines</w:delText>
              </w:r>
            </w:del>
            <w:bookmarkEnd w:id="554"/>
            <w:bookmarkEnd w:id="555"/>
          </w:p>
        </w:tc>
      </w:tr>
      <w:tr w:rsidR="00DE61CD" w:rsidRPr="007E60C8" w14:paraId="30CC5346" w14:textId="77777777" w:rsidTr="00EE5C2B">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560" w:author="RUBIANO SUAREZ ALISON KATHERINE" w:date="2024-12-02T12:27:00Z">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561" w:author="RUBIANO SUAREZ ALISON KATHERINE" w:date="2024-12-02T12:27:00Z">
            <w:trPr>
              <w:trHeight w:val="300"/>
              <w:jc w:val="center"/>
            </w:trPr>
          </w:trPrChange>
        </w:trPr>
        <w:tc>
          <w:tcPr>
            <w:tcW w:w="2972" w:type="dxa"/>
            <w:shd w:val="clear" w:color="auto" w:fill="BDD6EE"/>
            <w:vAlign w:val="center"/>
            <w:tcPrChange w:id="562" w:author="RUBIANO SUAREZ ALISON KATHERINE" w:date="2024-12-02T12:27:00Z">
              <w:tcPr>
                <w:tcW w:w="2972" w:type="dxa"/>
                <w:shd w:val="clear" w:color="auto" w:fill="BDD6EE"/>
                <w:vAlign w:val="center"/>
              </w:tcPr>
            </w:tcPrChange>
          </w:tcPr>
          <w:p w14:paraId="1759BCF6" w14:textId="15BC72E3" w:rsidR="00DE61CD" w:rsidRPr="007E60C8" w:rsidRDefault="00DE61CD" w:rsidP="00DE61CD">
            <w:pPr>
              <w:ind w:hanging="2"/>
              <w:rPr>
                <w:rFonts w:asciiTheme="majorHAnsi" w:hAnsiTheme="majorHAnsi" w:cstheme="majorBidi"/>
                <w:sz w:val="22"/>
                <w:szCs w:val="22"/>
              </w:rPr>
            </w:pPr>
            <w:bookmarkStart w:id="563" w:name="_Toc169507074"/>
            <w:bookmarkStart w:id="564" w:name="_Toc169508232"/>
            <w:r w:rsidRPr="007E60C8">
              <w:rPr>
                <w:rFonts w:asciiTheme="majorHAnsi" w:hAnsiTheme="majorHAnsi" w:cstheme="majorBidi"/>
                <w:sz w:val="22"/>
                <w:szCs w:val="22"/>
              </w:rPr>
              <w:t>Campo Específico*</w:t>
            </w:r>
            <w:bookmarkEnd w:id="563"/>
            <w:bookmarkEnd w:id="564"/>
          </w:p>
        </w:tc>
        <w:tc>
          <w:tcPr>
            <w:tcW w:w="5954" w:type="dxa"/>
            <w:shd w:val="clear" w:color="auto" w:fill="FFFFFF" w:themeFill="background1"/>
            <w:tcPrChange w:id="565" w:author="RUBIANO SUAREZ ALISON KATHERINE" w:date="2024-12-02T12:27:00Z">
              <w:tcPr>
                <w:tcW w:w="5954" w:type="dxa"/>
                <w:shd w:val="clear" w:color="auto" w:fill="FFFFFF" w:themeFill="background1"/>
                <w:vAlign w:val="center"/>
              </w:tcPr>
            </w:tcPrChange>
          </w:tcPr>
          <w:p w14:paraId="68B2DCC5" w14:textId="5F6D580C" w:rsidR="00DE61CD" w:rsidRPr="00DE61CD" w:rsidRDefault="00DE61CD" w:rsidP="00DE61CD">
            <w:pPr>
              <w:ind w:hanging="2"/>
              <w:rPr>
                <w:rFonts w:asciiTheme="majorHAnsi" w:hAnsiTheme="majorHAnsi" w:cstheme="majorBidi"/>
                <w:sz w:val="22"/>
                <w:szCs w:val="22"/>
                <w:rPrChange w:id="566" w:author="RUBIANO SUAREZ ALISON KATHERINE" w:date="2024-12-04T10:24:00Z">
                  <w:rPr>
                    <w:rFonts w:asciiTheme="majorHAnsi" w:hAnsiTheme="majorHAnsi" w:cstheme="majorBidi"/>
                    <w:sz w:val="22"/>
                    <w:szCs w:val="22"/>
                  </w:rPr>
                </w:rPrChange>
              </w:rPr>
            </w:pPr>
            <w:bookmarkStart w:id="567" w:name="_Toc169507075"/>
            <w:bookmarkStart w:id="568" w:name="_Toc169508233"/>
            <w:ins w:id="569" w:author="RUBIANO SUAREZ ALISON KATHERINE" w:date="2024-12-04T10:24:00Z">
              <w:r w:rsidRPr="00DE61CD">
                <w:rPr>
                  <w:rFonts w:ascii="Arial Narrow" w:eastAsia="Arial Narrow" w:hAnsi="Arial Narrow" w:cs="Arial Narrow"/>
                  <w:rPrChange w:id="570" w:author="RUBIANO SUAREZ ALISON KATHERINE" w:date="2024-12-04T10:24:00Z">
                    <w:rPr>
                      <w:rFonts w:ascii="Arial Narrow" w:eastAsia="Arial Narrow" w:hAnsi="Arial Narrow" w:cs="Arial Narrow"/>
                      <w:highlight w:val="yellow"/>
                    </w:rPr>
                  </w:rPrChange>
                </w:rPr>
                <w:t>Tecnologías de la Información y la Comunicación (TIC)</w:t>
              </w:r>
            </w:ins>
            <w:del w:id="571" w:author="RUBIANO SUAREZ ALISON KATHERINE" w:date="2024-12-02T12:27:00Z">
              <w:r w:rsidRPr="00DE61CD" w:rsidDel="00EE5C2B">
                <w:rPr>
                  <w:rFonts w:asciiTheme="majorHAnsi" w:hAnsiTheme="majorHAnsi" w:cstheme="majorBidi"/>
                  <w:sz w:val="22"/>
                  <w:szCs w:val="22"/>
                  <w:rPrChange w:id="572" w:author="RUBIANO SUAREZ ALISON KATHERINE" w:date="2024-12-04T10:24:00Z">
                    <w:rPr>
                      <w:rFonts w:asciiTheme="majorHAnsi" w:hAnsiTheme="majorHAnsi" w:cstheme="majorBidi"/>
                      <w:sz w:val="22"/>
                      <w:szCs w:val="22"/>
                    </w:rPr>
                  </w:rPrChange>
                </w:rPr>
                <w:delText>Ingeniería de Sistemas, Electrónica, Eléctrica, Catastral, Forestal, Topográfica, Ambiental, Civil o Carreras Afines.</w:delText>
              </w:r>
            </w:del>
            <w:bookmarkEnd w:id="567"/>
            <w:bookmarkEnd w:id="568"/>
          </w:p>
        </w:tc>
      </w:tr>
      <w:tr w:rsidR="00DE61CD" w:rsidRPr="007E60C8" w14:paraId="4618D9EC" w14:textId="77777777" w:rsidTr="00EE5C2B">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573" w:author="RUBIANO SUAREZ ALISON KATHERINE" w:date="2024-12-02T12:27:00Z">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574" w:author="RUBIANO SUAREZ ALISON KATHERINE" w:date="2024-12-02T12:27:00Z">
            <w:trPr>
              <w:trHeight w:val="300"/>
              <w:jc w:val="center"/>
            </w:trPr>
          </w:trPrChange>
        </w:trPr>
        <w:tc>
          <w:tcPr>
            <w:tcW w:w="2972" w:type="dxa"/>
            <w:shd w:val="clear" w:color="auto" w:fill="BDD6EE"/>
            <w:vAlign w:val="center"/>
            <w:tcPrChange w:id="575" w:author="RUBIANO SUAREZ ALISON KATHERINE" w:date="2024-12-02T12:27:00Z">
              <w:tcPr>
                <w:tcW w:w="2972" w:type="dxa"/>
                <w:shd w:val="clear" w:color="auto" w:fill="BDD6EE"/>
                <w:vAlign w:val="center"/>
              </w:tcPr>
            </w:tcPrChange>
          </w:tcPr>
          <w:p w14:paraId="29A378E0" w14:textId="155C9C9C" w:rsidR="00DE61CD" w:rsidRPr="007E60C8" w:rsidRDefault="00DE61CD" w:rsidP="00DE61CD">
            <w:pPr>
              <w:ind w:hanging="2"/>
              <w:rPr>
                <w:rFonts w:asciiTheme="majorHAnsi" w:hAnsiTheme="majorHAnsi" w:cstheme="majorBidi"/>
                <w:sz w:val="22"/>
                <w:szCs w:val="22"/>
              </w:rPr>
            </w:pPr>
            <w:bookmarkStart w:id="576" w:name="_Toc169507076"/>
            <w:bookmarkStart w:id="577" w:name="_Toc169508234"/>
            <w:r w:rsidRPr="007E60C8">
              <w:rPr>
                <w:rFonts w:asciiTheme="majorHAnsi" w:hAnsiTheme="majorHAnsi" w:cstheme="majorBidi"/>
                <w:sz w:val="22"/>
                <w:szCs w:val="22"/>
              </w:rPr>
              <w:t>Campo detallado*</w:t>
            </w:r>
            <w:bookmarkEnd w:id="576"/>
            <w:bookmarkEnd w:id="577"/>
          </w:p>
        </w:tc>
        <w:tc>
          <w:tcPr>
            <w:tcW w:w="5954" w:type="dxa"/>
            <w:shd w:val="clear" w:color="auto" w:fill="FFFFFF" w:themeFill="background1"/>
            <w:tcPrChange w:id="578" w:author="RUBIANO SUAREZ ALISON KATHERINE" w:date="2024-12-02T12:27:00Z">
              <w:tcPr>
                <w:tcW w:w="5954" w:type="dxa"/>
                <w:shd w:val="clear" w:color="auto" w:fill="FFFFFF" w:themeFill="background1"/>
                <w:vAlign w:val="center"/>
              </w:tcPr>
            </w:tcPrChange>
          </w:tcPr>
          <w:p w14:paraId="7F60F80C" w14:textId="6B895470" w:rsidR="00DE61CD" w:rsidRPr="00DE61CD" w:rsidRDefault="00DE61CD" w:rsidP="00DE61CD">
            <w:pPr>
              <w:ind w:hanging="2"/>
              <w:rPr>
                <w:rFonts w:asciiTheme="majorHAnsi" w:hAnsiTheme="majorHAnsi" w:cstheme="majorBidi"/>
                <w:sz w:val="22"/>
                <w:szCs w:val="22"/>
                <w:rPrChange w:id="579" w:author="RUBIANO SUAREZ ALISON KATHERINE" w:date="2024-12-04T10:24:00Z">
                  <w:rPr>
                    <w:rFonts w:asciiTheme="majorHAnsi" w:hAnsiTheme="majorHAnsi" w:cstheme="majorBidi"/>
                    <w:sz w:val="22"/>
                    <w:szCs w:val="22"/>
                  </w:rPr>
                </w:rPrChange>
              </w:rPr>
            </w:pPr>
            <w:bookmarkStart w:id="580" w:name="_Toc169507077"/>
            <w:bookmarkStart w:id="581" w:name="_Toc169508235"/>
            <w:ins w:id="582" w:author="RUBIANO SUAREZ ALISON KATHERINE" w:date="2024-12-04T10:24:00Z">
              <w:r w:rsidRPr="00DE61CD">
                <w:rPr>
                  <w:rFonts w:ascii="Arial Narrow" w:eastAsia="Arial Narrow" w:hAnsi="Arial Narrow" w:cs="Arial Narrow"/>
                  <w:rPrChange w:id="583" w:author="RUBIANO SUAREZ ALISON KATHERINE" w:date="2024-12-04T10:24:00Z">
                    <w:rPr>
                      <w:rFonts w:ascii="Arial Narrow" w:eastAsia="Arial Narrow" w:hAnsi="Arial Narrow" w:cs="Arial Narrow"/>
                      <w:highlight w:val="yellow"/>
                    </w:rPr>
                  </w:rPrChange>
                </w:rPr>
                <w:t>Tecnologías de la información y la comunicación (TIC) no clasificada en otra parte</w:t>
              </w:r>
            </w:ins>
            <w:del w:id="584" w:author="RUBIANO SUAREZ ALISON KATHERINE" w:date="2024-12-02T12:27:00Z">
              <w:r w:rsidRPr="00DE61CD" w:rsidDel="00EE5C2B">
                <w:rPr>
                  <w:rFonts w:asciiTheme="majorHAnsi" w:hAnsiTheme="majorHAnsi" w:cstheme="majorBidi"/>
                  <w:sz w:val="22"/>
                  <w:szCs w:val="22"/>
                  <w:rPrChange w:id="585" w:author="RUBIANO SUAREZ ALISON KATHERINE" w:date="2024-12-04T10:24:00Z">
                    <w:rPr>
                      <w:rFonts w:asciiTheme="majorHAnsi" w:hAnsiTheme="majorHAnsi" w:cstheme="majorBidi"/>
                      <w:sz w:val="22"/>
                      <w:szCs w:val="22"/>
                    </w:rPr>
                  </w:rPrChange>
                </w:rPr>
                <w:delText>Ingeniería de Sistemas, Telemática y Afines</w:delText>
              </w:r>
            </w:del>
            <w:bookmarkEnd w:id="580"/>
            <w:bookmarkEnd w:id="581"/>
          </w:p>
        </w:tc>
      </w:tr>
      <w:tr w:rsidR="00DE61CD" w:rsidRPr="007E60C8" w14:paraId="63DC1F82" w14:textId="77777777" w:rsidTr="00EE5C2B">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Change w:id="586" w:author="RUBIANO SUAREZ ALISON KATHERINE" w:date="2024-12-02T12:27:00Z">
            <w:tblPrEx>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Ex>
          </w:tblPrExChange>
        </w:tblPrEx>
        <w:trPr>
          <w:trHeight w:val="300"/>
          <w:jc w:val="center"/>
          <w:trPrChange w:id="587" w:author="RUBIANO SUAREZ ALISON KATHERINE" w:date="2024-12-02T12:27:00Z">
            <w:trPr>
              <w:trHeight w:val="300"/>
              <w:jc w:val="center"/>
            </w:trPr>
          </w:trPrChange>
        </w:trPr>
        <w:tc>
          <w:tcPr>
            <w:tcW w:w="2972" w:type="dxa"/>
            <w:shd w:val="clear" w:color="auto" w:fill="BDD6EE"/>
            <w:vAlign w:val="center"/>
            <w:tcPrChange w:id="588" w:author="RUBIANO SUAREZ ALISON KATHERINE" w:date="2024-12-02T12:27:00Z">
              <w:tcPr>
                <w:tcW w:w="2972" w:type="dxa"/>
                <w:shd w:val="clear" w:color="auto" w:fill="BDD6EE"/>
                <w:vAlign w:val="center"/>
              </w:tcPr>
            </w:tcPrChange>
          </w:tcPr>
          <w:p w14:paraId="426D0C6C" w14:textId="19A04B2A" w:rsidR="00DE61CD" w:rsidRPr="007E60C8" w:rsidRDefault="00DE61CD" w:rsidP="00DE61CD">
            <w:pPr>
              <w:ind w:hanging="2"/>
              <w:rPr>
                <w:rFonts w:asciiTheme="majorHAnsi" w:hAnsiTheme="majorHAnsi" w:cstheme="majorBidi"/>
                <w:sz w:val="22"/>
                <w:szCs w:val="22"/>
              </w:rPr>
            </w:pPr>
            <w:bookmarkStart w:id="589" w:name="_Toc169507078"/>
            <w:bookmarkStart w:id="590" w:name="_Toc169508236"/>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589"/>
            <w:bookmarkEnd w:id="590"/>
          </w:p>
        </w:tc>
        <w:tc>
          <w:tcPr>
            <w:tcW w:w="5954" w:type="dxa"/>
            <w:shd w:val="clear" w:color="auto" w:fill="FFFFFF" w:themeFill="background1"/>
            <w:tcPrChange w:id="591" w:author="RUBIANO SUAREZ ALISON KATHERINE" w:date="2024-12-02T12:27:00Z">
              <w:tcPr>
                <w:tcW w:w="5954" w:type="dxa"/>
                <w:shd w:val="clear" w:color="auto" w:fill="FFFFFF" w:themeFill="background1"/>
                <w:vAlign w:val="center"/>
              </w:tcPr>
            </w:tcPrChange>
          </w:tcPr>
          <w:p w14:paraId="6C827555" w14:textId="5BE70260" w:rsidR="00DE61CD" w:rsidRPr="00DE61CD" w:rsidRDefault="00DE61CD" w:rsidP="00DE61CD">
            <w:pPr>
              <w:ind w:hanging="2"/>
              <w:rPr>
                <w:rFonts w:asciiTheme="majorHAnsi" w:hAnsiTheme="majorHAnsi" w:cstheme="majorBidi"/>
                <w:sz w:val="22"/>
                <w:szCs w:val="22"/>
                <w:rPrChange w:id="592" w:author="RUBIANO SUAREZ ALISON KATHERINE" w:date="2024-12-04T10:24:00Z">
                  <w:rPr>
                    <w:rFonts w:asciiTheme="majorHAnsi" w:hAnsiTheme="majorHAnsi" w:cstheme="majorBidi"/>
                    <w:sz w:val="22"/>
                    <w:szCs w:val="22"/>
                  </w:rPr>
                </w:rPrChange>
              </w:rPr>
            </w:pPr>
            <w:bookmarkStart w:id="593" w:name="_Toc169507079"/>
            <w:bookmarkStart w:id="594" w:name="_Toc169508237"/>
            <w:ins w:id="595" w:author="RUBIANO SUAREZ ALISON KATHERINE" w:date="2024-12-04T10:24:00Z">
              <w:r w:rsidRPr="00DE61CD">
                <w:rPr>
                  <w:rFonts w:ascii="Arial Narrow" w:eastAsia="Arial Narrow" w:hAnsi="Arial Narrow" w:cs="Arial Narrow"/>
                  <w:rPrChange w:id="596" w:author="RUBIANO SUAREZ ALISON KATHERINE" w:date="2024-12-04T10:24:00Z">
                    <w:rPr>
                      <w:rFonts w:ascii="Arial Narrow" w:eastAsia="Arial Narrow" w:hAnsi="Arial Narrow" w:cs="Arial Narrow"/>
                    </w:rPr>
                  </w:rPrChange>
                </w:rPr>
                <w:t>3 semestres</w:t>
              </w:r>
            </w:ins>
            <w:del w:id="597" w:author="RUBIANO SUAREZ ALISON KATHERINE" w:date="2024-12-02T12:27:00Z">
              <w:r w:rsidRPr="00DE61CD" w:rsidDel="00EE5C2B">
                <w:rPr>
                  <w:rFonts w:asciiTheme="majorHAnsi" w:hAnsiTheme="majorHAnsi" w:cstheme="majorBidi"/>
                  <w:sz w:val="22"/>
                  <w:szCs w:val="22"/>
                  <w:rPrChange w:id="598" w:author="RUBIANO SUAREZ ALISON KATHERINE" w:date="2024-12-04T10:24:00Z">
                    <w:rPr>
                      <w:rFonts w:asciiTheme="majorHAnsi" w:hAnsiTheme="majorHAnsi" w:cstheme="majorBidi"/>
                      <w:sz w:val="22"/>
                      <w:szCs w:val="22"/>
                    </w:rPr>
                  </w:rPrChange>
                </w:rPr>
                <w:delText>4 semestres</w:delText>
              </w:r>
            </w:del>
            <w:bookmarkEnd w:id="593"/>
            <w:bookmarkEnd w:id="594"/>
          </w:p>
        </w:tc>
      </w:tr>
      <w:tr w:rsidR="003B6804" w:rsidRPr="007E60C8" w14:paraId="2DF0712C" w14:textId="77777777" w:rsidTr="14D9C64B">
        <w:trPr>
          <w:trHeight w:val="391"/>
          <w:jc w:val="center"/>
        </w:trPr>
        <w:tc>
          <w:tcPr>
            <w:tcW w:w="2972" w:type="dxa"/>
            <w:shd w:val="clear" w:color="auto" w:fill="BDD6EE"/>
            <w:vAlign w:val="center"/>
          </w:tcPr>
          <w:p w14:paraId="0EB1B225" w14:textId="3F4A56D6" w:rsidR="0089603E" w:rsidRPr="007E60C8" w:rsidRDefault="0089603E" w:rsidP="14D9C64B">
            <w:pPr>
              <w:ind w:hanging="2"/>
              <w:rPr>
                <w:rFonts w:asciiTheme="majorHAnsi" w:hAnsiTheme="majorHAnsi" w:cstheme="majorBidi"/>
                <w:sz w:val="22"/>
                <w:szCs w:val="22"/>
              </w:rPr>
            </w:pPr>
            <w:bookmarkStart w:id="599" w:name="_Toc169507080"/>
            <w:bookmarkStart w:id="600" w:name="_Toc169508238"/>
            <w:r w:rsidRPr="007E60C8">
              <w:rPr>
                <w:rFonts w:asciiTheme="majorHAnsi" w:hAnsiTheme="majorHAnsi" w:cstheme="majorBidi"/>
                <w:sz w:val="22"/>
                <w:szCs w:val="22"/>
              </w:rPr>
              <w:t>Periodicidad de la admisión*</w:t>
            </w:r>
            <w:bookmarkEnd w:id="599"/>
            <w:bookmarkEnd w:id="600"/>
          </w:p>
        </w:tc>
        <w:tc>
          <w:tcPr>
            <w:tcW w:w="5954" w:type="dxa"/>
            <w:shd w:val="clear" w:color="auto" w:fill="FFFFFF" w:themeFill="background1"/>
            <w:vAlign w:val="center"/>
          </w:tcPr>
          <w:p w14:paraId="520BE8D7" w14:textId="77777777" w:rsidR="0089603E" w:rsidRPr="007E60C8" w:rsidRDefault="0089603E" w:rsidP="14D9C64B">
            <w:pPr>
              <w:ind w:hanging="2"/>
              <w:rPr>
                <w:rFonts w:asciiTheme="majorHAnsi" w:hAnsiTheme="majorHAnsi" w:cstheme="majorBidi"/>
                <w:sz w:val="22"/>
                <w:szCs w:val="22"/>
              </w:rPr>
            </w:pPr>
            <w:bookmarkStart w:id="601" w:name="_Toc169507081"/>
            <w:bookmarkStart w:id="602" w:name="_Toc169508239"/>
            <w:r w:rsidRPr="007E60C8">
              <w:rPr>
                <w:rFonts w:asciiTheme="majorHAnsi" w:hAnsiTheme="majorHAnsi" w:cstheme="majorBidi"/>
                <w:sz w:val="22"/>
                <w:szCs w:val="22"/>
              </w:rPr>
              <w:t>Semestral</w:t>
            </w:r>
            <w:bookmarkEnd w:id="601"/>
            <w:bookmarkEnd w:id="602"/>
          </w:p>
        </w:tc>
      </w:tr>
      <w:tr w:rsidR="003B6804" w:rsidRPr="007E60C8" w14:paraId="7B032C42" w14:textId="77777777" w:rsidTr="14D9C64B">
        <w:trPr>
          <w:trHeight w:val="300"/>
          <w:jc w:val="center"/>
        </w:trPr>
        <w:tc>
          <w:tcPr>
            <w:tcW w:w="2972" w:type="dxa"/>
            <w:shd w:val="clear" w:color="auto" w:fill="BDD6EE"/>
            <w:vAlign w:val="center"/>
          </w:tcPr>
          <w:p w14:paraId="7C32827E" w14:textId="62815311" w:rsidR="0089603E" w:rsidRPr="007E60C8" w:rsidRDefault="0089603E" w:rsidP="14D9C64B">
            <w:pPr>
              <w:ind w:hanging="2"/>
              <w:rPr>
                <w:rFonts w:asciiTheme="majorHAnsi" w:hAnsiTheme="majorHAnsi" w:cstheme="majorBidi"/>
                <w:sz w:val="22"/>
                <w:szCs w:val="22"/>
              </w:rPr>
            </w:pPr>
            <w:bookmarkStart w:id="603" w:name="_Toc169507082"/>
            <w:bookmarkStart w:id="604" w:name="_Toc169508240"/>
            <w:r w:rsidRPr="007E60C8">
              <w:rPr>
                <w:rFonts w:asciiTheme="majorHAnsi" w:hAnsiTheme="majorHAnsi" w:cstheme="majorBidi"/>
                <w:sz w:val="22"/>
                <w:szCs w:val="22"/>
              </w:rPr>
              <w:t>Observación de la radicación</w:t>
            </w:r>
            <w:bookmarkEnd w:id="603"/>
            <w:bookmarkEnd w:id="604"/>
          </w:p>
        </w:tc>
        <w:tc>
          <w:tcPr>
            <w:tcW w:w="5954" w:type="dxa"/>
            <w:shd w:val="clear" w:color="auto" w:fill="FFFFFF" w:themeFill="background1"/>
            <w:vAlign w:val="center"/>
          </w:tcPr>
          <w:p w14:paraId="38C50FFD" w14:textId="4D7C2AB9" w:rsidR="0089603E" w:rsidRPr="007E60C8" w:rsidRDefault="7184AB8F" w:rsidP="14D9C64B">
            <w:pPr>
              <w:ind w:hanging="2"/>
              <w:rPr>
                <w:rFonts w:asciiTheme="majorHAnsi" w:hAnsiTheme="majorHAnsi" w:cstheme="majorBidi"/>
                <w:sz w:val="22"/>
                <w:szCs w:val="22"/>
              </w:rPr>
            </w:pPr>
            <w:bookmarkStart w:id="605" w:name="_Toc169507083"/>
            <w:bookmarkStart w:id="606" w:name="_Toc169508241"/>
            <w:r w:rsidRPr="007E60C8">
              <w:rPr>
                <w:rFonts w:asciiTheme="majorHAnsi" w:hAnsiTheme="majorHAnsi" w:cstheme="majorBidi"/>
                <w:sz w:val="22"/>
                <w:szCs w:val="22"/>
              </w:rPr>
              <w:t>Proceso para ofertar énfasis en Inteligencia Artificial</w:t>
            </w:r>
            <w:bookmarkEnd w:id="605"/>
            <w:bookmarkEnd w:id="606"/>
          </w:p>
        </w:tc>
      </w:tr>
      <w:tr w:rsidR="003B6804" w:rsidRPr="007E60C8" w14:paraId="128D30B5" w14:textId="77777777" w:rsidTr="14D9C64B">
        <w:trPr>
          <w:trHeight w:val="300"/>
          <w:jc w:val="center"/>
        </w:trPr>
        <w:tc>
          <w:tcPr>
            <w:tcW w:w="2972" w:type="dxa"/>
            <w:shd w:val="clear" w:color="auto" w:fill="BDD6EE"/>
            <w:vAlign w:val="center"/>
          </w:tcPr>
          <w:p w14:paraId="43C5C787" w14:textId="1B567E02" w:rsidR="0089603E" w:rsidRPr="007E60C8" w:rsidRDefault="0089603E" w:rsidP="14D9C64B">
            <w:pPr>
              <w:ind w:hanging="2"/>
              <w:rPr>
                <w:rFonts w:asciiTheme="majorHAnsi" w:hAnsiTheme="majorHAnsi" w:cstheme="majorBidi"/>
                <w:sz w:val="22"/>
                <w:szCs w:val="22"/>
              </w:rPr>
            </w:pPr>
            <w:bookmarkStart w:id="607" w:name="_Toc169507084"/>
            <w:bookmarkStart w:id="608" w:name="_Toc169508242"/>
            <w:r w:rsidRPr="007E60C8">
              <w:rPr>
                <w:rFonts w:asciiTheme="majorHAnsi" w:hAnsiTheme="majorHAnsi" w:cstheme="majorBidi"/>
                <w:sz w:val="22"/>
                <w:szCs w:val="22"/>
              </w:rPr>
              <w:t>Dirección</w:t>
            </w:r>
            <w:bookmarkEnd w:id="607"/>
            <w:bookmarkEnd w:id="608"/>
          </w:p>
        </w:tc>
        <w:tc>
          <w:tcPr>
            <w:tcW w:w="5954" w:type="dxa"/>
            <w:shd w:val="clear" w:color="auto" w:fill="FFFFFF" w:themeFill="background1"/>
            <w:vAlign w:val="center"/>
          </w:tcPr>
          <w:p w14:paraId="15846115" w14:textId="77777777" w:rsidR="0089603E" w:rsidRPr="007E60C8" w:rsidRDefault="0089603E" w:rsidP="14D9C64B">
            <w:pPr>
              <w:ind w:hanging="2"/>
              <w:rPr>
                <w:rFonts w:asciiTheme="majorHAnsi" w:hAnsiTheme="majorHAnsi" w:cstheme="majorBidi"/>
                <w:sz w:val="22"/>
                <w:szCs w:val="22"/>
              </w:rPr>
            </w:pPr>
            <w:bookmarkStart w:id="609" w:name="_Toc169507085"/>
            <w:bookmarkStart w:id="610" w:name="_Toc169508243"/>
            <w:r w:rsidRPr="007E60C8">
              <w:rPr>
                <w:rFonts w:asciiTheme="majorHAnsi" w:hAnsiTheme="majorHAnsi" w:cstheme="majorBidi"/>
                <w:sz w:val="22"/>
                <w:szCs w:val="22"/>
              </w:rPr>
              <w:t>Carrera 7 No. 40B - 53</w:t>
            </w:r>
            <w:bookmarkEnd w:id="609"/>
            <w:bookmarkEnd w:id="610"/>
            <w:r w:rsidRPr="007E60C8">
              <w:rPr>
                <w:rFonts w:asciiTheme="majorHAnsi" w:hAnsiTheme="majorHAnsi" w:cstheme="majorBidi"/>
                <w:sz w:val="22"/>
                <w:szCs w:val="22"/>
              </w:rPr>
              <w:t xml:space="preserve"> </w:t>
            </w:r>
          </w:p>
        </w:tc>
      </w:tr>
      <w:tr w:rsidR="003B6804" w:rsidRPr="007E60C8" w14:paraId="7B47FA1B" w14:textId="77777777" w:rsidTr="14D9C64B">
        <w:trPr>
          <w:trHeight w:val="300"/>
          <w:jc w:val="center"/>
        </w:trPr>
        <w:tc>
          <w:tcPr>
            <w:tcW w:w="2972" w:type="dxa"/>
            <w:shd w:val="clear" w:color="auto" w:fill="BDD6EE"/>
            <w:vAlign w:val="center"/>
          </w:tcPr>
          <w:p w14:paraId="4D924D92" w14:textId="01B7997F" w:rsidR="0089603E" w:rsidRPr="007E60C8" w:rsidRDefault="0089603E" w:rsidP="14D9C64B">
            <w:pPr>
              <w:ind w:hanging="2"/>
              <w:rPr>
                <w:rFonts w:asciiTheme="majorHAnsi" w:hAnsiTheme="majorHAnsi" w:cstheme="majorBidi"/>
                <w:sz w:val="22"/>
                <w:szCs w:val="22"/>
              </w:rPr>
            </w:pPr>
            <w:bookmarkStart w:id="611" w:name="_Toc169507086"/>
            <w:bookmarkStart w:id="612" w:name="_Toc169508244"/>
            <w:r w:rsidRPr="007E60C8">
              <w:rPr>
                <w:rFonts w:asciiTheme="majorHAnsi" w:hAnsiTheme="majorHAnsi" w:cstheme="majorBidi"/>
                <w:sz w:val="22"/>
                <w:szCs w:val="22"/>
              </w:rPr>
              <w:t>Teléfono</w:t>
            </w:r>
            <w:bookmarkEnd w:id="611"/>
            <w:bookmarkEnd w:id="612"/>
          </w:p>
        </w:tc>
        <w:tc>
          <w:tcPr>
            <w:tcW w:w="5954" w:type="dxa"/>
            <w:shd w:val="clear" w:color="auto" w:fill="FFFFFF" w:themeFill="background1"/>
            <w:vAlign w:val="center"/>
          </w:tcPr>
          <w:p w14:paraId="00B6AE43" w14:textId="77777777" w:rsidR="0089603E" w:rsidRPr="007E60C8" w:rsidRDefault="0089603E" w:rsidP="14D9C64B">
            <w:pPr>
              <w:ind w:hanging="2"/>
              <w:rPr>
                <w:rFonts w:asciiTheme="majorHAnsi" w:hAnsiTheme="majorHAnsi" w:cstheme="majorBidi"/>
                <w:sz w:val="22"/>
                <w:szCs w:val="22"/>
              </w:rPr>
            </w:pPr>
            <w:bookmarkStart w:id="613" w:name="_Toc169507087"/>
            <w:bookmarkStart w:id="614" w:name="_Toc169508245"/>
            <w:r w:rsidRPr="007E60C8">
              <w:rPr>
                <w:rFonts w:asciiTheme="majorHAnsi" w:hAnsiTheme="majorHAnsi" w:cstheme="majorBidi"/>
                <w:sz w:val="22"/>
                <w:szCs w:val="22"/>
              </w:rPr>
              <w:t>3239300 ext. 1418-1425</w:t>
            </w:r>
            <w:bookmarkEnd w:id="613"/>
            <w:bookmarkEnd w:id="614"/>
          </w:p>
        </w:tc>
      </w:tr>
      <w:tr w:rsidR="003B6804" w:rsidRPr="007E60C8" w14:paraId="4D1843CC" w14:textId="77777777" w:rsidTr="14D9C64B">
        <w:trPr>
          <w:trHeight w:val="300"/>
          <w:jc w:val="center"/>
        </w:trPr>
        <w:tc>
          <w:tcPr>
            <w:tcW w:w="2972" w:type="dxa"/>
            <w:shd w:val="clear" w:color="auto" w:fill="BDD6EE"/>
            <w:vAlign w:val="center"/>
          </w:tcPr>
          <w:p w14:paraId="1352DFBD" w14:textId="0F0AB70F" w:rsidR="0089603E" w:rsidRPr="007E60C8" w:rsidRDefault="0089603E" w:rsidP="14D9C64B">
            <w:pPr>
              <w:ind w:hanging="2"/>
              <w:rPr>
                <w:rFonts w:asciiTheme="majorHAnsi" w:hAnsiTheme="majorHAnsi" w:cstheme="majorBidi"/>
                <w:sz w:val="22"/>
                <w:szCs w:val="22"/>
              </w:rPr>
            </w:pPr>
            <w:bookmarkStart w:id="615" w:name="_Toc169507088"/>
            <w:bookmarkStart w:id="616" w:name="_Toc169508246"/>
            <w:r w:rsidRPr="007E60C8">
              <w:rPr>
                <w:rFonts w:asciiTheme="majorHAnsi" w:hAnsiTheme="majorHAnsi" w:cstheme="majorBidi"/>
                <w:sz w:val="22"/>
                <w:szCs w:val="22"/>
              </w:rPr>
              <w:t>Fax</w:t>
            </w:r>
            <w:bookmarkEnd w:id="615"/>
            <w:bookmarkEnd w:id="616"/>
          </w:p>
        </w:tc>
        <w:tc>
          <w:tcPr>
            <w:tcW w:w="5954" w:type="dxa"/>
            <w:shd w:val="clear" w:color="auto" w:fill="FFFFFF" w:themeFill="background1"/>
            <w:vAlign w:val="center"/>
          </w:tcPr>
          <w:p w14:paraId="6D5E1353" w14:textId="77777777" w:rsidR="0089603E" w:rsidRPr="007E60C8" w:rsidRDefault="0089603E" w:rsidP="14D9C64B">
            <w:pPr>
              <w:ind w:hanging="2"/>
              <w:rPr>
                <w:rFonts w:asciiTheme="majorHAnsi" w:hAnsiTheme="majorHAnsi" w:cstheme="majorBidi"/>
                <w:sz w:val="22"/>
                <w:szCs w:val="22"/>
              </w:rPr>
            </w:pPr>
            <w:bookmarkStart w:id="617" w:name="_Toc169507089"/>
            <w:bookmarkStart w:id="618" w:name="_Toc169508247"/>
            <w:r w:rsidRPr="007E60C8">
              <w:rPr>
                <w:rFonts w:asciiTheme="majorHAnsi" w:hAnsiTheme="majorHAnsi" w:cstheme="majorBidi"/>
                <w:sz w:val="22"/>
                <w:szCs w:val="22"/>
              </w:rPr>
              <w:t>3239300 ext. 1418</w:t>
            </w:r>
            <w:bookmarkEnd w:id="617"/>
            <w:bookmarkEnd w:id="618"/>
          </w:p>
        </w:tc>
      </w:tr>
      <w:tr w:rsidR="003B6804" w:rsidRPr="007E60C8" w14:paraId="1FA6173D" w14:textId="77777777" w:rsidTr="14D9C64B">
        <w:trPr>
          <w:trHeight w:val="300"/>
          <w:jc w:val="center"/>
        </w:trPr>
        <w:tc>
          <w:tcPr>
            <w:tcW w:w="2972" w:type="dxa"/>
            <w:shd w:val="clear" w:color="auto" w:fill="BDD6EE"/>
            <w:vAlign w:val="center"/>
          </w:tcPr>
          <w:p w14:paraId="36EDD1A3" w14:textId="63BE218F" w:rsidR="0089603E" w:rsidRPr="007E60C8" w:rsidRDefault="0089603E" w:rsidP="14D9C64B">
            <w:pPr>
              <w:ind w:hanging="2"/>
              <w:rPr>
                <w:rFonts w:asciiTheme="majorHAnsi" w:hAnsiTheme="majorHAnsi" w:cstheme="majorBidi"/>
                <w:sz w:val="22"/>
                <w:szCs w:val="22"/>
              </w:rPr>
            </w:pPr>
            <w:bookmarkStart w:id="619" w:name="_Toc169507090"/>
            <w:bookmarkStart w:id="620" w:name="_Toc169508248"/>
            <w:r w:rsidRPr="007E60C8">
              <w:rPr>
                <w:rFonts w:asciiTheme="majorHAnsi" w:hAnsiTheme="majorHAnsi" w:cstheme="majorBidi"/>
                <w:sz w:val="22"/>
                <w:szCs w:val="22"/>
              </w:rPr>
              <w:t>Apartado aéreo</w:t>
            </w:r>
            <w:bookmarkEnd w:id="619"/>
            <w:bookmarkEnd w:id="620"/>
          </w:p>
        </w:tc>
        <w:tc>
          <w:tcPr>
            <w:tcW w:w="5954" w:type="dxa"/>
            <w:shd w:val="clear" w:color="auto" w:fill="FFFFFF" w:themeFill="background1"/>
            <w:vAlign w:val="center"/>
          </w:tcPr>
          <w:p w14:paraId="5C901C9A" w14:textId="77777777" w:rsidR="0089603E" w:rsidRPr="007E60C8" w:rsidRDefault="0089603E" w:rsidP="14D9C64B">
            <w:pPr>
              <w:ind w:hanging="2"/>
              <w:rPr>
                <w:rFonts w:asciiTheme="majorHAnsi" w:hAnsiTheme="majorHAnsi" w:cstheme="majorBidi"/>
                <w:sz w:val="22"/>
                <w:szCs w:val="22"/>
              </w:rPr>
            </w:pPr>
            <w:bookmarkStart w:id="621" w:name="_Toc169507091"/>
            <w:bookmarkStart w:id="622" w:name="_Toc169508249"/>
            <w:r w:rsidRPr="007E60C8">
              <w:rPr>
                <w:rFonts w:asciiTheme="majorHAnsi" w:hAnsiTheme="majorHAnsi" w:cstheme="majorBidi"/>
                <w:sz w:val="22"/>
                <w:szCs w:val="22"/>
              </w:rPr>
              <w:t>N/A</w:t>
            </w:r>
            <w:bookmarkEnd w:id="621"/>
            <w:bookmarkEnd w:id="622"/>
          </w:p>
        </w:tc>
      </w:tr>
      <w:tr w:rsidR="003B6804" w:rsidRPr="007E60C8" w14:paraId="75191DA1" w14:textId="77777777" w:rsidTr="14D9C64B">
        <w:trPr>
          <w:trHeight w:val="300"/>
          <w:jc w:val="center"/>
        </w:trPr>
        <w:tc>
          <w:tcPr>
            <w:tcW w:w="2972" w:type="dxa"/>
            <w:shd w:val="clear" w:color="auto" w:fill="BDD6EE"/>
            <w:vAlign w:val="center"/>
          </w:tcPr>
          <w:p w14:paraId="41D64A17" w14:textId="691F639E" w:rsidR="0089603E" w:rsidRPr="007E60C8" w:rsidRDefault="0089603E" w:rsidP="14D9C64B">
            <w:pPr>
              <w:ind w:hanging="2"/>
              <w:rPr>
                <w:rFonts w:asciiTheme="majorHAnsi" w:hAnsiTheme="majorHAnsi" w:cstheme="majorBidi"/>
                <w:sz w:val="22"/>
                <w:szCs w:val="22"/>
              </w:rPr>
            </w:pPr>
            <w:bookmarkStart w:id="623" w:name="_Toc169507092"/>
            <w:bookmarkStart w:id="624" w:name="_Toc169508250"/>
            <w:r w:rsidRPr="007E60C8">
              <w:rPr>
                <w:rFonts w:asciiTheme="majorHAnsi" w:hAnsiTheme="majorHAnsi" w:cstheme="majorBidi"/>
                <w:sz w:val="22"/>
                <w:szCs w:val="22"/>
              </w:rPr>
              <w:t>E-mail</w:t>
            </w:r>
            <w:bookmarkEnd w:id="623"/>
            <w:bookmarkEnd w:id="624"/>
          </w:p>
        </w:tc>
        <w:bookmarkStart w:id="625" w:name="_Toc169507093"/>
        <w:bookmarkStart w:id="626" w:name="_Toc169508251"/>
        <w:tc>
          <w:tcPr>
            <w:tcW w:w="5954" w:type="dxa"/>
            <w:shd w:val="clear" w:color="auto" w:fill="FFFFFF" w:themeFill="background1"/>
            <w:vAlign w:val="center"/>
          </w:tcPr>
          <w:p w14:paraId="54E52068" w14:textId="378A6039" w:rsidR="0089603E"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"mailto:mcic.profundizacion@udistrital.edu.co" \h </w:instrText>
            </w:r>
            <w:r w:rsidRPr="007E60C8">
              <w:fldChar w:fldCharType="separate"/>
            </w:r>
            <w:r w:rsidR="00204B0C" w:rsidRPr="007E60C8">
              <w:rPr>
                <w:rStyle w:val="Hipervnculo"/>
                <w:rFonts w:asciiTheme="majorHAnsi" w:hAnsiTheme="majorHAnsi" w:cstheme="majorBidi"/>
                <w:color w:val="auto"/>
                <w:sz w:val="22"/>
                <w:szCs w:val="22"/>
              </w:rPr>
              <w:t>mcic.profundizacion@udistrital.edu.co</w:t>
            </w:r>
            <w:r w:rsidRPr="007E60C8">
              <w:rPr>
                <w:rStyle w:val="Hipervnculo"/>
                <w:rFonts w:asciiTheme="majorHAnsi" w:hAnsiTheme="majorHAnsi" w:cstheme="majorBidi"/>
                <w:color w:val="auto"/>
                <w:sz w:val="22"/>
                <w:szCs w:val="22"/>
              </w:rPr>
              <w:fldChar w:fldCharType="end"/>
            </w:r>
            <w:bookmarkEnd w:id="625"/>
            <w:bookmarkEnd w:id="626"/>
            <w:r w:rsidR="00204B0C" w:rsidRPr="007E60C8">
              <w:rPr>
                <w:rFonts w:asciiTheme="majorHAnsi" w:hAnsiTheme="majorHAnsi" w:cstheme="majorBidi"/>
                <w:sz w:val="22"/>
                <w:szCs w:val="22"/>
              </w:rPr>
              <w:t xml:space="preserve"> </w:t>
            </w:r>
          </w:p>
        </w:tc>
      </w:tr>
      <w:tr w:rsidR="003B6804" w:rsidRPr="007E60C8" w14:paraId="0662E953" w14:textId="77777777" w:rsidTr="14D9C64B">
        <w:trPr>
          <w:trHeight w:val="300"/>
          <w:jc w:val="center"/>
        </w:trPr>
        <w:tc>
          <w:tcPr>
            <w:tcW w:w="2972" w:type="dxa"/>
            <w:shd w:val="clear" w:color="auto" w:fill="BDD6EE"/>
          </w:tcPr>
          <w:p w14:paraId="206BE3E9" w14:textId="2DB15B7F" w:rsidR="0089603E" w:rsidRPr="007E60C8" w:rsidRDefault="0089603E" w:rsidP="14D9C64B">
            <w:pPr>
              <w:ind w:hanging="2"/>
              <w:rPr>
                <w:rFonts w:asciiTheme="majorHAnsi" w:hAnsiTheme="majorHAnsi" w:cstheme="majorBidi"/>
                <w:sz w:val="22"/>
                <w:szCs w:val="22"/>
              </w:rPr>
            </w:pPr>
            <w:bookmarkStart w:id="627" w:name="_Toc169507100"/>
            <w:bookmarkStart w:id="628" w:name="_Toc169508258"/>
            <w:r w:rsidRPr="007E60C8">
              <w:rPr>
                <w:rFonts w:asciiTheme="majorHAnsi" w:hAnsiTheme="majorHAnsi" w:cstheme="majorBidi"/>
                <w:sz w:val="22"/>
                <w:szCs w:val="22"/>
              </w:rPr>
              <w:t>Énfasis actualmente ofrecidos en el Proyecto:</w:t>
            </w:r>
            <w:bookmarkEnd w:id="627"/>
            <w:bookmarkEnd w:id="628"/>
          </w:p>
        </w:tc>
        <w:tc>
          <w:tcPr>
            <w:tcW w:w="5954" w:type="dxa"/>
            <w:shd w:val="clear" w:color="auto" w:fill="FFFFFF" w:themeFill="background1"/>
          </w:tcPr>
          <w:p w14:paraId="2819B6A6" w14:textId="77777777" w:rsidR="00DD4965" w:rsidRPr="007E60C8" w:rsidRDefault="279B64FF" w:rsidP="14D9C64B">
            <w:pPr>
              <w:ind w:hanging="2"/>
              <w:rPr>
                <w:rFonts w:asciiTheme="majorHAnsi" w:hAnsiTheme="majorHAnsi" w:cstheme="majorBidi"/>
                <w:sz w:val="22"/>
                <w:szCs w:val="22"/>
              </w:rPr>
            </w:pPr>
            <w:bookmarkStart w:id="629" w:name="_Toc169507101"/>
            <w:bookmarkStart w:id="630" w:name="_Toc169508259"/>
            <w:r w:rsidRPr="007E60C8">
              <w:rPr>
                <w:rFonts w:asciiTheme="majorHAnsi" w:hAnsiTheme="majorHAnsi" w:cstheme="majorBidi"/>
                <w:sz w:val="22"/>
                <w:szCs w:val="22"/>
              </w:rPr>
              <w:t>Teleinformática</w:t>
            </w:r>
            <w:bookmarkEnd w:id="629"/>
            <w:bookmarkEnd w:id="630"/>
          </w:p>
          <w:p w14:paraId="7D80D6CB" w14:textId="054C8344" w:rsidR="00DD4965" w:rsidRPr="007E60C8" w:rsidRDefault="279B64FF" w:rsidP="14D9C64B">
            <w:pPr>
              <w:ind w:hanging="2"/>
              <w:rPr>
                <w:rFonts w:asciiTheme="majorHAnsi" w:hAnsiTheme="majorHAnsi" w:cstheme="majorBidi"/>
                <w:sz w:val="22"/>
                <w:szCs w:val="22"/>
              </w:rPr>
            </w:pPr>
            <w:bookmarkStart w:id="631" w:name="_Toc169507102"/>
            <w:bookmarkStart w:id="632" w:name="_Toc169508260"/>
            <w:r w:rsidRPr="007E60C8">
              <w:rPr>
                <w:rFonts w:asciiTheme="majorHAnsi" w:hAnsiTheme="majorHAnsi" w:cstheme="majorBidi"/>
                <w:sz w:val="22"/>
                <w:szCs w:val="22"/>
              </w:rPr>
              <w:t>Geomática</w:t>
            </w:r>
            <w:bookmarkEnd w:id="631"/>
            <w:bookmarkEnd w:id="632"/>
          </w:p>
          <w:p w14:paraId="304F2533" w14:textId="77777777" w:rsidR="0089603E" w:rsidRPr="007E60C8" w:rsidRDefault="279B64FF" w:rsidP="14D9C64B">
            <w:pPr>
              <w:ind w:hanging="2"/>
              <w:rPr>
                <w:rFonts w:asciiTheme="majorHAnsi" w:hAnsiTheme="majorHAnsi" w:cstheme="majorBidi"/>
                <w:sz w:val="22"/>
                <w:szCs w:val="22"/>
              </w:rPr>
            </w:pPr>
            <w:bookmarkStart w:id="633" w:name="_Toc169507103"/>
            <w:bookmarkStart w:id="634" w:name="_Toc169508261"/>
            <w:r w:rsidRPr="007E60C8">
              <w:rPr>
                <w:rFonts w:asciiTheme="majorHAnsi" w:hAnsiTheme="majorHAnsi" w:cstheme="majorBidi"/>
                <w:sz w:val="22"/>
                <w:szCs w:val="22"/>
              </w:rPr>
              <w:t>Ingeniería de Software</w:t>
            </w:r>
            <w:bookmarkEnd w:id="633"/>
            <w:bookmarkEnd w:id="634"/>
          </w:p>
          <w:p w14:paraId="66131D96" w14:textId="4CBAC3B9" w:rsidR="00555920" w:rsidRPr="007E60C8" w:rsidRDefault="7184AB8F" w:rsidP="14D9C64B">
            <w:pPr>
              <w:ind w:hanging="2"/>
              <w:rPr>
                <w:rFonts w:asciiTheme="majorHAnsi" w:hAnsiTheme="majorHAnsi" w:cstheme="majorBidi"/>
                <w:sz w:val="22"/>
                <w:szCs w:val="22"/>
              </w:rPr>
            </w:pPr>
            <w:bookmarkStart w:id="635" w:name="_Toc169507104"/>
            <w:bookmarkStart w:id="636" w:name="_Toc169508262"/>
            <w:r w:rsidRPr="007E60C8">
              <w:rPr>
                <w:rFonts w:asciiTheme="majorHAnsi" w:hAnsiTheme="majorHAnsi" w:cstheme="majorBidi"/>
                <w:sz w:val="22"/>
                <w:szCs w:val="22"/>
              </w:rPr>
              <w:t>(</w:t>
            </w:r>
            <w:r w:rsidRPr="007E60C8">
              <w:rPr>
                <w:rFonts w:asciiTheme="majorHAnsi" w:eastAsia="Arial" w:hAnsiTheme="majorHAnsi" w:cstheme="majorBidi"/>
                <w:sz w:val="22"/>
                <w:szCs w:val="22"/>
              </w:rPr>
              <w:t>Proceso para ofertar énfasis en Inteligencia Artificial</w:t>
            </w:r>
            <w:r w:rsidRPr="007E60C8">
              <w:rPr>
                <w:rFonts w:asciiTheme="majorHAnsi" w:hAnsiTheme="majorHAnsi" w:cstheme="majorBidi"/>
                <w:sz w:val="22"/>
                <w:szCs w:val="22"/>
              </w:rPr>
              <w:t>)</w:t>
            </w:r>
            <w:bookmarkEnd w:id="635"/>
            <w:bookmarkEnd w:id="636"/>
          </w:p>
        </w:tc>
      </w:tr>
      <w:tr w:rsidR="003B6804" w:rsidRPr="007E60C8" w14:paraId="2BC716B4" w14:textId="77777777" w:rsidTr="14D9C64B">
        <w:trPr>
          <w:trHeight w:val="300"/>
          <w:jc w:val="center"/>
        </w:trPr>
        <w:tc>
          <w:tcPr>
            <w:tcW w:w="2972" w:type="dxa"/>
            <w:shd w:val="clear" w:color="auto" w:fill="BDD6EE"/>
            <w:vAlign w:val="center"/>
          </w:tcPr>
          <w:p w14:paraId="1B9DC2DC" w14:textId="2B75DFFC" w:rsidR="0089603E" w:rsidRPr="007E60C8" w:rsidRDefault="0089603E" w:rsidP="14D9C64B">
            <w:pPr>
              <w:ind w:hanging="2"/>
              <w:rPr>
                <w:rFonts w:asciiTheme="majorHAnsi" w:hAnsiTheme="majorHAnsi" w:cstheme="majorBidi"/>
                <w:sz w:val="22"/>
                <w:szCs w:val="22"/>
              </w:rPr>
            </w:pPr>
            <w:bookmarkStart w:id="637" w:name="_Toc169507105"/>
            <w:bookmarkStart w:id="638" w:name="_Toc169508263"/>
            <w:r w:rsidRPr="007E60C8">
              <w:rPr>
                <w:rFonts w:asciiTheme="majorHAnsi" w:hAnsiTheme="majorHAnsi" w:cstheme="majorBidi"/>
                <w:sz w:val="22"/>
                <w:szCs w:val="22"/>
              </w:rPr>
              <w:t>Número de créditos académicos</w:t>
            </w:r>
            <w:bookmarkEnd w:id="637"/>
            <w:bookmarkEnd w:id="638"/>
          </w:p>
        </w:tc>
        <w:tc>
          <w:tcPr>
            <w:tcW w:w="5954" w:type="dxa"/>
            <w:shd w:val="clear" w:color="auto" w:fill="FFFFFF" w:themeFill="background1"/>
            <w:vAlign w:val="center"/>
          </w:tcPr>
          <w:p w14:paraId="0E49441F" w14:textId="77777777" w:rsidR="0089603E" w:rsidRPr="007E60C8" w:rsidRDefault="0089603E" w:rsidP="14D9C64B">
            <w:pPr>
              <w:ind w:hanging="2"/>
              <w:rPr>
                <w:rFonts w:asciiTheme="majorHAnsi" w:hAnsiTheme="majorHAnsi" w:cstheme="majorBidi"/>
                <w:sz w:val="22"/>
                <w:szCs w:val="22"/>
              </w:rPr>
            </w:pPr>
            <w:bookmarkStart w:id="639" w:name="_Toc169507106"/>
            <w:bookmarkStart w:id="640" w:name="_Toc169508264"/>
            <w:r w:rsidRPr="007E60C8">
              <w:rPr>
                <w:rFonts w:asciiTheme="majorHAnsi" w:hAnsiTheme="majorHAnsi" w:cstheme="majorBidi"/>
                <w:sz w:val="22"/>
                <w:szCs w:val="22"/>
              </w:rPr>
              <w:t>44</w:t>
            </w:r>
            <w:bookmarkEnd w:id="639"/>
            <w:bookmarkEnd w:id="640"/>
          </w:p>
        </w:tc>
      </w:tr>
      <w:tr w:rsidR="003B6804" w:rsidRPr="007E60C8" w14:paraId="4570CE42" w14:textId="77777777" w:rsidTr="14D9C64B">
        <w:trPr>
          <w:trHeight w:val="300"/>
          <w:jc w:val="center"/>
        </w:trPr>
        <w:tc>
          <w:tcPr>
            <w:tcW w:w="2972" w:type="dxa"/>
            <w:shd w:val="clear" w:color="auto" w:fill="BDD6EE"/>
            <w:vAlign w:val="center"/>
          </w:tcPr>
          <w:p w14:paraId="0FBECF23" w14:textId="0E4CED72" w:rsidR="0089603E" w:rsidRPr="007E60C8" w:rsidRDefault="0089603E" w:rsidP="14D9C64B">
            <w:pPr>
              <w:ind w:hanging="2"/>
              <w:rPr>
                <w:rFonts w:asciiTheme="majorHAnsi" w:hAnsiTheme="majorHAnsi" w:cstheme="majorBidi"/>
                <w:sz w:val="22"/>
                <w:szCs w:val="22"/>
              </w:rPr>
            </w:pPr>
            <w:bookmarkStart w:id="641" w:name="_Toc169507107"/>
            <w:bookmarkStart w:id="642" w:name="_Toc169508265"/>
            <w:r w:rsidRPr="007E60C8">
              <w:rPr>
                <w:rFonts w:asciiTheme="majorHAnsi" w:hAnsiTheme="majorHAnsi" w:cstheme="majorBidi"/>
                <w:sz w:val="22"/>
                <w:szCs w:val="22"/>
              </w:rPr>
              <w:t>Número de estudiantes en el 1er. Periodo</w:t>
            </w:r>
            <w:bookmarkEnd w:id="641"/>
            <w:bookmarkEnd w:id="642"/>
          </w:p>
        </w:tc>
        <w:tc>
          <w:tcPr>
            <w:tcW w:w="5954" w:type="dxa"/>
            <w:shd w:val="clear" w:color="auto" w:fill="FFFFFF" w:themeFill="background1"/>
            <w:vAlign w:val="center"/>
          </w:tcPr>
          <w:p w14:paraId="261D19BA" w14:textId="77777777" w:rsidR="0089603E" w:rsidRPr="007E60C8" w:rsidRDefault="0089603E" w:rsidP="14D9C64B">
            <w:pPr>
              <w:ind w:hanging="2"/>
              <w:rPr>
                <w:rFonts w:asciiTheme="majorHAnsi" w:hAnsiTheme="majorHAnsi" w:cstheme="majorBidi"/>
                <w:sz w:val="22"/>
                <w:szCs w:val="22"/>
              </w:rPr>
            </w:pPr>
            <w:bookmarkStart w:id="643" w:name="_Toc169507108"/>
            <w:bookmarkStart w:id="644" w:name="_Toc169508266"/>
            <w:r w:rsidRPr="007E60C8">
              <w:rPr>
                <w:rFonts w:asciiTheme="majorHAnsi" w:hAnsiTheme="majorHAnsi" w:cstheme="majorBidi"/>
                <w:sz w:val="22"/>
                <w:szCs w:val="22"/>
              </w:rPr>
              <w:t>40</w:t>
            </w:r>
            <w:bookmarkEnd w:id="643"/>
            <w:bookmarkEnd w:id="644"/>
          </w:p>
        </w:tc>
      </w:tr>
      <w:tr w:rsidR="003B6804" w:rsidRPr="007E60C8" w14:paraId="5895AB3F" w14:textId="77777777" w:rsidTr="14D9C64B">
        <w:trPr>
          <w:trHeight w:val="300"/>
          <w:jc w:val="center"/>
        </w:trPr>
        <w:tc>
          <w:tcPr>
            <w:tcW w:w="2972" w:type="dxa"/>
            <w:shd w:val="clear" w:color="auto" w:fill="BDD6EE"/>
            <w:vAlign w:val="center"/>
          </w:tcPr>
          <w:p w14:paraId="13A5A414" w14:textId="03218ABC" w:rsidR="0089603E" w:rsidRPr="007E60C8" w:rsidRDefault="0089603E" w:rsidP="14D9C64B">
            <w:pPr>
              <w:ind w:hanging="2"/>
              <w:rPr>
                <w:rFonts w:asciiTheme="majorHAnsi" w:hAnsiTheme="majorHAnsi" w:cstheme="majorBidi"/>
                <w:sz w:val="22"/>
                <w:szCs w:val="22"/>
              </w:rPr>
            </w:pPr>
            <w:bookmarkStart w:id="645" w:name="_Toc169507109"/>
            <w:bookmarkStart w:id="646" w:name="_Toc169508267"/>
            <w:r w:rsidRPr="007E60C8">
              <w:rPr>
                <w:rFonts w:asciiTheme="majorHAnsi" w:hAnsiTheme="majorHAnsi" w:cstheme="majorBidi"/>
                <w:sz w:val="22"/>
                <w:szCs w:val="22"/>
              </w:rPr>
              <w:t>Valor de la matrícula al iniciar</w:t>
            </w:r>
            <w:bookmarkEnd w:id="645"/>
            <w:bookmarkEnd w:id="646"/>
          </w:p>
        </w:tc>
        <w:tc>
          <w:tcPr>
            <w:tcW w:w="5954" w:type="dxa"/>
            <w:shd w:val="clear" w:color="auto" w:fill="FFFFFF" w:themeFill="background1"/>
            <w:vAlign w:val="center"/>
          </w:tcPr>
          <w:p w14:paraId="54944E88" w14:textId="77777777" w:rsidR="0089603E" w:rsidRPr="007E60C8" w:rsidRDefault="0089603E" w:rsidP="14D9C64B">
            <w:pPr>
              <w:ind w:hanging="2"/>
              <w:rPr>
                <w:rFonts w:asciiTheme="majorHAnsi" w:hAnsiTheme="majorHAnsi" w:cstheme="majorBidi"/>
                <w:sz w:val="22"/>
                <w:szCs w:val="22"/>
              </w:rPr>
            </w:pPr>
            <w:bookmarkStart w:id="647" w:name="_Toc169507110"/>
            <w:bookmarkStart w:id="648" w:name="_Toc169508268"/>
            <w:r w:rsidRPr="007E60C8">
              <w:rPr>
                <w:rFonts w:asciiTheme="majorHAnsi" w:hAnsiTheme="majorHAnsi" w:cstheme="majorBidi"/>
                <w:sz w:val="22"/>
                <w:szCs w:val="22"/>
              </w:rPr>
              <w:t>Aproximadamente 8,8 SMLV</w:t>
            </w:r>
            <w:bookmarkEnd w:id="647"/>
            <w:bookmarkEnd w:id="648"/>
          </w:p>
        </w:tc>
      </w:tr>
      <w:tr w:rsidR="003B6804" w:rsidRPr="007E60C8" w14:paraId="0DF00032" w14:textId="77777777" w:rsidTr="14D9C64B">
        <w:trPr>
          <w:trHeight w:val="300"/>
          <w:jc w:val="center"/>
        </w:trPr>
        <w:tc>
          <w:tcPr>
            <w:tcW w:w="2972" w:type="dxa"/>
            <w:shd w:val="clear" w:color="auto" w:fill="BDD6EE"/>
            <w:vAlign w:val="center"/>
          </w:tcPr>
          <w:p w14:paraId="00D762B0" w14:textId="3EE27341" w:rsidR="0089603E" w:rsidRPr="007E60C8" w:rsidRDefault="0089603E" w:rsidP="14D9C64B">
            <w:pPr>
              <w:ind w:hanging="2"/>
              <w:rPr>
                <w:rFonts w:asciiTheme="majorHAnsi" w:hAnsiTheme="majorHAnsi" w:cstheme="majorBidi"/>
                <w:sz w:val="22"/>
                <w:szCs w:val="22"/>
              </w:rPr>
            </w:pPr>
            <w:bookmarkStart w:id="649" w:name="_Toc169507111"/>
            <w:bookmarkStart w:id="650" w:name="_Toc169508269"/>
            <w:r w:rsidRPr="007E60C8">
              <w:rPr>
                <w:rFonts w:asciiTheme="majorHAnsi" w:hAnsiTheme="majorHAnsi" w:cstheme="majorBidi"/>
                <w:sz w:val="22"/>
                <w:szCs w:val="22"/>
              </w:rPr>
              <w:lastRenderedPageBreak/>
              <w:t>El programa está adscrito a</w:t>
            </w:r>
            <w:bookmarkEnd w:id="649"/>
            <w:bookmarkEnd w:id="650"/>
          </w:p>
        </w:tc>
        <w:tc>
          <w:tcPr>
            <w:tcW w:w="5954" w:type="dxa"/>
            <w:shd w:val="clear" w:color="auto" w:fill="FFFFFF" w:themeFill="background1"/>
            <w:vAlign w:val="center"/>
          </w:tcPr>
          <w:p w14:paraId="61F1A266" w14:textId="77777777" w:rsidR="0089603E" w:rsidRPr="007E60C8" w:rsidRDefault="0089603E" w:rsidP="14D9C64B">
            <w:pPr>
              <w:ind w:hanging="2"/>
              <w:rPr>
                <w:rFonts w:asciiTheme="majorHAnsi" w:hAnsiTheme="majorHAnsi" w:cstheme="majorBidi"/>
                <w:sz w:val="22"/>
                <w:szCs w:val="22"/>
              </w:rPr>
            </w:pPr>
            <w:bookmarkStart w:id="651" w:name="_Toc169507112"/>
            <w:bookmarkStart w:id="652" w:name="_Toc169508270"/>
            <w:r w:rsidRPr="007E60C8">
              <w:rPr>
                <w:rFonts w:asciiTheme="majorHAnsi" w:hAnsiTheme="majorHAnsi" w:cstheme="majorBidi"/>
                <w:sz w:val="22"/>
                <w:szCs w:val="22"/>
              </w:rPr>
              <w:t>Facultad de Ingeniería</w:t>
            </w:r>
            <w:bookmarkEnd w:id="651"/>
            <w:bookmarkEnd w:id="652"/>
          </w:p>
        </w:tc>
      </w:tr>
      <w:tr w:rsidR="003B6804" w:rsidRPr="007E60C8" w14:paraId="3F622644" w14:textId="77777777" w:rsidTr="14D9C64B">
        <w:trPr>
          <w:trHeight w:val="300"/>
          <w:jc w:val="center"/>
        </w:trPr>
        <w:tc>
          <w:tcPr>
            <w:tcW w:w="2972" w:type="dxa"/>
            <w:shd w:val="clear" w:color="auto" w:fill="BDD6EE"/>
            <w:vAlign w:val="center"/>
          </w:tcPr>
          <w:p w14:paraId="4B4434A3" w14:textId="40C496AB" w:rsidR="0089603E" w:rsidRPr="007E60C8" w:rsidRDefault="0089603E" w:rsidP="14D9C64B">
            <w:pPr>
              <w:ind w:hanging="2"/>
              <w:rPr>
                <w:rFonts w:asciiTheme="majorHAnsi" w:hAnsiTheme="majorHAnsi" w:cstheme="majorBidi"/>
                <w:sz w:val="22"/>
                <w:szCs w:val="22"/>
              </w:rPr>
            </w:pPr>
            <w:bookmarkStart w:id="653" w:name="_Toc169507113"/>
            <w:bookmarkStart w:id="654" w:name="_Toc169508271"/>
            <w:r w:rsidRPr="007E60C8">
              <w:rPr>
                <w:rFonts w:asciiTheme="majorHAnsi" w:hAnsiTheme="majorHAnsi" w:cstheme="majorBidi"/>
                <w:sz w:val="22"/>
                <w:szCs w:val="22"/>
              </w:rPr>
              <w:t>Numero de egresados</w:t>
            </w:r>
            <w:bookmarkEnd w:id="653"/>
            <w:bookmarkEnd w:id="654"/>
            <w:r w:rsidRPr="007E60C8">
              <w:rPr>
                <w:rFonts w:asciiTheme="majorHAnsi" w:hAnsiTheme="majorHAnsi" w:cstheme="majorBidi"/>
                <w:sz w:val="22"/>
                <w:szCs w:val="22"/>
              </w:rPr>
              <w:t xml:space="preserve"> </w:t>
            </w:r>
          </w:p>
        </w:tc>
        <w:tc>
          <w:tcPr>
            <w:tcW w:w="5954" w:type="dxa"/>
            <w:shd w:val="clear" w:color="auto" w:fill="FFFFFF" w:themeFill="background1"/>
            <w:vAlign w:val="center"/>
          </w:tcPr>
          <w:p w14:paraId="12A42D14" w14:textId="77777777" w:rsidR="0089603E" w:rsidRPr="007E60C8" w:rsidRDefault="0089603E" w:rsidP="14D9C64B">
            <w:pPr>
              <w:ind w:hanging="2"/>
              <w:rPr>
                <w:rFonts w:asciiTheme="majorHAnsi" w:hAnsiTheme="majorHAnsi" w:cstheme="majorBidi"/>
                <w:sz w:val="22"/>
                <w:szCs w:val="22"/>
              </w:rPr>
            </w:pPr>
            <w:bookmarkStart w:id="655" w:name="_Toc169507114"/>
            <w:bookmarkStart w:id="656" w:name="_Toc169508272"/>
            <w:r w:rsidRPr="007E60C8">
              <w:rPr>
                <w:rFonts w:asciiTheme="majorHAnsi" w:hAnsiTheme="majorHAnsi" w:cstheme="majorBidi"/>
                <w:sz w:val="22"/>
                <w:szCs w:val="22"/>
              </w:rPr>
              <w:t>485</w:t>
            </w:r>
            <w:bookmarkEnd w:id="655"/>
            <w:bookmarkEnd w:id="656"/>
          </w:p>
        </w:tc>
      </w:tr>
      <w:tr w:rsidR="003B6804" w:rsidRPr="007E60C8" w14:paraId="5164CE17" w14:textId="77777777" w:rsidTr="14D9C64B">
        <w:trPr>
          <w:trHeight w:val="300"/>
          <w:jc w:val="center"/>
        </w:trPr>
        <w:tc>
          <w:tcPr>
            <w:tcW w:w="2972" w:type="dxa"/>
            <w:shd w:val="clear" w:color="auto" w:fill="BDD6EE"/>
            <w:vAlign w:val="center"/>
          </w:tcPr>
          <w:p w14:paraId="3362DBEA" w14:textId="392873FF" w:rsidR="0089603E" w:rsidRPr="007E60C8" w:rsidRDefault="0089603E" w:rsidP="14D9C64B">
            <w:pPr>
              <w:ind w:hanging="2"/>
              <w:rPr>
                <w:rFonts w:asciiTheme="majorHAnsi" w:hAnsiTheme="majorHAnsi" w:cstheme="majorBidi"/>
                <w:sz w:val="22"/>
                <w:szCs w:val="22"/>
              </w:rPr>
            </w:pPr>
            <w:bookmarkStart w:id="657" w:name="_Toc169507115"/>
            <w:bookmarkStart w:id="658" w:name="_Toc169508273"/>
            <w:r w:rsidRPr="007E60C8">
              <w:rPr>
                <w:rFonts w:asciiTheme="majorHAnsi" w:hAnsiTheme="majorHAnsi" w:cstheme="majorBidi"/>
                <w:sz w:val="22"/>
                <w:szCs w:val="22"/>
              </w:rPr>
              <w:t>Syllabus</w:t>
            </w:r>
            <w:bookmarkEnd w:id="657"/>
            <w:bookmarkEnd w:id="658"/>
          </w:p>
        </w:tc>
        <w:tc>
          <w:tcPr>
            <w:tcW w:w="5954" w:type="dxa"/>
            <w:shd w:val="clear" w:color="auto" w:fill="FFFFFF" w:themeFill="background1"/>
            <w:vAlign w:val="center"/>
          </w:tcPr>
          <w:p w14:paraId="729B7858" w14:textId="77777777" w:rsidR="0089603E" w:rsidRPr="007E60C8" w:rsidRDefault="0089603E" w:rsidP="14D9C64B">
            <w:pPr>
              <w:ind w:hanging="2"/>
              <w:rPr>
                <w:rFonts w:asciiTheme="majorHAnsi" w:hAnsiTheme="majorHAnsi" w:cstheme="majorBidi"/>
                <w:sz w:val="22"/>
                <w:szCs w:val="22"/>
              </w:rPr>
            </w:pPr>
          </w:p>
        </w:tc>
      </w:tr>
    </w:tbl>
    <w:p w14:paraId="777F5DB0" w14:textId="4305C2F9" w:rsidR="006F117A" w:rsidRPr="007E60C8" w:rsidRDefault="006F117A" w:rsidP="006F117A">
      <w:pPr>
        <w:ind w:hanging="2"/>
        <w:jc w:val="center"/>
        <w:rPr>
          <w:rFonts w:asciiTheme="majorHAnsi" w:hAnsiTheme="majorHAnsi" w:cstheme="majorHAnsi"/>
          <w:i/>
          <w:sz w:val="22"/>
          <w:szCs w:val="22"/>
        </w:rPr>
      </w:pPr>
      <w:r w:rsidRPr="007E60C8">
        <w:rPr>
          <w:rFonts w:asciiTheme="majorHAnsi" w:hAnsiTheme="majorHAnsi" w:cstheme="majorHAnsi"/>
          <w:sz w:val="22"/>
          <w:szCs w:val="22"/>
        </w:rPr>
        <w:t xml:space="preserve">Fuente. </w:t>
      </w:r>
      <w:del w:id="659" w:author="RUBIANO SUAREZ ALISON KATHERINE" w:date="2024-12-02T14:37:00Z">
        <w:r w:rsidR="00134126" w:rsidDel="0003548D">
          <w:fldChar w:fldCharType="begin"/>
        </w:r>
        <w:r w:rsidR="00134126" w:rsidDel="0003548D">
          <w:delInstrText xml:space="preserve"> HYPERLINK "https://autoevaluacionyacreditacion.udistrital.edu.co/sites/acreditacion/files/documentos/2021-07/AA-RC-Documento%20gu%C3%ADa%20Registro%20Calificado.pdf" \h </w:delInstrText>
        </w:r>
        <w:r w:rsidR="00134126" w:rsidDel="0003548D">
          <w:fldChar w:fldCharType="separate"/>
        </w:r>
        <w:r w:rsidRPr="007E60C8" w:rsidDel="0003548D">
          <w:rPr>
            <w:rFonts w:asciiTheme="majorHAnsi" w:hAnsiTheme="majorHAnsi" w:cstheme="majorHAnsi"/>
            <w:i/>
            <w:sz w:val="22"/>
            <w:szCs w:val="22"/>
            <w:u w:val="single"/>
          </w:rPr>
          <w:delText>Guía para la elaboración del documento maestro de Registro Calificado</w:delText>
        </w:r>
        <w:r w:rsidR="00134126" w:rsidDel="0003548D">
          <w:rPr>
            <w:rFonts w:asciiTheme="majorHAnsi" w:hAnsiTheme="majorHAnsi" w:cstheme="majorHAnsi"/>
            <w:i/>
            <w:sz w:val="22"/>
            <w:szCs w:val="22"/>
            <w:u w:val="single"/>
          </w:rPr>
          <w:fldChar w:fldCharType="end"/>
        </w:r>
      </w:del>
      <w:ins w:id="660" w:author="RUBIANO SUAREZ ALISON KATHERINE" w:date="2024-12-02T14:37:00Z">
        <w:r w:rsidR="0003548D">
          <w:fldChar w:fldCharType="begin"/>
        </w:r>
        <w:r w:rsidR="0003548D">
          <w:instrText xml:space="preserve"> HYPERLINK "https://autoevaluacionyacreditacion.udistrital.edu.co/sites/acreditacion/files/documentos/2021-07/AA-RC-Documento%20gu%C3%ADa%20Registro%20Calificado.pdf" \h </w:instrText>
        </w:r>
        <w:r w:rsidR="0003548D">
          <w:fldChar w:fldCharType="separate"/>
        </w:r>
        <w:r w:rsidR="0003548D">
          <w:rPr>
            <w:rFonts w:asciiTheme="majorHAnsi" w:hAnsiTheme="majorHAnsi" w:cstheme="majorHAnsi"/>
            <w:i/>
            <w:sz w:val="22"/>
            <w:szCs w:val="22"/>
            <w:u w:val="single"/>
          </w:rPr>
          <w:t>D</w:t>
        </w:r>
        <w:r w:rsidR="0003548D" w:rsidRPr="007E60C8">
          <w:rPr>
            <w:rFonts w:asciiTheme="majorHAnsi" w:hAnsiTheme="majorHAnsi" w:cstheme="majorHAnsi"/>
            <w:i/>
            <w:sz w:val="22"/>
            <w:szCs w:val="22"/>
            <w:u w:val="single"/>
          </w:rPr>
          <w:t>ocumento maestro de Registro Calificado</w:t>
        </w:r>
        <w:r w:rsidR="0003548D">
          <w:rPr>
            <w:rFonts w:asciiTheme="majorHAnsi" w:hAnsiTheme="majorHAnsi" w:cstheme="majorHAnsi"/>
            <w:i/>
            <w:sz w:val="22"/>
            <w:szCs w:val="22"/>
            <w:u w:val="single"/>
          </w:rPr>
          <w:fldChar w:fldCharType="end"/>
        </w:r>
      </w:ins>
      <w:del w:id="661" w:author="RUBIANO SUAREZ ALISON KATHERINE" w:date="2024-12-02T14:37:00Z">
        <w:r w:rsidRPr="007E60C8" w:rsidDel="0003548D">
          <w:rPr>
            <w:rFonts w:asciiTheme="majorHAnsi" w:hAnsiTheme="majorHAnsi" w:cstheme="majorHAnsi"/>
            <w:i/>
            <w:sz w:val="22"/>
            <w:szCs w:val="22"/>
          </w:rPr>
          <w:delText xml:space="preserve"> (p.26-27)</w:delText>
        </w:r>
      </w:del>
      <w:r w:rsidRPr="007E60C8">
        <w:rPr>
          <w:rFonts w:asciiTheme="majorHAnsi" w:hAnsiTheme="majorHAnsi" w:cstheme="majorHAnsi"/>
          <w:i/>
          <w:sz w:val="22"/>
          <w:szCs w:val="22"/>
        </w:rPr>
        <w:t>.</w:t>
      </w:r>
    </w:p>
    <w:p w14:paraId="643E035D" w14:textId="5986DA6B" w:rsidR="00AE580D" w:rsidRPr="007E60C8" w:rsidRDefault="00AE580D">
      <w:pPr>
        <w:ind w:hanging="2"/>
        <w:rPr>
          <w:rFonts w:asciiTheme="majorHAnsi" w:hAnsiTheme="majorHAnsi" w:cstheme="majorHAnsi"/>
          <w:sz w:val="22"/>
          <w:szCs w:val="22"/>
        </w:rPr>
      </w:pPr>
    </w:p>
    <w:p w14:paraId="25761430" w14:textId="77777777" w:rsidR="00AE580D" w:rsidRPr="007E60C8" w:rsidRDefault="00AE580D">
      <w:pPr>
        <w:rPr>
          <w:rFonts w:asciiTheme="majorHAnsi" w:hAnsiTheme="majorHAnsi" w:cstheme="majorHAnsi"/>
          <w:sz w:val="22"/>
          <w:szCs w:val="22"/>
        </w:rPr>
      </w:pPr>
      <w:r w:rsidRPr="007E60C8">
        <w:rPr>
          <w:rFonts w:asciiTheme="majorHAnsi" w:hAnsiTheme="majorHAnsi" w:cstheme="majorHAnsi"/>
          <w:sz w:val="22"/>
          <w:szCs w:val="22"/>
        </w:rPr>
        <w:br w:type="page"/>
      </w:r>
    </w:p>
    <w:p w14:paraId="1301474E" w14:textId="33F4A3CF" w:rsidR="007E2100" w:rsidRPr="007E60C8" w:rsidRDefault="008D12FF" w:rsidP="00FD73CC">
      <w:pPr>
        <w:pStyle w:val="Ttulo1"/>
        <w:numPr>
          <w:ilvl w:val="0"/>
          <w:numId w:val="11"/>
        </w:numPr>
        <w:spacing w:before="0"/>
        <w:jc w:val="center"/>
        <w:rPr>
          <w:rFonts w:asciiTheme="majorHAnsi" w:hAnsiTheme="majorHAnsi" w:cstheme="majorHAnsi"/>
          <w:sz w:val="22"/>
          <w:szCs w:val="22"/>
        </w:rPr>
      </w:pPr>
      <w:bookmarkStart w:id="662" w:name="_Toc169507117"/>
      <w:bookmarkStart w:id="663" w:name="_Toc169508275"/>
      <w:bookmarkStart w:id="664" w:name="_Toc183699809"/>
      <w:r w:rsidRPr="007E60C8">
        <w:rPr>
          <w:rFonts w:asciiTheme="majorHAnsi" w:hAnsiTheme="majorHAnsi" w:cstheme="majorHAnsi"/>
          <w:sz w:val="22"/>
          <w:szCs w:val="22"/>
        </w:rPr>
        <w:lastRenderedPageBreak/>
        <w:t>DISTRIBUCIÓN ACTUAL DE ESPACIOS ACADÉMICOS</w:t>
      </w:r>
      <w:bookmarkEnd w:id="476"/>
      <w:bookmarkEnd w:id="662"/>
      <w:bookmarkEnd w:id="663"/>
      <w:bookmarkEnd w:id="664"/>
    </w:p>
    <w:p w14:paraId="7ED16E57" w14:textId="77777777" w:rsidR="00FD73CC" w:rsidRPr="007E60C8" w:rsidRDefault="00FD73CC" w:rsidP="00FD73CC">
      <w:pPr>
        <w:ind w:hanging="2"/>
        <w:rPr>
          <w:rFonts w:asciiTheme="majorHAnsi" w:hAnsiTheme="majorHAnsi"/>
          <w:sz w:val="22"/>
          <w:szCs w:val="22"/>
        </w:rPr>
      </w:pPr>
    </w:p>
    <w:p w14:paraId="76BCF292" w14:textId="77777777" w:rsidR="006F2369" w:rsidRPr="007E60C8" w:rsidRDefault="006F2369" w:rsidP="00385DE6">
      <w:pPr>
        <w:jc w:val="both"/>
        <w:rPr>
          <w:rFonts w:asciiTheme="majorHAnsi" w:hAnsiTheme="majorHAnsi" w:cstheme="majorHAnsi"/>
          <w:sz w:val="22"/>
          <w:szCs w:val="22"/>
        </w:rPr>
      </w:pPr>
    </w:p>
    <w:p w14:paraId="5C27386F" w14:textId="7E64B006" w:rsidR="006F2369" w:rsidRPr="007E60C8" w:rsidRDefault="00916332" w:rsidP="00192151">
      <w:pPr>
        <w:ind w:hanging="2"/>
        <w:jc w:val="both"/>
        <w:rPr>
          <w:rFonts w:asciiTheme="majorHAnsi" w:hAnsiTheme="majorHAnsi" w:cstheme="majorHAnsi"/>
          <w:sz w:val="22"/>
          <w:szCs w:val="22"/>
        </w:rPr>
      </w:pPr>
      <w:bookmarkStart w:id="665" w:name="_Toc169507118"/>
      <w:bookmarkStart w:id="666" w:name="_Toc169508276"/>
      <w:r>
        <w:rPr>
          <w:rFonts w:asciiTheme="majorHAnsi" w:hAnsiTheme="majorHAnsi" w:cs="Arial"/>
          <w:sz w:val="22"/>
          <w:szCs w:val="22"/>
        </w:rPr>
        <w:t xml:space="preserve">El </w:t>
      </w:r>
      <w:r w:rsidR="002C2117" w:rsidRPr="007E60C8">
        <w:rPr>
          <w:rFonts w:asciiTheme="majorHAnsi" w:hAnsiTheme="majorHAnsi" w:cs="Arial"/>
          <w:sz w:val="22"/>
          <w:szCs w:val="22"/>
        </w:rPr>
        <w:t xml:space="preserve"> </w:t>
      </w:r>
      <w:hyperlink r:id="rId26" w:history="1">
        <w:r w:rsidR="002C2117" w:rsidRPr="00192151">
          <w:rPr>
            <w:rStyle w:val="Hipervnculo"/>
            <w:rFonts w:asciiTheme="majorHAnsi" w:hAnsiTheme="majorHAnsi" w:cs="Arial"/>
            <w:position w:val="0"/>
            <w:sz w:val="22"/>
            <w:szCs w:val="22"/>
          </w:rPr>
          <w:t xml:space="preserve">Consejo Académico mediante Resolución </w:t>
        </w:r>
        <w:r w:rsidR="00192151">
          <w:rPr>
            <w:rStyle w:val="Hipervnculo"/>
            <w:rFonts w:asciiTheme="majorHAnsi" w:hAnsiTheme="majorHAnsi" w:cs="Arial"/>
            <w:position w:val="0"/>
            <w:sz w:val="22"/>
            <w:szCs w:val="22"/>
          </w:rPr>
          <w:t xml:space="preserve">No. </w:t>
        </w:r>
        <w:r w:rsidR="002C2117" w:rsidRPr="00192151">
          <w:rPr>
            <w:rStyle w:val="Hipervnculo"/>
            <w:rFonts w:asciiTheme="majorHAnsi" w:hAnsiTheme="majorHAnsi" w:cs="Arial"/>
            <w:position w:val="0"/>
            <w:sz w:val="22"/>
            <w:szCs w:val="22"/>
          </w:rPr>
          <w:t xml:space="preserve">155 </w:t>
        </w:r>
        <w:r w:rsidR="00192151">
          <w:rPr>
            <w:rStyle w:val="Hipervnculo"/>
            <w:rFonts w:asciiTheme="majorHAnsi" w:hAnsiTheme="majorHAnsi" w:cs="Arial"/>
            <w:position w:val="0"/>
            <w:sz w:val="22"/>
            <w:szCs w:val="22"/>
          </w:rPr>
          <w:t xml:space="preserve">del 23 de septiembre </w:t>
        </w:r>
        <w:r w:rsidR="002C2117" w:rsidRPr="00192151">
          <w:rPr>
            <w:rStyle w:val="Hipervnculo"/>
            <w:rFonts w:asciiTheme="majorHAnsi" w:hAnsiTheme="majorHAnsi" w:cs="Arial"/>
            <w:position w:val="0"/>
            <w:sz w:val="22"/>
            <w:szCs w:val="22"/>
          </w:rPr>
          <w:t>de 2014</w:t>
        </w:r>
      </w:hyperlink>
      <w:r w:rsidR="002C2117" w:rsidRPr="007E60C8">
        <w:rPr>
          <w:rFonts w:asciiTheme="majorHAnsi" w:hAnsiTheme="majorHAnsi" w:cs="Arial"/>
          <w:sz w:val="22"/>
          <w:szCs w:val="22"/>
        </w:rPr>
        <w:t xml:space="preserve"> aprobó el plan de estudios de la Maestría en Ciencias de la Información y las Comunicaciones.</w:t>
      </w:r>
      <w:r w:rsidR="006F2369" w:rsidRPr="007E60C8">
        <w:rPr>
          <w:rFonts w:asciiTheme="majorHAnsi" w:hAnsiTheme="majorHAnsi" w:cstheme="majorHAnsi"/>
          <w:sz w:val="22"/>
          <w:szCs w:val="22"/>
        </w:rPr>
        <w:t xml:space="preserve"> Como se puede observar en la Ilustración </w:t>
      </w:r>
      <w:r w:rsidR="007E60C8" w:rsidRPr="007E60C8">
        <w:rPr>
          <w:rFonts w:asciiTheme="majorHAnsi" w:hAnsiTheme="majorHAnsi" w:cstheme="majorHAnsi"/>
        </w:rPr>
        <w:t>1</w:t>
      </w:r>
      <w:r w:rsidR="006F2369" w:rsidRPr="007E60C8">
        <w:rPr>
          <w:rFonts w:asciiTheme="majorHAnsi" w:hAnsiTheme="majorHAnsi" w:cstheme="majorHAnsi"/>
          <w:sz w:val="22"/>
          <w:szCs w:val="22"/>
        </w:rPr>
        <w:t>.</w:t>
      </w:r>
      <w:bookmarkEnd w:id="665"/>
      <w:bookmarkEnd w:id="666"/>
    </w:p>
    <w:p w14:paraId="1B7E3C5E" w14:textId="77777777" w:rsidR="00BC6927" w:rsidRPr="007E60C8" w:rsidRDefault="00BC6927" w:rsidP="00BC6927">
      <w:pPr>
        <w:ind w:hanging="2"/>
        <w:jc w:val="both"/>
        <w:rPr>
          <w:rFonts w:asciiTheme="majorHAnsi" w:hAnsiTheme="majorHAnsi" w:cstheme="majorHAnsi"/>
          <w:sz w:val="22"/>
          <w:szCs w:val="22"/>
        </w:rPr>
      </w:pPr>
    </w:p>
    <w:p w14:paraId="67ACD00A" w14:textId="0F7A9D1E" w:rsidR="006F2369" w:rsidRPr="007E60C8" w:rsidRDefault="006F2369" w:rsidP="006F117A">
      <w:pPr>
        <w:pStyle w:val="Descripcin"/>
        <w:spacing w:line="276" w:lineRule="auto"/>
        <w:ind w:hanging="2"/>
        <w:jc w:val="center"/>
        <w:rPr>
          <w:rFonts w:asciiTheme="majorHAnsi" w:hAnsiTheme="majorHAnsi" w:cstheme="majorHAnsi"/>
          <w:color w:val="auto"/>
          <w:sz w:val="22"/>
          <w:szCs w:val="22"/>
        </w:rPr>
      </w:pPr>
      <w:bookmarkStart w:id="667" w:name="_Toc159939940"/>
      <w:bookmarkStart w:id="668" w:name="_Toc170858927"/>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1</w:t>
      </w:r>
      <w:r w:rsidRPr="007E60C8">
        <w:rPr>
          <w:rFonts w:asciiTheme="majorHAnsi" w:hAnsiTheme="majorHAnsi" w:cstheme="majorHAnsi"/>
          <w:color w:val="auto"/>
          <w:sz w:val="22"/>
          <w:szCs w:val="22"/>
        </w:rPr>
        <w:t>. Organización espacios académicos Maestría CIC – Resolución 155 de 2014.</w:t>
      </w:r>
      <w:bookmarkEnd w:id="667"/>
      <w:bookmarkEnd w:id="668"/>
    </w:p>
    <w:p w14:paraId="6B81E56E" w14:textId="3E7D8D1D" w:rsidR="006F2369" w:rsidRPr="007E60C8" w:rsidRDefault="006F2369" w:rsidP="5E7F5D34">
      <w:pPr>
        <w:ind w:hanging="2"/>
        <w:rPr>
          <w:rFonts w:asciiTheme="majorHAnsi" w:hAnsiTheme="majorHAnsi" w:cstheme="majorBidi"/>
          <w:sz w:val="22"/>
          <w:szCs w:val="22"/>
        </w:rPr>
      </w:pPr>
      <w:bookmarkStart w:id="669" w:name="_Toc169507119"/>
      <w:bookmarkStart w:id="670" w:name="_Toc169508277"/>
      <w:r w:rsidRPr="007E60C8">
        <w:rPr>
          <w:rFonts w:asciiTheme="majorHAnsi" w:hAnsiTheme="majorHAnsi" w:cstheme="majorHAnsi"/>
          <w:noProof/>
          <w:sz w:val="22"/>
          <w:szCs w:val="22"/>
        </w:rPr>
        <w:drawing>
          <wp:inline distT="0" distB="0" distL="0" distR="0" wp14:anchorId="44920EA6" wp14:editId="48690C8C">
            <wp:extent cx="6332220" cy="5997791"/>
            <wp:effectExtent l="19050" t="19050" r="1143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32220" cy="5997791"/>
                    </a:xfrm>
                    <a:prstGeom prst="rect">
                      <a:avLst/>
                    </a:prstGeom>
                    <a:noFill/>
                    <a:ln w="3175">
                      <a:solidFill>
                        <a:schemeClr val="tx1"/>
                      </a:solidFill>
                    </a:ln>
                  </pic:spPr>
                </pic:pic>
              </a:graphicData>
            </a:graphic>
          </wp:inline>
        </w:drawing>
      </w:r>
      <w:bookmarkEnd w:id="669"/>
      <w:bookmarkEnd w:id="670"/>
    </w:p>
    <w:p w14:paraId="6BB6080A" w14:textId="4F4DABA2" w:rsidR="006F2369" w:rsidRPr="007E60C8" w:rsidRDefault="006F2369" w:rsidP="00194B96">
      <w:pPr>
        <w:ind w:hanging="2"/>
        <w:jc w:val="center"/>
        <w:rPr>
          <w:rFonts w:asciiTheme="majorHAnsi" w:hAnsiTheme="majorHAnsi" w:cstheme="majorHAnsi"/>
          <w:sz w:val="22"/>
          <w:szCs w:val="22"/>
        </w:rPr>
      </w:pPr>
      <w:bookmarkStart w:id="671" w:name="_Toc169507120"/>
      <w:bookmarkStart w:id="672" w:name="_Toc169508278"/>
      <w:r w:rsidRPr="007E60C8">
        <w:rPr>
          <w:rFonts w:asciiTheme="majorHAnsi" w:hAnsiTheme="majorHAnsi" w:cstheme="majorHAnsi"/>
          <w:sz w:val="22"/>
          <w:szCs w:val="22"/>
        </w:rPr>
        <w:t>Fuente: Maestría en Ciencias de la Información y las Comunicaciones</w:t>
      </w:r>
      <w:bookmarkEnd w:id="671"/>
      <w:bookmarkEnd w:id="672"/>
    </w:p>
    <w:p w14:paraId="71BE41DC" w14:textId="2AF19739" w:rsidR="00DB6571" w:rsidRPr="007E60C8" w:rsidRDefault="00DB6571" w:rsidP="00BC6927">
      <w:pPr>
        <w:ind w:hanging="2"/>
        <w:jc w:val="both"/>
        <w:rPr>
          <w:rFonts w:asciiTheme="majorHAnsi" w:hAnsiTheme="majorHAnsi" w:cstheme="majorHAnsi"/>
          <w:sz w:val="22"/>
          <w:szCs w:val="22"/>
        </w:rPr>
      </w:pPr>
    </w:p>
    <w:p w14:paraId="58EC9D49" w14:textId="38CD21D0" w:rsidR="007C7748" w:rsidRPr="007E60C8" w:rsidRDefault="007C7748" w:rsidP="00BC6927">
      <w:pPr>
        <w:ind w:hanging="2"/>
        <w:jc w:val="center"/>
        <w:rPr>
          <w:rFonts w:asciiTheme="majorHAnsi" w:hAnsiTheme="majorHAnsi" w:cstheme="majorHAnsi"/>
          <w:sz w:val="22"/>
          <w:szCs w:val="22"/>
        </w:rPr>
      </w:pPr>
    </w:p>
    <w:p w14:paraId="44841B32" w14:textId="77C1E2AB" w:rsidR="00115CEE" w:rsidRPr="007E60C8" w:rsidRDefault="00115CEE" w:rsidP="00115CEE">
      <w:pPr>
        <w:ind w:hanging="2"/>
        <w:jc w:val="both"/>
        <w:rPr>
          <w:rFonts w:asciiTheme="majorHAnsi" w:hAnsiTheme="majorHAnsi" w:cstheme="majorHAnsi"/>
          <w:sz w:val="22"/>
          <w:szCs w:val="22"/>
        </w:rPr>
      </w:pPr>
      <w:bookmarkStart w:id="673" w:name="_Toc169507121"/>
      <w:bookmarkStart w:id="674" w:name="_Toc169508279"/>
      <w:r w:rsidRPr="007E60C8">
        <w:rPr>
          <w:rFonts w:asciiTheme="majorHAnsi" w:hAnsiTheme="majorHAnsi" w:cstheme="majorHAnsi"/>
          <w:sz w:val="22"/>
          <w:szCs w:val="22"/>
        </w:rPr>
        <w:t xml:space="preserve">Ahora bien, </w:t>
      </w:r>
      <w:r w:rsidR="00916332">
        <w:rPr>
          <w:rFonts w:asciiTheme="majorHAnsi" w:hAnsiTheme="majorHAnsi" w:cstheme="majorHAnsi"/>
          <w:sz w:val="22"/>
          <w:szCs w:val="22"/>
        </w:rPr>
        <w:t>l</w:t>
      </w:r>
      <w:r w:rsidR="00916332" w:rsidRPr="007E60C8">
        <w:rPr>
          <w:rFonts w:asciiTheme="majorHAnsi" w:hAnsiTheme="majorHAnsi" w:cstheme="majorHAnsi"/>
          <w:sz w:val="22"/>
          <w:szCs w:val="22"/>
        </w:rPr>
        <w:t xml:space="preserve">a </w:t>
      </w:r>
      <w:r w:rsidRPr="007E60C8">
        <w:rPr>
          <w:rFonts w:asciiTheme="majorHAnsi" w:hAnsiTheme="majorHAnsi" w:cstheme="majorHAnsi"/>
          <w:sz w:val="22"/>
          <w:szCs w:val="22"/>
        </w:rPr>
        <w:t xml:space="preserve">Maestría en Ciencias de la Información y las Comunicaciones está diseñada para ser cursada en 3 periodos académicos; la distribución del componente de Investigación se puede observar en la Ilustración </w:t>
      </w:r>
      <w:r w:rsidR="001D2DA7">
        <w:rPr>
          <w:rFonts w:asciiTheme="majorHAnsi" w:hAnsiTheme="majorHAnsi" w:cstheme="majorHAnsi"/>
          <w:sz w:val="22"/>
          <w:szCs w:val="22"/>
        </w:rPr>
        <w:t>2</w:t>
      </w:r>
      <w:r w:rsidR="001D2DA7" w:rsidRPr="007E60C8">
        <w:rPr>
          <w:rFonts w:asciiTheme="majorHAnsi" w:hAnsiTheme="majorHAnsi" w:cstheme="majorHAnsi"/>
          <w:sz w:val="22"/>
          <w:szCs w:val="22"/>
        </w:rPr>
        <w:t xml:space="preserve"> </w:t>
      </w:r>
      <w:r w:rsidRPr="007E60C8">
        <w:rPr>
          <w:rFonts w:asciiTheme="majorHAnsi" w:hAnsiTheme="majorHAnsi" w:cstheme="majorHAnsi"/>
          <w:sz w:val="22"/>
          <w:szCs w:val="22"/>
        </w:rPr>
        <w:t xml:space="preserve">y </w:t>
      </w:r>
      <w:r w:rsidRPr="007E60C8">
        <w:rPr>
          <w:rFonts w:asciiTheme="majorHAnsi" w:hAnsiTheme="majorHAnsi" w:cstheme="majorHAnsi"/>
          <w:sz w:val="22"/>
          <w:szCs w:val="22"/>
        </w:rPr>
        <w:lastRenderedPageBreak/>
        <w:t xml:space="preserve">para el componente de profundización en la Ilustración </w:t>
      </w:r>
      <w:r w:rsidR="001D2DA7">
        <w:rPr>
          <w:rFonts w:asciiTheme="majorHAnsi" w:hAnsiTheme="majorHAnsi" w:cstheme="majorHAnsi"/>
          <w:sz w:val="22"/>
          <w:szCs w:val="22"/>
        </w:rPr>
        <w:t>3</w:t>
      </w:r>
      <w:r w:rsidRPr="007E60C8">
        <w:rPr>
          <w:rFonts w:asciiTheme="majorHAnsi" w:hAnsiTheme="majorHAnsi" w:cstheme="majorHAnsi"/>
          <w:sz w:val="22"/>
          <w:szCs w:val="22"/>
        </w:rPr>
        <w:t>, estas no tendrán modificaciones, dado que los estudiantes deberán cursar</w:t>
      </w:r>
      <w:r w:rsidR="001D2DA7">
        <w:rPr>
          <w:rFonts w:asciiTheme="majorHAnsi" w:hAnsiTheme="majorHAnsi" w:cstheme="majorHAnsi"/>
          <w:sz w:val="22"/>
          <w:szCs w:val="22"/>
        </w:rPr>
        <w:t xml:space="preserve"> </w:t>
      </w:r>
      <w:r w:rsidRPr="007E60C8">
        <w:rPr>
          <w:rFonts w:asciiTheme="majorHAnsi" w:hAnsiTheme="majorHAnsi" w:cstheme="majorHAnsi"/>
          <w:sz w:val="22"/>
          <w:szCs w:val="22"/>
        </w:rPr>
        <w:t>la misma cantidad de espacios académico y créditos según su componente.</w:t>
      </w:r>
      <w:bookmarkEnd w:id="673"/>
      <w:bookmarkEnd w:id="674"/>
    </w:p>
    <w:p w14:paraId="09695663" w14:textId="77777777" w:rsidR="00D7305D" w:rsidRPr="007E60C8" w:rsidRDefault="00D7305D" w:rsidP="00115CEE">
      <w:pPr>
        <w:ind w:hanging="2"/>
        <w:jc w:val="both"/>
        <w:rPr>
          <w:rFonts w:asciiTheme="majorHAnsi" w:hAnsiTheme="majorHAnsi" w:cstheme="majorHAnsi"/>
          <w:sz w:val="22"/>
          <w:szCs w:val="22"/>
        </w:rPr>
      </w:pPr>
    </w:p>
    <w:p w14:paraId="3CEBA690" w14:textId="62895448" w:rsidR="00D7305D" w:rsidRPr="007E60C8" w:rsidRDefault="00D7305D" w:rsidP="00D7305D">
      <w:pPr>
        <w:pStyle w:val="Descripcin"/>
        <w:spacing w:line="276" w:lineRule="auto"/>
        <w:ind w:left="360"/>
        <w:jc w:val="center"/>
        <w:rPr>
          <w:rFonts w:asciiTheme="majorHAnsi" w:hAnsiTheme="majorHAnsi" w:cstheme="majorHAnsi"/>
          <w:color w:val="auto"/>
          <w:sz w:val="22"/>
          <w:szCs w:val="22"/>
        </w:rPr>
      </w:pPr>
      <w:bookmarkStart w:id="675" w:name="_Toc170858928"/>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2</w:t>
      </w:r>
      <w:r w:rsidRPr="007E60C8">
        <w:rPr>
          <w:rFonts w:asciiTheme="majorHAnsi" w:hAnsiTheme="majorHAnsi" w:cstheme="majorHAnsi"/>
          <w:color w:val="auto"/>
          <w:sz w:val="22"/>
          <w:szCs w:val="22"/>
        </w:rPr>
        <w:t>. Estructura Malla curricular Investigación.</w:t>
      </w:r>
      <w:bookmarkEnd w:id="675"/>
    </w:p>
    <w:p w14:paraId="3761B82E" w14:textId="77777777" w:rsidR="00D7305D" w:rsidRPr="007E60C8" w:rsidRDefault="00D7305D" w:rsidP="00D7305D">
      <w:pPr>
        <w:ind w:left="360"/>
        <w:jc w:val="center"/>
        <w:rPr>
          <w:rFonts w:asciiTheme="majorHAnsi" w:hAnsiTheme="majorHAnsi" w:cstheme="majorHAnsi"/>
          <w:sz w:val="22"/>
          <w:szCs w:val="22"/>
        </w:rPr>
      </w:pPr>
      <w:bookmarkStart w:id="676" w:name="_Toc169507125"/>
      <w:bookmarkStart w:id="677" w:name="_Toc169508283"/>
      <w:r w:rsidRPr="007E60C8">
        <w:rPr>
          <w:rFonts w:asciiTheme="majorHAnsi" w:hAnsiTheme="majorHAnsi"/>
          <w:noProof/>
          <w:sz w:val="22"/>
          <w:szCs w:val="22"/>
        </w:rPr>
        <w:drawing>
          <wp:inline distT="0" distB="0" distL="0" distR="0" wp14:anchorId="48FF264A" wp14:editId="3021C245">
            <wp:extent cx="5009711" cy="2313295"/>
            <wp:effectExtent l="0" t="0" r="635"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e estudios MCIC-02.jpg"/>
                    <pic:cNvPicPr/>
                  </pic:nvPicPr>
                  <pic:blipFill rotWithShape="1">
                    <a:blip r:embed="rId28" cstate="print">
                      <a:extLst>
                        <a:ext uri="{28A0092B-C50C-407E-A947-70E740481C1C}">
                          <a14:useLocalDpi xmlns:a14="http://schemas.microsoft.com/office/drawing/2010/main" val="0"/>
                        </a:ext>
                      </a:extLst>
                    </a:blip>
                    <a:srcRect l="1810" t="36879" r="51148" b="30542"/>
                    <a:stretch/>
                  </pic:blipFill>
                  <pic:spPr bwMode="auto">
                    <a:xfrm>
                      <a:off x="0" y="0"/>
                      <a:ext cx="5020806" cy="2318418"/>
                    </a:xfrm>
                    <a:prstGeom prst="rect">
                      <a:avLst/>
                    </a:prstGeom>
                    <a:ln>
                      <a:noFill/>
                    </a:ln>
                    <a:extLst>
                      <a:ext uri="{53640926-AAD7-44D8-BBD7-CCE9431645EC}">
                        <a14:shadowObscured xmlns:a14="http://schemas.microsoft.com/office/drawing/2010/main"/>
                      </a:ext>
                    </a:extLst>
                  </pic:spPr>
                </pic:pic>
              </a:graphicData>
            </a:graphic>
          </wp:inline>
        </w:drawing>
      </w:r>
      <w:bookmarkEnd w:id="676"/>
      <w:bookmarkEnd w:id="677"/>
    </w:p>
    <w:p w14:paraId="3AE39CB2"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5BBB5653" w14:textId="77777777" w:rsidR="00D7305D" w:rsidRPr="007E60C8" w:rsidRDefault="00D7305D" w:rsidP="00115CEE">
      <w:pPr>
        <w:ind w:hanging="2"/>
        <w:jc w:val="both"/>
        <w:rPr>
          <w:rFonts w:asciiTheme="majorHAnsi" w:hAnsiTheme="majorHAnsi" w:cstheme="majorHAnsi"/>
          <w:sz w:val="22"/>
          <w:szCs w:val="22"/>
        </w:rPr>
      </w:pPr>
    </w:p>
    <w:p w14:paraId="35B8F07C" w14:textId="630B8536" w:rsidR="00D7305D" w:rsidRPr="007E60C8" w:rsidRDefault="00D7305D" w:rsidP="00D7305D">
      <w:pPr>
        <w:ind w:left="360"/>
        <w:jc w:val="center"/>
        <w:rPr>
          <w:rFonts w:asciiTheme="majorHAnsi" w:hAnsiTheme="majorHAnsi" w:cstheme="majorHAnsi"/>
          <w:sz w:val="22"/>
          <w:szCs w:val="22"/>
        </w:rPr>
      </w:pPr>
      <w:bookmarkStart w:id="678" w:name="_Toc169507128"/>
      <w:bookmarkStart w:id="679" w:name="_Toc169508286"/>
      <w:bookmarkStart w:id="680" w:name="_Toc170858929"/>
      <w:r w:rsidRPr="007E60C8">
        <w:rPr>
          <w:rFonts w:asciiTheme="majorHAnsi" w:hAnsiTheme="majorHAnsi" w:cstheme="majorHAnsi"/>
          <w:sz w:val="22"/>
          <w:szCs w:val="22"/>
        </w:rPr>
        <w:t xml:space="preserve">Ilustración </w:t>
      </w:r>
      <w:r w:rsidR="007E60C8" w:rsidRPr="007E60C8">
        <w:rPr>
          <w:rFonts w:asciiTheme="majorHAnsi" w:hAnsiTheme="majorHAnsi" w:cstheme="majorHAnsi"/>
        </w:rPr>
        <w:t>3</w:t>
      </w:r>
      <w:r w:rsidRPr="007E60C8">
        <w:rPr>
          <w:rFonts w:asciiTheme="majorHAnsi" w:hAnsiTheme="majorHAnsi" w:cstheme="majorHAnsi"/>
          <w:sz w:val="22"/>
          <w:szCs w:val="22"/>
        </w:rPr>
        <w:t>. Malla curricular Profundización</w:t>
      </w:r>
      <w:bookmarkEnd w:id="678"/>
      <w:bookmarkEnd w:id="679"/>
      <w:bookmarkEnd w:id="680"/>
    </w:p>
    <w:p w14:paraId="12EE894F" w14:textId="12E4D7A9" w:rsidR="00D7305D" w:rsidRPr="007E60C8" w:rsidRDefault="009D5183" w:rsidP="000C5214">
      <w:pPr>
        <w:ind w:hanging="2"/>
        <w:jc w:val="center"/>
      </w:pPr>
      <w:bookmarkStart w:id="681" w:name="_Toc169626812"/>
      <w:r w:rsidRPr="007E60C8">
        <w:rPr>
          <w:noProof/>
        </w:rPr>
        <w:drawing>
          <wp:inline distT="0" distB="0" distL="0" distR="0" wp14:anchorId="09572C36" wp14:editId="406BEAC9">
            <wp:extent cx="5086350" cy="234360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8004" cy="2353580"/>
                    </a:xfrm>
                    <a:prstGeom prst="rect">
                      <a:avLst/>
                    </a:prstGeom>
                    <a:noFill/>
                  </pic:spPr>
                </pic:pic>
              </a:graphicData>
            </a:graphic>
          </wp:inline>
        </w:drawing>
      </w:r>
      <w:bookmarkEnd w:id="681"/>
    </w:p>
    <w:p w14:paraId="64166161"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499CE0BB" w14:textId="77777777" w:rsidR="004333CB" w:rsidRPr="007E60C8" w:rsidRDefault="004333CB" w:rsidP="00385DE6">
      <w:pPr>
        <w:rPr>
          <w:rFonts w:asciiTheme="majorHAnsi" w:hAnsiTheme="majorHAnsi" w:cs="Arial"/>
          <w:sz w:val="22"/>
          <w:szCs w:val="22"/>
        </w:rPr>
      </w:pPr>
    </w:p>
    <w:p w14:paraId="4FC8FF50" w14:textId="5EA66F68" w:rsidR="00385DE6" w:rsidRPr="007E60C8" w:rsidRDefault="00F24D0A" w:rsidP="00D834CA">
      <w:pPr>
        <w:jc w:val="both"/>
        <w:rPr>
          <w:rFonts w:asciiTheme="majorHAnsi" w:hAnsiTheme="majorHAnsi" w:cs="Arial"/>
          <w:sz w:val="22"/>
          <w:szCs w:val="22"/>
        </w:rPr>
      </w:pPr>
      <w:r w:rsidRPr="007E60C8">
        <w:rPr>
          <w:rFonts w:asciiTheme="majorHAnsi" w:hAnsiTheme="majorHAnsi" w:cs="Arial"/>
          <w:sz w:val="22"/>
          <w:szCs w:val="22"/>
        </w:rPr>
        <w:t xml:space="preserve">Teniendo en cuenta la distribución anterior del plan de estudios, </w:t>
      </w:r>
      <w:r w:rsidR="001D2DA7">
        <w:rPr>
          <w:rFonts w:asciiTheme="majorHAnsi" w:hAnsiTheme="majorHAnsi" w:cs="Arial"/>
          <w:sz w:val="22"/>
          <w:szCs w:val="22"/>
        </w:rPr>
        <w:t>en la Tabla 3</w:t>
      </w:r>
      <w:r w:rsidR="00385DE6" w:rsidRPr="007E60C8">
        <w:rPr>
          <w:rFonts w:asciiTheme="majorHAnsi" w:hAnsiTheme="majorHAnsi" w:cs="Arial"/>
          <w:sz w:val="22"/>
          <w:szCs w:val="22"/>
        </w:rPr>
        <w:t xml:space="preserve"> se describe la estructura curricular </w:t>
      </w:r>
      <w:r w:rsidR="001D2DA7">
        <w:rPr>
          <w:rFonts w:asciiTheme="majorHAnsi" w:hAnsiTheme="majorHAnsi" w:cs="Arial"/>
          <w:sz w:val="22"/>
          <w:szCs w:val="22"/>
        </w:rPr>
        <w:t>d</w:t>
      </w:r>
      <w:r w:rsidR="00D7305D" w:rsidRPr="007E60C8">
        <w:rPr>
          <w:rFonts w:asciiTheme="majorHAnsi" w:hAnsiTheme="majorHAnsi" w:cs="Arial"/>
          <w:sz w:val="22"/>
          <w:szCs w:val="22"/>
        </w:rPr>
        <w:t>el componente</w:t>
      </w:r>
      <w:r w:rsidR="001D2DA7">
        <w:rPr>
          <w:rFonts w:asciiTheme="majorHAnsi" w:hAnsiTheme="majorHAnsi" w:cs="Arial"/>
          <w:sz w:val="22"/>
          <w:szCs w:val="22"/>
        </w:rPr>
        <w:t>:</w:t>
      </w:r>
      <w:r w:rsidR="00385DE6" w:rsidRPr="007E60C8">
        <w:rPr>
          <w:rFonts w:asciiTheme="majorHAnsi" w:hAnsiTheme="majorHAnsi" w:cs="Arial"/>
          <w:sz w:val="22"/>
          <w:szCs w:val="22"/>
        </w:rPr>
        <w:t xml:space="preserve"> Investigación.</w:t>
      </w:r>
    </w:p>
    <w:p w14:paraId="6CF77B53" w14:textId="77777777" w:rsidR="00385DE6" w:rsidRPr="007E60C8" w:rsidRDefault="00385DE6" w:rsidP="00385DE6">
      <w:pPr>
        <w:rPr>
          <w:rFonts w:asciiTheme="majorHAnsi" w:hAnsiTheme="majorHAnsi" w:cs="Arial"/>
          <w:sz w:val="22"/>
          <w:szCs w:val="22"/>
        </w:rPr>
      </w:pPr>
    </w:p>
    <w:p w14:paraId="6D430221" w14:textId="440E462B" w:rsidR="00385DE6" w:rsidRPr="007E60C8" w:rsidRDefault="00DE61CD" w:rsidP="00DE61CD">
      <w:pPr>
        <w:pStyle w:val="Descripcin"/>
        <w:jc w:val="center"/>
        <w:rPr>
          <w:rFonts w:asciiTheme="majorHAnsi" w:hAnsiTheme="majorHAnsi" w:cs="Arial"/>
          <w:color w:val="auto"/>
          <w:sz w:val="22"/>
          <w:szCs w:val="22"/>
        </w:rPr>
        <w:pPrChange w:id="682" w:author="RUBIANO SUAREZ ALISON KATHERINE" w:date="2024-12-04T10:31:00Z">
          <w:pPr>
            <w:pStyle w:val="Descripcin"/>
            <w:jc w:val="center"/>
          </w:pPr>
        </w:pPrChange>
      </w:pPr>
      <w:bookmarkStart w:id="683" w:name="_Toc170858930"/>
      <w:ins w:id="684" w:author="RUBIANO SUAREZ ALISON KATHERINE" w:date="2024-12-04T10:30:00Z">
        <w:r w:rsidRPr="00DE61CD">
          <w:rPr>
            <w:rFonts w:asciiTheme="majorHAnsi" w:hAnsiTheme="majorHAnsi"/>
            <w:color w:val="auto"/>
            <w:sz w:val="22"/>
            <w:szCs w:val="22"/>
            <w:rPrChange w:id="685" w:author="RUBIANO SUAREZ ALISON KATHERINE" w:date="2024-12-04T10:31:00Z">
              <w:rPr/>
            </w:rPrChange>
          </w:rPr>
          <w:t xml:space="preserve">Tabla </w:t>
        </w:r>
        <w:r w:rsidRPr="00DE61CD">
          <w:rPr>
            <w:rFonts w:asciiTheme="majorHAnsi" w:hAnsiTheme="majorHAnsi"/>
            <w:color w:val="auto"/>
            <w:sz w:val="22"/>
            <w:szCs w:val="22"/>
            <w:rPrChange w:id="686" w:author="RUBIANO SUAREZ ALISON KATHERINE" w:date="2024-12-04T10:31:00Z">
              <w:rPr/>
            </w:rPrChange>
          </w:rPr>
          <w:fldChar w:fldCharType="begin"/>
        </w:r>
        <w:r w:rsidRPr="00DE61CD">
          <w:rPr>
            <w:rFonts w:asciiTheme="majorHAnsi" w:hAnsiTheme="majorHAnsi"/>
            <w:color w:val="auto"/>
            <w:sz w:val="22"/>
            <w:szCs w:val="22"/>
            <w:rPrChange w:id="687" w:author="RUBIANO SUAREZ ALISON KATHERINE" w:date="2024-12-04T10:31:00Z">
              <w:rPr/>
            </w:rPrChange>
          </w:rPr>
          <w:instrText xml:space="preserve"> SEQ Tabla \* ARABIC </w:instrText>
        </w:r>
      </w:ins>
      <w:r w:rsidRPr="00DE61CD">
        <w:rPr>
          <w:rFonts w:asciiTheme="majorHAnsi" w:hAnsiTheme="majorHAnsi"/>
          <w:color w:val="auto"/>
          <w:sz w:val="22"/>
          <w:szCs w:val="22"/>
          <w:rPrChange w:id="688" w:author="RUBIANO SUAREZ ALISON KATHERINE" w:date="2024-12-04T10:31:00Z">
            <w:rPr/>
          </w:rPrChange>
        </w:rPr>
        <w:fldChar w:fldCharType="separate"/>
      </w:r>
      <w:ins w:id="689" w:author="RUBIANO SUAREZ ALISON KATHERINE" w:date="2024-12-04T10:35:00Z">
        <w:r w:rsidR="003A6EF0">
          <w:rPr>
            <w:rFonts w:asciiTheme="majorHAnsi" w:hAnsiTheme="majorHAnsi"/>
            <w:noProof/>
            <w:color w:val="auto"/>
            <w:sz w:val="22"/>
            <w:szCs w:val="22"/>
          </w:rPr>
          <w:t>3</w:t>
        </w:r>
      </w:ins>
      <w:ins w:id="690" w:author="RUBIANO SUAREZ ALISON KATHERINE" w:date="2024-12-04T10:30:00Z">
        <w:r w:rsidRPr="00DE61CD">
          <w:rPr>
            <w:rFonts w:asciiTheme="majorHAnsi" w:hAnsiTheme="majorHAnsi"/>
            <w:color w:val="auto"/>
            <w:sz w:val="22"/>
            <w:szCs w:val="22"/>
            <w:rPrChange w:id="691" w:author="RUBIANO SUAREZ ALISON KATHERINE" w:date="2024-12-04T10:31:00Z">
              <w:rPr/>
            </w:rPrChange>
          </w:rPr>
          <w:fldChar w:fldCharType="end"/>
        </w:r>
      </w:ins>
      <w:del w:id="692" w:author="RUBIANO SUAREZ ALISON KATHERINE" w:date="2024-12-04T10:31:00Z">
        <w:r w:rsidR="000C5214" w:rsidRPr="007E60C8" w:rsidDel="00DE61CD">
          <w:rPr>
            <w:rFonts w:asciiTheme="majorHAnsi" w:hAnsiTheme="majorHAnsi"/>
            <w:color w:val="auto"/>
            <w:sz w:val="22"/>
            <w:szCs w:val="22"/>
          </w:rPr>
          <w:delText xml:space="preserve">Tabla </w:delText>
        </w:r>
        <w:r w:rsidR="007E60C8" w:rsidRPr="007E60C8" w:rsidDel="00DE61CD">
          <w:rPr>
            <w:rFonts w:asciiTheme="majorHAnsi" w:hAnsiTheme="majorHAnsi"/>
            <w:color w:val="auto"/>
            <w:sz w:val="22"/>
            <w:szCs w:val="22"/>
          </w:rPr>
          <w:delText>3</w:delText>
        </w:r>
      </w:del>
      <w:ins w:id="693" w:author="RUBIANO SUAREZ ALISON KATHERINE" w:date="2024-12-04T10:31:00Z">
        <w:r>
          <w:rPr>
            <w:rFonts w:asciiTheme="majorHAnsi" w:hAnsiTheme="majorHAnsi"/>
            <w:color w:val="auto"/>
            <w:sz w:val="22"/>
            <w:szCs w:val="22"/>
          </w:rPr>
          <w:t>.</w:t>
        </w:r>
      </w:ins>
      <w:r w:rsidR="000C5214" w:rsidRPr="007E60C8">
        <w:rPr>
          <w:rFonts w:asciiTheme="majorHAnsi" w:hAnsiTheme="majorHAnsi"/>
          <w:color w:val="auto"/>
          <w:sz w:val="22"/>
          <w:szCs w:val="22"/>
        </w:rPr>
        <w:t xml:space="preserve"> </w:t>
      </w:r>
      <w:r w:rsidR="00385DE6" w:rsidRPr="007E60C8">
        <w:rPr>
          <w:rFonts w:asciiTheme="majorHAnsi" w:hAnsiTheme="majorHAnsi" w:cs="Arial"/>
          <w:color w:val="auto"/>
          <w:sz w:val="22"/>
          <w:szCs w:val="22"/>
        </w:rPr>
        <w:t xml:space="preserve">Espacios académicos Maestría CIC - </w:t>
      </w:r>
      <w:r w:rsidR="001D2DA7">
        <w:rPr>
          <w:rFonts w:asciiTheme="majorHAnsi" w:hAnsiTheme="majorHAnsi" w:cs="Arial"/>
          <w:color w:val="auto"/>
          <w:sz w:val="22"/>
          <w:szCs w:val="22"/>
        </w:rPr>
        <w:t>Componente</w:t>
      </w:r>
      <w:r w:rsidR="001D2DA7" w:rsidRPr="007E60C8">
        <w:rPr>
          <w:rFonts w:asciiTheme="majorHAnsi" w:hAnsiTheme="majorHAnsi" w:cs="Arial"/>
          <w:color w:val="auto"/>
          <w:sz w:val="22"/>
          <w:szCs w:val="22"/>
        </w:rPr>
        <w:t xml:space="preserve"> </w:t>
      </w:r>
      <w:r w:rsidR="00385DE6" w:rsidRPr="007E60C8">
        <w:rPr>
          <w:rFonts w:asciiTheme="majorHAnsi" w:hAnsiTheme="majorHAnsi" w:cs="Arial"/>
          <w:color w:val="auto"/>
          <w:sz w:val="22"/>
          <w:szCs w:val="22"/>
        </w:rPr>
        <w:t>Investigación</w:t>
      </w:r>
      <w:bookmarkEnd w:id="683"/>
    </w:p>
    <w:tbl>
      <w:tblPr>
        <w:tblStyle w:val="Tablaconcuadrcula"/>
        <w:tblW w:w="0" w:type="auto"/>
        <w:jc w:val="center"/>
        <w:tblLayout w:type="fixed"/>
        <w:tblLook w:val="04A0" w:firstRow="1" w:lastRow="0" w:firstColumn="1" w:lastColumn="0" w:noHBand="0" w:noVBand="1"/>
      </w:tblPr>
      <w:tblGrid>
        <w:gridCol w:w="2547"/>
        <w:gridCol w:w="2977"/>
        <w:gridCol w:w="1510"/>
      </w:tblGrid>
      <w:tr w:rsidR="00385DE6" w:rsidRPr="007E60C8" w14:paraId="4F29252D" w14:textId="77777777" w:rsidTr="00B95311">
        <w:trPr>
          <w:trHeight w:val="113"/>
          <w:jc w:val="center"/>
        </w:trPr>
        <w:tc>
          <w:tcPr>
            <w:tcW w:w="2547" w:type="dxa"/>
            <w:vAlign w:val="center"/>
          </w:tcPr>
          <w:p w14:paraId="3EB5AA3E"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7" w:type="dxa"/>
            <w:vAlign w:val="center"/>
          </w:tcPr>
          <w:p w14:paraId="5A50E8E9"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510" w:type="dxa"/>
            <w:vAlign w:val="center"/>
          </w:tcPr>
          <w:p w14:paraId="6D040B0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5F49AC99" w14:textId="77777777" w:rsidTr="00B95311">
        <w:trPr>
          <w:trHeight w:val="113"/>
          <w:jc w:val="center"/>
        </w:trPr>
        <w:tc>
          <w:tcPr>
            <w:tcW w:w="2547" w:type="dxa"/>
            <w:vAlign w:val="center"/>
          </w:tcPr>
          <w:p w14:paraId="78840A62"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Fundamentales</w:t>
            </w:r>
          </w:p>
        </w:tc>
        <w:tc>
          <w:tcPr>
            <w:tcW w:w="2977" w:type="dxa"/>
            <w:vAlign w:val="center"/>
          </w:tcPr>
          <w:p w14:paraId="7C8F4609"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1F7ED1F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C02EA4C" w14:textId="77777777" w:rsidTr="00B95311">
        <w:trPr>
          <w:trHeight w:val="113"/>
          <w:jc w:val="center"/>
        </w:trPr>
        <w:tc>
          <w:tcPr>
            <w:tcW w:w="2547" w:type="dxa"/>
            <w:vAlign w:val="center"/>
          </w:tcPr>
          <w:p w14:paraId="286F4871"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7" w:type="dxa"/>
            <w:vAlign w:val="center"/>
          </w:tcPr>
          <w:p w14:paraId="503AEF3E"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7FF8EF5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12</w:t>
            </w:r>
          </w:p>
        </w:tc>
      </w:tr>
      <w:tr w:rsidR="00385DE6" w:rsidRPr="007E60C8" w14:paraId="2B459B51" w14:textId="77777777" w:rsidTr="00B95311">
        <w:trPr>
          <w:trHeight w:val="113"/>
          <w:jc w:val="center"/>
        </w:trPr>
        <w:tc>
          <w:tcPr>
            <w:tcW w:w="2547" w:type="dxa"/>
            <w:vAlign w:val="center"/>
          </w:tcPr>
          <w:p w14:paraId="66E32BAA"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Electivas</w:t>
            </w:r>
          </w:p>
        </w:tc>
        <w:tc>
          <w:tcPr>
            <w:tcW w:w="2977" w:type="dxa"/>
            <w:vAlign w:val="center"/>
          </w:tcPr>
          <w:p w14:paraId="340F129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4149120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277E8B24" w14:textId="77777777" w:rsidTr="00B95311">
        <w:trPr>
          <w:trHeight w:val="113"/>
          <w:jc w:val="center"/>
        </w:trPr>
        <w:tc>
          <w:tcPr>
            <w:tcW w:w="2547" w:type="dxa"/>
            <w:vAlign w:val="center"/>
          </w:tcPr>
          <w:p w14:paraId="28644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Tesis</w:t>
            </w:r>
          </w:p>
        </w:tc>
        <w:tc>
          <w:tcPr>
            <w:tcW w:w="2977" w:type="dxa"/>
            <w:vAlign w:val="center"/>
          </w:tcPr>
          <w:p w14:paraId="2A0B2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08EA81B4"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16</w:t>
            </w:r>
          </w:p>
        </w:tc>
      </w:tr>
      <w:tr w:rsidR="00385DE6" w:rsidRPr="007E60C8" w14:paraId="33897C37" w14:textId="77777777" w:rsidTr="00B95311">
        <w:trPr>
          <w:trHeight w:val="113"/>
          <w:jc w:val="center"/>
        </w:trPr>
        <w:tc>
          <w:tcPr>
            <w:tcW w:w="2547" w:type="dxa"/>
            <w:vAlign w:val="center"/>
          </w:tcPr>
          <w:p w14:paraId="3CACB91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Total</w:t>
            </w:r>
          </w:p>
        </w:tc>
        <w:tc>
          <w:tcPr>
            <w:tcW w:w="2977" w:type="dxa"/>
            <w:vAlign w:val="center"/>
          </w:tcPr>
          <w:p w14:paraId="4946BA5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10</w:t>
            </w:r>
          </w:p>
        </w:tc>
        <w:tc>
          <w:tcPr>
            <w:tcW w:w="1510" w:type="dxa"/>
            <w:vAlign w:val="center"/>
          </w:tcPr>
          <w:p w14:paraId="3966B06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44</w:t>
            </w:r>
          </w:p>
        </w:tc>
      </w:tr>
    </w:tbl>
    <w:p w14:paraId="54A07A12" w14:textId="071AF997" w:rsidR="00385DE6" w:rsidRPr="007E60C8" w:rsidRDefault="00385DE6" w:rsidP="00CE4DA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49CC96C1" w14:textId="77777777" w:rsidR="001D2DA7" w:rsidRDefault="001D2DA7" w:rsidP="00385DE6">
      <w:pPr>
        <w:rPr>
          <w:rFonts w:asciiTheme="majorHAnsi" w:hAnsiTheme="majorHAnsi" w:cstheme="majorHAnsi"/>
          <w:sz w:val="22"/>
          <w:szCs w:val="22"/>
        </w:rPr>
      </w:pPr>
    </w:p>
    <w:p w14:paraId="2B77E0B4" w14:textId="6421AA23" w:rsidR="00385DE6" w:rsidRPr="007E60C8" w:rsidRDefault="00385DE6" w:rsidP="00385DE6">
      <w:pPr>
        <w:rPr>
          <w:rFonts w:asciiTheme="majorHAnsi" w:hAnsiTheme="majorHAnsi" w:cs="Arial"/>
          <w:sz w:val="22"/>
          <w:szCs w:val="22"/>
        </w:rPr>
      </w:pPr>
      <w:r w:rsidRPr="007E60C8">
        <w:rPr>
          <w:rFonts w:asciiTheme="majorHAnsi" w:hAnsiTheme="majorHAnsi" w:cstheme="majorHAnsi"/>
          <w:sz w:val="22"/>
          <w:szCs w:val="22"/>
        </w:rPr>
        <w:lastRenderedPageBreak/>
        <w:t xml:space="preserve">En cuanto </w:t>
      </w:r>
      <w:r w:rsidR="001D2DA7">
        <w:rPr>
          <w:rFonts w:asciiTheme="majorHAnsi" w:hAnsiTheme="majorHAnsi" w:cstheme="majorHAnsi"/>
          <w:sz w:val="22"/>
          <w:szCs w:val="22"/>
        </w:rPr>
        <w:t>al componente:</w:t>
      </w:r>
      <w:r w:rsidRPr="007E60C8">
        <w:rPr>
          <w:rFonts w:asciiTheme="majorHAnsi" w:hAnsiTheme="majorHAnsi" w:cstheme="majorHAnsi"/>
          <w:sz w:val="22"/>
          <w:szCs w:val="22"/>
        </w:rPr>
        <w:t xml:space="preserve"> </w:t>
      </w:r>
      <w:r w:rsidR="00916332">
        <w:rPr>
          <w:rFonts w:asciiTheme="majorHAnsi" w:hAnsiTheme="majorHAnsi" w:cstheme="majorHAnsi"/>
          <w:sz w:val="22"/>
          <w:szCs w:val="22"/>
        </w:rPr>
        <w:t>P</w:t>
      </w:r>
      <w:r w:rsidR="00916332" w:rsidRPr="007E60C8">
        <w:rPr>
          <w:rFonts w:asciiTheme="majorHAnsi" w:hAnsiTheme="majorHAnsi" w:cstheme="majorHAnsi"/>
          <w:sz w:val="22"/>
          <w:szCs w:val="22"/>
        </w:rPr>
        <w:t>rofundización</w:t>
      </w:r>
      <w:r w:rsidRPr="007E60C8">
        <w:rPr>
          <w:rFonts w:asciiTheme="majorHAnsi" w:hAnsiTheme="majorHAnsi" w:cstheme="majorHAnsi"/>
          <w:sz w:val="22"/>
          <w:szCs w:val="22"/>
        </w:rPr>
        <w:t xml:space="preserve">, </w:t>
      </w:r>
      <w:r w:rsidR="001D2DA7">
        <w:rPr>
          <w:rFonts w:asciiTheme="majorHAnsi" w:hAnsiTheme="majorHAnsi" w:cs="Arial"/>
          <w:sz w:val="22"/>
          <w:szCs w:val="22"/>
        </w:rPr>
        <w:t>la Tabla 4</w:t>
      </w:r>
      <w:r w:rsidRPr="007E60C8">
        <w:rPr>
          <w:rFonts w:asciiTheme="majorHAnsi" w:hAnsiTheme="majorHAnsi" w:cs="Arial"/>
          <w:sz w:val="22"/>
          <w:szCs w:val="22"/>
        </w:rPr>
        <w:t xml:space="preserve"> </w:t>
      </w:r>
      <w:r w:rsidR="001D2DA7">
        <w:rPr>
          <w:rFonts w:asciiTheme="majorHAnsi" w:hAnsiTheme="majorHAnsi" w:cs="Arial"/>
          <w:sz w:val="22"/>
          <w:szCs w:val="22"/>
        </w:rPr>
        <w:t xml:space="preserve">muestra </w:t>
      </w:r>
      <w:r w:rsidRPr="007E60C8">
        <w:rPr>
          <w:rFonts w:asciiTheme="majorHAnsi" w:hAnsiTheme="majorHAnsi" w:cs="Arial"/>
          <w:sz w:val="22"/>
          <w:szCs w:val="22"/>
        </w:rPr>
        <w:t>la estructura curricular que l</w:t>
      </w:r>
      <w:r w:rsidR="001D2DA7">
        <w:rPr>
          <w:rFonts w:asciiTheme="majorHAnsi" w:hAnsiTheme="majorHAnsi" w:cs="Arial"/>
          <w:sz w:val="22"/>
          <w:szCs w:val="22"/>
        </w:rPr>
        <w:t>o</w:t>
      </w:r>
      <w:r w:rsidRPr="007E60C8">
        <w:rPr>
          <w:rFonts w:asciiTheme="majorHAnsi" w:hAnsiTheme="majorHAnsi" w:cs="Arial"/>
          <w:sz w:val="22"/>
          <w:szCs w:val="22"/>
        </w:rPr>
        <w:t xml:space="preserve"> conforma.</w:t>
      </w:r>
    </w:p>
    <w:p w14:paraId="30F41CE7" w14:textId="4CD60A9D" w:rsidR="00385DE6" w:rsidRPr="00060E7C" w:rsidDel="00060E7C" w:rsidRDefault="00385DE6" w:rsidP="00060E7C">
      <w:pPr>
        <w:pStyle w:val="Descripcin"/>
        <w:jc w:val="center"/>
        <w:rPr>
          <w:del w:id="694" w:author="RUBIANO SUAREZ ALISON KATHERINE" w:date="2024-12-04T10:31:00Z"/>
          <w:rFonts w:asciiTheme="majorHAnsi" w:hAnsiTheme="majorHAnsi" w:cs="Arial"/>
          <w:sz w:val="22"/>
          <w:szCs w:val="22"/>
          <w:rPrChange w:id="695" w:author="RUBIANO SUAREZ ALISON KATHERINE" w:date="2024-12-04T10:32:00Z">
            <w:rPr>
              <w:del w:id="696" w:author="RUBIANO SUAREZ ALISON KATHERINE" w:date="2024-12-04T10:31:00Z"/>
            </w:rPr>
          </w:rPrChange>
        </w:rPr>
        <w:pPrChange w:id="697" w:author="RUBIANO SUAREZ ALISON KATHERINE" w:date="2024-12-04T10:32:00Z">
          <w:pPr>
            <w:pStyle w:val="Descripcin"/>
          </w:pPr>
        </w:pPrChange>
      </w:pPr>
    </w:p>
    <w:p w14:paraId="4A621515" w14:textId="77777777" w:rsidR="00060E7C" w:rsidRPr="00060E7C" w:rsidRDefault="00060E7C" w:rsidP="00060E7C">
      <w:pPr>
        <w:jc w:val="center"/>
        <w:rPr>
          <w:ins w:id="698" w:author="RUBIANO SUAREZ ALISON KATHERINE" w:date="2024-12-04T10:31:00Z"/>
          <w:rFonts w:asciiTheme="majorHAnsi" w:hAnsiTheme="majorHAnsi" w:cs="Arial"/>
          <w:i/>
          <w:iCs/>
          <w:sz w:val="22"/>
          <w:szCs w:val="22"/>
          <w:rPrChange w:id="699" w:author="RUBIANO SUAREZ ALISON KATHERINE" w:date="2024-12-04T10:32:00Z">
            <w:rPr>
              <w:ins w:id="700" w:author="RUBIANO SUAREZ ALISON KATHERINE" w:date="2024-12-04T10:31:00Z"/>
              <w:rFonts w:asciiTheme="majorHAnsi" w:hAnsiTheme="majorHAnsi" w:cstheme="majorHAnsi"/>
              <w:sz w:val="22"/>
              <w:szCs w:val="22"/>
            </w:rPr>
          </w:rPrChange>
        </w:rPr>
        <w:pPrChange w:id="701" w:author="RUBIANO SUAREZ ALISON KATHERINE" w:date="2024-12-04T10:32:00Z">
          <w:pPr>
            <w:ind w:left="360"/>
            <w:jc w:val="both"/>
          </w:pPr>
        </w:pPrChange>
      </w:pPr>
    </w:p>
    <w:p w14:paraId="200596A6" w14:textId="20B928A9" w:rsidR="00385DE6" w:rsidRPr="007E60C8" w:rsidRDefault="00060E7C" w:rsidP="00060E7C">
      <w:pPr>
        <w:pStyle w:val="Descripcin"/>
        <w:jc w:val="center"/>
        <w:rPr>
          <w:rFonts w:asciiTheme="majorHAnsi" w:hAnsiTheme="majorHAnsi" w:cs="Arial"/>
          <w:color w:val="auto"/>
          <w:sz w:val="22"/>
          <w:szCs w:val="22"/>
        </w:rPr>
        <w:pPrChange w:id="702" w:author="RUBIANO SUAREZ ALISON KATHERINE" w:date="2024-12-04T10:32:00Z">
          <w:pPr>
            <w:pStyle w:val="Descripcin"/>
            <w:jc w:val="center"/>
          </w:pPr>
        </w:pPrChange>
      </w:pPr>
      <w:bookmarkStart w:id="703" w:name="_Toc170858931"/>
      <w:ins w:id="704" w:author="RUBIANO SUAREZ ALISON KATHERINE" w:date="2024-12-04T10:31:00Z">
        <w:r w:rsidRPr="00060E7C">
          <w:rPr>
            <w:rFonts w:asciiTheme="majorHAnsi" w:hAnsiTheme="majorHAnsi" w:cs="Arial"/>
            <w:color w:val="auto"/>
            <w:sz w:val="22"/>
            <w:szCs w:val="22"/>
            <w:rPrChange w:id="705" w:author="RUBIANO SUAREZ ALISON KATHERINE" w:date="2024-12-04T10:32:00Z">
              <w:rPr/>
            </w:rPrChange>
          </w:rPr>
          <w:t xml:space="preserve">Tabla </w:t>
        </w:r>
        <w:r w:rsidRPr="00060E7C">
          <w:rPr>
            <w:rFonts w:asciiTheme="majorHAnsi" w:hAnsiTheme="majorHAnsi" w:cs="Arial"/>
            <w:color w:val="auto"/>
            <w:sz w:val="22"/>
            <w:szCs w:val="22"/>
            <w:rPrChange w:id="706" w:author="RUBIANO SUAREZ ALISON KATHERINE" w:date="2024-12-04T10:32:00Z">
              <w:rPr/>
            </w:rPrChange>
          </w:rPr>
          <w:fldChar w:fldCharType="begin"/>
        </w:r>
        <w:r w:rsidRPr="00060E7C">
          <w:rPr>
            <w:rFonts w:asciiTheme="majorHAnsi" w:hAnsiTheme="majorHAnsi" w:cs="Arial"/>
            <w:color w:val="auto"/>
            <w:sz w:val="22"/>
            <w:szCs w:val="22"/>
            <w:rPrChange w:id="707" w:author="RUBIANO SUAREZ ALISON KATHERINE" w:date="2024-12-04T10:32:00Z">
              <w:rPr/>
            </w:rPrChange>
          </w:rPr>
          <w:instrText xml:space="preserve"> SEQ Tabla \* ARABIC </w:instrText>
        </w:r>
      </w:ins>
      <w:r w:rsidRPr="00060E7C">
        <w:rPr>
          <w:rFonts w:asciiTheme="majorHAnsi" w:hAnsiTheme="majorHAnsi" w:cs="Arial"/>
          <w:color w:val="auto"/>
          <w:sz w:val="22"/>
          <w:szCs w:val="22"/>
          <w:rPrChange w:id="708" w:author="RUBIANO SUAREZ ALISON KATHERINE" w:date="2024-12-04T10:32:00Z">
            <w:rPr/>
          </w:rPrChange>
        </w:rPr>
        <w:fldChar w:fldCharType="separate"/>
      </w:r>
      <w:ins w:id="709" w:author="RUBIANO SUAREZ ALISON KATHERINE" w:date="2024-12-04T10:35:00Z">
        <w:r w:rsidR="003A6EF0">
          <w:rPr>
            <w:rFonts w:asciiTheme="majorHAnsi" w:hAnsiTheme="majorHAnsi" w:cs="Arial"/>
            <w:noProof/>
            <w:color w:val="auto"/>
            <w:sz w:val="22"/>
            <w:szCs w:val="22"/>
          </w:rPr>
          <w:t>4</w:t>
        </w:r>
      </w:ins>
      <w:ins w:id="710" w:author="RUBIANO SUAREZ ALISON KATHERINE" w:date="2024-12-04T10:31:00Z">
        <w:r w:rsidRPr="00060E7C">
          <w:rPr>
            <w:rFonts w:asciiTheme="majorHAnsi" w:hAnsiTheme="majorHAnsi" w:cs="Arial"/>
            <w:color w:val="auto"/>
            <w:sz w:val="22"/>
            <w:szCs w:val="22"/>
            <w:rPrChange w:id="711" w:author="RUBIANO SUAREZ ALISON KATHERINE" w:date="2024-12-04T10:32:00Z">
              <w:rPr/>
            </w:rPrChange>
          </w:rPr>
          <w:fldChar w:fldCharType="end"/>
        </w:r>
      </w:ins>
      <w:ins w:id="712" w:author="RUBIANO SUAREZ ALISON KATHERINE" w:date="2024-12-04T10:32:00Z">
        <w:r>
          <w:rPr>
            <w:rFonts w:asciiTheme="majorHAnsi" w:hAnsiTheme="majorHAnsi" w:cs="Arial"/>
            <w:color w:val="auto"/>
            <w:sz w:val="22"/>
            <w:szCs w:val="22"/>
          </w:rPr>
          <w:t>.</w:t>
        </w:r>
      </w:ins>
      <w:ins w:id="713" w:author="RUBIANO SUAREZ ALISON KATHERINE" w:date="2024-12-04T10:31:00Z">
        <w:r w:rsidRPr="00060E7C">
          <w:rPr>
            <w:rFonts w:asciiTheme="majorHAnsi" w:hAnsiTheme="majorHAnsi" w:cs="Arial"/>
            <w:color w:val="auto"/>
            <w:sz w:val="22"/>
            <w:szCs w:val="22"/>
            <w:rPrChange w:id="714" w:author="RUBIANO SUAREZ ALISON KATHERINE" w:date="2024-12-04T10:32:00Z">
              <w:rPr>
                <w:rFonts w:asciiTheme="majorHAnsi" w:hAnsiTheme="majorHAnsi"/>
                <w:color w:val="auto"/>
                <w:sz w:val="22"/>
                <w:szCs w:val="22"/>
              </w:rPr>
            </w:rPrChange>
          </w:rPr>
          <w:t xml:space="preserve"> </w:t>
        </w:r>
      </w:ins>
      <w:del w:id="715" w:author="RUBIANO SUAREZ ALISON KATHERINE" w:date="2024-12-04T10:31:00Z">
        <w:r w:rsidR="000C5214" w:rsidRPr="00DE61CD" w:rsidDel="00DE61CD">
          <w:rPr>
            <w:rFonts w:asciiTheme="majorHAnsi" w:hAnsiTheme="majorHAnsi" w:cs="Arial"/>
            <w:color w:val="auto"/>
            <w:sz w:val="22"/>
            <w:szCs w:val="22"/>
            <w:rPrChange w:id="716" w:author="RUBIANO SUAREZ ALISON KATHERINE" w:date="2024-12-04T10:31:00Z">
              <w:rPr>
                <w:rFonts w:asciiTheme="majorHAnsi" w:hAnsiTheme="majorHAnsi"/>
                <w:color w:val="auto"/>
                <w:sz w:val="22"/>
                <w:szCs w:val="22"/>
              </w:rPr>
            </w:rPrChange>
          </w:rPr>
          <w:delText xml:space="preserve">Tabla </w:delText>
        </w:r>
        <w:r w:rsidR="007E60C8" w:rsidRPr="00DE61CD" w:rsidDel="00DE61CD">
          <w:rPr>
            <w:rFonts w:asciiTheme="majorHAnsi" w:hAnsiTheme="majorHAnsi" w:cs="Arial"/>
            <w:color w:val="auto"/>
            <w:sz w:val="22"/>
            <w:szCs w:val="22"/>
            <w:rPrChange w:id="717" w:author="RUBIANO SUAREZ ALISON KATHERINE" w:date="2024-12-04T10:31:00Z">
              <w:rPr>
                <w:rFonts w:asciiTheme="majorHAnsi" w:hAnsiTheme="majorHAnsi"/>
                <w:color w:val="auto"/>
                <w:sz w:val="22"/>
                <w:szCs w:val="22"/>
              </w:rPr>
            </w:rPrChange>
          </w:rPr>
          <w:delText>4</w:delText>
        </w:r>
        <w:r w:rsidR="000C5214" w:rsidRPr="00DE61CD" w:rsidDel="00DE61CD">
          <w:rPr>
            <w:rFonts w:asciiTheme="majorHAnsi" w:hAnsiTheme="majorHAnsi" w:cs="Arial"/>
            <w:color w:val="auto"/>
            <w:sz w:val="22"/>
            <w:szCs w:val="22"/>
            <w:rPrChange w:id="718" w:author="RUBIANO SUAREZ ALISON KATHERINE" w:date="2024-12-04T10:31:00Z">
              <w:rPr>
                <w:rFonts w:asciiTheme="majorHAnsi" w:hAnsiTheme="majorHAnsi"/>
                <w:color w:val="auto"/>
                <w:sz w:val="22"/>
                <w:szCs w:val="22"/>
              </w:rPr>
            </w:rPrChange>
          </w:rPr>
          <w:delText xml:space="preserve"> </w:delText>
        </w:r>
      </w:del>
      <w:r w:rsidR="00385DE6" w:rsidRPr="007E60C8">
        <w:rPr>
          <w:rFonts w:asciiTheme="majorHAnsi" w:hAnsiTheme="majorHAnsi" w:cs="Arial"/>
          <w:color w:val="auto"/>
          <w:sz w:val="22"/>
          <w:szCs w:val="22"/>
        </w:rPr>
        <w:t>Espacios académicos M</w:t>
      </w:r>
      <w:r w:rsidR="00901DB5">
        <w:rPr>
          <w:rFonts w:asciiTheme="majorHAnsi" w:hAnsiTheme="majorHAnsi" w:cs="Arial"/>
          <w:color w:val="auto"/>
          <w:sz w:val="22"/>
          <w:szCs w:val="22"/>
        </w:rPr>
        <w:t xml:space="preserve">aestría CIC - </w:t>
      </w:r>
      <w:r w:rsidR="007629BD">
        <w:rPr>
          <w:rFonts w:asciiTheme="majorHAnsi" w:hAnsiTheme="majorHAnsi" w:cs="Arial"/>
          <w:color w:val="auto"/>
          <w:sz w:val="22"/>
          <w:szCs w:val="22"/>
        </w:rPr>
        <w:t>Componente</w:t>
      </w:r>
      <w:r w:rsidR="00901DB5">
        <w:rPr>
          <w:rFonts w:asciiTheme="majorHAnsi" w:hAnsiTheme="majorHAnsi" w:cs="Arial"/>
          <w:color w:val="auto"/>
          <w:sz w:val="22"/>
          <w:szCs w:val="22"/>
        </w:rPr>
        <w:t xml:space="preserve"> Profundiz</w:t>
      </w:r>
      <w:r w:rsidR="00385DE6" w:rsidRPr="007E60C8">
        <w:rPr>
          <w:rFonts w:asciiTheme="majorHAnsi" w:hAnsiTheme="majorHAnsi" w:cs="Arial"/>
          <w:color w:val="auto"/>
          <w:sz w:val="22"/>
          <w:szCs w:val="22"/>
        </w:rPr>
        <w:t>ación</w:t>
      </w:r>
      <w:bookmarkEnd w:id="703"/>
    </w:p>
    <w:tbl>
      <w:tblPr>
        <w:tblStyle w:val="Tablaconcuadrcula"/>
        <w:tblW w:w="0" w:type="auto"/>
        <w:jc w:val="center"/>
        <w:tblLook w:val="04A0" w:firstRow="1" w:lastRow="0" w:firstColumn="1" w:lastColumn="0" w:noHBand="0" w:noVBand="1"/>
      </w:tblPr>
      <w:tblGrid>
        <w:gridCol w:w="2689"/>
        <w:gridCol w:w="2976"/>
        <w:gridCol w:w="1701"/>
      </w:tblGrid>
      <w:tr w:rsidR="00385DE6" w:rsidRPr="007E60C8" w14:paraId="0B1ED483" w14:textId="77777777" w:rsidTr="00B95311">
        <w:trPr>
          <w:jc w:val="center"/>
        </w:trPr>
        <w:tc>
          <w:tcPr>
            <w:tcW w:w="2689" w:type="dxa"/>
          </w:tcPr>
          <w:p w14:paraId="117111C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6" w:type="dxa"/>
          </w:tcPr>
          <w:p w14:paraId="39C3F754"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701" w:type="dxa"/>
          </w:tcPr>
          <w:p w14:paraId="2DF42AE8"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18B35AD1" w14:textId="77777777" w:rsidTr="00B95311">
        <w:trPr>
          <w:jc w:val="center"/>
        </w:trPr>
        <w:tc>
          <w:tcPr>
            <w:tcW w:w="2689" w:type="dxa"/>
          </w:tcPr>
          <w:p w14:paraId="38CB4AF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Fundamentales</w:t>
            </w:r>
          </w:p>
        </w:tc>
        <w:tc>
          <w:tcPr>
            <w:tcW w:w="2976" w:type="dxa"/>
          </w:tcPr>
          <w:p w14:paraId="6A084B29"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5B3844C7"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517BD54" w14:textId="77777777" w:rsidTr="00B95311">
        <w:trPr>
          <w:jc w:val="center"/>
        </w:trPr>
        <w:tc>
          <w:tcPr>
            <w:tcW w:w="2689" w:type="dxa"/>
          </w:tcPr>
          <w:p w14:paraId="33AFB335"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6" w:type="dxa"/>
          </w:tcPr>
          <w:p w14:paraId="767AC354"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5</w:t>
            </w:r>
          </w:p>
        </w:tc>
        <w:tc>
          <w:tcPr>
            <w:tcW w:w="1701" w:type="dxa"/>
          </w:tcPr>
          <w:p w14:paraId="5EA46DD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20</w:t>
            </w:r>
          </w:p>
        </w:tc>
      </w:tr>
      <w:tr w:rsidR="00385DE6" w:rsidRPr="007E60C8" w14:paraId="1EA60588" w14:textId="77777777" w:rsidTr="00B95311">
        <w:trPr>
          <w:jc w:val="center"/>
        </w:trPr>
        <w:tc>
          <w:tcPr>
            <w:tcW w:w="2689" w:type="dxa"/>
          </w:tcPr>
          <w:p w14:paraId="5AC73DF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Electivas</w:t>
            </w:r>
          </w:p>
        </w:tc>
        <w:tc>
          <w:tcPr>
            <w:tcW w:w="2976" w:type="dxa"/>
          </w:tcPr>
          <w:p w14:paraId="28A22A7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7044E8D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1D5F678" w14:textId="77777777" w:rsidTr="00B95311">
        <w:trPr>
          <w:jc w:val="center"/>
        </w:trPr>
        <w:tc>
          <w:tcPr>
            <w:tcW w:w="2689" w:type="dxa"/>
          </w:tcPr>
          <w:p w14:paraId="622F0281"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Tesis</w:t>
            </w:r>
          </w:p>
        </w:tc>
        <w:tc>
          <w:tcPr>
            <w:tcW w:w="2976" w:type="dxa"/>
          </w:tcPr>
          <w:p w14:paraId="407FEF5F"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070EE78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51DCF93" w14:textId="77777777" w:rsidTr="00B95311">
        <w:trPr>
          <w:jc w:val="center"/>
        </w:trPr>
        <w:tc>
          <w:tcPr>
            <w:tcW w:w="2689" w:type="dxa"/>
          </w:tcPr>
          <w:p w14:paraId="685D492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Total</w:t>
            </w:r>
          </w:p>
        </w:tc>
        <w:tc>
          <w:tcPr>
            <w:tcW w:w="2976" w:type="dxa"/>
          </w:tcPr>
          <w:p w14:paraId="5DCC957D" w14:textId="03B298C9" w:rsidR="00385DE6" w:rsidRPr="007E60C8" w:rsidRDefault="00901DB5" w:rsidP="00B95311">
            <w:pPr>
              <w:ind w:left="0" w:hanging="2"/>
              <w:jc w:val="center"/>
              <w:rPr>
                <w:rFonts w:asciiTheme="majorHAnsi" w:hAnsiTheme="majorHAnsi" w:cs="Arial"/>
                <w:b/>
                <w:sz w:val="22"/>
                <w:szCs w:val="22"/>
              </w:rPr>
            </w:pPr>
            <w:r>
              <w:rPr>
                <w:rFonts w:asciiTheme="majorHAnsi" w:hAnsiTheme="majorHAnsi" w:cs="Arial"/>
                <w:b/>
                <w:sz w:val="22"/>
                <w:szCs w:val="22"/>
              </w:rPr>
              <w:t>11</w:t>
            </w:r>
          </w:p>
        </w:tc>
        <w:tc>
          <w:tcPr>
            <w:tcW w:w="1701" w:type="dxa"/>
          </w:tcPr>
          <w:p w14:paraId="0C8FD652"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44</w:t>
            </w:r>
          </w:p>
        </w:tc>
      </w:tr>
    </w:tbl>
    <w:p w14:paraId="63B0EE53" w14:textId="77777777" w:rsidR="00385DE6" w:rsidRPr="007E60C8" w:rsidRDefault="00385DE6" w:rsidP="00385DE6">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13962AB0" w14:textId="77777777" w:rsidR="007C7748" w:rsidRPr="007E60C8" w:rsidRDefault="007C7748" w:rsidP="00BC6927">
      <w:pPr>
        <w:ind w:hanging="2"/>
        <w:jc w:val="both"/>
        <w:rPr>
          <w:rFonts w:asciiTheme="majorHAnsi" w:hAnsiTheme="majorHAnsi" w:cstheme="majorHAnsi"/>
          <w:sz w:val="22"/>
          <w:szCs w:val="22"/>
        </w:rPr>
      </w:pPr>
    </w:p>
    <w:p w14:paraId="30BCDE08" w14:textId="0CCE0FCC" w:rsidR="007629BD" w:rsidRDefault="00914A9D" w:rsidP="00993A9B">
      <w:pPr>
        <w:jc w:val="both"/>
        <w:rPr>
          <w:rFonts w:asciiTheme="majorHAnsi" w:hAnsiTheme="majorHAnsi" w:cstheme="majorBidi"/>
          <w:sz w:val="22"/>
          <w:szCs w:val="22"/>
        </w:rPr>
      </w:pPr>
      <w:r w:rsidRPr="00FC269D">
        <w:rPr>
          <w:rFonts w:asciiTheme="majorHAnsi" w:hAnsiTheme="majorHAnsi" w:cstheme="majorBidi"/>
          <w:sz w:val="22"/>
          <w:szCs w:val="22"/>
        </w:rPr>
        <w:t xml:space="preserve">Según la </w:t>
      </w:r>
      <w:hyperlink r:id="rId30" w:history="1">
        <w:r w:rsidRPr="008F59D4">
          <w:rPr>
            <w:rStyle w:val="Hipervnculo"/>
            <w:rFonts w:asciiTheme="majorHAnsi" w:hAnsiTheme="majorHAnsi" w:cstheme="majorBidi"/>
            <w:position w:val="0"/>
            <w:sz w:val="22"/>
            <w:szCs w:val="22"/>
          </w:rPr>
          <w:t xml:space="preserve">Resolución </w:t>
        </w:r>
        <w:r w:rsidR="008F59D4">
          <w:rPr>
            <w:rStyle w:val="Hipervnculo"/>
            <w:rFonts w:asciiTheme="majorHAnsi" w:hAnsiTheme="majorHAnsi" w:cstheme="majorBidi"/>
            <w:position w:val="0"/>
            <w:sz w:val="22"/>
            <w:szCs w:val="22"/>
          </w:rPr>
          <w:t xml:space="preserve">No. </w:t>
        </w:r>
        <w:r w:rsidRPr="008F59D4">
          <w:rPr>
            <w:rStyle w:val="Hipervnculo"/>
            <w:rFonts w:asciiTheme="majorHAnsi" w:hAnsiTheme="majorHAnsi" w:cstheme="majorBidi"/>
            <w:position w:val="0"/>
            <w:sz w:val="22"/>
            <w:szCs w:val="22"/>
          </w:rPr>
          <w:t>032 del 21 de octubre de 2002 del Consejo Superior Universitario</w:t>
        </w:r>
      </w:hyperlink>
      <w:r w:rsidRPr="00FC269D">
        <w:rPr>
          <w:rFonts w:asciiTheme="majorHAnsi" w:hAnsiTheme="majorHAnsi" w:cstheme="majorBidi"/>
          <w:sz w:val="22"/>
          <w:szCs w:val="22"/>
        </w:rPr>
        <w:t xml:space="preserve">, se </w:t>
      </w:r>
      <w:r w:rsidR="007629BD">
        <w:rPr>
          <w:rFonts w:asciiTheme="majorHAnsi" w:hAnsiTheme="majorHAnsi" w:cstheme="majorBidi"/>
          <w:sz w:val="22"/>
          <w:szCs w:val="22"/>
        </w:rPr>
        <w:t>realiza el cam</w:t>
      </w:r>
      <w:r w:rsidRPr="00FC269D">
        <w:rPr>
          <w:rFonts w:asciiTheme="majorHAnsi" w:hAnsiTheme="majorHAnsi" w:cstheme="majorBidi"/>
          <w:sz w:val="22"/>
          <w:szCs w:val="22"/>
        </w:rPr>
        <w:t>bi</w:t>
      </w:r>
      <w:r w:rsidR="007629BD">
        <w:rPr>
          <w:rFonts w:asciiTheme="majorHAnsi" w:hAnsiTheme="majorHAnsi" w:cstheme="majorBidi"/>
          <w:sz w:val="22"/>
          <w:szCs w:val="22"/>
        </w:rPr>
        <w:t>o</w:t>
      </w:r>
      <w:r w:rsidRPr="00FC269D">
        <w:rPr>
          <w:rFonts w:asciiTheme="majorHAnsi" w:hAnsiTheme="majorHAnsi" w:cstheme="majorBidi"/>
          <w:sz w:val="22"/>
          <w:szCs w:val="22"/>
        </w:rPr>
        <w:t xml:space="preserve"> </w:t>
      </w:r>
      <w:r w:rsidR="007629BD">
        <w:rPr>
          <w:rFonts w:asciiTheme="majorHAnsi" w:hAnsiTheme="majorHAnsi" w:cstheme="majorBidi"/>
          <w:sz w:val="22"/>
          <w:szCs w:val="22"/>
        </w:rPr>
        <w:t>de</w:t>
      </w:r>
      <w:r w:rsidRPr="00FC269D">
        <w:rPr>
          <w:rFonts w:asciiTheme="majorHAnsi" w:hAnsiTheme="majorHAnsi" w:cstheme="majorBidi"/>
          <w:sz w:val="22"/>
          <w:szCs w:val="22"/>
        </w:rPr>
        <w:t xml:space="preserve"> denominación de la Maestría en Teleinformática a “Maestría en Ciencias de la Información y las Comunicacio</w:t>
      </w:r>
      <w:r w:rsidR="00901DB5">
        <w:rPr>
          <w:rFonts w:asciiTheme="majorHAnsi" w:hAnsiTheme="majorHAnsi" w:cstheme="majorBidi"/>
          <w:sz w:val="22"/>
          <w:szCs w:val="22"/>
        </w:rPr>
        <w:t>nes” con énfasis en áreas como Teleinformática, Gestión del Conocimiento, Telemedicina, Geomática, Ingeniería de Software e Inteligencia A</w:t>
      </w:r>
      <w:r w:rsidRPr="00FC269D">
        <w:rPr>
          <w:rFonts w:asciiTheme="majorHAnsi" w:hAnsiTheme="majorHAnsi" w:cstheme="majorBidi"/>
          <w:sz w:val="22"/>
          <w:szCs w:val="22"/>
        </w:rPr>
        <w:t xml:space="preserve">rtificial. Además, la Comisión Nacional de Doctorados y Maestrías </w:t>
      </w:r>
      <w:r w:rsidRPr="00DE6914">
        <w:rPr>
          <w:rFonts w:asciiTheme="majorHAnsi" w:hAnsiTheme="majorHAnsi" w:cstheme="majorBidi"/>
          <w:sz w:val="22"/>
          <w:szCs w:val="22"/>
        </w:rPr>
        <w:t>recomendó la autorización del programa, que se divide en dos áreas: Sistemas de Información y Teleinformátic</w:t>
      </w:r>
      <w:r w:rsidR="007629BD" w:rsidRPr="00DE6914">
        <w:rPr>
          <w:rFonts w:asciiTheme="majorHAnsi" w:hAnsiTheme="majorHAnsi" w:cstheme="majorBidi"/>
          <w:sz w:val="22"/>
          <w:szCs w:val="22"/>
        </w:rPr>
        <w:t xml:space="preserve">a. </w:t>
      </w:r>
      <w:r w:rsidR="007629BD" w:rsidRPr="001048FF">
        <w:rPr>
          <w:rFonts w:asciiTheme="majorHAnsi" w:hAnsiTheme="majorHAnsi" w:cstheme="majorBidi"/>
          <w:sz w:val="22"/>
          <w:szCs w:val="22"/>
        </w:rPr>
        <w:t xml:space="preserve">De acuerdo </w:t>
      </w:r>
      <w:r w:rsidR="00E84AA6" w:rsidRPr="001048FF">
        <w:rPr>
          <w:rFonts w:asciiTheme="majorHAnsi" w:hAnsiTheme="majorHAnsi" w:cstheme="majorBidi"/>
          <w:sz w:val="22"/>
          <w:szCs w:val="22"/>
        </w:rPr>
        <w:t xml:space="preserve">con lo anterior, </w:t>
      </w:r>
      <w:r w:rsidR="00B95D62" w:rsidRPr="001048FF">
        <w:rPr>
          <w:rFonts w:asciiTheme="majorHAnsi" w:hAnsiTheme="majorHAnsi" w:cstheme="majorBidi"/>
          <w:sz w:val="22"/>
          <w:szCs w:val="22"/>
        </w:rPr>
        <w:t>de</w:t>
      </w:r>
      <w:r w:rsidR="007629BD" w:rsidRPr="001048FF">
        <w:rPr>
          <w:rFonts w:asciiTheme="majorHAnsi" w:hAnsiTheme="majorHAnsi" w:cstheme="majorBidi"/>
          <w:sz w:val="22"/>
          <w:szCs w:val="22"/>
        </w:rPr>
        <w:t xml:space="preserve"> los seis énfasis aprobados para la Maestría</w:t>
      </w:r>
      <w:r w:rsidR="00B95D62" w:rsidRPr="001048FF">
        <w:rPr>
          <w:rFonts w:asciiTheme="majorHAnsi" w:hAnsiTheme="majorHAnsi" w:cstheme="majorBidi"/>
          <w:sz w:val="22"/>
          <w:szCs w:val="22"/>
        </w:rPr>
        <w:t>,</w:t>
      </w:r>
      <w:r w:rsidR="007629BD" w:rsidRPr="001048FF">
        <w:rPr>
          <w:rFonts w:asciiTheme="majorHAnsi" w:hAnsiTheme="majorHAnsi" w:cstheme="majorBidi"/>
          <w:sz w:val="22"/>
          <w:szCs w:val="22"/>
        </w:rPr>
        <w:t xml:space="preserve"> se han abierto </w:t>
      </w:r>
      <w:r w:rsidR="00B95D62" w:rsidRPr="001048FF">
        <w:rPr>
          <w:rFonts w:asciiTheme="majorHAnsi" w:hAnsiTheme="majorHAnsi" w:cstheme="majorBidi"/>
          <w:sz w:val="22"/>
          <w:szCs w:val="22"/>
        </w:rPr>
        <w:t>y</w:t>
      </w:r>
      <w:r w:rsidR="007629BD" w:rsidRPr="001048FF">
        <w:rPr>
          <w:rFonts w:asciiTheme="majorHAnsi" w:hAnsiTheme="majorHAnsi" w:cstheme="majorBidi"/>
          <w:sz w:val="22"/>
          <w:szCs w:val="22"/>
        </w:rPr>
        <w:t xml:space="preserve"> ofertado los énfasis de Teleinformática, Ingeniería de Software, Geomática</w:t>
      </w:r>
      <w:r w:rsidR="00B95D62" w:rsidRPr="001048FF">
        <w:rPr>
          <w:rFonts w:asciiTheme="majorHAnsi" w:hAnsiTheme="majorHAnsi" w:cstheme="majorBidi"/>
          <w:sz w:val="22"/>
          <w:szCs w:val="22"/>
        </w:rPr>
        <w:t>. Dando respuesta a la evolución en las áreas del conocimiento y a los requerimientos del sector externo, así como resultado de los procesos de autoevaluación se presenta l</w:t>
      </w:r>
      <w:r w:rsidR="007629BD" w:rsidRPr="001048FF">
        <w:rPr>
          <w:rFonts w:asciiTheme="majorHAnsi" w:hAnsiTheme="majorHAnsi" w:cstheme="majorBidi"/>
          <w:sz w:val="22"/>
          <w:szCs w:val="22"/>
        </w:rPr>
        <w:t>a oferta de</w:t>
      </w:r>
      <w:r w:rsidR="00B95D62" w:rsidRPr="001048FF">
        <w:rPr>
          <w:rFonts w:asciiTheme="majorHAnsi" w:hAnsiTheme="majorHAnsi" w:cstheme="majorBidi"/>
          <w:sz w:val="22"/>
          <w:szCs w:val="22"/>
        </w:rPr>
        <w:t>l énfasis en</w:t>
      </w:r>
      <w:r w:rsidR="007629BD" w:rsidRPr="001048FF">
        <w:rPr>
          <w:rFonts w:asciiTheme="majorHAnsi" w:hAnsiTheme="majorHAnsi" w:cstheme="majorBidi"/>
          <w:sz w:val="22"/>
          <w:szCs w:val="22"/>
        </w:rPr>
        <w:t xml:space="preserve"> Inteligencia Artificial. Finalmente,</w:t>
      </w:r>
      <w:r w:rsidR="00C063DE" w:rsidRPr="001048FF">
        <w:rPr>
          <w:rFonts w:asciiTheme="majorHAnsi" w:hAnsiTheme="majorHAnsi" w:cstheme="majorBidi"/>
          <w:sz w:val="22"/>
          <w:szCs w:val="22"/>
        </w:rPr>
        <w:t xml:space="preserve"> </w:t>
      </w:r>
      <w:r w:rsidR="00051304" w:rsidRPr="001048FF">
        <w:rPr>
          <w:rFonts w:asciiTheme="majorHAnsi" w:hAnsiTheme="majorHAnsi" w:cstheme="majorBidi"/>
          <w:sz w:val="22"/>
          <w:szCs w:val="22"/>
        </w:rPr>
        <w:t>los</w:t>
      </w:r>
      <w:r w:rsidR="00C063DE" w:rsidRPr="001048FF">
        <w:rPr>
          <w:rFonts w:asciiTheme="majorHAnsi" w:hAnsiTheme="majorHAnsi" w:cstheme="majorBidi"/>
          <w:sz w:val="22"/>
          <w:szCs w:val="22"/>
        </w:rPr>
        <w:t xml:space="preserve"> dos énfasis</w:t>
      </w:r>
      <w:r w:rsidR="00051304" w:rsidRPr="001048FF">
        <w:rPr>
          <w:rFonts w:asciiTheme="majorHAnsi" w:hAnsiTheme="majorHAnsi" w:cstheme="majorBidi"/>
          <w:sz w:val="22"/>
          <w:szCs w:val="22"/>
        </w:rPr>
        <w:t xml:space="preserve"> ya</w:t>
      </w:r>
      <w:r w:rsidR="00C063DE" w:rsidRPr="001048FF">
        <w:rPr>
          <w:rFonts w:asciiTheme="majorHAnsi" w:hAnsiTheme="majorHAnsi" w:cstheme="majorBidi"/>
          <w:sz w:val="22"/>
          <w:szCs w:val="22"/>
        </w:rPr>
        <w:t xml:space="preserve"> aprobados</w:t>
      </w:r>
      <w:r w:rsidR="00051304" w:rsidRPr="001048FF">
        <w:rPr>
          <w:rFonts w:asciiTheme="majorHAnsi" w:hAnsiTheme="majorHAnsi" w:cstheme="majorBidi"/>
          <w:sz w:val="22"/>
          <w:szCs w:val="22"/>
        </w:rPr>
        <w:t xml:space="preserve">: </w:t>
      </w:r>
      <w:r w:rsidR="007629BD" w:rsidRPr="001048FF">
        <w:rPr>
          <w:rFonts w:asciiTheme="majorHAnsi" w:hAnsiTheme="majorHAnsi" w:cstheme="majorBidi"/>
          <w:sz w:val="22"/>
          <w:szCs w:val="22"/>
        </w:rPr>
        <w:t>Gestión del Conocimiento y Telemedicina</w:t>
      </w:r>
      <w:r w:rsidR="00C063DE" w:rsidRPr="001048FF">
        <w:rPr>
          <w:rFonts w:asciiTheme="majorHAnsi" w:hAnsiTheme="majorHAnsi" w:cstheme="majorBidi"/>
          <w:sz w:val="22"/>
          <w:szCs w:val="22"/>
        </w:rPr>
        <w:t>, podrán ser ofertados</w:t>
      </w:r>
      <w:r w:rsidR="00EF527B" w:rsidRPr="001048FF">
        <w:rPr>
          <w:rFonts w:asciiTheme="majorHAnsi" w:hAnsiTheme="majorHAnsi" w:cstheme="majorBidi"/>
          <w:sz w:val="22"/>
          <w:szCs w:val="22"/>
        </w:rPr>
        <w:t xml:space="preserve"> po</w:t>
      </w:r>
      <w:r w:rsidR="0064764D" w:rsidRPr="001048FF">
        <w:rPr>
          <w:rFonts w:asciiTheme="majorHAnsi" w:hAnsiTheme="majorHAnsi" w:cstheme="majorBidi"/>
          <w:sz w:val="22"/>
          <w:szCs w:val="22"/>
        </w:rPr>
        <w:t>s</w:t>
      </w:r>
      <w:r w:rsidR="00EF527B" w:rsidRPr="001048FF">
        <w:rPr>
          <w:rFonts w:asciiTheme="majorHAnsi" w:hAnsiTheme="majorHAnsi" w:cstheme="majorBidi"/>
          <w:sz w:val="22"/>
          <w:szCs w:val="22"/>
        </w:rPr>
        <w:t>teriormente de acuerdo a las necesidades del</w:t>
      </w:r>
      <w:r w:rsidR="00C063DE" w:rsidRPr="001048FF">
        <w:rPr>
          <w:rFonts w:asciiTheme="majorHAnsi" w:hAnsiTheme="majorHAnsi" w:cstheme="majorBidi"/>
          <w:sz w:val="22"/>
          <w:szCs w:val="22"/>
        </w:rPr>
        <w:t xml:space="preserve"> sector externo</w:t>
      </w:r>
      <w:r w:rsidR="00EF527B" w:rsidRPr="001048FF">
        <w:rPr>
          <w:rFonts w:asciiTheme="majorHAnsi" w:hAnsiTheme="majorHAnsi" w:cstheme="majorBidi"/>
          <w:sz w:val="22"/>
          <w:szCs w:val="22"/>
        </w:rPr>
        <w:t xml:space="preserve"> u otros ámbitos académicos</w:t>
      </w:r>
      <w:r w:rsidR="00C063DE" w:rsidRPr="001048FF">
        <w:rPr>
          <w:rFonts w:asciiTheme="majorHAnsi" w:hAnsiTheme="majorHAnsi" w:cstheme="majorBidi"/>
          <w:sz w:val="22"/>
          <w:szCs w:val="22"/>
        </w:rPr>
        <w:t>.</w:t>
      </w:r>
      <w:r w:rsidR="007629BD" w:rsidRPr="001048FF">
        <w:rPr>
          <w:rFonts w:asciiTheme="majorHAnsi" w:hAnsiTheme="majorHAnsi" w:cstheme="majorBidi"/>
          <w:sz w:val="22"/>
          <w:szCs w:val="22"/>
        </w:rPr>
        <w:t xml:space="preserve"> </w:t>
      </w:r>
    </w:p>
    <w:p w14:paraId="5762276B" w14:textId="77777777" w:rsidR="007629BD" w:rsidRDefault="007629BD" w:rsidP="007629BD">
      <w:pPr>
        <w:jc w:val="both"/>
        <w:rPr>
          <w:rFonts w:asciiTheme="majorHAnsi" w:hAnsiTheme="majorHAnsi" w:cstheme="majorBidi"/>
          <w:sz w:val="22"/>
          <w:szCs w:val="22"/>
        </w:rPr>
      </w:pPr>
    </w:p>
    <w:p w14:paraId="187D3996" w14:textId="6786FEA6" w:rsidR="00B2311F" w:rsidRPr="007E60C8" w:rsidRDefault="00B2311F">
      <w:pPr>
        <w:spacing w:after="200"/>
        <w:rPr>
          <w:rFonts w:asciiTheme="majorHAnsi" w:hAnsiTheme="majorHAnsi" w:cstheme="majorHAnsi"/>
          <w:b/>
          <w:bCs/>
          <w:sz w:val="22"/>
          <w:szCs w:val="22"/>
        </w:rPr>
      </w:pPr>
      <w:r w:rsidRPr="007E60C8">
        <w:rPr>
          <w:rFonts w:asciiTheme="majorHAnsi" w:hAnsiTheme="majorHAnsi" w:cstheme="majorBidi"/>
          <w:sz w:val="22"/>
          <w:szCs w:val="22"/>
        </w:rPr>
        <w:br w:type="page"/>
      </w:r>
    </w:p>
    <w:p w14:paraId="6C29F450" w14:textId="288C6F5D" w:rsidR="008D12FF" w:rsidRPr="007E60C8" w:rsidRDefault="00766CE8" w:rsidP="007E4107">
      <w:pPr>
        <w:pStyle w:val="Ttulo1"/>
        <w:numPr>
          <w:ilvl w:val="0"/>
          <w:numId w:val="13"/>
        </w:numPr>
        <w:jc w:val="center"/>
        <w:rPr>
          <w:rFonts w:asciiTheme="majorHAnsi" w:hAnsiTheme="majorHAnsi" w:cstheme="majorHAnsi"/>
          <w:sz w:val="22"/>
          <w:szCs w:val="22"/>
        </w:rPr>
      </w:pPr>
      <w:bookmarkStart w:id="719" w:name="_Toc69072489"/>
      <w:bookmarkStart w:id="720" w:name="_Toc169507134"/>
      <w:bookmarkStart w:id="721" w:name="_Toc169508291"/>
      <w:bookmarkStart w:id="722" w:name="_Toc183699810"/>
      <w:bookmarkEnd w:id="719"/>
      <w:r w:rsidRPr="007E60C8">
        <w:rPr>
          <w:rFonts w:asciiTheme="majorHAnsi" w:hAnsiTheme="majorHAnsi" w:cstheme="majorHAnsi"/>
          <w:sz w:val="22"/>
          <w:szCs w:val="22"/>
        </w:rPr>
        <w:lastRenderedPageBreak/>
        <w:t>COMPARACIÓN ENTRE PLANES DE ESTUDIO</w:t>
      </w:r>
      <w:bookmarkEnd w:id="720"/>
      <w:bookmarkEnd w:id="721"/>
      <w:bookmarkEnd w:id="722"/>
    </w:p>
    <w:p w14:paraId="5B9F4DD8" w14:textId="097A392E" w:rsidR="006F2369" w:rsidRPr="007E60C8" w:rsidRDefault="006F2369" w:rsidP="00BC6927">
      <w:pPr>
        <w:ind w:hanging="2"/>
        <w:rPr>
          <w:rFonts w:asciiTheme="majorHAnsi" w:hAnsiTheme="majorHAnsi" w:cstheme="majorHAnsi"/>
          <w:sz w:val="22"/>
          <w:szCs w:val="22"/>
        </w:rPr>
      </w:pPr>
    </w:p>
    <w:p w14:paraId="69128B6B" w14:textId="4CB8FAE4" w:rsidR="00167F9D" w:rsidRDefault="00193A35" w:rsidP="14D9C64B">
      <w:pPr>
        <w:ind w:hanging="2"/>
        <w:jc w:val="both"/>
        <w:rPr>
          <w:rFonts w:asciiTheme="majorHAnsi" w:hAnsiTheme="majorHAnsi" w:cs="Calibri"/>
          <w:sz w:val="22"/>
          <w:szCs w:val="22"/>
        </w:rPr>
      </w:pPr>
      <w:bookmarkStart w:id="723" w:name="_Toc169507135"/>
      <w:bookmarkStart w:id="724" w:name="_Toc169508292"/>
      <w:r w:rsidRPr="007E60C8">
        <w:rPr>
          <w:rFonts w:asciiTheme="majorHAnsi" w:hAnsiTheme="majorHAnsi" w:cs="Calibri"/>
          <w:sz w:val="22"/>
          <w:szCs w:val="22"/>
        </w:rPr>
        <w:t>Teniendo</w:t>
      </w:r>
      <w:r w:rsidR="00B21C0C" w:rsidRPr="007E60C8">
        <w:rPr>
          <w:rFonts w:asciiTheme="majorHAnsi" w:hAnsiTheme="majorHAnsi" w:cs="Calibri"/>
          <w:sz w:val="22"/>
          <w:szCs w:val="22"/>
        </w:rPr>
        <w:t xml:space="preserve"> en cuenta</w:t>
      </w:r>
      <w:r w:rsidR="001D2DA7">
        <w:rPr>
          <w:rFonts w:asciiTheme="majorHAnsi" w:hAnsiTheme="majorHAnsi" w:cs="Calibri"/>
          <w:sz w:val="22"/>
          <w:szCs w:val="22"/>
        </w:rPr>
        <w:t xml:space="preserve"> </w:t>
      </w:r>
      <w:r w:rsidR="006F2369" w:rsidRPr="007E60C8">
        <w:rPr>
          <w:rFonts w:asciiTheme="majorHAnsi" w:hAnsiTheme="majorHAnsi" w:cs="Calibri"/>
          <w:sz w:val="22"/>
          <w:szCs w:val="22"/>
        </w:rPr>
        <w:t xml:space="preserve">el propósito descrito en los siguientes </w:t>
      </w:r>
      <w:r w:rsidR="35ABAED8" w:rsidRPr="007E60C8">
        <w:rPr>
          <w:rFonts w:asciiTheme="majorHAnsi" w:hAnsiTheme="majorHAnsi" w:cs="Calibri"/>
          <w:sz w:val="22"/>
          <w:szCs w:val="22"/>
        </w:rPr>
        <w:t>apartados</w:t>
      </w:r>
      <w:r w:rsidR="001D2DA7">
        <w:rPr>
          <w:rFonts w:asciiTheme="majorHAnsi" w:hAnsiTheme="majorHAnsi" w:cs="Calibri"/>
          <w:sz w:val="22"/>
          <w:szCs w:val="22"/>
        </w:rPr>
        <w:t>,</w:t>
      </w:r>
      <w:r w:rsidR="006F2369" w:rsidRPr="007E60C8">
        <w:rPr>
          <w:rFonts w:asciiTheme="majorHAnsi" w:hAnsiTheme="majorHAnsi" w:cs="Calibri"/>
          <w:sz w:val="22"/>
          <w:szCs w:val="22"/>
        </w:rPr>
        <w:t xml:space="preserve"> es </w:t>
      </w:r>
      <w:r w:rsidR="001D2DA7">
        <w:rPr>
          <w:rFonts w:asciiTheme="majorHAnsi" w:hAnsiTheme="majorHAnsi" w:cs="Calibri"/>
          <w:sz w:val="22"/>
          <w:szCs w:val="22"/>
        </w:rPr>
        <w:t>importante</w:t>
      </w:r>
      <w:r w:rsidR="001D2DA7" w:rsidRPr="007E60C8">
        <w:rPr>
          <w:rFonts w:asciiTheme="majorHAnsi" w:hAnsiTheme="majorHAnsi" w:cs="Calibri"/>
          <w:sz w:val="22"/>
          <w:szCs w:val="22"/>
        </w:rPr>
        <w:t xml:space="preserve"> </w:t>
      </w:r>
      <w:r w:rsidR="006F2369" w:rsidRPr="007E60C8">
        <w:rPr>
          <w:rFonts w:asciiTheme="majorHAnsi" w:hAnsiTheme="majorHAnsi" w:cs="Calibri"/>
          <w:sz w:val="22"/>
          <w:szCs w:val="22"/>
        </w:rPr>
        <w:t xml:space="preserve">destacar que la malla curricular de la Maestría en Ciencias de la </w:t>
      </w:r>
      <w:r w:rsidR="006F2369" w:rsidRPr="00C43AC9">
        <w:rPr>
          <w:rFonts w:asciiTheme="majorHAnsi" w:hAnsiTheme="majorHAnsi" w:cs="Calibri"/>
          <w:sz w:val="22"/>
          <w:szCs w:val="22"/>
        </w:rPr>
        <w:t xml:space="preserve">Información y las Comunicaciones no presenta </w:t>
      </w:r>
      <w:r w:rsidR="006F2369" w:rsidRPr="00993A9B">
        <w:rPr>
          <w:rFonts w:asciiTheme="majorHAnsi" w:hAnsiTheme="majorHAnsi" w:cs="Calibri"/>
          <w:sz w:val="22"/>
          <w:szCs w:val="22"/>
        </w:rPr>
        <w:t>cambios</w:t>
      </w:r>
      <w:r w:rsidR="006F2369" w:rsidRPr="00C43AC9">
        <w:rPr>
          <w:rFonts w:asciiTheme="majorHAnsi" w:hAnsiTheme="majorHAnsi" w:cs="Calibri"/>
          <w:sz w:val="22"/>
          <w:szCs w:val="22"/>
        </w:rPr>
        <w:t xml:space="preserve"> en su distribución</w:t>
      </w:r>
      <w:r w:rsidR="00837100" w:rsidRPr="00C43AC9">
        <w:rPr>
          <w:rFonts w:asciiTheme="majorHAnsi" w:hAnsiTheme="majorHAnsi" w:cs="Calibri"/>
          <w:sz w:val="22"/>
          <w:szCs w:val="22"/>
        </w:rPr>
        <w:t>,</w:t>
      </w:r>
      <w:r w:rsidR="006F2369" w:rsidRPr="00C43AC9">
        <w:rPr>
          <w:rFonts w:asciiTheme="majorHAnsi" w:hAnsiTheme="majorHAnsi" w:cs="Calibri"/>
          <w:sz w:val="22"/>
          <w:szCs w:val="22"/>
        </w:rPr>
        <w:t xml:space="preserve"> sin embargo, s</w:t>
      </w:r>
      <w:r w:rsidR="00C43AC9" w:rsidRPr="00C43AC9">
        <w:rPr>
          <w:rFonts w:asciiTheme="majorHAnsi" w:hAnsiTheme="majorHAnsi" w:cs="Calibri"/>
          <w:sz w:val="22"/>
          <w:szCs w:val="22"/>
        </w:rPr>
        <w:t>í</w:t>
      </w:r>
      <w:r w:rsidR="006F2369" w:rsidRPr="00C43AC9">
        <w:rPr>
          <w:rFonts w:asciiTheme="majorHAnsi" w:hAnsiTheme="majorHAnsi" w:cs="Calibri"/>
          <w:sz w:val="22"/>
          <w:szCs w:val="22"/>
        </w:rPr>
        <w:t xml:space="preserve"> registran </w:t>
      </w:r>
      <w:r w:rsidR="006F2369" w:rsidRPr="00993A9B">
        <w:rPr>
          <w:rFonts w:asciiTheme="majorHAnsi" w:hAnsiTheme="majorHAnsi" w:cs="Calibri"/>
          <w:sz w:val="22"/>
          <w:szCs w:val="22"/>
        </w:rPr>
        <w:t>cambio</w:t>
      </w:r>
      <w:r w:rsidR="006F2369" w:rsidRPr="00C43AC9">
        <w:rPr>
          <w:rFonts w:asciiTheme="majorHAnsi" w:hAnsiTheme="majorHAnsi" w:cs="Calibri"/>
          <w:sz w:val="22"/>
          <w:szCs w:val="22"/>
        </w:rPr>
        <w:t xml:space="preserve">s en el nombre de </w:t>
      </w:r>
      <w:r w:rsidR="00350270" w:rsidRPr="00C43AC9">
        <w:rPr>
          <w:rFonts w:asciiTheme="majorHAnsi" w:hAnsiTheme="majorHAnsi" w:cs="Calibri"/>
          <w:sz w:val="22"/>
          <w:szCs w:val="22"/>
        </w:rPr>
        <w:t xml:space="preserve">algunos espacios académicos sin perder la naturaleza </w:t>
      </w:r>
      <w:r w:rsidR="5AE01E54" w:rsidRPr="00C43AC9">
        <w:rPr>
          <w:rFonts w:asciiTheme="majorHAnsi" w:hAnsiTheme="majorHAnsi" w:cs="Calibri"/>
          <w:sz w:val="22"/>
          <w:szCs w:val="22"/>
        </w:rPr>
        <w:t>de este</w:t>
      </w:r>
      <w:r w:rsidR="00167F9D" w:rsidRPr="00C43AC9">
        <w:rPr>
          <w:rFonts w:asciiTheme="majorHAnsi" w:hAnsiTheme="majorHAnsi" w:cs="Calibri"/>
          <w:sz w:val="22"/>
          <w:szCs w:val="22"/>
        </w:rPr>
        <w:t>.</w:t>
      </w:r>
    </w:p>
    <w:p w14:paraId="72920F21" w14:textId="685B4B6A" w:rsidR="00167F9D" w:rsidRDefault="00167F9D" w:rsidP="14D9C64B">
      <w:pPr>
        <w:ind w:hanging="2"/>
        <w:jc w:val="both"/>
        <w:rPr>
          <w:rFonts w:asciiTheme="majorHAnsi" w:hAnsiTheme="majorHAnsi" w:cs="Calibri"/>
          <w:sz w:val="22"/>
          <w:szCs w:val="22"/>
        </w:rPr>
      </w:pPr>
    </w:p>
    <w:p w14:paraId="4A85C3B2" w14:textId="642BFD2E" w:rsidR="007B4A60" w:rsidRDefault="00C43AC9" w:rsidP="14D9C64B">
      <w:pPr>
        <w:ind w:hanging="2"/>
        <w:jc w:val="both"/>
        <w:rPr>
          <w:rFonts w:asciiTheme="majorHAnsi" w:hAnsiTheme="majorHAnsi" w:cs="Calibri"/>
          <w:sz w:val="22"/>
          <w:szCs w:val="22"/>
        </w:rPr>
      </w:pPr>
      <w:r>
        <w:rPr>
          <w:rFonts w:asciiTheme="majorHAnsi" w:hAnsiTheme="majorHAnsi" w:cs="Calibri"/>
          <w:sz w:val="22"/>
          <w:szCs w:val="22"/>
        </w:rPr>
        <w:t>L</w:t>
      </w:r>
      <w:r w:rsidR="00167F9D">
        <w:rPr>
          <w:rFonts w:asciiTheme="majorHAnsi" w:hAnsiTheme="majorHAnsi" w:cs="Calibri"/>
          <w:sz w:val="22"/>
          <w:szCs w:val="22"/>
        </w:rPr>
        <w:t>os espacios académicos Fundamental</w:t>
      </w:r>
      <w:r w:rsidR="007B4A60">
        <w:rPr>
          <w:rFonts w:asciiTheme="majorHAnsi" w:hAnsiTheme="majorHAnsi" w:cs="Calibri"/>
          <w:sz w:val="22"/>
          <w:szCs w:val="22"/>
        </w:rPr>
        <w:t>es</w:t>
      </w:r>
      <w:r w:rsidR="003B32D2">
        <w:rPr>
          <w:rFonts w:asciiTheme="majorHAnsi" w:hAnsiTheme="majorHAnsi" w:cs="Calibri"/>
          <w:sz w:val="22"/>
          <w:szCs w:val="22"/>
        </w:rPr>
        <w:t>:</w:t>
      </w:r>
      <w:r w:rsidR="003B32D2">
        <w:rPr>
          <w:rFonts w:asciiTheme="majorHAnsi" w:hAnsiTheme="majorHAnsi" w:cs="Calibri"/>
          <w:b/>
          <w:sz w:val="22"/>
          <w:szCs w:val="22"/>
        </w:rPr>
        <w:t xml:space="preserve"> </w:t>
      </w:r>
      <w:r w:rsidR="007B4A60" w:rsidRPr="007B4A60">
        <w:rPr>
          <w:rFonts w:asciiTheme="majorHAnsi" w:hAnsiTheme="majorHAnsi" w:cs="Calibri"/>
          <w:b/>
          <w:i/>
          <w:sz w:val="22"/>
          <w:szCs w:val="22"/>
        </w:rPr>
        <w:t>herramientas matemáticas para el manejo de la informació</w:t>
      </w:r>
      <w:r w:rsidR="007B4A60">
        <w:rPr>
          <w:rFonts w:asciiTheme="majorHAnsi" w:hAnsiTheme="majorHAnsi" w:cs="Calibri"/>
          <w:b/>
          <w:i/>
          <w:sz w:val="22"/>
          <w:szCs w:val="22"/>
        </w:rPr>
        <w:t>n</w:t>
      </w:r>
      <w:r w:rsidR="007B4A60" w:rsidRPr="007B4A60">
        <w:rPr>
          <w:rFonts w:asciiTheme="majorHAnsi" w:hAnsiTheme="majorHAnsi" w:cs="Calibri"/>
          <w:b/>
          <w:i/>
          <w:sz w:val="22"/>
          <w:szCs w:val="22"/>
        </w:rPr>
        <w:t xml:space="preserve"> </w:t>
      </w:r>
      <w:r w:rsidR="007B4A60" w:rsidRPr="00D834CA">
        <w:rPr>
          <w:rFonts w:asciiTheme="majorHAnsi" w:hAnsiTheme="majorHAnsi" w:cs="Calibri"/>
          <w:i/>
          <w:sz w:val="22"/>
          <w:szCs w:val="22"/>
        </w:rPr>
        <w:t>e</w:t>
      </w:r>
      <w:r w:rsidR="007B4A60">
        <w:rPr>
          <w:rFonts w:asciiTheme="majorHAnsi" w:hAnsiTheme="majorHAnsi" w:cs="Calibri"/>
          <w:sz w:val="22"/>
          <w:szCs w:val="22"/>
        </w:rPr>
        <w:t xml:space="preserve"> </w:t>
      </w:r>
      <w:r w:rsidR="007B4A60" w:rsidRPr="007B4A60">
        <w:rPr>
          <w:rFonts w:asciiTheme="majorHAnsi" w:hAnsiTheme="majorHAnsi" w:cs="Calibri"/>
          <w:b/>
          <w:i/>
          <w:sz w:val="22"/>
          <w:szCs w:val="22"/>
        </w:rPr>
        <w:t>informática</w:t>
      </w:r>
      <w:r w:rsidR="003B32D2">
        <w:rPr>
          <w:rFonts w:asciiTheme="majorHAnsi" w:hAnsiTheme="majorHAnsi" w:cs="Calibri"/>
          <w:i/>
          <w:sz w:val="22"/>
          <w:szCs w:val="22"/>
        </w:rPr>
        <w:t xml:space="preserve">, </w:t>
      </w:r>
      <w:r w:rsidR="007B4A60">
        <w:rPr>
          <w:rFonts w:asciiTheme="majorHAnsi" w:hAnsiTheme="majorHAnsi" w:cs="Calibri"/>
          <w:sz w:val="22"/>
          <w:szCs w:val="22"/>
        </w:rPr>
        <w:t xml:space="preserve">y </w:t>
      </w:r>
      <w:r w:rsidR="007B4A60" w:rsidRPr="00D834CA">
        <w:rPr>
          <w:rFonts w:asciiTheme="majorHAnsi" w:hAnsiTheme="majorHAnsi" w:cs="Calibri"/>
          <w:b/>
          <w:sz w:val="22"/>
          <w:szCs w:val="22"/>
        </w:rPr>
        <w:t>Seminario de investigación</w:t>
      </w:r>
      <w:r w:rsidR="00167F9D">
        <w:rPr>
          <w:rFonts w:asciiTheme="majorHAnsi" w:hAnsiTheme="majorHAnsi" w:cs="Calibri"/>
          <w:sz w:val="22"/>
          <w:szCs w:val="22"/>
        </w:rPr>
        <w:t>, seguirán contando con la misma asociación, de carácter obligatorio como se muestra en la</w:t>
      </w:r>
      <w:r>
        <w:rPr>
          <w:rFonts w:asciiTheme="majorHAnsi" w:hAnsiTheme="majorHAnsi" w:cs="Calibri"/>
          <w:sz w:val="22"/>
          <w:szCs w:val="22"/>
        </w:rPr>
        <w:t>s</w:t>
      </w:r>
      <w:r w:rsidR="00167F9D">
        <w:rPr>
          <w:rFonts w:asciiTheme="majorHAnsi" w:hAnsiTheme="majorHAnsi" w:cs="Calibri"/>
          <w:sz w:val="22"/>
          <w:szCs w:val="22"/>
        </w:rPr>
        <w:t xml:space="preserve"> tabla</w:t>
      </w:r>
      <w:r>
        <w:rPr>
          <w:rFonts w:asciiTheme="majorHAnsi" w:hAnsiTheme="majorHAnsi" w:cs="Calibri"/>
          <w:sz w:val="22"/>
          <w:szCs w:val="22"/>
        </w:rPr>
        <w:t>s</w:t>
      </w:r>
      <w:r w:rsidR="007B4A60">
        <w:rPr>
          <w:rFonts w:asciiTheme="majorHAnsi" w:hAnsiTheme="majorHAnsi" w:cs="Calibri"/>
          <w:sz w:val="22"/>
          <w:szCs w:val="22"/>
        </w:rPr>
        <w:t xml:space="preserve"> 7 y 8</w:t>
      </w:r>
      <w:r>
        <w:rPr>
          <w:rFonts w:asciiTheme="majorHAnsi" w:hAnsiTheme="majorHAnsi" w:cs="Calibri"/>
          <w:sz w:val="22"/>
          <w:szCs w:val="22"/>
        </w:rPr>
        <w:t>, más adelante en e</w:t>
      </w:r>
      <w:r w:rsidR="007B4A60">
        <w:rPr>
          <w:rFonts w:asciiTheme="majorHAnsi" w:hAnsiTheme="majorHAnsi" w:cs="Calibri"/>
          <w:sz w:val="22"/>
          <w:szCs w:val="22"/>
        </w:rPr>
        <w:t xml:space="preserve">l presente documento. </w:t>
      </w:r>
    </w:p>
    <w:bookmarkEnd w:id="723"/>
    <w:bookmarkEnd w:id="724"/>
    <w:p w14:paraId="2AA31A12" w14:textId="0A35F36C" w:rsidR="0089603E" w:rsidRPr="007E60C8" w:rsidRDefault="0089603E" w:rsidP="007B4A60">
      <w:pPr>
        <w:jc w:val="both"/>
        <w:rPr>
          <w:rFonts w:asciiTheme="majorHAnsi" w:hAnsiTheme="majorHAnsi" w:cs="Calibri"/>
          <w:sz w:val="22"/>
          <w:szCs w:val="22"/>
        </w:rPr>
      </w:pPr>
    </w:p>
    <w:p w14:paraId="334A6B12" w14:textId="09393ABA" w:rsidR="00623982" w:rsidRPr="007E60C8" w:rsidRDefault="007C7748" w:rsidP="00335A77">
      <w:pPr>
        <w:pStyle w:val="Ttulo2"/>
        <w:numPr>
          <w:ilvl w:val="1"/>
          <w:numId w:val="13"/>
        </w:numPr>
        <w:rPr>
          <w:rFonts w:asciiTheme="majorHAnsi" w:hAnsiTheme="majorHAnsi" w:cstheme="majorHAnsi"/>
          <w:sz w:val="22"/>
          <w:szCs w:val="22"/>
        </w:rPr>
      </w:pPr>
      <w:bookmarkStart w:id="725" w:name="_Toc169507136"/>
      <w:bookmarkStart w:id="726" w:name="_Toc169508293"/>
      <w:bookmarkStart w:id="727" w:name="_Toc183699811"/>
      <w:r w:rsidRPr="007E60C8">
        <w:rPr>
          <w:rFonts w:asciiTheme="majorHAnsi" w:hAnsiTheme="majorHAnsi" w:cstheme="majorHAnsi"/>
          <w:sz w:val="22"/>
          <w:szCs w:val="22"/>
        </w:rPr>
        <w:t xml:space="preserve">Cambio en el nombre de espacios </w:t>
      </w:r>
      <w:r w:rsidR="0089603E" w:rsidRPr="007E60C8">
        <w:rPr>
          <w:rFonts w:asciiTheme="majorHAnsi" w:hAnsiTheme="majorHAnsi" w:cstheme="majorHAnsi"/>
          <w:sz w:val="22"/>
          <w:szCs w:val="22"/>
        </w:rPr>
        <w:t>académicos</w:t>
      </w:r>
      <w:r w:rsidRPr="007E60C8">
        <w:rPr>
          <w:rFonts w:asciiTheme="majorHAnsi" w:hAnsiTheme="majorHAnsi" w:cstheme="majorHAnsi"/>
          <w:sz w:val="22"/>
          <w:szCs w:val="22"/>
        </w:rPr>
        <w:t>.</w:t>
      </w:r>
      <w:bookmarkEnd w:id="725"/>
      <w:bookmarkEnd w:id="726"/>
      <w:bookmarkEnd w:id="727"/>
    </w:p>
    <w:p w14:paraId="437804E0" w14:textId="77777777" w:rsidR="003D5244" w:rsidRPr="007E60C8" w:rsidRDefault="003D5244" w:rsidP="000C5214">
      <w:pPr>
        <w:ind w:hanging="2"/>
        <w:jc w:val="both"/>
        <w:rPr>
          <w:rFonts w:asciiTheme="majorHAnsi" w:hAnsiTheme="majorHAnsi" w:cs="Calibri"/>
          <w:sz w:val="22"/>
          <w:szCs w:val="22"/>
        </w:rPr>
      </w:pPr>
    </w:p>
    <w:p w14:paraId="7C4B124C" w14:textId="04EE1AB3" w:rsidR="0089603E" w:rsidRPr="007E60C8" w:rsidRDefault="7184AB8F" w:rsidP="008F59D4">
      <w:pPr>
        <w:ind w:hanging="2"/>
        <w:jc w:val="both"/>
        <w:rPr>
          <w:rFonts w:asciiTheme="majorHAnsi" w:hAnsiTheme="majorHAnsi" w:cs="Calibri"/>
          <w:sz w:val="22"/>
          <w:szCs w:val="22"/>
        </w:rPr>
      </w:pPr>
      <w:bookmarkStart w:id="728" w:name="_Toc169507137"/>
      <w:bookmarkStart w:id="729" w:name="_Toc169508294"/>
      <w:r w:rsidRPr="007E60C8">
        <w:rPr>
          <w:rFonts w:asciiTheme="majorHAnsi" w:hAnsiTheme="majorHAnsi" w:cs="Calibri"/>
          <w:sz w:val="22"/>
          <w:szCs w:val="22"/>
        </w:rPr>
        <w:t xml:space="preserve">El cambio presentado en la denominación de los espacios académicos de la línea de investigación obedece a </w:t>
      </w:r>
      <w:r w:rsidR="00F5029A">
        <w:rPr>
          <w:rFonts w:asciiTheme="majorHAnsi" w:hAnsiTheme="majorHAnsi" w:cs="Calibri"/>
          <w:sz w:val="22"/>
          <w:szCs w:val="22"/>
        </w:rPr>
        <w:t>su</w:t>
      </w:r>
      <w:r w:rsidR="00F5029A" w:rsidRPr="007E60C8">
        <w:rPr>
          <w:rFonts w:asciiTheme="majorHAnsi" w:hAnsiTheme="majorHAnsi" w:cs="Calibri"/>
          <w:sz w:val="22"/>
          <w:szCs w:val="22"/>
        </w:rPr>
        <w:t xml:space="preserve"> </w:t>
      </w:r>
      <w:r w:rsidRPr="007E60C8">
        <w:rPr>
          <w:rFonts w:asciiTheme="majorHAnsi" w:hAnsiTheme="majorHAnsi" w:cs="Calibri"/>
          <w:sz w:val="22"/>
          <w:szCs w:val="22"/>
        </w:rPr>
        <w:t>estandarización bajo el Acuerdo de reglamento de trabajos de grado</w:t>
      </w:r>
      <w:r w:rsidR="008F59D4">
        <w:rPr>
          <w:rFonts w:asciiTheme="majorHAnsi" w:hAnsiTheme="majorHAnsi" w:cs="Calibri"/>
          <w:sz w:val="22"/>
          <w:szCs w:val="22"/>
        </w:rPr>
        <w:t xml:space="preserve"> </w:t>
      </w:r>
      <w:hyperlink r:id="rId31" w:history="1">
        <w:r w:rsidR="008F59D4" w:rsidRPr="00DB03BC">
          <w:rPr>
            <w:rStyle w:val="Hipervnculo"/>
            <w:rFonts w:asciiTheme="majorHAnsi" w:eastAsia="Arial Narrow" w:hAnsiTheme="majorHAnsi" w:cstheme="majorBidi"/>
            <w:position w:val="0"/>
            <w:sz w:val="22"/>
            <w:szCs w:val="22"/>
          </w:rPr>
          <w:t xml:space="preserve">Acuerdo </w:t>
        </w:r>
        <w:r w:rsidR="008F59D4">
          <w:rPr>
            <w:rStyle w:val="Hipervnculo"/>
            <w:rFonts w:asciiTheme="majorHAnsi" w:eastAsia="Arial Narrow" w:hAnsiTheme="majorHAnsi" w:cstheme="majorBidi"/>
            <w:position w:val="0"/>
            <w:sz w:val="22"/>
            <w:szCs w:val="22"/>
          </w:rPr>
          <w:t xml:space="preserve">No. </w:t>
        </w:r>
        <w:r w:rsidR="008F59D4" w:rsidRPr="00DB03BC">
          <w:rPr>
            <w:rStyle w:val="Hipervnculo"/>
            <w:rFonts w:asciiTheme="majorHAnsi" w:eastAsia="Arial Narrow" w:hAnsiTheme="majorHAnsi" w:cstheme="majorBidi"/>
            <w:position w:val="0"/>
            <w:sz w:val="22"/>
            <w:szCs w:val="22"/>
          </w:rPr>
          <w:t xml:space="preserve">01 </w:t>
        </w:r>
        <w:r w:rsidR="008F59D4">
          <w:rPr>
            <w:rStyle w:val="Hipervnculo"/>
            <w:rFonts w:asciiTheme="majorHAnsi" w:eastAsia="Arial Narrow" w:hAnsiTheme="majorHAnsi" w:cstheme="majorBidi"/>
            <w:position w:val="0"/>
            <w:sz w:val="22"/>
            <w:szCs w:val="22"/>
          </w:rPr>
          <w:t xml:space="preserve">del 05 de marzo </w:t>
        </w:r>
        <w:r w:rsidR="008F59D4" w:rsidRPr="00DB03BC">
          <w:rPr>
            <w:rStyle w:val="Hipervnculo"/>
            <w:rFonts w:asciiTheme="majorHAnsi" w:eastAsia="Arial Narrow" w:hAnsiTheme="majorHAnsi" w:cstheme="majorBidi"/>
            <w:position w:val="0"/>
            <w:sz w:val="22"/>
            <w:szCs w:val="22"/>
          </w:rPr>
          <w:t>de 2019</w:t>
        </w:r>
      </w:hyperlink>
      <w:r w:rsidR="008F59D4" w:rsidRPr="00EF6EEF">
        <w:rPr>
          <w:rFonts w:asciiTheme="majorHAnsi" w:eastAsia="Arial Narrow" w:hAnsiTheme="majorHAnsi" w:cstheme="majorBidi"/>
          <w:sz w:val="22"/>
          <w:szCs w:val="22"/>
        </w:rPr>
        <w:t xml:space="preserve"> y </w:t>
      </w:r>
      <w:r w:rsidR="008F59D4">
        <w:rPr>
          <w:rFonts w:asciiTheme="majorHAnsi" w:eastAsia="Arial Narrow" w:hAnsiTheme="majorHAnsi" w:cstheme="majorBidi"/>
          <w:sz w:val="22"/>
          <w:szCs w:val="22"/>
        </w:rPr>
        <w:t xml:space="preserve">el </w:t>
      </w:r>
      <w:hyperlink r:id="rId32" w:history="1">
        <w:r w:rsidR="008F59D4" w:rsidRPr="00DB03BC">
          <w:rPr>
            <w:rStyle w:val="Hipervnculo"/>
            <w:rFonts w:asciiTheme="majorHAnsi" w:eastAsia="Arial Narrow" w:hAnsiTheme="majorHAnsi" w:cstheme="majorBidi"/>
            <w:position w:val="0"/>
            <w:sz w:val="22"/>
            <w:szCs w:val="22"/>
          </w:rPr>
          <w:t>Acuerdo No. 04 del 27 de abril de 2022</w:t>
        </w:r>
      </w:hyperlink>
      <w:r w:rsidR="008F59D4">
        <w:rPr>
          <w:rFonts w:asciiTheme="majorHAnsi" w:hAnsiTheme="majorHAnsi" w:cs="Calibri"/>
          <w:sz w:val="22"/>
          <w:szCs w:val="22"/>
        </w:rPr>
        <w:t>;</w:t>
      </w:r>
      <w:r w:rsidRPr="007E60C8">
        <w:rPr>
          <w:rFonts w:asciiTheme="majorHAnsi" w:hAnsiTheme="majorHAnsi" w:cs="Calibri"/>
          <w:sz w:val="22"/>
          <w:szCs w:val="22"/>
        </w:rPr>
        <w:t xml:space="preserve"> esto con el fin de manejar la misma concordancia que fue reglamentada por el Consejo Académico de la Universidad Distrital FJC.</w:t>
      </w:r>
      <w:bookmarkEnd w:id="728"/>
      <w:bookmarkEnd w:id="729"/>
    </w:p>
    <w:p w14:paraId="0FF7C5F5" w14:textId="77777777" w:rsidR="0089603E" w:rsidRDefault="0089603E" w:rsidP="009268C5">
      <w:pPr>
        <w:ind w:hanging="2"/>
        <w:rPr>
          <w:rFonts w:asciiTheme="majorHAnsi" w:hAnsiTheme="majorHAnsi" w:cstheme="majorHAnsi"/>
          <w:sz w:val="22"/>
          <w:szCs w:val="22"/>
        </w:rPr>
      </w:pPr>
    </w:p>
    <w:p w14:paraId="5B07FF71" w14:textId="15607F1A" w:rsidR="00DE6914" w:rsidRPr="00E72FF6" w:rsidRDefault="00DE6914" w:rsidP="004923C8">
      <w:pPr>
        <w:ind w:hanging="2"/>
        <w:jc w:val="both"/>
      </w:pPr>
      <w:r w:rsidRPr="00E20EEA">
        <w:t xml:space="preserve">En este sentido, la asignatura anteriormente conocida como TESIS I de profundización </w:t>
      </w:r>
      <w:r w:rsidRPr="00E20EEA">
        <w:rPr>
          <w:rFonts w:asciiTheme="majorHAnsi" w:hAnsiTheme="majorHAnsi" w:cs="Calibri"/>
          <w:sz w:val="22"/>
          <w:szCs w:val="22"/>
        </w:rPr>
        <w:t xml:space="preserve">denominado bajo la </w:t>
      </w:r>
      <w:hyperlink r:id="rId33" w:history="1">
        <w:r w:rsidRPr="00E20EEA">
          <w:rPr>
            <w:rStyle w:val="Hipervnculo"/>
            <w:rFonts w:asciiTheme="majorHAnsi" w:hAnsiTheme="majorHAnsi" w:cs="Arial"/>
            <w:position w:val="0"/>
            <w:sz w:val="22"/>
            <w:szCs w:val="22"/>
          </w:rPr>
          <w:t>Resolución No. 155 del 23 de septiembre de 2014</w:t>
        </w:r>
      </w:hyperlink>
      <w:r w:rsidRPr="00E20EEA">
        <w:rPr>
          <w:rStyle w:val="Hipervnculo"/>
          <w:rFonts w:asciiTheme="majorHAnsi" w:hAnsiTheme="majorHAnsi" w:cs="Arial"/>
          <w:position w:val="0"/>
          <w:sz w:val="22"/>
          <w:szCs w:val="22"/>
        </w:rPr>
        <w:t xml:space="preserve">, </w:t>
      </w:r>
      <w:r w:rsidRPr="00E20EEA">
        <w:t>ha sido renombrada como TRABAJO DE GRADO</w:t>
      </w:r>
      <w:r w:rsidR="004F0167" w:rsidRPr="00E20EEA">
        <w:t>, como lo muestra la tabla 5:</w:t>
      </w:r>
    </w:p>
    <w:p w14:paraId="4D2933F4" w14:textId="77777777" w:rsidR="00DE6914" w:rsidRPr="00E72FF6" w:rsidRDefault="00DE6914" w:rsidP="009268C5">
      <w:pPr>
        <w:ind w:hanging="2"/>
        <w:rPr>
          <w:rFonts w:asciiTheme="majorHAnsi" w:hAnsiTheme="majorHAnsi" w:cstheme="majorHAnsi"/>
          <w:sz w:val="22"/>
          <w:szCs w:val="22"/>
        </w:rPr>
      </w:pPr>
    </w:p>
    <w:p w14:paraId="49C27C3D" w14:textId="403C5AA3" w:rsidR="00623982" w:rsidRPr="00E72FF6" w:rsidRDefault="00060E7C" w:rsidP="00060E7C">
      <w:pPr>
        <w:pStyle w:val="Descripcin"/>
        <w:jc w:val="center"/>
        <w:rPr>
          <w:rFonts w:asciiTheme="majorHAnsi" w:hAnsiTheme="majorHAnsi" w:cstheme="majorHAnsi"/>
          <w:i w:val="0"/>
          <w:color w:val="auto"/>
          <w:sz w:val="22"/>
          <w:szCs w:val="22"/>
        </w:rPr>
        <w:pPrChange w:id="730" w:author="RUBIANO SUAREZ ALISON KATHERINE" w:date="2024-12-04T10:33:00Z">
          <w:pPr>
            <w:pStyle w:val="Descripcin"/>
            <w:jc w:val="center"/>
          </w:pPr>
        </w:pPrChange>
      </w:pPr>
      <w:bookmarkStart w:id="731" w:name="_Toc169507138"/>
      <w:bookmarkStart w:id="732" w:name="_Toc169508295"/>
      <w:bookmarkStart w:id="733" w:name="_Toc170858932"/>
      <w:ins w:id="734" w:author="RUBIANO SUAREZ ALISON KATHERINE" w:date="2024-12-04T10:32:00Z">
        <w:r w:rsidRPr="00060E7C">
          <w:rPr>
            <w:rFonts w:asciiTheme="majorHAnsi" w:hAnsiTheme="majorHAnsi" w:cstheme="majorHAnsi"/>
            <w:i w:val="0"/>
            <w:color w:val="auto"/>
            <w:sz w:val="22"/>
            <w:szCs w:val="22"/>
            <w:rPrChange w:id="735" w:author="RUBIANO SUAREZ ALISON KATHERINE" w:date="2024-12-04T10:33:00Z">
              <w:rPr/>
            </w:rPrChange>
          </w:rPr>
          <w:t xml:space="preserve">Tabla </w:t>
        </w:r>
        <w:r w:rsidRPr="00060E7C">
          <w:rPr>
            <w:rFonts w:asciiTheme="majorHAnsi" w:hAnsiTheme="majorHAnsi" w:cstheme="majorHAnsi"/>
            <w:i w:val="0"/>
            <w:color w:val="auto"/>
            <w:sz w:val="22"/>
            <w:szCs w:val="22"/>
            <w:rPrChange w:id="736" w:author="RUBIANO SUAREZ ALISON KATHERINE" w:date="2024-12-04T10:33:00Z">
              <w:rPr/>
            </w:rPrChange>
          </w:rPr>
          <w:fldChar w:fldCharType="begin"/>
        </w:r>
        <w:r w:rsidRPr="00060E7C">
          <w:rPr>
            <w:rFonts w:asciiTheme="majorHAnsi" w:hAnsiTheme="majorHAnsi" w:cstheme="majorHAnsi"/>
            <w:i w:val="0"/>
            <w:color w:val="auto"/>
            <w:sz w:val="22"/>
            <w:szCs w:val="22"/>
            <w:rPrChange w:id="737" w:author="RUBIANO SUAREZ ALISON KATHERINE" w:date="2024-12-04T10:33:00Z">
              <w:rPr/>
            </w:rPrChange>
          </w:rPr>
          <w:instrText xml:space="preserve"> SEQ Tabla \* ARABIC </w:instrText>
        </w:r>
      </w:ins>
      <w:r w:rsidRPr="00060E7C">
        <w:rPr>
          <w:rFonts w:asciiTheme="majorHAnsi" w:hAnsiTheme="majorHAnsi" w:cstheme="majorHAnsi"/>
          <w:i w:val="0"/>
          <w:color w:val="auto"/>
          <w:sz w:val="22"/>
          <w:szCs w:val="22"/>
          <w:rPrChange w:id="738" w:author="RUBIANO SUAREZ ALISON KATHERINE" w:date="2024-12-04T10:33:00Z">
            <w:rPr/>
          </w:rPrChange>
        </w:rPr>
        <w:fldChar w:fldCharType="separate"/>
      </w:r>
      <w:ins w:id="739" w:author="RUBIANO SUAREZ ALISON KATHERINE" w:date="2024-12-04T10:35:00Z">
        <w:r w:rsidR="003A6EF0">
          <w:rPr>
            <w:rFonts w:asciiTheme="majorHAnsi" w:hAnsiTheme="majorHAnsi" w:cstheme="majorHAnsi"/>
            <w:i w:val="0"/>
            <w:noProof/>
            <w:color w:val="auto"/>
            <w:sz w:val="22"/>
            <w:szCs w:val="22"/>
          </w:rPr>
          <w:t>5</w:t>
        </w:r>
      </w:ins>
      <w:ins w:id="740" w:author="RUBIANO SUAREZ ALISON KATHERINE" w:date="2024-12-04T10:32:00Z">
        <w:r w:rsidRPr="00060E7C">
          <w:rPr>
            <w:rFonts w:asciiTheme="majorHAnsi" w:hAnsiTheme="majorHAnsi" w:cstheme="majorHAnsi"/>
            <w:i w:val="0"/>
            <w:color w:val="auto"/>
            <w:sz w:val="22"/>
            <w:szCs w:val="22"/>
            <w:rPrChange w:id="741" w:author="RUBIANO SUAREZ ALISON KATHERINE" w:date="2024-12-04T10:33:00Z">
              <w:rPr/>
            </w:rPrChange>
          </w:rPr>
          <w:fldChar w:fldCharType="end"/>
        </w:r>
      </w:ins>
      <w:ins w:id="742" w:author="RUBIANO SUAREZ ALISON KATHERINE" w:date="2024-12-04T10:33:00Z">
        <w:r>
          <w:rPr>
            <w:rFonts w:asciiTheme="majorHAnsi" w:hAnsiTheme="majorHAnsi" w:cstheme="majorHAnsi"/>
            <w:i w:val="0"/>
            <w:color w:val="auto"/>
            <w:sz w:val="22"/>
            <w:szCs w:val="22"/>
          </w:rPr>
          <w:t>.</w:t>
        </w:r>
        <w:r w:rsidRPr="00060E7C">
          <w:rPr>
            <w:rFonts w:asciiTheme="majorHAnsi" w:hAnsiTheme="majorHAnsi" w:cstheme="majorHAnsi"/>
            <w:i w:val="0"/>
            <w:color w:val="auto"/>
            <w:sz w:val="22"/>
            <w:szCs w:val="22"/>
            <w:rPrChange w:id="743" w:author="RUBIANO SUAREZ ALISON KATHERINE" w:date="2024-12-04T10:33:00Z">
              <w:rPr/>
            </w:rPrChange>
          </w:rPr>
          <w:t xml:space="preserve"> </w:t>
        </w:r>
        <w:r w:rsidRPr="00060E7C">
          <w:rPr>
            <w:rFonts w:asciiTheme="majorHAnsi" w:hAnsiTheme="majorHAnsi" w:cstheme="majorHAnsi"/>
            <w:i w:val="0"/>
            <w:color w:val="auto"/>
            <w:sz w:val="22"/>
            <w:szCs w:val="22"/>
            <w:rPrChange w:id="744" w:author="RUBIANO SUAREZ ALISON KATHERINE" w:date="2024-12-04T10:33:00Z">
              <w:rPr>
                <w:rFonts w:asciiTheme="majorHAnsi" w:hAnsiTheme="majorHAnsi"/>
                <w:color w:val="auto"/>
                <w:sz w:val="22"/>
                <w:szCs w:val="22"/>
              </w:rPr>
            </w:rPrChange>
          </w:rPr>
          <w:t>Ca</w:t>
        </w:r>
      </w:ins>
      <w:del w:id="745" w:author="RUBIANO SUAREZ ALISON KATHERINE" w:date="2024-12-04T10:32:00Z">
        <w:r w:rsidR="000C5214" w:rsidRPr="00060E7C" w:rsidDel="00060E7C">
          <w:rPr>
            <w:rFonts w:asciiTheme="majorHAnsi" w:hAnsiTheme="majorHAnsi" w:cstheme="majorHAnsi"/>
            <w:i w:val="0"/>
            <w:color w:val="auto"/>
            <w:sz w:val="22"/>
            <w:szCs w:val="22"/>
            <w:rPrChange w:id="746" w:author="RUBIANO SUAREZ ALISON KATHERINE" w:date="2024-12-04T10:33:00Z">
              <w:rPr>
                <w:rFonts w:asciiTheme="majorHAnsi" w:hAnsiTheme="majorHAnsi"/>
                <w:color w:val="auto"/>
                <w:sz w:val="22"/>
                <w:szCs w:val="22"/>
              </w:rPr>
            </w:rPrChange>
          </w:rPr>
          <w:delText xml:space="preserve">Tabla </w:delText>
        </w:r>
        <w:r w:rsidR="007E60C8" w:rsidRPr="00060E7C" w:rsidDel="00060E7C">
          <w:rPr>
            <w:rFonts w:asciiTheme="majorHAnsi" w:hAnsiTheme="majorHAnsi" w:cstheme="majorHAnsi"/>
            <w:i w:val="0"/>
            <w:color w:val="auto"/>
            <w:sz w:val="22"/>
            <w:szCs w:val="22"/>
            <w:rPrChange w:id="747" w:author="RUBIANO SUAREZ ALISON KATHERINE" w:date="2024-12-04T10:33:00Z">
              <w:rPr>
                <w:rFonts w:asciiTheme="majorHAnsi" w:hAnsiTheme="majorHAnsi"/>
                <w:color w:val="auto"/>
                <w:sz w:val="22"/>
                <w:szCs w:val="22"/>
              </w:rPr>
            </w:rPrChange>
          </w:rPr>
          <w:delText>5</w:delText>
        </w:r>
        <w:r w:rsidR="000C5214" w:rsidRPr="00060E7C" w:rsidDel="00060E7C">
          <w:rPr>
            <w:rFonts w:asciiTheme="majorHAnsi" w:hAnsiTheme="majorHAnsi" w:cstheme="majorHAnsi"/>
            <w:i w:val="0"/>
            <w:color w:val="auto"/>
            <w:sz w:val="22"/>
            <w:szCs w:val="22"/>
            <w:rPrChange w:id="748" w:author="RUBIANO SUAREZ ALISON KATHERINE" w:date="2024-12-04T10:33:00Z">
              <w:rPr>
                <w:rFonts w:asciiTheme="majorHAnsi" w:hAnsiTheme="majorHAnsi"/>
                <w:color w:val="auto"/>
                <w:sz w:val="22"/>
                <w:szCs w:val="22"/>
              </w:rPr>
            </w:rPrChange>
          </w:rPr>
          <w:delText xml:space="preserve"> </w:delText>
        </w:r>
        <w:r w:rsidR="000C5214" w:rsidRPr="00E72FF6" w:rsidDel="00060E7C">
          <w:rPr>
            <w:rFonts w:asciiTheme="majorHAnsi" w:hAnsiTheme="majorHAnsi" w:cstheme="majorHAnsi"/>
            <w:i w:val="0"/>
            <w:color w:val="auto"/>
            <w:sz w:val="22"/>
            <w:szCs w:val="22"/>
          </w:rPr>
          <w:delText>Ca</w:delText>
        </w:r>
      </w:del>
      <w:r w:rsidR="000C5214" w:rsidRPr="00E72FF6">
        <w:rPr>
          <w:rFonts w:asciiTheme="majorHAnsi" w:hAnsiTheme="majorHAnsi" w:cstheme="majorHAnsi"/>
          <w:i w:val="0"/>
          <w:color w:val="auto"/>
          <w:sz w:val="22"/>
          <w:szCs w:val="22"/>
        </w:rPr>
        <w:t xml:space="preserve">mbio denominación asignatura de componente </w:t>
      </w:r>
      <w:r w:rsidR="00623982" w:rsidRPr="00E72FF6">
        <w:rPr>
          <w:rFonts w:asciiTheme="majorHAnsi" w:hAnsiTheme="majorHAnsi" w:cstheme="majorHAnsi"/>
          <w:i w:val="0"/>
          <w:color w:val="auto"/>
          <w:sz w:val="22"/>
          <w:szCs w:val="22"/>
        </w:rPr>
        <w:t>Profundización</w:t>
      </w:r>
      <w:bookmarkEnd w:id="731"/>
      <w:bookmarkEnd w:id="732"/>
      <w:bookmarkEnd w:id="733"/>
    </w:p>
    <w:p w14:paraId="1D0CC0E4" w14:textId="2A4EAD16" w:rsidR="008F59D4" w:rsidRPr="00E20EEA" w:rsidRDefault="00134126" w:rsidP="008F59D4">
      <w:pPr>
        <w:jc w:val="center"/>
      </w:pPr>
      <w:hyperlink r:id="rId34" w:history="1">
        <w:r w:rsidR="008F59D4" w:rsidRPr="00E20EEA">
          <w:rPr>
            <w:rStyle w:val="Hipervnculo"/>
            <w:rFonts w:asciiTheme="majorHAnsi" w:hAnsiTheme="majorHAnsi" w:cs="Arial"/>
            <w:position w:val="0"/>
            <w:sz w:val="22"/>
            <w:szCs w:val="22"/>
          </w:rPr>
          <w:t>Resolución No. 155 del 23 de septiembre de 201</w:t>
        </w:r>
        <w:r w:rsidR="00887647" w:rsidRPr="00E20EEA">
          <w:rPr>
            <w:rStyle w:val="Hipervnculo"/>
            <w:rFonts w:asciiTheme="majorHAnsi" w:hAnsiTheme="majorHAnsi" w:cs="Arial"/>
            <w:position w:val="0"/>
            <w:sz w:val="22"/>
            <w:szCs w:val="22"/>
          </w:rPr>
          <w:t>4</w:t>
        </w:r>
        <w:r w:rsidR="008F59D4" w:rsidRPr="00E20EEA">
          <w:rPr>
            <w:rStyle w:val="Hipervnculo"/>
            <w:rFonts w:asciiTheme="majorHAnsi" w:hAnsiTheme="majorHAnsi" w:cs="Arial"/>
            <w:position w:val="0"/>
            <w:sz w:val="22"/>
            <w:szCs w:val="22"/>
          </w:rPr>
          <w:t xml:space="preserve"> de Consejo Académico</w:t>
        </w:r>
      </w:hyperlink>
    </w:p>
    <w:p w14:paraId="278E0E8F" w14:textId="62EF4079" w:rsidR="00623982" w:rsidRPr="00E20EEA" w:rsidRDefault="00623982" w:rsidP="5E7F5D34">
      <w:pPr>
        <w:ind w:hanging="2"/>
        <w:rPr>
          <w:rFonts w:asciiTheme="majorHAnsi" w:hAnsiTheme="majorHAnsi" w:cstheme="majorBidi"/>
          <w:sz w:val="22"/>
          <w:szCs w:val="22"/>
        </w:rPr>
      </w:pPr>
      <w:bookmarkStart w:id="749" w:name="_Toc169507139"/>
      <w:bookmarkStart w:id="750" w:name="_Toc169508296"/>
      <w:r w:rsidRPr="00E20EEA">
        <w:rPr>
          <w:rFonts w:asciiTheme="majorHAnsi" w:hAnsiTheme="majorHAnsi" w:cstheme="majorHAnsi"/>
          <w:noProof/>
          <w:sz w:val="22"/>
          <w:szCs w:val="22"/>
        </w:rPr>
        <w:drawing>
          <wp:inline distT="0" distB="0" distL="0" distR="0" wp14:anchorId="076A7CC4" wp14:editId="230DFCE9">
            <wp:extent cx="6332220" cy="741985"/>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32220" cy="741985"/>
                    </a:xfrm>
                    <a:prstGeom prst="rect">
                      <a:avLst/>
                    </a:prstGeom>
                    <a:noFill/>
                    <a:ln>
                      <a:noFill/>
                    </a:ln>
                  </pic:spPr>
                </pic:pic>
              </a:graphicData>
            </a:graphic>
          </wp:inline>
        </w:drawing>
      </w:r>
      <w:bookmarkEnd w:id="749"/>
      <w:bookmarkEnd w:id="750"/>
    </w:p>
    <w:p w14:paraId="0E3505DC" w14:textId="3BECF147" w:rsidR="00623982" w:rsidRPr="007E60C8" w:rsidRDefault="00B733D4" w:rsidP="00B733D4">
      <w:pPr>
        <w:jc w:val="center"/>
        <w:rPr>
          <w:rFonts w:asciiTheme="majorHAnsi" w:hAnsiTheme="majorHAnsi" w:cstheme="majorHAnsi"/>
          <w:sz w:val="22"/>
          <w:szCs w:val="22"/>
        </w:rPr>
      </w:pPr>
      <w:r w:rsidRPr="00E72FF6">
        <w:rPr>
          <w:rFonts w:asciiTheme="majorHAnsi" w:hAnsiTheme="majorHAnsi" w:cstheme="majorHAnsi"/>
          <w:sz w:val="22"/>
          <w:szCs w:val="22"/>
        </w:rPr>
        <w:t xml:space="preserve">Fuente: </w:t>
      </w:r>
      <w:r w:rsidR="000C5214" w:rsidRPr="00E72FF6">
        <w:rPr>
          <w:rFonts w:asciiTheme="majorHAnsi" w:hAnsiTheme="majorHAnsi" w:cstheme="majorHAnsi"/>
          <w:sz w:val="22"/>
          <w:szCs w:val="22"/>
        </w:rPr>
        <w:t>Propia</w:t>
      </w:r>
    </w:p>
    <w:p w14:paraId="61EB3332" w14:textId="77777777" w:rsidR="00B733D4" w:rsidRPr="007E60C8" w:rsidRDefault="00B733D4" w:rsidP="00BC6927">
      <w:pPr>
        <w:rPr>
          <w:rFonts w:asciiTheme="majorHAnsi" w:hAnsiTheme="majorHAnsi" w:cstheme="majorHAnsi"/>
          <w:sz w:val="22"/>
          <w:szCs w:val="22"/>
        </w:rPr>
      </w:pPr>
    </w:p>
    <w:p w14:paraId="31D99A18" w14:textId="2CA0A1A5" w:rsidR="0089603E" w:rsidRPr="007E60C8" w:rsidRDefault="004F0167" w:rsidP="008F59D4">
      <w:pPr>
        <w:ind w:hanging="2"/>
        <w:jc w:val="both"/>
        <w:rPr>
          <w:rFonts w:asciiTheme="majorHAnsi" w:hAnsiTheme="majorHAnsi" w:cs="Calibri"/>
          <w:sz w:val="22"/>
          <w:szCs w:val="22"/>
        </w:rPr>
      </w:pPr>
      <w:bookmarkStart w:id="751" w:name="_Toc169507140"/>
      <w:bookmarkStart w:id="752" w:name="_Toc169508297"/>
      <w:r>
        <w:rPr>
          <w:rFonts w:asciiTheme="majorHAnsi" w:hAnsiTheme="majorHAnsi" w:cs="Calibri"/>
          <w:sz w:val="22"/>
          <w:szCs w:val="22"/>
        </w:rPr>
        <w:t>En el caso de</w:t>
      </w:r>
      <w:r w:rsidR="7184AB8F" w:rsidRPr="00993A9B">
        <w:rPr>
          <w:rFonts w:asciiTheme="majorHAnsi" w:hAnsiTheme="majorHAnsi" w:cs="Calibri"/>
          <w:sz w:val="22"/>
          <w:szCs w:val="22"/>
        </w:rPr>
        <w:t xml:space="preserve">l </w:t>
      </w:r>
      <w:r>
        <w:rPr>
          <w:rFonts w:asciiTheme="majorHAnsi" w:hAnsiTheme="majorHAnsi" w:cs="Calibri"/>
          <w:sz w:val="22"/>
          <w:szCs w:val="22"/>
        </w:rPr>
        <w:t xml:space="preserve">componente de Investigación los </w:t>
      </w:r>
      <w:r w:rsidR="7184AB8F" w:rsidRPr="00993A9B">
        <w:rPr>
          <w:rFonts w:asciiTheme="majorHAnsi" w:hAnsiTheme="majorHAnsi" w:cs="Calibri"/>
          <w:sz w:val="22"/>
          <w:szCs w:val="22"/>
        </w:rPr>
        <w:t>espacio</w:t>
      </w:r>
      <w:r>
        <w:rPr>
          <w:rFonts w:asciiTheme="majorHAnsi" w:hAnsiTheme="majorHAnsi" w:cs="Calibri"/>
          <w:sz w:val="22"/>
          <w:szCs w:val="22"/>
        </w:rPr>
        <w:t>s</w:t>
      </w:r>
      <w:r w:rsidR="7184AB8F" w:rsidRPr="00993A9B">
        <w:rPr>
          <w:rFonts w:asciiTheme="majorHAnsi" w:hAnsiTheme="majorHAnsi" w:cs="Calibri"/>
          <w:sz w:val="22"/>
          <w:szCs w:val="22"/>
        </w:rPr>
        <w:t xml:space="preserve"> académico</w:t>
      </w:r>
      <w:r>
        <w:rPr>
          <w:rFonts w:asciiTheme="majorHAnsi" w:hAnsiTheme="majorHAnsi" w:cs="Calibri"/>
          <w:sz w:val="22"/>
          <w:szCs w:val="22"/>
        </w:rPr>
        <w:t xml:space="preserve">s encaminados al proceso de </w:t>
      </w:r>
      <w:r w:rsidR="009C7273">
        <w:rPr>
          <w:rFonts w:asciiTheme="majorHAnsi" w:hAnsiTheme="majorHAnsi" w:cs="Calibri"/>
          <w:sz w:val="22"/>
          <w:szCs w:val="22"/>
        </w:rPr>
        <w:t xml:space="preserve">la generación de resultados del trabajo de grado (TESIS I y TESIS II) que se encuentran </w:t>
      </w:r>
      <w:r w:rsidRPr="00F5029A">
        <w:rPr>
          <w:rFonts w:asciiTheme="majorHAnsi" w:hAnsiTheme="majorHAnsi" w:cs="Calibri"/>
          <w:sz w:val="22"/>
          <w:szCs w:val="22"/>
        </w:rPr>
        <w:t xml:space="preserve">denominado </w:t>
      </w:r>
      <w:r w:rsidR="7184AB8F" w:rsidRPr="00F5029A">
        <w:rPr>
          <w:rFonts w:asciiTheme="majorHAnsi" w:hAnsiTheme="majorHAnsi" w:cs="Calibri"/>
          <w:sz w:val="22"/>
          <w:szCs w:val="22"/>
        </w:rPr>
        <w:t>bajo</w:t>
      </w:r>
      <w:r w:rsidR="009C7273">
        <w:rPr>
          <w:rFonts w:asciiTheme="majorHAnsi" w:hAnsiTheme="majorHAnsi" w:cs="Calibri"/>
          <w:sz w:val="22"/>
          <w:szCs w:val="22"/>
        </w:rPr>
        <w:t>s</w:t>
      </w:r>
      <w:r w:rsidR="7184AB8F" w:rsidRPr="00F5029A">
        <w:rPr>
          <w:rFonts w:asciiTheme="majorHAnsi" w:hAnsiTheme="majorHAnsi" w:cs="Calibri"/>
          <w:sz w:val="22"/>
          <w:szCs w:val="22"/>
        </w:rPr>
        <w:t xml:space="preserve"> la </w:t>
      </w:r>
      <w:hyperlink r:id="rId36" w:history="1">
        <w:r w:rsidR="008F59D4" w:rsidRPr="00192151">
          <w:rPr>
            <w:rStyle w:val="Hipervnculo"/>
            <w:rFonts w:asciiTheme="majorHAnsi" w:hAnsiTheme="majorHAnsi" w:cs="Arial"/>
            <w:position w:val="0"/>
            <w:sz w:val="22"/>
            <w:szCs w:val="22"/>
          </w:rPr>
          <w:t xml:space="preserve">Resolución </w:t>
        </w:r>
        <w:r w:rsidR="008F59D4">
          <w:rPr>
            <w:rStyle w:val="Hipervnculo"/>
            <w:rFonts w:asciiTheme="majorHAnsi" w:hAnsiTheme="majorHAnsi" w:cs="Arial"/>
            <w:position w:val="0"/>
            <w:sz w:val="22"/>
            <w:szCs w:val="22"/>
          </w:rPr>
          <w:t xml:space="preserve">No. </w:t>
        </w:r>
        <w:r w:rsidR="008F59D4" w:rsidRPr="00192151">
          <w:rPr>
            <w:rStyle w:val="Hipervnculo"/>
            <w:rFonts w:asciiTheme="majorHAnsi" w:hAnsiTheme="majorHAnsi" w:cs="Arial"/>
            <w:position w:val="0"/>
            <w:sz w:val="22"/>
            <w:szCs w:val="22"/>
          </w:rPr>
          <w:t xml:space="preserve">155 </w:t>
        </w:r>
        <w:r w:rsidR="008F59D4">
          <w:rPr>
            <w:rStyle w:val="Hipervnculo"/>
            <w:rFonts w:asciiTheme="majorHAnsi" w:hAnsiTheme="majorHAnsi" w:cs="Arial"/>
            <w:position w:val="0"/>
            <w:sz w:val="22"/>
            <w:szCs w:val="22"/>
          </w:rPr>
          <w:t xml:space="preserve">del 23 de septiembre </w:t>
        </w:r>
        <w:r w:rsidR="008F59D4" w:rsidRPr="00192151">
          <w:rPr>
            <w:rStyle w:val="Hipervnculo"/>
            <w:rFonts w:asciiTheme="majorHAnsi" w:hAnsiTheme="majorHAnsi" w:cs="Arial"/>
            <w:position w:val="0"/>
            <w:sz w:val="22"/>
            <w:szCs w:val="22"/>
          </w:rPr>
          <w:t>de 2014</w:t>
        </w:r>
      </w:hyperlink>
      <w:r w:rsidR="7184AB8F" w:rsidRPr="00F5029A">
        <w:rPr>
          <w:rFonts w:asciiTheme="majorHAnsi" w:hAnsiTheme="majorHAnsi" w:cs="Calibri"/>
          <w:sz w:val="22"/>
          <w:szCs w:val="22"/>
        </w:rPr>
        <w:t xml:space="preserve">, </w:t>
      </w:r>
      <w:bookmarkEnd w:id="751"/>
      <w:bookmarkEnd w:id="752"/>
      <w:r w:rsidR="009C7273">
        <w:rPr>
          <w:rFonts w:asciiTheme="majorHAnsi" w:hAnsiTheme="majorHAnsi" w:cs="Calibri"/>
          <w:sz w:val="22"/>
          <w:szCs w:val="22"/>
        </w:rPr>
        <w:t>Se renombrarán como lo presenta la</w:t>
      </w:r>
      <w:r w:rsidRPr="007E60C8">
        <w:rPr>
          <w:rFonts w:asciiTheme="majorHAnsi" w:hAnsiTheme="majorHAnsi" w:cs="Calibri"/>
          <w:sz w:val="22"/>
          <w:szCs w:val="22"/>
        </w:rPr>
        <w:t xml:space="preserve"> tabla</w:t>
      </w:r>
      <w:r>
        <w:rPr>
          <w:rFonts w:asciiTheme="majorHAnsi" w:hAnsiTheme="majorHAnsi" w:cs="Calibri"/>
          <w:sz w:val="22"/>
          <w:szCs w:val="22"/>
        </w:rPr>
        <w:t xml:space="preserve"> </w:t>
      </w:r>
      <w:r w:rsidRPr="007E60C8">
        <w:rPr>
          <w:rFonts w:asciiTheme="majorHAnsi" w:hAnsiTheme="majorHAnsi"/>
        </w:rPr>
        <w:t>6</w:t>
      </w:r>
      <w:r w:rsidR="009C7273">
        <w:rPr>
          <w:rFonts w:asciiTheme="majorHAnsi" w:hAnsiTheme="majorHAnsi" w:cs="Calibri"/>
          <w:sz w:val="22"/>
          <w:szCs w:val="22"/>
        </w:rPr>
        <w:t>:</w:t>
      </w:r>
    </w:p>
    <w:p w14:paraId="1245CB9B" w14:textId="77777777" w:rsidR="0089603E" w:rsidRPr="007E60C8" w:rsidRDefault="0089603E" w:rsidP="00BC6927">
      <w:pPr>
        <w:ind w:hanging="2"/>
        <w:rPr>
          <w:rFonts w:asciiTheme="majorHAnsi" w:hAnsiTheme="majorHAnsi" w:cstheme="majorHAnsi"/>
          <w:sz w:val="22"/>
          <w:szCs w:val="22"/>
        </w:rPr>
      </w:pPr>
    </w:p>
    <w:p w14:paraId="48A68F64" w14:textId="41CE419C" w:rsidR="00623982" w:rsidRDefault="00060E7C" w:rsidP="00060E7C">
      <w:pPr>
        <w:pStyle w:val="Descripcin"/>
        <w:jc w:val="center"/>
        <w:rPr>
          <w:rFonts w:asciiTheme="majorHAnsi" w:hAnsiTheme="majorHAnsi" w:cstheme="majorHAnsi"/>
          <w:color w:val="auto"/>
          <w:sz w:val="22"/>
          <w:szCs w:val="22"/>
        </w:rPr>
        <w:pPrChange w:id="753" w:author="RUBIANO SUAREZ ALISON KATHERINE" w:date="2024-12-04T10:33:00Z">
          <w:pPr>
            <w:pStyle w:val="Descripcin"/>
            <w:jc w:val="center"/>
          </w:pPr>
        </w:pPrChange>
      </w:pPr>
      <w:bookmarkStart w:id="754" w:name="_Toc169507141"/>
      <w:bookmarkStart w:id="755" w:name="_Toc169508298"/>
      <w:bookmarkStart w:id="756" w:name="_Toc170858933"/>
      <w:ins w:id="757" w:author="RUBIANO SUAREZ ALISON KATHERINE" w:date="2024-12-04T10:33:00Z">
        <w:r w:rsidRPr="00060E7C">
          <w:rPr>
            <w:rFonts w:asciiTheme="majorHAnsi" w:hAnsiTheme="majorHAnsi" w:cstheme="majorHAnsi"/>
            <w:i w:val="0"/>
            <w:color w:val="auto"/>
            <w:sz w:val="22"/>
            <w:szCs w:val="22"/>
            <w:rPrChange w:id="758" w:author="RUBIANO SUAREZ ALISON KATHERINE" w:date="2024-12-04T10:33:00Z">
              <w:rPr/>
            </w:rPrChange>
          </w:rPr>
          <w:t xml:space="preserve">Tabla </w:t>
        </w:r>
        <w:r w:rsidRPr="00060E7C">
          <w:rPr>
            <w:rFonts w:asciiTheme="majorHAnsi" w:hAnsiTheme="majorHAnsi" w:cstheme="majorHAnsi"/>
            <w:i w:val="0"/>
            <w:color w:val="auto"/>
            <w:sz w:val="22"/>
            <w:szCs w:val="22"/>
            <w:rPrChange w:id="759" w:author="RUBIANO SUAREZ ALISON KATHERINE" w:date="2024-12-04T10:33:00Z">
              <w:rPr/>
            </w:rPrChange>
          </w:rPr>
          <w:fldChar w:fldCharType="begin"/>
        </w:r>
        <w:r w:rsidRPr="00060E7C">
          <w:rPr>
            <w:rFonts w:asciiTheme="majorHAnsi" w:hAnsiTheme="majorHAnsi" w:cstheme="majorHAnsi"/>
            <w:i w:val="0"/>
            <w:color w:val="auto"/>
            <w:sz w:val="22"/>
            <w:szCs w:val="22"/>
            <w:rPrChange w:id="760" w:author="RUBIANO SUAREZ ALISON KATHERINE" w:date="2024-12-04T10:33:00Z">
              <w:rPr/>
            </w:rPrChange>
          </w:rPr>
          <w:instrText xml:space="preserve"> SEQ Tabla \* ARABIC </w:instrText>
        </w:r>
      </w:ins>
      <w:r w:rsidRPr="00060E7C">
        <w:rPr>
          <w:rFonts w:asciiTheme="majorHAnsi" w:hAnsiTheme="majorHAnsi" w:cstheme="majorHAnsi"/>
          <w:i w:val="0"/>
          <w:color w:val="auto"/>
          <w:sz w:val="22"/>
          <w:szCs w:val="22"/>
          <w:rPrChange w:id="761" w:author="RUBIANO SUAREZ ALISON KATHERINE" w:date="2024-12-04T10:33:00Z">
            <w:rPr/>
          </w:rPrChange>
        </w:rPr>
        <w:fldChar w:fldCharType="separate"/>
      </w:r>
      <w:ins w:id="762" w:author="RUBIANO SUAREZ ALISON KATHERINE" w:date="2024-12-04T10:35:00Z">
        <w:r w:rsidR="003A6EF0">
          <w:rPr>
            <w:rFonts w:asciiTheme="majorHAnsi" w:hAnsiTheme="majorHAnsi" w:cstheme="majorHAnsi"/>
            <w:i w:val="0"/>
            <w:noProof/>
            <w:color w:val="auto"/>
            <w:sz w:val="22"/>
            <w:szCs w:val="22"/>
          </w:rPr>
          <w:t>6</w:t>
        </w:r>
      </w:ins>
      <w:ins w:id="763" w:author="RUBIANO SUAREZ ALISON KATHERINE" w:date="2024-12-04T10:33:00Z">
        <w:r w:rsidRPr="00060E7C">
          <w:rPr>
            <w:rFonts w:asciiTheme="majorHAnsi" w:hAnsiTheme="majorHAnsi" w:cstheme="majorHAnsi"/>
            <w:i w:val="0"/>
            <w:color w:val="auto"/>
            <w:sz w:val="22"/>
            <w:szCs w:val="22"/>
            <w:rPrChange w:id="764" w:author="RUBIANO SUAREZ ALISON KATHERINE" w:date="2024-12-04T10:33:00Z">
              <w:rPr/>
            </w:rPrChange>
          </w:rPr>
          <w:fldChar w:fldCharType="end"/>
        </w:r>
        <w:r>
          <w:rPr>
            <w:rFonts w:asciiTheme="majorHAnsi" w:hAnsiTheme="majorHAnsi" w:cstheme="majorHAnsi"/>
            <w:i w:val="0"/>
            <w:color w:val="auto"/>
            <w:sz w:val="22"/>
            <w:szCs w:val="22"/>
          </w:rPr>
          <w:t xml:space="preserve">. </w:t>
        </w:r>
      </w:ins>
      <w:del w:id="765" w:author="RUBIANO SUAREZ ALISON KATHERINE" w:date="2024-12-04T10:33:00Z">
        <w:r w:rsidR="000C5214" w:rsidRPr="00060E7C" w:rsidDel="00060E7C">
          <w:rPr>
            <w:rFonts w:asciiTheme="majorHAnsi" w:hAnsiTheme="majorHAnsi" w:cstheme="majorHAnsi"/>
            <w:i w:val="0"/>
            <w:color w:val="auto"/>
            <w:sz w:val="22"/>
            <w:szCs w:val="22"/>
            <w:rPrChange w:id="766" w:author="RUBIANO SUAREZ ALISON KATHERINE" w:date="2024-12-04T10:33:00Z">
              <w:rPr>
                <w:rFonts w:asciiTheme="majorHAnsi" w:hAnsiTheme="majorHAnsi"/>
                <w:color w:val="auto"/>
                <w:sz w:val="22"/>
                <w:szCs w:val="22"/>
              </w:rPr>
            </w:rPrChange>
          </w:rPr>
          <w:delText xml:space="preserve">Tabla </w:delText>
        </w:r>
        <w:r w:rsidR="007E60C8" w:rsidRPr="00060E7C" w:rsidDel="00060E7C">
          <w:rPr>
            <w:rFonts w:asciiTheme="majorHAnsi" w:hAnsiTheme="majorHAnsi" w:cstheme="majorHAnsi"/>
            <w:i w:val="0"/>
            <w:color w:val="auto"/>
            <w:sz w:val="22"/>
            <w:szCs w:val="22"/>
            <w:rPrChange w:id="767" w:author="RUBIANO SUAREZ ALISON KATHERINE" w:date="2024-12-04T10:33:00Z">
              <w:rPr>
                <w:rFonts w:asciiTheme="majorHAnsi" w:hAnsiTheme="majorHAnsi"/>
                <w:color w:val="auto"/>
                <w:sz w:val="22"/>
                <w:szCs w:val="22"/>
              </w:rPr>
            </w:rPrChange>
          </w:rPr>
          <w:delText>6</w:delText>
        </w:r>
        <w:r w:rsidR="00623982" w:rsidRPr="00060E7C" w:rsidDel="00060E7C">
          <w:rPr>
            <w:rFonts w:asciiTheme="majorHAnsi" w:hAnsiTheme="majorHAnsi" w:cstheme="majorHAnsi"/>
            <w:i w:val="0"/>
            <w:color w:val="auto"/>
            <w:sz w:val="22"/>
            <w:szCs w:val="22"/>
            <w:rPrChange w:id="768" w:author="RUBIANO SUAREZ ALISON KATHERINE" w:date="2024-12-04T10:33:00Z">
              <w:rPr>
                <w:rFonts w:asciiTheme="majorHAnsi" w:hAnsiTheme="majorHAnsi" w:cstheme="majorHAnsi"/>
                <w:color w:val="auto"/>
                <w:sz w:val="22"/>
                <w:szCs w:val="22"/>
              </w:rPr>
            </w:rPrChange>
          </w:rPr>
          <w:delText xml:space="preserve"> </w:delText>
        </w:r>
      </w:del>
      <w:r w:rsidR="000C5214" w:rsidRPr="00060E7C">
        <w:rPr>
          <w:rFonts w:asciiTheme="majorHAnsi" w:hAnsiTheme="majorHAnsi" w:cstheme="majorHAnsi"/>
          <w:i w:val="0"/>
          <w:color w:val="auto"/>
          <w:sz w:val="22"/>
          <w:szCs w:val="22"/>
          <w:rPrChange w:id="769" w:author="RUBIANO SUAREZ ALISON KATHERINE" w:date="2024-12-04T10:33:00Z">
            <w:rPr>
              <w:rFonts w:asciiTheme="majorHAnsi" w:hAnsiTheme="majorHAnsi" w:cstheme="majorHAnsi"/>
              <w:color w:val="auto"/>
              <w:sz w:val="22"/>
              <w:szCs w:val="22"/>
            </w:rPr>
          </w:rPrChange>
        </w:rPr>
        <w:t>Cambio</w:t>
      </w:r>
      <w:r w:rsidR="000C5214" w:rsidRPr="007E60C8">
        <w:rPr>
          <w:rFonts w:asciiTheme="majorHAnsi" w:hAnsiTheme="majorHAnsi" w:cstheme="majorHAnsi"/>
          <w:color w:val="auto"/>
          <w:sz w:val="22"/>
          <w:szCs w:val="22"/>
        </w:rPr>
        <w:t xml:space="preserve"> denominación asignatura de componente </w:t>
      </w:r>
      <w:r w:rsidR="00623982" w:rsidRPr="007E60C8">
        <w:rPr>
          <w:rFonts w:asciiTheme="majorHAnsi" w:hAnsiTheme="majorHAnsi" w:cstheme="majorHAnsi"/>
          <w:color w:val="auto"/>
          <w:sz w:val="22"/>
          <w:szCs w:val="22"/>
        </w:rPr>
        <w:t>Investigación</w:t>
      </w:r>
      <w:bookmarkEnd w:id="754"/>
      <w:bookmarkEnd w:id="755"/>
      <w:bookmarkEnd w:id="756"/>
    </w:p>
    <w:p w14:paraId="14C4107C" w14:textId="763D523E" w:rsidR="008F59D4" w:rsidRPr="008F59D4" w:rsidRDefault="00134126" w:rsidP="008F59D4">
      <w:pPr>
        <w:jc w:val="center"/>
      </w:pPr>
      <w:hyperlink r:id="rId37" w:history="1">
        <w:r w:rsidR="008F59D4" w:rsidRPr="008F59D4">
          <w:rPr>
            <w:rStyle w:val="Hipervnculo"/>
            <w:position w:val="0"/>
          </w:rPr>
          <w:t>Resolución No. 155 del 23 de septiembre de 2</w:t>
        </w:r>
        <w:r w:rsidR="008F59D4" w:rsidRPr="009C7273">
          <w:rPr>
            <w:rStyle w:val="Hipervnculo"/>
            <w:position w:val="0"/>
          </w:rPr>
          <w:t>01</w:t>
        </w:r>
        <w:r w:rsidR="00887647" w:rsidRPr="009C7273">
          <w:rPr>
            <w:rStyle w:val="Hipervnculo"/>
            <w:position w:val="0"/>
          </w:rPr>
          <w:t>4</w:t>
        </w:r>
        <w:r w:rsidR="008F59D4" w:rsidRPr="009C7273">
          <w:rPr>
            <w:rStyle w:val="Hipervnculo"/>
            <w:position w:val="0"/>
          </w:rPr>
          <w:t xml:space="preserve"> de</w:t>
        </w:r>
        <w:r w:rsidR="008F59D4" w:rsidRPr="008F59D4">
          <w:rPr>
            <w:rStyle w:val="Hipervnculo"/>
            <w:position w:val="0"/>
          </w:rPr>
          <w:t xml:space="preserve"> Consejo Académico</w:t>
        </w:r>
      </w:hyperlink>
    </w:p>
    <w:p w14:paraId="35620518" w14:textId="6D467FAF" w:rsidR="00135BC2" w:rsidRPr="007E60C8" w:rsidRDefault="00623982" w:rsidP="5E7F5D34">
      <w:pPr>
        <w:ind w:hanging="2"/>
        <w:rPr>
          <w:rFonts w:asciiTheme="majorHAnsi" w:hAnsiTheme="majorHAnsi" w:cstheme="majorBidi"/>
          <w:sz w:val="22"/>
          <w:szCs w:val="22"/>
        </w:rPr>
      </w:pPr>
      <w:bookmarkStart w:id="770" w:name="_Toc169507142"/>
      <w:bookmarkStart w:id="771" w:name="_Toc169508299"/>
      <w:r w:rsidRPr="007E60C8">
        <w:rPr>
          <w:rFonts w:asciiTheme="majorHAnsi" w:hAnsiTheme="majorHAnsi" w:cstheme="majorHAnsi"/>
          <w:noProof/>
          <w:sz w:val="22"/>
          <w:szCs w:val="22"/>
        </w:rPr>
        <w:drawing>
          <wp:inline distT="0" distB="0" distL="0" distR="0" wp14:anchorId="6329B1E5" wp14:editId="399BF5D5">
            <wp:extent cx="6332220" cy="10859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32220" cy="1085960"/>
                    </a:xfrm>
                    <a:prstGeom prst="rect">
                      <a:avLst/>
                    </a:prstGeom>
                    <a:noFill/>
                    <a:ln>
                      <a:noFill/>
                    </a:ln>
                  </pic:spPr>
                </pic:pic>
              </a:graphicData>
            </a:graphic>
          </wp:inline>
        </w:drawing>
      </w:r>
      <w:bookmarkEnd w:id="770"/>
      <w:bookmarkEnd w:id="771"/>
    </w:p>
    <w:p w14:paraId="70736EF5" w14:textId="69C80F68" w:rsidR="009268C5" w:rsidRPr="007E60C8" w:rsidRDefault="004E3E56" w:rsidP="009268C5">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000C5214" w:rsidRPr="007E60C8">
        <w:rPr>
          <w:rFonts w:asciiTheme="majorHAnsi" w:hAnsiTheme="majorHAnsi" w:cstheme="majorHAnsi"/>
          <w:sz w:val="22"/>
          <w:szCs w:val="22"/>
        </w:rPr>
        <w:t>Propia</w:t>
      </w:r>
    </w:p>
    <w:p w14:paraId="08E584A6" w14:textId="717BD5BF" w:rsidR="00B068E6" w:rsidRPr="007E60C8" w:rsidRDefault="00B068E6" w:rsidP="007B4A60">
      <w:pPr>
        <w:pStyle w:val="Ttulo2"/>
        <w:numPr>
          <w:ilvl w:val="1"/>
          <w:numId w:val="13"/>
        </w:numPr>
        <w:rPr>
          <w:rFonts w:asciiTheme="majorHAnsi" w:hAnsiTheme="majorHAnsi" w:cstheme="majorBidi"/>
          <w:sz w:val="22"/>
          <w:szCs w:val="22"/>
        </w:rPr>
      </w:pPr>
      <w:bookmarkStart w:id="772" w:name="_Toc183699812"/>
      <w:bookmarkStart w:id="773" w:name="_Toc159939213"/>
      <w:bookmarkStart w:id="774" w:name="_Toc169507143"/>
      <w:bookmarkStart w:id="775" w:name="_Toc169508300"/>
      <w:r w:rsidRPr="007E60C8">
        <w:rPr>
          <w:rFonts w:asciiTheme="majorHAnsi" w:hAnsiTheme="majorHAnsi" w:cstheme="majorBidi"/>
          <w:sz w:val="22"/>
          <w:szCs w:val="22"/>
        </w:rPr>
        <w:t>Justificación de</w:t>
      </w:r>
      <w:r w:rsidR="00354374" w:rsidRPr="007E60C8">
        <w:rPr>
          <w:rFonts w:asciiTheme="majorHAnsi" w:hAnsiTheme="majorHAnsi" w:cstheme="majorBidi"/>
          <w:sz w:val="22"/>
          <w:szCs w:val="22"/>
        </w:rPr>
        <w:t>l concepto de profundización a énfasis.</w:t>
      </w:r>
      <w:bookmarkEnd w:id="772"/>
    </w:p>
    <w:p w14:paraId="36C3FB32" w14:textId="77777777" w:rsidR="00317CB8" w:rsidRPr="007E60C8" w:rsidRDefault="00317CB8" w:rsidP="00317CB8">
      <w:pPr>
        <w:ind w:hanging="2"/>
        <w:rPr>
          <w:rFonts w:asciiTheme="majorHAnsi" w:hAnsiTheme="majorHAnsi"/>
          <w:sz w:val="22"/>
          <w:szCs w:val="22"/>
        </w:rPr>
      </w:pPr>
    </w:p>
    <w:p w14:paraId="56C2C3FC" w14:textId="2F0C4654" w:rsidR="00B068E6" w:rsidRDefault="4282240C" w:rsidP="007629BD">
      <w:pPr>
        <w:ind w:hanging="2"/>
        <w:jc w:val="both"/>
        <w:rPr>
          <w:ins w:id="776" w:author="RUBIANO SUAREZ ALISON KATHERINE" w:date="2024-12-03T16:42:00Z"/>
          <w:rFonts w:asciiTheme="majorHAnsi" w:hAnsiTheme="majorHAnsi"/>
          <w:sz w:val="22"/>
          <w:szCs w:val="22"/>
        </w:rPr>
      </w:pPr>
      <w:r w:rsidRPr="007E60C8">
        <w:rPr>
          <w:rFonts w:asciiTheme="majorHAnsi" w:hAnsiTheme="majorHAnsi"/>
          <w:sz w:val="22"/>
          <w:szCs w:val="22"/>
        </w:rPr>
        <w:t>Debido a que la Maestría oferta dos componentes</w:t>
      </w:r>
      <w:r w:rsidR="00484E50">
        <w:rPr>
          <w:rFonts w:asciiTheme="majorHAnsi" w:hAnsiTheme="majorHAnsi"/>
          <w:sz w:val="22"/>
          <w:szCs w:val="22"/>
        </w:rPr>
        <w:t>:</w:t>
      </w:r>
      <w:r w:rsidRPr="007E60C8">
        <w:rPr>
          <w:rFonts w:asciiTheme="majorHAnsi" w:hAnsiTheme="majorHAnsi"/>
          <w:sz w:val="22"/>
          <w:szCs w:val="22"/>
        </w:rPr>
        <w:t xml:space="preserve"> </w:t>
      </w:r>
      <w:r w:rsidRPr="007E60C8">
        <w:rPr>
          <w:rFonts w:asciiTheme="majorHAnsi" w:hAnsiTheme="majorHAnsi"/>
          <w:b/>
          <w:bCs/>
          <w:i/>
          <w:iCs/>
          <w:sz w:val="22"/>
          <w:szCs w:val="22"/>
        </w:rPr>
        <w:t>Investigación</w:t>
      </w:r>
      <w:r w:rsidRPr="007E60C8">
        <w:rPr>
          <w:rFonts w:asciiTheme="majorHAnsi" w:hAnsiTheme="majorHAnsi"/>
          <w:sz w:val="22"/>
          <w:szCs w:val="22"/>
        </w:rPr>
        <w:t xml:space="preserve"> y </w:t>
      </w:r>
      <w:r w:rsidRPr="007E60C8">
        <w:rPr>
          <w:rFonts w:asciiTheme="majorHAnsi" w:hAnsiTheme="majorHAnsi"/>
          <w:b/>
          <w:bCs/>
          <w:i/>
          <w:iCs/>
          <w:sz w:val="22"/>
          <w:szCs w:val="22"/>
        </w:rPr>
        <w:t>Profundización</w:t>
      </w:r>
      <w:r w:rsidR="00484E50">
        <w:rPr>
          <w:rFonts w:asciiTheme="majorHAnsi" w:hAnsiTheme="majorHAnsi"/>
          <w:sz w:val="22"/>
          <w:szCs w:val="22"/>
        </w:rPr>
        <w:t xml:space="preserve">, </w:t>
      </w:r>
      <w:r w:rsidR="4A93A623" w:rsidRPr="007E60C8">
        <w:rPr>
          <w:rFonts w:asciiTheme="majorHAnsi" w:hAnsiTheme="majorHAnsi"/>
          <w:sz w:val="22"/>
          <w:szCs w:val="22"/>
        </w:rPr>
        <w:t>se deben ajustar</w:t>
      </w:r>
      <w:r w:rsidR="00484E50">
        <w:rPr>
          <w:rFonts w:asciiTheme="majorHAnsi" w:hAnsiTheme="majorHAnsi"/>
          <w:sz w:val="22"/>
          <w:szCs w:val="22"/>
        </w:rPr>
        <w:t xml:space="preserve"> </w:t>
      </w:r>
      <w:r w:rsidR="4A93A623" w:rsidRPr="007E60C8">
        <w:rPr>
          <w:rFonts w:asciiTheme="majorHAnsi" w:hAnsiTheme="majorHAnsi"/>
          <w:sz w:val="22"/>
          <w:szCs w:val="22"/>
        </w:rPr>
        <w:t>los espacios académicos</w:t>
      </w:r>
      <w:r w:rsidR="003B32D2">
        <w:rPr>
          <w:rFonts w:asciiTheme="majorHAnsi" w:hAnsiTheme="majorHAnsi"/>
          <w:sz w:val="22"/>
          <w:szCs w:val="22"/>
        </w:rPr>
        <w:t xml:space="preserve"> </w:t>
      </w:r>
      <w:r w:rsidR="00910871" w:rsidRPr="007E60C8">
        <w:rPr>
          <w:rFonts w:asciiTheme="majorHAnsi" w:hAnsiTheme="majorHAnsi"/>
          <w:sz w:val="22"/>
          <w:szCs w:val="22"/>
        </w:rPr>
        <w:t xml:space="preserve">con el fin de </w:t>
      </w:r>
      <w:r w:rsidR="003B32D2">
        <w:rPr>
          <w:rFonts w:asciiTheme="majorHAnsi" w:hAnsiTheme="majorHAnsi"/>
          <w:sz w:val="22"/>
          <w:szCs w:val="22"/>
        </w:rPr>
        <w:t>evitar confu</w:t>
      </w:r>
      <w:r w:rsidR="004921D5">
        <w:rPr>
          <w:rFonts w:asciiTheme="majorHAnsi" w:hAnsiTheme="majorHAnsi"/>
          <w:sz w:val="22"/>
          <w:szCs w:val="22"/>
        </w:rPr>
        <w:t>s</w:t>
      </w:r>
      <w:r w:rsidR="003B32D2">
        <w:rPr>
          <w:rFonts w:asciiTheme="majorHAnsi" w:hAnsiTheme="majorHAnsi"/>
          <w:sz w:val="22"/>
          <w:szCs w:val="22"/>
        </w:rPr>
        <w:t xml:space="preserve">iones </w:t>
      </w:r>
      <w:r w:rsidR="00910871" w:rsidRPr="007E60C8">
        <w:rPr>
          <w:rFonts w:asciiTheme="majorHAnsi" w:hAnsiTheme="majorHAnsi"/>
          <w:sz w:val="22"/>
          <w:szCs w:val="22"/>
        </w:rPr>
        <w:t xml:space="preserve">entre </w:t>
      </w:r>
      <w:r w:rsidR="1C303B87" w:rsidRPr="007E60C8">
        <w:rPr>
          <w:rFonts w:asciiTheme="majorHAnsi" w:hAnsiTheme="majorHAnsi"/>
          <w:sz w:val="22"/>
          <w:szCs w:val="22"/>
        </w:rPr>
        <w:t xml:space="preserve">los términos </w:t>
      </w:r>
      <w:r w:rsidR="173602BE" w:rsidRPr="007E60C8">
        <w:rPr>
          <w:rFonts w:asciiTheme="majorHAnsi" w:hAnsiTheme="majorHAnsi"/>
          <w:b/>
          <w:bCs/>
          <w:i/>
          <w:iCs/>
          <w:sz w:val="22"/>
          <w:szCs w:val="22"/>
        </w:rPr>
        <w:t>“</w:t>
      </w:r>
      <w:r w:rsidR="00910871" w:rsidRPr="007E60C8">
        <w:rPr>
          <w:rFonts w:asciiTheme="majorHAnsi" w:hAnsiTheme="majorHAnsi"/>
          <w:b/>
          <w:bCs/>
          <w:i/>
          <w:iCs/>
          <w:sz w:val="22"/>
          <w:szCs w:val="22"/>
        </w:rPr>
        <w:t>Componente de Profundización</w:t>
      </w:r>
      <w:r w:rsidR="53DF14D2" w:rsidRPr="007E60C8">
        <w:rPr>
          <w:rFonts w:asciiTheme="majorHAnsi" w:hAnsiTheme="majorHAnsi"/>
          <w:b/>
          <w:bCs/>
          <w:i/>
          <w:iCs/>
          <w:sz w:val="22"/>
          <w:szCs w:val="22"/>
        </w:rPr>
        <w:t>”</w:t>
      </w:r>
      <w:r w:rsidR="00910871" w:rsidRPr="007E60C8">
        <w:rPr>
          <w:rFonts w:asciiTheme="majorHAnsi" w:hAnsiTheme="majorHAnsi"/>
          <w:sz w:val="22"/>
          <w:szCs w:val="22"/>
        </w:rPr>
        <w:t xml:space="preserve"> y </w:t>
      </w:r>
      <w:r w:rsidR="32751128" w:rsidRPr="007E60C8">
        <w:rPr>
          <w:rFonts w:asciiTheme="majorHAnsi" w:hAnsiTheme="majorHAnsi"/>
          <w:b/>
          <w:bCs/>
          <w:i/>
          <w:iCs/>
          <w:sz w:val="22"/>
          <w:szCs w:val="22"/>
        </w:rPr>
        <w:lastRenderedPageBreak/>
        <w:t>“</w:t>
      </w:r>
      <w:r w:rsidR="00910871" w:rsidRPr="007E60C8">
        <w:rPr>
          <w:rFonts w:asciiTheme="majorHAnsi" w:hAnsiTheme="majorHAnsi"/>
          <w:b/>
          <w:bCs/>
          <w:i/>
          <w:iCs/>
          <w:sz w:val="22"/>
          <w:szCs w:val="22"/>
        </w:rPr>
        <w:t xml:space="preserve">Profundización </w:t>
      </w:r>
      <w:r w:rsidR="3134582E" w:rsidRPr="007E60C8">
        <w:rPr>
          <w:rFonts w:asciiTheme="majorHAnsi" w:hAnsiTheme="majorHAnsi"/>
          <w:b/>
          <w:bCs/>
          <w:i/>
          <w:iCs/>
          <w:sz w:val="22"/>
          <w:szCs w:val="22"/>
        </w:rPr>
        <w:t>de énfasis</w:t>
      </w:r>
      <w:r w:rsidR="3DA59F00" w:rsidRPr="007E60C8">
        <w:rPr>
          <w:rFonts w:asciiTheme="majorHAnsi" w:hAnsiTheme="majorHAnsi"/>
          <w:b/>
          <w:bCs/>
          <w:i/>
          <w:iCs/>
          <w:sz w:val="22"/>
          <w:szCs w:val="22"/>
        </w:rPr>
        <w:t>”</w:t>
      </w:r>
      <w:r w:rsidR="004921D5">
        <w:rPr>
          <w:rFonts w:asciiTheme="majorHAnsi" w:hAnsiTheme="majorHAnsi"/>
          <w:sz w:val="22"/>
          <w:szCs w:val="22"/>
        </w:rPr>
        <w:t xml:space="preserve">. Por ello, </w:t>
      </w:r>
      <w:r w:rsidR="3134582E" w:rsidRPr="007E60C8">
        <w:rPr>
          <w:rFonts w:asciiTheme="majorHAnsi" w:hAnsiTheme="majorHAnsi"/>
          <w:sz w:val="22"/>
          <w:szCs w:val="22"/>
        </w:rPr>
        <w:t xml:space="preserve">se propone que estos espacios académicos se denominen </w:t>
      </w:r>
      <w:r w:rsidR="0E3FB06E" w:rsidRPr="007E60C8">
        <w:rPr>
          <w:rFonts w:asciiTheme="majorHAnsi" w:hAnsiTheme="majorHAnsi"/>
          <w:b/>
          <w:bCs/>
          <w:i/>
          <w:iCs/>
          <w:sz w:val="22"/>
          <w:szCs w:val="22"/>
        </w:rPr>
        <w:t>“</w:t>
      </w:r>
      <w:r w:rsidR="3134582E" w:rsidRPr="007E60C8">
        <w:rPr>
          <w:rFonts w:asciiTheme="majorHAnsi" w:hAnsiTheme="majorHAnsi"/>
          <w:b/>
          <w:bCs/>
          <w:i/>
          <w:iCs/>
          <w:sz w:val="22"/>
          <w:szCs w:val="22"/>
        </w:rPr>
        <w:t>Electivos de énfasis</w:t>
      </w:r>
      <w:r w:rsidR="70ED5967" w:rsidRPr="007E60C8">
        <w:rPr>
          <w:rFonts w:asciiTheme="majorHAnsi" w:hAnsiTheme="majorHAnsi"/>
          <w:b/>
          <w:bCs/>
          <w:i/>
          <w:iCs/>
          <w:sz w:val="22"/>
          <w:szCs w:val="22"/>
        </w:rPr>
        <w:t>”</w:t>
      </w:r>
      <w:ins w:id="777" w:author="RUBIANO SUAREZ ALISON KATHERINE" w:date="2024-12-02T14:41:00Z">
        <w:r w:rsidR="0003548D">
          <w:rPr>
            <w:rFonts w:asciiTheme="majorHAnsi" w:hAnsiTheme="majorHAnsi"/>
            <w:sz w:val="22"/>
            <w:szCs w:val="22"/>
          </w:rPr>
          <w:t xml:space="preserve">. Así serán </w:t>
        </w:r>
      </w:ins>
      <w:del w:id="778" w:author="RUBIANO SUAREZ ALISON KATHERINE" w:date="2024-12-02T14:41:00Z">
        <w:r w:rsidR="3134582E" w:rsidRPr="007E60C8" w:rsidDel="0003548D">
          <w:rPr>
            <w:rFonts w:asciiTheme="majorHAnsi" w:hAnsiTheme="majorHAnsi"/>
            <w:sz w:val="22"/>
            <w:szCs w:val="22"/>
          </w:rPr>
          <w:delText xml:space="preserve"> </w:delText>
        </w:r>
      </w:del>
      <w:del w:id="779" w:author="RUBIANO SUAREZ ALISON KATHERINE" w:date="2024-12-02T14:40:00Z">
        <w:r w:rsidR="6F5EA1D8" w:rsidRPr="007E60C8" w:rsidDel="0003548D">
          <w:rPr>
            <w:rFonts w:asciiTheme="majorHAnsi" w:hAnsiTheme="majorHAnsi"/>
            <w:sz w:val="22"/>
            <w:szCs w:val="22"/>
          </w:rPr>
          <w:delText xml:space="preserve">y serán </w:delText>
        </w:r>
      </w:del>
      <w:del w:id="780" w:author="RUBIANO SUAREZ ALISON KATHERINE" w:date="2024-12-02T14:41:00Z">
        <w:r w:rsidR="007629BD" w:rsidDel="0003548D">
          <w:rPr>
            <w:rFonts w:asciiTheme="majorHAnsi" w:hAnsiTheme="majorHAnsi"/>
            <w:sz w:val="22"/>
            <w:szCs w:val="22"/>
          </w:rPr>
          <w:delText xml:space="preserve">de </w:delText>
        </w:r>
      </w:del>
      <w:r w:rsidR="52441654" w:rsidRPr="007E60C8">
        <w:rPr>
          <w:rFonts w:asciiTheme="majorHAnsi" w:hAnsiTheme="majorHAnsi"/>
          <w:sz w:val="22"/>
          <w:szCs w:val="22"/>
        </w:rPr>
        <w:t>cuatro tipos</w:t>
      </w:r>
      <w:ins w:id="781" w:author="RUBIANO SUAREZ ALISON KATHERINE" w:date="2024-12-02T14:41:00Z">
        <w:r w:rsidR="0003548D">
          <w:rPr>
            <w:rFonts w:asciiTheme="majorHAnsi" w:hAnsiTheme="majorHAnsi"/>
            <w:sz w:val="22"/>
            <w:szCs w:val="22"/>
          </w:rPr>
          <w:t xml:space="preserve"> de espacios </w:t>
        </w:r>
      </w:ins>
      <w:ins w:id="782" w:author="RUBIANO SUAREZ ALISON KATHERINE" w:date="2024-12-03T16:42:00Z">
        <w:r w:rsidR="00C86EB7">
          <w:rPr>
            <w:rFonts w:asciiTheme="majorHAnsi" w:hAnsiTheme="majorHAnsi"/>
            <w:sz w:val="22"/>
            <w:szCs w:val="22"/>
          </w:rPr>
          <w:t>académicos</w:t>
        </w:r>
      </w:ins>
      <w:r w:rsidR="00484E50">
        <w:rPr>
          <w:rFonts w:asciiTheme="majorHAnsi" w:hAnsiTheme="majorHAnsi"/>
          <w:sz w:val="22"/>
          <w:szCs w:val="22"/>
        </w:rPr>
        <w:t xml:space="preserve">: </w:t>
      </w:r>
      <w:r w:rsidR="52441654" w:rsidRPr="007E60C8">
        <w:rPr>
          <w:rFonts w:asciiTheme="majorHAnsi" w:hAnsiTheme="majorHAnsi"/>
          <w:sz w:val="22"/>
          <w:szCs w:val="22"/>
        </w:rPr>
        <w:t>Fundamentales, Investigación, Elect</w:t>
      </w:r>
      <w:r w:rsidR="0FE57D45" w:rsidRPr="007E60C8">
        <w:rPr>
          <w:rFonts w:asciiTheme="majorHAnsi" w:hAnsiTheme="majorHAnsi"/>
          <w:sz w:val="22"/>
          <w:szCs w:val="22"/>
        </w:rPr>
        <w:t>ivos de Énfasis y Electivos Complementarios</w:t>
      </w:r>
      <w:r w:rsidR="068D6350" w:rsidRPr="007E60C8">
        <w:rPr>
          <w:rFonts w:asciiTheme="majorHAnsi" w:hAnsiTheme="majorHAnsi"/>
          <w:sz w:val="22"/>
          <w:szCs w:val="22"/>
        </w:rPr>
        <w:t>.</w:t>
      </w:r>
    </w:p>
    <w:p w14:paraId="04F2D465" w14:textId="728A22E3" w:rsidR="00A33908" w:rsidRDefault="00A33908" w:rsidP="007629BD">
      <w:pPr>
        <w:ind w:hanging="2"/>
        <w:jc w:val="both"/>
        <w:rPr>
          <w:ins w:id="783" w:author="RUBIANO SUAREZ ALISON KATHERINE" w:date="2024-12-03T16:43:00Z"/>
          <w:rFonts w:asciiTheme="majorHAnsi" w:hAnsiTheme="majorHAnsi"/>
          <w:sz w:val="22"/>
          <w:szCs w:val="22"/>
        </w:rPr>
      </w:pPr>
    </w:p>
    <w:p w14:paraId="68FE4DDD" w14:textId="1D3FFF0A" w:rsidR="00A33908" w:rsidRDefault="00A33908" w:rsidP="007629BD">
      <w:pPr>
        <w:ind w:hanging="2"/>
        <w:jc w:val="both"/>
        <w:rPr>
          <w:ins w:id="784" w:author="RUBIANO SUAREZ ALISON KATHERINE" w:date="2024-12-03T16:47:00Z"/>
          <w:rFonts w:asciiTheme="majorHAnsi" w:hAnsiTheme="majorHAnsi"/>
          <w:sz w:val="22"/>
          <w:szCs w:val="22"/>
        </w:rPr>
      </w:pPr>
      <w:ins w:id="785" w:author="RUBIANO SUAREZ ALISON KATHERINE" w:date="2024-12-03T16:47:00Z">
        <w:r w:rsidRPr="00A33908">
          <w:rPr>
            <w:rFonts w:asciiTheme="majorHAnsi" w:hAnsiTheme="majorHAnsi"/>
            <w:sz w:val="22"/>
            <w:szCs w:val="22"/>
          </w:rPr>
          <w:t>Con el propósito de proporcionar un contexto en el marco normativo de la Universidad Distrital, de acuerdo con el Acuerdo 009 de 2006 del Consejo Académico, se presenta a continuación un cuadro que ofrece una explicación detallada sobre la distribución de los espacios académicos. Es importante señalar que la denominación de dichos espacios no puede ser modificada, ya que fue aprobada de esta manera por el Ministerio de Educación</w:t>
        </w:r>
        <w:r>
          <w:rPr>
            <w:rFonts w:asciiTheme="majorHAnsi" w:hAnsiTheme="majorHAnsi"/>
            <w:sz w:val="22"/>
            <w:szCs w:val="22"/>
          </w:rPr>
          <w:t>.</w:t>
        </w:r>
      </w:ins>
    </w:p>
    <w:p w14:paraId="3B27E8FE" w14:textId="0D418934" w:rsidR="00A33908" w:rsidRDefault="00A33908" w:rsidP="007629BD">
      <w:pPr>
        <w:ind w:hanging="2"/>
        <w:jc w:val="both"/>
        <w:rPr>
          <w:ins w:id="786" w:author="RUBIANO SUAREZ ALISON KATHERINE" w:date="2024-12-04T10:29:00Z"/>
          <w:rFonts w:asciiTheme="majorHAnsi" w:hAnsiTheme="majorHAnsi"/>
          <w:sz w:val="22"/>
          <w:szCs w:val="22"/>
        </w:rPr>
      </w:pPr>
    </w:p>
    <w:p w14:paraId="26394A69" w14:textId="3B49562C" w:rsidR="00DE61CD" w:rsidRPr="000B1CF4" w:rsidRDefault="00DE61CD" w:rsidP="000B1CF4">
      <w:pPr>
        <w:pStyle w:val="Descripcin"/>
        <w:jc w:val="center"/>
        <w:rPr>
          <w:ins w:id="787" w:author="RUBIANO SUAREZ ALISON KATHERINE" w:date="2024-12-03T16:47:00Z"/>
          <w:rFonts w:asciiTheme="majorHAnsi" w:eastAsia="Arial Narrow" w:hAnsiTheme="majorHAnsi" w:cs="Arial Narrow"/>
          <w:color w:val="auto"/>
          <w:sz w:val="22"/>
          <w:szCs w:val="22"/>
          <w:rPrChange w:id="788" w:author="RUBIANO SUAREZ ALISON KATHERINE" w:date="2024-12-04T10:34:00Z">
            <w:rPr>
              <w:ins w:id="789" w:author="RUBIANO SUAREZ ALISON KATHERINE" w:date="2024-12-03T16:47:00Z"/>
              <w:rFonts w:asciiTheme="majorHAnsi" w:hAnsiTheme="majorHAnsi"/>
              <w:sz w:val="22"/>
              <w:szCs w:val="22"/>
            </w:rPr>
          </w:rPrChange>
        </w:rPr>
        <w:pPrChange w:id="790" w:author="RUBIANO SUAREZ ALISON KATHERINE" w:date="2024-12-04T10:34:00Z">
          <w:pPr>
            <w:ind w:hanging="2"/>
            <w:jc w:val="both"/>
          </w:pPr>
        </w:pPrChange>
      </w:pPr>
      <w:ins w:id="791" w:author="RUBIANO SUAREZ ALISON KATHERINE" w:date="2024-12-04T10:29:00Z">
        <w:r w:rsidRPr="000B1CF4">
          <w:rPr>
            <w:rFonts w:asciiTheme="majorHAnsi" w:eastAsia="Arial Narrow" w:hAnsiTheme="majorHAnsi" w:cs="Arial Narrow"/>
            <w:color w:val="auto"/>
            <w:sz w:val="22"/>
            <w:szCs w:val="22"/>
            <w:rPrChange w:id="792" w:author="RUBIANO SUAREZ ALISON KATHERINE" w:date="2024-12-04T10:34:00Z">
              <w:rPr/>
            </w:rPrChange>
          </w:rPr>
          <w:t xml:space="preserve">Tabla </w:t>
        </w:r>
        <w:r w:rsidRPr="000B1CF4">
          <w:rPr>
            <w:rFonts w:asciiTheme="majorHAnsi" w:eastAsia="Arial Narrow" w:hAnsiTheme="majorHAnsi" w:cs="Arial Narrow"/>
            <w:color w:val="auto"/>
            <w:sz w:val="22"/>
            <w:szCs w:val="22"/>
            <w:rPrChange w:id="793" w:author="RUBIANO SUAREZ ALISON KATHERINE" w:date="2024-12-04T10:34:00Z">
              <w:rPr/>
            </w:rPrChange>
          </w:rPr>
          <w:fldChar w:fldCharType="begin"/>
        </w:r>
        <w:r w:rsidRPr="000B1CF4">
          <w:rPr>
            <w:rFonts w:asciiTheme="majorHAnsi" w:eastAsia="Arial Narrow" w:hAnsiTheme="majorHAnsi" w:cs="Arial Narrow"/>
            <w:color w:val="auto"/>
            <w:sz w:val="22"/>
            <w:szCs w:val="22"/>
            <w:rPrChange w:id="794" w:author="RUBIANO SUAREZ ALISON KATHERINE" w:date="2024-12-04T10:34:00Z">
              <w:rPr/>
            </w:rPrChange>
          </w:rPr>
          <w:instrText xml:space="preserve"> SEQ Tabla \* ARABIC </w:instrText>
        </w:r>
      </w:ins>
      <w:r w:rsidRPr="000B1CF4">
        <w:rPr>
          <w:rFonts w:asciiTheme="majorHAnsi" w:eastAsia="Arial Narrow" w:hAnsiTheme="majorHAnsi" w:cs="Arial Narrow"/>
          <w:color w:val="auto"/>
          <w:sz w:val="22"/>
          <w:szCs w:val="22"/>
          <w:rPrChange w:id="795" w:author="RUBIANO SUAREZ ALISON KATHERINE" w:date="2024-12-04T10:34:00Z">
            <w:rPr/>
          </w:rPrChange>
        </w:rPr>
        <w:fldChar w:fldCharType="separate"/>
      </w:r>
      <w:ins w:id="796" w:author="RUBIANO SUAREZ ALISON KATHERINE" w:date="2024-12-04T10:35:00Z">
        <w:r w:rsidR="003A6EF0">
          <w:rPr>
            <w:rFonts w:asciiTheme="majorHAnsi" w:eastAsia="Arial Narrow" w:hAnsiTheme="majorHAnsi" w:cs="Arial Narrow"/>
            <w:noProof/>
            <w:color w:val="auto"/>
            <w:sz w:val="22"/>
            <w:szCs w:val="22"/>
          </w:rPr>
          <w:t>7</w:t>
        </w:r>
      </w:ins>
      <w:ins w:id="797" w:author="RUBIANO SUAREZ ALISON KATHERINE" w:date="2024-12-04T10:29:00Z">
        <w:r w:rsidRPr="000B1CF4">
          <w:rPr>
            <w:rFonts w:asciiTheme="majorHAnsi" w:eastAsia="Arial Narrow" w:hAnsiTheme="majorHAnsi" w:cs="Arial Narrow"/>
            <w:color w:val="auto"/>
            <w:sz w:val="22"/>
            <w:szCs w:val="22"/>
            <w:rPrChange w:id="798" w:author="RUBIANO SUAREZ ALISON KATHERINE" w:date="2024-12-04T10:34:00Z">
              <w:rPr/>
            </w:rPrChange>
          </w:rPr>
          <w:fldChar w:fldCharType="end"/>
        </w:r>
      </w:ins>
      <w:ins w:id="799" w:author="RUBIANO SUAREZ ALISON KATHERINE" w:date="2024-12-04T10:34:00Z">
        <w:r w:rsidR="000B1CF4" w:rsidRPr="000B1CF4">
          <w:rPr>
            <w:rFonts w:asciiTheme="majorHAnsi" w:eastAsia="Arial Narrow" w:hAnsiTheme="majorHAnsi" w:cs="Arial Narrow"/>
            <w:color w:val="auto"/>
            <w:sz w:val="22"/>
            <w:szCs w:val="22"/>
            <w:rPrChange w:id="800" w:author="RUBIANO SUAREZ ALISON KATHERINE" w:date="2024-12-04T10:34:00Z">
              <w:rPr>
                <w:rFonts w:asciiTheme="majorHAnsi" w:hAnsiTheme="majorHAnsi" w:cstheme="majorHAnsi"/>
                <w:sz w:val="22"/>
                <w:szCs w:val="22"/>
              </w:rPr>
            </w:rPrChange>
          </w:rPr>
          <w:t xml:space="preserve">. </w:t>
        </w:r>
        <w:r w:rsidR="000B1CF4">
          <w:rPr>
            <w:rFonts w:asciiTheme="majorHAnsi" w:eastAsia="Arial Narrow" w:hAnsiTheme="majorHAnsi" w:cs="Arial Narrow"/>
            <w:color w:val="auto"/>
            <w:sz w:val="22"/>
            <w:szCs w:val="22"/>
          </w:rPr>
          <w:t>Espacios Académicos / Normatividad UD</w:t>
        </w:r>
      </w:ins>
    </w:p>
    <w:tbl>
      <w:tblPr>
        <w:tblStyle w:val="Tablaconcuadrcula"/>
        <w:tblW w:w="0" w:type="auto"/>
        <w:jc w:val="center"/>
        <w:tblLook w:val="04A0" w:firstRow="1" w:lastRow="0" w:firstColumn="1" w:lastColumn="0" w:noHBand="0" w:noVBand="1"/>
        <w:tblPrChange w:id="801" w:author="RUBIANO SUAREZ ALISON KATHERINE" w:date="2024-12-03T16:51:00Z">
          <w:tblPr>
            <w:tblStyle w:val="Tablaconcuadrcula"/>
            <w:tblW w:w="0" w:type="auto"/>
            <w:jc w:val="center"/>
            <w:tblLook w:val="04A0" w:firstRow="1" w:lastRow="0" w:firstColumn="1" w:lastColumn="0" w:noHBand="0" w:noVBand="1"/>
          </w:tblPr>
        </w:tblPrChange>
      </w:tblPr>
      <w:tblGrid>
        <w:gridCol w:w="435"/>
        <w:gridCol w:w="2962"/>
        <w:gridCol w:w="3686"/>
        <w:gridCol w:w="1843"/>
        <w:tblGridChange w:id="802">
          <w:tblGrid>
            <w:gridCol w:w="435"/>
            <w:gridCol w:w="2257"/>
            <w:gridCol w:w="705"/>
            <w:gridCol w:w="1845"/>
            <w:gridCol w:w="1841"/>
            <w:gridCol w:w="568"/>
            <w:gridCol w:w="1275"/>
          </w:tblGrid>
        </w:tblGridChange>
      </w:tblGrid>
      <w:tr w:rsidR="00A33908" w14:paraId="482ABC35" w14:textId="77777777" w:rsidTr="00A33908">
        <w:trPr>
          <w:jc w:val="center"/>
          <w:ins w:id="803" w:author="RUBIANO SUAREZ ALISON KATHERINE" w:date="2024-12-03T16:47:00Z"/>
          <w:trPrChange w:id="804" w:author="RUBIANO SUAREZ ALISON KATHERINE" w:date="2024-12-03T16:51:00Z">
            <w:trPr>
              <w:gridAfter w:val="0"/>
              <w:jc w:val="center"/>
            </w:trPr>
          </w:trPrChange>
        </w:trPr>
        <w:tc>
          <w:tcPr>
            <w:tcW w:w="435" w:type="dxa"/>
            <w:vAlign w:val="center"/>
            <w:tcPrChange w:id="805" w:author="RUBIANO SUAREZ ALISON KATHERINE" w:date="2024-12-03T16:51:00Z">
              <w:tcPr>
                <w:tcW w:w="431" w:type="dxa"/>
                <w:vAlign w:val="center"/>
              </w:tcPr>
            </w:tcPrChange>
          </w:tcPr>
          <w:p w14:paraId="4D986DC5" w14:textId="52A861C7" w:rsidR="00A33908" w:rsidRPr="00A33908" w:rsidRDefault="00A33908" w:rsidP="00A33908">
            <w:pPr>
              <w:ind w:left="0" w:hanging="2"/>
              <w:jc w:val="center"/>
              <w:rPr>
                <w:ins w:id="806" w:author="RUBIANO SUAREZ ALISON KATHERINE" w:date="2024-12-03T16:47:00Z"/>
                <w:rFonts w:asciiTheme="majorHAnsi" w:hAnsiTheme="majorHAnsi"/>
                <w:b/>
                <w:sz w:val="22"/>
                <w:szCs w:val="22"/>
                <w:rPrChange w:id="807" w:author="RUBIANO SUAREZ ALISON KATHERINE" w:date="2024-12-03T16:48:00Z">
                  <w:rPr>
                    <w:ins w:id="808" w:author="RUBIANO SUAREZ ALISON KATHERINE" w:date="2024-12-03T16:47:00Z"/>
                    <w:rFonts w:asciiTheme="majorHAnsi" w:hAnsiTheme="majorHAnsi"/>
                    <w:sz w:val="22"/>
                    <w:szCs w:val="22"/>
                  </w:rPr>
                </w:rPrChange>
              </w:rPr>
              <w:pPrChange w:id="809" w:author="RUBIANO SUAREZ ALISON KATHERINE" w:date="2024-12-03T16:48:00Z">
                <w:pPr>
                  <w:ind w:left="0" w:hanging="2"/>
                  <w:jc w:val="both"/>
                </w:pPr>
              </w:pPrChange>
            </w:pPr>
            <w:ins w:id="810" w:author="RUBIANO SUAREZ ALISON KATHERINE" w:date="2024-12-03T16:47:00Z">
              <w:r w:rsidRPr="00A33908">
                <w:rPr>
                  <w:rFonts w:asciiTheme="majorHAnsi" w:hAnsiTheme="majorHAnsi"/>
                  <w:b/>
                  <w:sz w:val="22"/>
                  <w:szCs w:val="22"/>
                  <w:rPrChange w:id="811" w:author="RUBIANO SUAREZ ALISON KATHERINE" w:date="2024-12-03T16:48:00Z">
                    <w:rPr>
                      <w:rFonts w:asciiTheme="majorHAnsi" w:hAnsiTheme="majorHAnsi"/>
                      <w:sz w:val="22"/>
                      <w:szCs w:val="22"/>
                    </w:rPr>
                  </w:rPrChange>
                </w:rPr>
                <w:t>N°</w:t>
              </w:r>
            </w:ins>
          </w:p>
        </w:tc>
        <w:tc>
          <w:tcPr>
            <w:tcW w:w="2962" w:type="dxa"/>
            <w:vAlign w:val="center"/>
            <w:tcPrChange w:id="812" w:author="RUBIANO SUAREZ ALISON KATHERINE" w:date="2024-12-03T16:51:00Z">
              <w:tcPr>
                <w:tcW w:w="2258" w:type="dxa"/>
                <w:vAlign w:val="center"/>
              </w:tcPr>
            </w:tcPrChange>
          </w:tcPr>
          <w:p w14:paraId="6BB8104E" w14:textId="0FA19ED6" w:rsidR="00A33908" w:rsidRPr="00A33908" w:rsidRDefault="00A33908" w:rsidP="00A33908">
            <w:pPr>
              <w:ind w:left="0" w:hanging="2"/>
              <w:jc w:val="center"/>
              <w:rPr>
                <w:ins w:id="813" w:author="RUBIANO SUAREZ ALISON KATHERINE" w:date="2024-12-03T16:47:00Z"/>
                <w:rFonts w:asciiTheme="majorHAnsi" w:hAnsiTheme="majorHAnsi"/>
                <w:b/>
                <w:sz w:val="22"/>
                <w:szCs w:val="22"/>
                <w:rPrChange w:id="814" w:author="RUBIANO SUAREZ ALISON KATHERINE" w:date="2024-12-03T16:48:00Z">
                  <w:rPr>
                    <w:ins w:id="815" w:author="RUBIANO SUAREZ ALISON KATHERINE" w:date="2024-12-03T16:47:00Z"/>
                    <w:rFonts w:asciiTheme="majorHAnsi" w:hAnsiTheme="majorHAnsi"/>
                    <w:sz w:val="22"/>
                    <w:szCs w:val="22"/>
                  </w:rPr>
                </w:rPrChange>
              </w:rPr>
              <w:pPrChange w:id="816" w:author="RUBIANO SUAREZ ALISON KATHERINE" w:date="2024-12-03T16:48:00Z">
                <w:pPr>
                  <w:ind w:left="0" w:hanging="2"/>
                  <w:jc w:val="both"/>
                </w:pPr>
              </w:pPrChange>
            </w:pPr>
            <w:ins w:id="817" w:author="RUBIANO SUAREZ ALISON KATHERINE" w:date="2024-12-03T16:51:00Z">
              <w:r>
                <w:rPr>
                  <w:rFonts w:asciiTheme="majorHAnsi" w:hAnsiTheme="majorHAnsi"/>
                  <w:b/>
                  <w:sz w:val="22"/>
                  <w:szCs w:val="22"/>
                </w:rPr>
                <w:t>Espacio</w:t>
              </w:r>
            </w:ins>
            <w:ins w:id="818" w:author="RUBIANO SUAREZ ALISON KATHERINE" w:date="2024-12-03T16:47:00Z">
              <w:r w:rsidRPr="00A33908">
                <w:rPr>
                  <w:rFonts w:asciiTheme="majorHAnsi" w:hAnsiTheme="majorHAnsi"/>
                  <w:b/>
                  <w:sz w:val="22"/>
                  <w:szCs w:val="22"/>
                  <w:rPrChange w:id="819" w:author="RUBIANO SUAREZ ALISON KATHERINE" w:date="2024-12-03T16:48:00Z">
                    <w:rPr>
                      <w:rFonts w:asciiTheme="majorHAnsi" w:hAnsiTheme="majorHAnsi"/>
                      <w:sz w:val="22"/>
                      <w:szCs w:val="22"/>
                    </w:rPr>
                  </w:rPrChange>
                </w:rPr>
                <w:t xml:space="preserve"> aprobado </w:t>
              </w:r>
            </w:ins>
            <w:ins w:id="820" w:author="RUBIANO SUAREZ ALISON KATHERINE" w:date="2024-12-03T16:48:00Z">
              <w:r w:rsidRPr="00A33908">
                <w:rPr>
                  <w:rFonts w:asciiTheme="majorHAnsi" w:hAnsiTheme="majorHAnsi"/>
                  <w:b/>
                  <w:sz w:val="22"/>
                  <w:szCs w:val="22"/>
                  <w:rPrChange w:id="821" w:author="RUBIANO SUAREZ ALISON KATHERINE" w:date="2024-12-03T16:48:00Z">
                    <w:rPr>
                      <w:rFonts w:asciiTheme="majorHAnsi" w:hAnsiTheme="majorHAnsi"/>
                      <w:sz w:val="22"/>
                      <w:szCs w:val="22"/>
                    </w:rPr>
                  </w:rPrChange>
                </w:rPr>
                <w:t>MEN</w:t>
              </w:r>
            </w:ins>
          </w:p>
        </w:tc>
        <w:tc>
          <w:tcPr>
            <w:tcW w:w="3686" w:type="dxa"/>
            <w:vAlign w:val="center"/>
            <w:tcPrChange w:id="822" w:author="RUBIANO SUAREZ ALISON KATHERINE" w:date="2024-12-03T16:51:00Z">
              <w:tcPr>
                <w:tcW w:w="2551" w:type="dxa"/>
                <w:gridSpan w:val="2"/>
                <w:vAlign w:val="center"/>
              </w:tcPr>
            </w:tcPrChange>
          </w:tcPr>
          <w:p w14:paraId="0F567634" w14:textId="3A778ADD" w:rsidR="00A33908" w:rsidRPr="00A33908" w:rsidRDefault="00A33908" w:rsidP="00A33908">
            <w:pPr>
              <w:ind w:left="0" w:hanging="2"/>
              <w:jc w:val="center"/>
              <w:rPr>
                <w:ins w:id="823" w:author="RUBIANO SUAREZ ALISON KATHERINE" w:date="2024-12-03T16:47:00Z"/>
                <w:rFonts w:asciiTheme="majorHAnsi" w:hAnsiTheme="majorHAnsi"/>
                <w:b/>
                <w:sz w:val="22"/>
                <w:szCs w:val="22"/>
                <w:rPrChange w:id="824" w:author="RUBIANO SUAREZ ALISON KATHERINE" w:date="2024-12-03T16:48:00Z">
                  <w:rPr>
                    <w:ins w:id="825" w:author="RUBIANO SUAREZ ALISON KATHERINE" w:date="2024-12-03T16:47:00Z"/>
                    <w:rFonts w:asciiTheme="majorHAnsi" w:hAnsiTheme="majorHAnsi"/>
                    <w:sz w:val="22"/>
                    <w:szCs w:val="22"/>
                  </w:rPr>
                </w:rPrChange>
              </w:rPr>
              <w:pPrChange w:id="826" w:author="RUBIANO SUAREZ ALISON KATHERINE" w:date="2024-12-03T16:48:00Z">
                <w:pPr>
                  <w:ind w:left="0" w:hanging="2"/>
                  <w:jc w:val="both"/>
                </w:pPr>
              </w:pPrChange>
            </w:pPr>
            <w:ins w:id="827" w:author="RUBIANO SUAREZ ALISON KATHERINE" w:date="2024-12-03T16:48:00Z">
              <w:r w:rsidRPr="00A33908">
                <w:rPr>
                  <w:rFonts w:asciiTheme="majorHAnsi" w:hAnsiTheme="majorHAnsi"/>
                  <w:b/>
                  <w:sz w:val="22"/>
                  <w:szCs w:val="22"/>
                  <w:rPrChange w:id="828" w:author="RUBIANO SUAREZ ALISON KATHERINE" w:date="2024-12-03T16:48:00Z">
                    <w:rPr>
                      <w:rFonts w:asciiTheme="majorHAnsi" w:hAnsiTheme="majorHAnsi"/>
                      <w:sz w:val="22"/>
                      <w:szCs w:val="22"/>
                    </w:rPr>
                  </w:rPrChange>
                </w:rPr>
                <w:t>Clasificación del espacio académico</w:t>
              </w:r>
            </w:ins>
          </w:p>
        </w:tc>
        <w:tc>
          <w:tcPr>
            <w:tcW w:w="1843" w:type="dxa"/>
            <w:vAlign w:val="center"/>
            <w:tcPrChange w:id="829" w:author="RUBIANO SUAREZ ALISON KATHERINE" w:date="2024-12-03T16:51:00Z">
              <w:tcPr>
                <w:tcW w:w="2410" w:type="dxa"/>
                <w:gridSpan w:val="2"/>
                <w:vAlign w:val="center"/>
              </w:tcPr>
            </w:tcPrChange>
          </w:tcPr>
          <w:p w14:paraId="030151BB" w14:textId="474FED53" w:rsidR="00A33908" w:rsidRPr="00A33908" w:rsidRDefault="00A33908" w:rsidP="00A33908">
            <w:pPr>
              <w:ind w:left="0" w:hanging="2"/>
              <w:jc w:val="center"/>
              <w:rPr>
                <w:ins w:id="830" w:author="RUBIANO SUAREZ ALISON KATHERINE" w:date="2024-12-03T16:47:00Z"/>
                <w:rFonts w:asciiTheme="majorHAnsi" w:hAnsiTheme="majorHAnsi"/>
                <w:b/>
                <w:sz w:val="22"/>
                <w:szCs w:val="22"/>
                <w:rPrChange w:id="831" w:author="RUBIANO SUAREZ ALISON KATHERINE" w:date="2024-12-03T16:48:00Z">
                  <w:rPr>
                    <w:ins w:id="832" w:author="RUBIANO SUAREZ ALISON KATHERINE" w:date="2024-12-03T16:47:00Z"/>
                    <w:rFonts w:asciiTheme="majorHAnsi" w:hAnsiTheme="majorHAnsi"/>
                    <w:sz w:val="22"/>
                    <w:szCs w:val="22"/>
                  </w:rPr>
                </w:rPrChange>
              </w:rPr>
              <w:pPrChange w:id="833" w:author="RUBIANO SUAREZ ALISON KATHERINE" w:date="2024-12-03T16:48:00Z">
                <w:pPr>
                  <w:ind w:left="0" w:hanging="2"/>
                  <w:jc w:val="both"/>
                </w:pPr>
              </w:pPrChange>
            </w:pPr>
            <w:ins w:id="834" w:author="RUBIANO SUAREZ ALISON KATHERINE" w:date="2024-12-03T16:50:00Z">
              <w:r>
                <w:rPr>
                  <w:rFonts w:asciiTheme="majorHAnsi" w:hAnsiTheme="majorHAnsi"/>
                  <w:b/>
                  <w:sz w:val="22"/>
                  <w:szCs w:val="22"/>
                </w:rPr>
                <w:t>T</w:t>
              </w:r>
            </w:ins>
            <w:ins w:id="835" w:author="RUBIANO SUAREZ ALISON KATHERINE" w:date="2024-12-03T16:51:00Z">
              <w:r>
                <w:rPr>
                  <w:rFonts w:asciiTheme="majorHAnsi" w:hAnsiTheme="majorHAnsi"/>
                  <w:b/>
                  <w:sz w:val="22"/>
                  <w:szCs w:val="22"/>
                </w:rPr>
                <w:t>ipo</w:t>
              </w:r>
            </w:ins>
            <w:ins w:id="836" w:author="RUBIANO SUAREZ ALISON KATHERINE" w:date="2024-12-03T16:48:00Z">
              <w:r w:rsidRPr="00A33908">
                <w:rPr>
                  <w:rFonts w:asciiTheme="majorHAnsi" w:hAnsiTheme="majorHAnsi"/>
                  <w:b/>
                  <w:sz w:val="22"/>
                  <w:szCs w:val="22"/>
                  <w:rPrChange w:id="837" w:author="RUBIANO SUAREZ ALISON KATHERINE" w:date="2024-12-03T16:48:00Z">
                    <w:rPr>
                      <w:rFonts w:asciiTheme="majorHAnsi" w:hAnsiTheme="majorHAnsi"/>
                      <w:sz w:val="22"/>
                      <w:szCs w:val="22"/>
                    </w:rPr>
                  </w:rPrChange>
                </w:rPr>
                <w:t xml:space="preserve"> de espacio </w:t>
              </w:r>
            </w:ins>
          </w:p>
        </w:tc>
      </w:tr>
      <w:tr w:rsidR="00A33908" w14:paraId="4755BCBD" w14:textId="77777777" w:rsidTr="00A33908">
        <w:trPr>
          <w:jc w:val="center"/>
          <w:ins w:id="838" w:author="RUBIANO SUAREZ ALISON KATHERINE" w:date="2024-12-03T16:47:00Z"/>
          <w:trPrChange w:id="839" w:author="RUBIANO SUAREZ ALISON KATHERINE" w:date="2024-12-03T16:51:00Z">
            <w:trPr>
              <w:gridAfter w:val="0"/>
              <w:jc w:val="center"/>
            </w:trPr>
          </w:trPrChange>
        </w:trPr>
        <w:tc>
          <w:tcPr>
            <w:tcW w:w="435" w:type="dxa"/>
            <w:vAlign w:val="center"/>
            <w:tcPrChange w:id="840" w:author="RUBIANO SUAREZ ALISON KATHERINE" w:date="2024-12-03T16:51:00Z">
              <w:tcPr>
                <w:tcW w:w="431" w:type="dxa"/>
                <w:vAlign w:val="center"/>
              </w:tcPr>
            </w:tcPrChange>
          </w:tcPr>
          <w:p w14:paraId="2A8313A6" w14:textId="3E470E97" w:rsidR="00A33908" w:rsidRDefault="00A33908" w:rsidP="00A33908">
            <w:pPr>
              <w:ind w:left="0" w:hanging="2"/>
              <w:jc w:val="center"/>
              <w:rPr>
                <w:ins w:id="841" w:author="RUBIANO SUAREZ ALISON KATHERINE" w:date="2024-12-03T16:47:00Z"/>
                <w:rFonts w:asciiTheme="majorHAnsi" w:hAnsiTheme="majorHAnsi"/>
                <w:sz w:val="22"/>
                <w:szCs w:val="22"/>
              </w:rPr>
              <w:pPrChange w:id="842" w:author="RUBIANO SUAREZ ALISON KATHERINE" w:date="2024-12-03T16:48:00Z">
                <w:pPr>
                  <w:ind w:left="0" w:hanging="2"/>
                  <w:jc w:val="both"/>
                </w:pPr>
              </w:pPrChange>
            </w:pPr>
            <w:ins w:id="843" w:author="RUBIANO SUAREZ ALISON KATHERINE" w:date="2024-12-03T16:48:00Z">
              <w:r>
                <w:rPr>
                  <w:rFonts w:asciiTheme="majorHAnsi" w:hAnsiTheme="majorHAnsi"/>
                  <w:sz w:val="22"/>
                  <w:szCs w:val="22"/>
                </w:rPr>
                <w:t>1</w:t>
              </w:r>
            </w:ins>
          </w:p>
        </w:tc>
        <w:tc>
          <w:tcPr>
            <w:tcW w:w="2962" w:type="dxa"/>
            <w:vAlign w:val="center"/>
            <w:tcPrChange w:id="844" w:author="RUBIANO SUAREZ ALISON KATHERINE" w:date="2024-12-03T16:51:00Z">
              <w:tcPr>
                <w:tcW w:w="2258" w:type="dxa"/>
                <w:vAlign w:val="center"/>
              </w:tcPr>
            </w:tcPrChange>
          </w:tcPr>
          <w:p w14:paraId="01958B58" w14:textId="50BD206C" w:rsidR="00A33908" w:rsidRDefault="00A33908" w:rsidP="00DE61CD">
            <w:pPr>
              <w:ind w:left="0" w:hanging="2"/>
              <w:jc w:val="center"/>
              <w:rPr>
                <w:ins w:id="845" w:author="RUBIANO SUAREZ ALISON KATHERINE" w:date="2024-12-03T16:47:00Z"/>
                <w:rFonts w:asciiTheme="majorHAnsi" w:hAnsiTheme="majorHAnsi"/>
                <w:sz w:val="22"/>
                <w:szCs w:val="22"/>
              </w:rPr>
              <w:pPrChange w:id="846" w:author="RUBIANO SUAREZ ALISON KATHERINE" w:date="2024-12-04T10:26:00Z">
                <w:pPr>
                  <w:ind w:left="0" w:hanging="2"/>
                  <w:jc w:val="both"/>
                </w:pPr>
              </w:pPrChange>
            </w:pPr>
            <w:ins w:id="847" w:author="RUBIANO SUAREZ ALISON KATHERINE" w:date="2024-12-03T16:49:00Z">
              <w:r>
                <w:rPr>
                  <w:rFonts w:asciiTheme="majorHAnsi" w:hAnsiTheme="majorHAnsi"/>
                  <w:sz w:val="22"/>
                  <w:szCs w:val="22"/>
                </w:rPr>
                <w:t>Fundamental</w:t>
              </w:r>
            </w:ins>
          </w:p>
        </w:tc>
        <w:tc>
          <w:tcPr>
            <w:tcW w:w="3686" w:type="dxa"/>
            <w:vAlign w:val="center"/>
            <w:tcPrChange w:id="848" w:author="RUBIANO SUAREZ ALISON KATHERINE" w:date="2024-12-03T16:51:00Z">
              <w:tcPr>
                <w:tcW w:w="2551" w:type="dxa"/>
                <w:gridSpan w:val="2"/>
                <w:vAlign w:val="center"/>
              </w:tcPr>
            </w:tcPrChange>
          </w:tcPr>
          <w:p w14:paraId="610F5FBF" w14:textId="24692080" w:rsidR="00A33908" w:rsidRDefault="00A33908" w:rsidP="00A33908">
            <w:pPr>
              <w:ind w:left="0" w:hanging="2"/>
              <w:jc w:val="center"/>
              <w:rPr>
                <w:ins w:id="849" w:author="RUBIANO SUAREZ ALISON KATHERINE" w:date="2024-12-03T16:47:00Z"/>
                <w:rFonts w:asciiTheme="majorHAnsi" w:hAnsiTheme="majorHAnsi"/>
                <w:sz w:val="22"/>
                <w:szCs w:val="22"/>
              </w:rPr>
              <w:pPrChange w:id="850" w:author="RUBIANO SUAREZ ALISON KATHERINE" w:date="2024-12-03T16:48:00Z">
                <w:pPr>
                  <w:ind w:left="0" w:hanging="2"/>
                  <w:jc w:val="both"/>
                </w:pPr>
              </w:pPrChange>
            </w:pPr>
            <w:ins w:id="851" w:author="RUBIANO SUAREZ ALISON KATHERINE" w:date="2024-12-03T16:49:00Z">
              <w:r>
                <w:rPr>
                  <w:rFonts w:asciiTheme="majorHAnsi" w:hAnsiTheme="majorHAnsi"/>
                  <w:sz w:val="22"/>
                  <w:szCs w:val="22"/>
                </w:rPr>
                <w:t>Obligatorio</w:t>
              </w:r>
            </w:ins>
          </w:p>
        </w:tc>
        <w:tc>
          <w:tcPr>
            <w:tcW w:w="1843" w:type="dxa"/>
            <w:vAlign w:val="center"/>
            <w:tcPrChange w:id="852" w:author="RUBIANO SUAREZ ALISON KATHERINE" w:date="2024-12-03T16:51:00Z">
              <w:tcPr>
                <w:tcW w:w="2410" w:type="dxa"/>
                <w:gridSpan w:val="2"/>
                <w:vAlign w:val="center"/>
              </w:tcPr>
            </w:tcPrChange>
          </w:tcPr>
          <w:p w14:paraId="25D905BF" w14:textId="1ED96318" w:rsidR="00A33908" w:rsidRDefault="00A33908" w:rsidP="00A33908">
            <w:pPr>
              <w:ind w:left="0" w:hanging="2"/>
              <w:jc w:val="center"/>
              <w:rPr>
                <w:ins w:id="853" w:author="RUBIANO SUAREZ ALISON KATHERINE" w:date="2024-12-03T16:47:00Z"/>
                <w:rFonts w:asciiTheme="majorHAnsi" w:hAnsiTheme="majorHAnsi"/>
                <w:sz w:val="22"/>
                <w:szCs w:val="22"/>
              </w:rPr>
              <w:pPrChange w:id="854" w:author="RUBIANO SUAREZ ALISON KATHERINE" w:date="2024-12-03T16:48:00Z">
                <w:pPr>
                  <w:ind w:left="0" w:hanging="2"/>
                  <w:jc w:val="both"/>
                </w:pPr>
              </w:pPrChange>
            </w:pPr>
            <w:ins w:id="855" w:author="RUBIANO SUAREZ ALISON KATHERINE" w:date="2024-12-03T16:51:00Z">
              <w:r>
                <w:rPr>
                  <w:rFonts w:asciiTheme="majorHAnsi" w:hAnsiTheme="majorHAnsi"/>
                  <w:sz w:val="22"/>
                  <w:szCs w:val="22"/>
                </w:rPr>
                <w:t>Básico</w:t>
              </w:r>
            </w:ins>
          </w:p>
        </w:tc>
      </w:tr>
      <w:tr w:rsidR="00DE61CD" w14:paraId="78F0AE75" w14:textId="77777777" w:rsidTr="00A33908">
        <w:trPr>
          <w:jc w:val="center"/>
          <w:ins w:id="856" w:author="RUBIANO SUAREZ ALISON KATHERINE" w:date="2024-12-03T16:47:00Z"/>
          <w:trPrChange w:id="857" w:author="RUBIANO SUAREZ ALISON KATHERINE" w:date="2024-12-03T16:51:00Z">
            <w:trPr>
              <w:gridAfter w:val="0"/>
              <w:jc w:val="center"/>
            </w:trPr>
          </w:trPrChange>
        </w:trPr>
        <w:tc>
          <w:tcPr>
            <w:tcW w:w="435" w:type="dxa"/>
            <w:vAlign w:val="center"/>
            <w:tcPrChange w:id="858" w:author="RUBIANO SUAREZ ALISON KATHERINE" w:date="2024-12-03T16:51:00Z">
              <w:tcPr>
                <w:tcW w:w="431" w:type="dxa"/>
                <w:vAlign w:val="center"/>
              </w:tcPr>
            </w:tcPrChange>
          </w:tcPr>
          <w:p w14:paraId="3F368BC2" w14:textId="4707836F" w:rsidR="00DE61CD" w:rsidRDefault="00DE61CD" w:rsidP="00DE61CD">
            <w:pPr>
              <w:ind w:left="0" w:hanging="2"/>
              <w:jc w:val="center"/>
              <w:rPr>
                <w:ins w:id="859" w:author="RUBIANO SUAREZ ALISON KATHERINE" w:date="2024-12-03T16:47:00Z"/>
                <w:rFonts w:asciiTheme="majorHAnsi" w:hAnsiTheme="majorHAnsi"/>
                <w:sz w:val="22"/>
                <w:szCs w:val="22"/>
              </w:rPr>
              <w:pPrChange w:id="860" w:author="RUBIANO SUAREZ ALISON KATHERINE" w:date="2024-12-03T16:48:00Z">
                <w:pPr>
                  <w:ind w:left="0" w:hanging="2"/>
                  <w:jc w:val="both"/>
                </w:pPr>
              </w:pPrChange>
            </w:pPr>
            <w:ins w:id="861" w:author="RUBIANO SUAREZ ALISON KATHERINE" w:date="2024-12-03T16:48:00Z">
              <w:r>
                <w:rPr>
                  <w:rFonts w:asciiTheme="majorHAnsi" w:hAnsiTheme="majorHAnsi"/>
                  <w:sz w:val="22"/>
                  <w:szCs w:val="22"/>
                </w:rPr>
                <w:t>2</w:t>
              </w:r>
            </w:ins>
          </w:p>
        </w:tc>
        <w:tc>
          <w:tcPr>
            <w:tcW w:w="2962" w:type="dxa"/>
            <w:vAlign w:val="center"/>
            <w:tcPrChange w:id="862" w:author="RUBIANO SUAREZ ALISON KATHERINE" w:date="2024-12-03T16:51:00Z">
              <w:tcPr>
                <w:tcW w:w="2258" w:type="dxa"/>
                <w:vAlign w:val="center"/>
              </w:tcPr>
            </w:tcPrChange>
          </w:tcPr>
          <w:p w14:paraId="2A9C56F0" w14:textId="1756A966" w:rsidR="00DE61CD" w:rsidRDefault="00DE61CD" w:rsidP="00DE61CD">
            <w:pPr>
              <w:ind w:left="0" w:hanging="2"/>
              <w:jc w:val="center"/>
              <w:rPr>
                <w:ins w:id="863" w:author="RUBIANO SUAREZ ALISON KATHERINE" w:date="2024-12-03T16:47:00Z"/>
                <w:rFonts w:asciiTheme="majorHAnsi" w:hAnsiTheme="majorHAnsi"/>
                <w:sz w:val="22"/>
                <w:szCs w:val="22"/>
              </w:rPr>
              <w:pPrChange w:id="864" w:author="RUBIANO SUAREZ ALISON KATHERINE" w:date="2024-12-03T16:48:00Z">
                <w:pPr>
                  <w:ind w:left="0" w:hanging="2"/>
                  <w:jc w:val="both"/>
                </w:pPr>
              </w:pPrChange>
            </w:pPr>
            <w:ins w:id="865" w:author="RUBIANO SUAREZ ALISON KATHERINE" w:date="2024-12-04T10:26:00Z">
              <w:r>
                <w:rPr>
                  <w:rFonts w:asciiTheme="majorHAnsi" w:hAnsiTheme="majorHAnsi"/>
                  <w:sz w:val="22"/>
                  <w:szCs w:val="22"/>
                </w:rPr>
                <w:t>Investigación</w:t>
              </w:r>
            </w:ins>
          </w:p>
        </w:tc>
        <w:tc>
          <w:tcPr>
            <w:tcW w:w="3686" w:type="dxa"/>
            <w:vAlign w:val="center"/>
            <w:tcPrChange w:id="866" w:author="RUBIANO SUAREZ ALISON KATHERINE" w:date="2024-12-03T16:51:00Z">
              <w:tcPr>
                <w:tcW w:w="2551" w:type="dxa"/>
                <w:gridSpan w:val="2"/>
                <w:vAlign w:val="center"/>
              </w:tcPr>
            </w:tcPrChange>
          </w:tcPr>
          <w:p w14:paraId="4ABFF746" w14:textId="170A0DBF" w:rsidR="00DE61CD" w:rsidRDefault="00DE61CD" w:rsidP="00DE61CD">
            <w:pPr>
              <w:ind w:left="0" w:hanging="2"/>
              <w:jc w:val="center"/>
              <w:rPr>
                <w:ins w:id="867" w:author="RUBIANO SUAREZ ALISON KATHERINE" w:date="2024-12-03T16:47:00Z"/>
                <w:rFonts w:asciiTheme="majorHAnsi" w:hAnsiTheme="majorHAnsi"/>
                <w:sz w:val="22"/>
                <w:szCs w:val="22"/>
              </w:rPr>
              <w:pPrChange w:id="868" w:author="RUBIANO SUAREZ ALISON KATHERINE" w:date="2024-12-03T16:48:00Z">
                <w:pPr>
                  <w:ind w:left="0" w:hanging="2"/>
                  <w:jc w:val="both"/>
                </w:pPr>
              </w:pPrChange>
            </w:pPr>
            <w:ins w:id="869" w:author="RUBIANO SUAREZ ALISON KATHERINE" w:date="2024-12-04T10:26:00Z">
              <w:r>
                <w:rPr>
                  <w:rFonts w:asciiTheme="majorHAnsi" w:hAnsiTheme="majorHAnsi"/>
                  <w:sz w:val="22"/>
                  <w:szCs w:val="22"/>
                </w:rPr>
                <w:t>Obligatorio</w:t>
              </w:r>
            </w:ins>
          </w:p>
        </w:tc>
        <w:tc>
          <w:tcPr>
            <w:tcW w:w="1843" w:type="dxa"/>
            <w:vAlign w:val="center"/>
            <w:tcPrChange w:id="870" w:author="RUBIANO SUAREZ ALISON KATHERINE" w:date="2024-12-03T16:51:00Z">
              <w:tcPr>
                <w:tcW w:w="2410" w:type="dxa"/>
                <w:gridSpan w:val="2"/>
                <w:vAlign w:val="center"/>
              </w:tcPr>
            </w:tcPrChange>
          </w:tcPr>
          <w:p w14:paraId="417E1A36" w14:textId="77BE2808" w:rsidR="00DE61CD" w:rsidRDefault="00DE61CD" w:rsidP="00DE61CD">
            <w:pPr>
              <w:ind w:left="0" w:hanging="2"/>
              <w:jc w:val="center"/>
              <w:rPr>
                <w:ins w:id="871" w:author="RUBIANO SUAREZ ALISON KATHERINE" w:date="2024-12-03T16:47:00Z"/>
                <w:rFonts w:asciiTheme="majorHAnsi" w:hAnsiTheme="majorHAnsi"/>
                <w:sz w:val="22"/>
                <w:szCs w:val="22"/>
              </w:rPr>
              <w:pPrChange w:id="872" w:author="RUBIANO SUAREZ ALISON KATHERINE" w:date="2024-12-03T16:48:00Z">
                <w:pPr>
                  <w:ind w:left="0" w:hanging="2"/>
                  <w:jc w:val="both"/>
                </w:pPr>
              </w:pPrChange>
            </w:pPr>
            <w:ins w:id="873" w:author="RUBIANO SUAREZ ALISON KATHERINE" w:date="2024-12-04T10:26:00Z">
              <w:r>
                <w:rPr>
                  <w:rFonts w:asciiTheme="majorHAnsi" w:hAnsiTheme="majorHAnsi"/>
                  <w:sz w:val="22"/>
                  <w:szCs w:val="22"/>
                </w:rPr>
                <w:t>Básico</w:t>
              </w:r>
            </w:ins>
          </w:p>
        </w:tc>
      </w:tr>
      <w:tr w:rsidR="00DE61CD" w14:paraId="330402C8" w14:textId="77777777" w:rsidTr="00A33908">
        <w:trPr>
          <w:jc w:val="center"/>
          <w:ins w:id="874" w:author="RUBIANO SUAREZ ALISON KATHERINE" w:date="2024-12-03T16:47:00Z"/>
          <w:trPrChange w:id="875" w:author="RUBIANO SUAREZ ALISON KATHERINE" w:date="2024-12-03T16:51:00Z">
            <w:trPr>
              <w:gridAfter w:val="0"/>
              <w:jc w:val="center"/>
            </w:trPr>
          </w:trPrChange>
        </w:trPr>
        <w:tc>
          <w:tcPr>
            <w:tcW w:w="435" w:type="dxa"/>
            <w:vAlign w:val="center"/>
            <w:tcPrChange w:id="876" w:author="RUBIANO SUAREZ ALISON KATHERINE" w:date="2024-12-03T16:51:00Z">
              <w:tcPr>
                <w:tcW w:w="431" w:type="dxa"/>
                <w:vAlign w:val="center"/>
              </w:tcPr>
            </w:tcPrChange>
          </w:tcPr>
          <w:p w14:paraId="4461B471" w14:textId="7550AB2F" w:rsidR="00DE61CD" w:rsidRDefault="00DE61CD" w:rsidP="00DE61CD">
            <w:pPr>
              <w:ind w:left="0" w:hanging="2"/>
              <w:jc w:val="center"/>
              <w:rPr>
                <w:ins w:id="877" w:author="RUBIANO SUAREZ ALISON KATHERINE" w:date="2024-12-03T16:47:00Z"/>
                <w:rFonts w:asciiTheme="majorHAnsi" w:hAnsiTheme="majorHAnsi"/>
                <w:sz w:val="22"/>
                <w:szCs w:val="22"/>
              </w:rPr>
              <w:pPrChange w:id="878" w:author="RUBIANO SUAREZ ALISON KATHERINE" w:date="2024-12-03T16:48:00Z">
                <w:pPr>
                  <w:ind w:left="0" w:hanging="2"/>
                  <w:jc w:val="both"/>
                </w:pPr>
              </w:pPrChange>
            </w:pPr>
            <w:ins w:id="879" w:author="RUBIANO SUAREZ ALISON KATHERINE" w:date="2024-12-03T16:48:00Z">
              <w:r>
                <w:rPr>
                  <w:rFonts w:asciiTheme="majorHAnsi" w:hAnsiTheme="majorHAnsi"/>
                  <w:sz w:val="22"/>
                  <w:szCs w:val="22"/>
                </w:rPr>
                <w:t>3</w:t>
              </w:r>
            </w:ins>
          </w:p>
        </w:tc>
        <w:tc>
          <w:tcPr>
            <w:tcW w:w="2962" w:type="dxa"/>
            <w:vAlign w:val="center"/>
            <w:tcPrChange w:id="880" w:author="RUBIANO SUAREZ ALISON KATHERINE" w:date="2024-12-03T16:51:00Z">
              <w:tcPr>
                <w:tcW w:w="2258" w:type="dxa"/>
                <w:vAlign w:val="center"/>
              </w:tcPr>
            </w:tcPrChange>
          </w:tcPr>
          <w:p w14:paraId="7354294A" w14:textId="6F14F3B1" w:rsidR="00DE61CD" w:rsidRDefault="00DE61CD" w:rsidP="00DE61CD">
            <w:pPr>
              <w:ind w:left="0" w:hanging="2"/>
              <w:jc w:val="center"/>
              <w:rPr>
                <w:ins w:id="881" w:author="RUBIANO SUAREZ ALISON KATHERINE" w:date="2024-12-03T16:47:00Z"/>
                <w:rFonts w:asciiTheme="majorHAnsi" w:hAnsiTheme="majorHAnsi"/>
                <w:sz w:val="22"/>
                <w:szCs w:val="22"/>
              </w:rPr>
              <w:pPrChange w:id="882" w:author="RUBIANO SUAREZ ALISON KATHERINE" w:date="2024-12-03T16:48:00Z">
                <w:pPr>
                  <w:ind w:left="0" w:hanging="2"/>
                  <w:jc w:val="both"/>
                </w:pPr>
              </w:pPrChange>
            </w:pPr>
            <w:ins w:id="883" w:author="RUBIANO SUAREZ ALISON KATHERINE" w:date="2024-12-04T10:26:00Z">
              <w:r>
                <w:rPr>
                  <w:rFonts w:asciiTheme="majorHAnsi" w:hAnsiTheme="majorHAnsi"/>
                  <w:sz w:val="22"/>
                  <w:szCs w:val="22"/>
                </w:rPr>
                <w:t>Énfasis</w:t>
              </w:r>
            </w:ins>
          </w:p>
        </w:tc>
        <w:tc>
          <w:tcPr>
            <w:tcW w:w="3686" w:type="dxa"/>
            <w:vAlign w:val="center"/>
            <w:tcPrChange w:id="884" w:author="RUBIANO SUAREZ ALISON KATHERINE" w:date="2024-12-03T16:51:00Z">
              <w:tcPr>
                <w:tcW w:w="2551" w:type="dxa"/>
                <w:gridSpan w:val="2"/>
                <w:vAlign w:val="center"/>
              </w:tcPr>
            </w:tcPrChange>
          </w:tcPr>
          <w:p w14:paraId="7EC0FEB4" w14:textId="0CE46ED5" w:rsidR="00DE61CD" w:rsidRDefault="00DE61CD" w:rsidP="00DE61CD">
            <w:pPr>
              <w:ind w:left="0" w:hanging="2"/>
              <w:jc w:val="center"/>
              <w:rPr>
                <w:ins w:id="885" w:author="RUBIANO SUAREZ ALISON KATHERINE" w:date="2024-12-03T16:47:00Z"/>
                <w:rFonts w:asciiTheme="majorHAnsi" w:hAnsiTheme="majorHAnsi"/>
                <w:sz w:val="22"/>
                <w:szCs w:val="22"/>
              </w:rPr>
              <w:pPrChange w:id="886" w:author="RUBIANO SUAREZ ALISON KATHERINE" w:date="2024-12-03T16:48:00Z">
                <w:pPr>
                  <w:ind w:left="0" w:hanging="2"/>
                  <w:jc w:val="both"/>
                </w:pPr>
              </w:pPrChange>
            </w:pPr>
            <w:ins w:id="887" w:author="RUBIANO SUAREZ ALISON KATHERINE" w:date="2024-12-04T10:28:00Z">
              <w:r>
                <w:rPr>
                  <w:rFonts w:asciiTheme="majorHAnsi" w:hAnsiTheme="majorHAnsi"/>
                  <w:sz w:val="22"/>
                  <w:szCs w:val="22"/>
                </w:rPr>
                <w:t>Electivo</w:t>
              </w:r>
            </w:ins>
          </w:p>
        </w:tc>
        <w:tc>
          <w:tcPr>
            <w:tcW w:w="1843" w:type="dxa"/>
            <w:vAlign w:val="center"/>
            <w:tcPrChange w:id="888" w:author="RUBIANO SUAREZ ALISON KATHERINE" w:date="2024-12-03T16:51:00Z">
              <w:tcPr>
                <w:tcW w:w="2410" w:type="dxa"/>
                <w:gridSpan w:val="2"/>
                <w:vAlign w:val="center"/>
              </w:tcPr>
            </w:tcPrChange>
          </w:tcPr>
          <w:p w14:paraId="4CF84549" w14:textId="784C6D60" w:rsidR="00DE61CD" w:rsidRDefault="00DE61CD" w:rsidP="00DE61CD">
            <w:pPr>
              <w:ind w:left="0" w:hanging="2"/>
              <w:jc w:val="center"/>
              <w:rPr>
                <w:ins w:id="889" w:author="RUBIANO SUAREZ ALISON KATHERINE" w:date="2024-12-03T16:47:00Z"/>
                <w:rFonts w:asciiTheme="majorHAnsi" w:hAnsiTheme="majorHAnsi"/>
                <w:sz w:val="22"/>
                <w:szCs w:val="22"/>
              </w:rPr>
              <w:pPrChange w:id="890" w:author="RUBIANO SUAREZ ALISON KATHERINE" w:date="2024-12-03T16:48:00Z">
                <w:pPr>
                  <w:ind w:left="0" w:hanging="2"/>
                  <w:jc w:val="both"/>
                </w:pPr>
              </w:pPrChange>
            </w:pPr>
            <w:ins w:id="891" w:author="RUBIANO SUAREZ ALISON KATHERINE" w:date="2024-12-04T10:28:00Z">
              <w:r>
                <w:rPr>
                  <w:rFonts w:asciiTheme="majorHAnsi" w:hAnsiTheme="majorHAnsi"/>
                  <w:sz w:val="22"/>
                  <w:szCs w:val="22"/>
                </w:rPr>
                <w:t>Intrínseco</w:t>
              </w:r>
            </w:ins>
          </w:p>
        </w:tc>
      </w:tr>
      <w:tr w:rsidR="00DE61CD" w14:paraId="0E668600" w14:textId="77777777" w:rsidTr="00A33908">
        <w:trPr>
          <w:jc w:val="center"/>
          <w:ins w:id="892" w:author="RUBIANO SUAREZ ALISON KATHERINE" w:date="2024-12-04T10:26:00Z"/>
        </w:trPr>
        <w:tc>
          <w:tcPr>
            <w:tcW w:w="435" w:type="dxa"/>
            <w:vAlign w:val="center"/>
          </w:tcPr>
          <w:p w14:paraId="0F9CEA3D" w14:textId="0E2F5CAF" w:rsidR="00DE61CD" w:rsidRDefault="00DE61CD" w:rsidP="00DE61CD">
            <w:pPr>
              <w:ind w:left="0" w:hanging="2"/>
              <w:jc w:val="center"/>
              <w:rPr>
                <w:ins w:id="893" w:author="RUBIANO SUAREZ ALISON KATHERINE" w:date="2024-12-04T10:26:00Z"/>
                <w:rFonts w:asciiTheme="majorHAnsi" w:hAnsiTheme="majorHAnsi"/>
                <w:sz w:val="22"/>
                <w:szCs w:val="22"/>
              </w:rPr>
            </w:pPr>
            <w:ins w:id="894" w:author="RUBIANO SUAREZ ALISON KATHERINE" w:date="2024-12-04T10:26:00Z">
              <w:r>
                <w:rPr>
                  <w:rFonts w:asciiTheme="majorHAnsi" w:hAnsiTheme="majorHAnsi"/>
                  <w:sz w:val="22"/>
                  <w:szCs w:val="22"/>
                </w:rPr>
                <w:t>4</w:t>
              </w:r>
            </w:ins>
          </w:p>
        </w:tc>
        <w:tc>
          <w:tcPr>
            <w:tcW w:w="2962" w:type="dxa"/>
            <w:vAlign w:val="center"/>
          </w:tcPr>
          <w:p w14:paraId="11D2D48B" w14:textId="6A0EA597" w:rsidR="00DE61CD" w:rsidRDefault="00DE61CD" w:rsidP="00DE61CD">
            <w:pPr>
              <w:ind w:left="0" w:hanging="2"/>
              <w:jc w:val="center"/>
              <w:rPr>
                <w:ins w:id="895" w:author="RUBIANO SUAREZ ALISON KATHERINE" w:date="2024-12-04T10:26:00Z"/>
                <w:rFonts w:asciiTheme="majorHAnsi" w:hAnsiTheme="majorHAnsi"/>
                <w:sz w:val="22"/>
                <w:szCs w:val="22"/>
              </w:rPr>
            </w:pPr>
            <w:ins w:id="896" w:author="RUBIANO SUAREZ ALISON KATHERINE" w:date="2024-12-04T10:26:00Z">
              <w:r>
                <w:rPr>
                  <w:rFonts w:asciiTheme="majorHAnsi" w:hAnsiTheme="majorHAnsi"/>
                  <w:sz w:val="22"/>
                  <w:szCs w:val="22"/>
                </w:rPr>
                <w:t>Complementarios</w:t>
              </w:r>
            </w:ins>
          </w:p>
        </w:tc>
        <w:tc>
          <w:tcPr>
            <w:tcW w:w="3686" w:type="dxa"/>
            <w:vAlign w:val="center"/>
          </w:tcPr>
          <w:p w14:paraId="60309CAE" w14:textId="4D2F0992" w:rsidR="00DE61CD" w:rsidRDefault="00DE61CD" w:rsidP="00DE61CD">
            <w:pPr>
              <w:ind w:left="0" w:hanging="2"/>
              <w:jc w:val="center"/>
              <w:rPr>
                <w:ins w:id="897" w:author="RUBIANO SUAREZ ALISON KATHERINE" w:date="2024-12-04T10:26:00Z"/>
                <w:rFonts w:asciiTheme="majorHAnsi" w:hAnsiTheme="majorHAnsi"/>
                <w:sz w:val="22"/>
                <w:szCs w:val="22"/>
              </w:rPr>
            </w:pPr>
            <w:ins w:id="898" w:author="RUBIANO SUAREZ ALISON KATHERINE" w:date="2024-12-04T10:28:00Z">
              <w:r>
                <w:rPr>
                  <w:rFonts w:asciiTheme="majorHAnsi" w:hAnsiTheme="majorHAnsi"/>
                  <w:sz w:val="22"/>
                  <w:szCs w:val="22"/>
                </w:rPr>
                <w:t>Electivo</w:t>
              </w:r>
            </w:ins>
          </w:p>
        </w:tc>
        <w:tc>
          <w:tcPr>
            <w:tcW w:w="1843" w:type="dxa"/>
            <w:vAlign w:val="center"/>
          </w:tcPr>
          <w:p w14:paraId="43F7A44A" w14:textId="79C091E9" w:rsidR="00DE61CD" w:rsidRDefault="00DE61CD" w:rsidP="00DE61CD">
            <w:pPr>
              <w:ind w:left="0" w:hanging="2"/>
              <w:jc w:val="center"/>
              <w:rPr>
                <w:ins w:id="899" w:author="RUBIANO SUAREZ ALISON KATHERINE" w:date="2024-12-04T10:26:00Z"/>
                <w:rFonts w:asciiTheme="majorHAnsi" w:hAnsiTheme="majorHAnsi"/>
                <w:sz w:val="22"/>
                <w:szCs w:val="22"/>
              </w:rPr>
            </w:pPr>
            <w:ins w:id="900" w:author="RUBIANO SUAREZ ALISON KATHERINE" w:date="2024-12-04T10:28:00Z">
              <w:r w:rsidRPr="00DE61CD">
                <w:rPr>
                  <w:rFonts w:asciiTheme="majorHAnsi" w:hAnsiTheme="majorHAnsi"/>
                  <w:sz w:val="22"/>
                  <w:szCs w:val="22"/>
                </w:rPr>
                <w:t>Extrínsecos</w:t>
              </w:r>
            </w:ins>
          </w:p>
        </w:tc>
      </w:tr>
    </w:tbl>
    <w:p w14:paraId="08C993AD" w14:textId="77777777" w:rsidR="000B1CF4" w:rsidRPr="007E60C8" w:rsidRDefault="000B1CF4" w:rsidP="000B1CF4">
      <w:pPr>
        <w:jc w:val="center"/>
        <w:rPr>
          <w:ins w:id="901" w:author="RUBIANO SUAREZ ALISON KATHERINE" w:date="2024-12-04T10:35:00Z"/>
          <w:rFonts w:asciiTheme="majorHAnsi" w:hAnsiTheme="majorHAnsi" w:cstheme="majorHAnsi"/>
          <w:sz w:val="22"/>
          <w:szCs w:val="22"/>
        </w:rPr>
      </w:pPr>
      <w:ins w:id="902" w:author="RUBIANO SUAREZ ALISON KATHERINE" w:date="2024-12-04T10:35:00Z">
        <w:r w:rsidRPr="007E60C8">
          <w:rPr>
            <w:rFonts w:asciiTheme="majorHAnsi" w:hAnsiTheme="majorHAnsi" w:cstheme="majorHAnsi"/>
            <w:sz w:val="22"/>
            <w:szCs w:val="22"/>
          </w:rPr>
          <w:t>Fuente: Propia</w:t>
        </w:r>
      </w:ins>
    </w:p>
    <w:p w14:paraId="0962914F" w14:textId="6BAA8FFA" w:rsidR="00A33908" w:rsidDel="00DE61CD" w:rsidRDefault="00A33908" w:rsidP="000B1CF4">
      <w:pPr>
        <w:ind w:hanging="2"/>
        <w:jc w:val="center"/>
        <w:rPr>
          <w:del w:id="903" w:author="RUBIANO SUAREZ ALISON KATHERINE" w:date="2024-12-04T10:28:00Z"/>
          <w:rFonts w:asciiTheme="majorHAnsi" w:hAnsiTheme="majorHAnsi"/>
          <w:sz w:val="22"/>
          <w:szCs w:val="22"/>
        </w:rPr>
        <w:pPrChange w:id="904" w:author="RUBIANO SUAREZ ALISON KATHERINE" w:date="2024-12-04T10:35:00Z">
          <w:pPr>
            <w:ind w:hanging="2"/>
            <w:jc w:val="both"/>
          </w:pPr>
        </w:pPrChange>
      </w:pPr>
    </w:p>
    <w:p w14:paraId="384A308D" w14:textId="38330A52" w:rsidR="00484E50" w:rsidRPr="007E60C8" w:rsidDel="000B1CF4" w:rsidRDefault="00484E50" w:rsidP="000B1CF4">
      <w:pPr>
        <w:ind w:hanging="2"/>
        <w:jc w:val="center"/>
        <w:rPr>
          <w:del w:id="905" w:author="RUBIANO SUAREZ ALISON KATHERINE" w:date="2024-12-04T10:35:00Z"/>
          <w:rFonts w:asciiTheme="majorHAnsi" w:hAnsiTheme="majorHAnsi"/>
          <w:sz w:val="22"/>
          <w:szCs w:val="22"/>
        </w:rPr>
        <w:pPrChange w:id="906" w:author="RUBIANO SUAREZ ALISON KATHERINE" w:date="2024-12-04T10:35:00Z">
          <w:pPr>
            <w:ind w:hanging="2"/>
            <w:jc w:val="both"/>
          </w:pPr>
        </w:pPrChange>
      </w:pPr>
    </w:p>
    <w:p w14:paraId="10C89DE1" w14:textId="205F1B00" w:rsidR="008D12FF" w:rsidRPr="007E60C8" w:rsidRDefault="008D12FF" w:rsidP="007B4A60">
      <w:pPr>
        <w:pStyle w:val="Ttulo2"/>
        <w:numPr>
          <w:ilvl w:val="1"/>
          <w:numId w:val="13"/>
        </w:numPr>
        <w:rPr>
          <w:rFonts w:asciiTheme="majorHAnsi" w:hAnsiTheme="majorHAnsi" w:cstheme="majorHAnsi"/>
          <w:sz w:val="22"/>
          <w:szCs w:val="22"/>
        </w:rPr>
      </w:pPr>
      <w:bookmarkStart w:id="907" w:name="_Toc183699813"/>
      <w:r w:rsidRPr="007E60C8">
        <w:rPr>
          <w:rFonts w:asciiTheme="majorHAnsi" w:hAnsiTheme="majorHAnsi" w:cstheme="majorHAnsi"/>
          <w:sz w:val="22"/>
          <w:szCs w:val="22"/>
        </w:rPr>
        <w:t>Justificación</w:t>
      </w:r>
      <w:r w:rsidR="00C11E45" w:rsidRPr="007E60C8">
        <w:rPr>
          <w:rFonts w:asciiTheme="majorHAnsi" w:hAnsiTheme="majorHAnsi" w:cstheme="majorHAnsi"/>
          <w:sz w:val="22"/>
          <w:szCs w:val="22"/>
        </w:rPr>
        <w:t xml:space="preserve"> de la</w:t>
      </w:r>
      <w:r w:rsidRPr="007E60C8">
        <w:rPr>
          <w:rFonts w:asciiTheme="majorHAnsi" w:hAnsiTheme="majorHAnsi" w:cstheme="majorHAnsi"/>
          <w:sz w:val="22"/>
          <w:szCs w:val="22"/>
        </w:rPr>
        <w:t xml:space="preserve"> reorganización</w:t>
      </w:r>
      <w:bookmarkEnd w:id="773"/>
      <w:r w:rsidRPr="007E60C8">
        <w:rPr>
          <w:rFonts w:asciiTheme="majorHAnsi" w:hAnsiTheme="majorHAnsi" w:cstheme="majorHAnsi"/>
          <w:sz w:val="22"/>
          <w:szCs w:val="22"/>
        </w:rPr>
        <w:t xml:space="preserve"> </w:t>
      </w:r>
      <w:r w:rsidR="00C11E45" w:rsidRPr="007E60C8">
        <w:rPr>
          <w:rFonts w:asciiTheme="majorHAnsi" w:hAnsiTheme="majorHAnsi" w:cstheme="majorHAnsi"/>
          <w:sz w:val="22"/>
          <w:szCs w:val="22"/>
        </w:rPr>
        <w:t>de espacios académicos</w:t>
      </w:r>
      <w:bookmarkEnd w:id="774"/>
      <w:bookmarkEnd w:id="775"/>
      <w:bookmarkEnd w:id="907"/>
    </w:p>
    <w:p w14:paraId="7B5D6E84" w14:textId="77777777" w:rsidR="008D12FF" w:rsidRPr="007E60C8" w:rsidRDefault="008D12FF" w:rsidP="00BC6927">
      <w:pPr>
        <w:ind w:hanging="2"/>
        <w:jc w:val="both"/>
        <w:rPr>
          <w:rFonts w:asciiTheme="majorHAnsi" w:hAnsiTheme="majorHAnsi" w:cstheme="majorHAnsi"/>
          <w:sz w:val="22"/>
          <w:szCs w:val="22"/>
        </w:rPr>
      </w:pPr>
    </w:p>
    <w:p w14:paraId="4A65BD7B" w14:textId="66F02BB3" w:rsidR="008D12FF" w:rsidRPr="007E60C8" w:rsidRDefault="008D12FF" w:rsidP="00BC6927">
      <w:pPr>
        <w:ind w:hanging="2"/>
        <w:jc w:val="both"/>
        <w:rPr>
          <w:rFonts w:asciiTheme="majorHAnsi" w:hAnsiTheme="majorHAnsi" w:cstheme="majorHAnsi"/>
          <w:sz w:val="22"/>
          <w:szCs w:val="22"/>
          <w:lang w:val="es-ES" w:eastAsia="es-ES"/>
        </w:rPr>
      </w:pPr>
      <w:bookmarkStart w:id="908" w:name="_Toc169507144"/>
      <w:bookmarkStart w:id="909" w:name="_Toc169508301"/>
      <w:r w:rsidRPr="007E60C8">
        <w:rPr>
          <w:rFonts w:asciiTheme="majorHAnsi" w:hAnsiTheme="majorHAnsi" w:cstheme="majorHAnsi"/>
          <w:sz w:val="22"/>
          <w:szCs w:val="22"/>
          <w:lang w:val="es-ES" w:eastAsia="es-ES"/>
        </w:rPr>
        <w:t xml:space="preserve">El propósito de esta reorganización es </w:t>
      </w:r>
      <w:r w:rsidRPr="006D6903">
        <w:rPr>
          <w:rFonts w:asciiTheme="majorHAnsi" w:hAnsiTheme="majorHAnsi" w:cstheme="majorHAnsi"/>
          <w:sz w:val="22"/>
          <w:szCs w:val="22"/>
          <w:lang w:val="es-ES" w:eastAsia="es-ES"/>
        </w:rPr>
        <w:t xml:space="preserve">fortalecer y distribuir </w:t>
      </w:r>
      <w:r w:rsidRPr="00993A9B">
        <w:rPr>
          <w:rFonts w:asciiTheme="majorHAnsi" w:hAnsiTheme="majorHAnsi" w:cstheme="majorHAnsi"/>
          <w:sz w:val="22"/>
          <w:szCs w:val="22"/>
          <w:lang w:val="es-ES" w:eastAsia="es-ES"/>
        </w:rPr>
        <w:t>los espacios académicos</w:t>
      </w:r>
      <w:r w:rsidRPr="006D6903">
        <w:rPr>
          <w:rFonts w:asciiTheme="majorHAnsi" w:hAnsiTheme="majorHAnsi" w:cstheme="majorHAnsi"/>
          <w:sz w:val="22"/>
          <w:szCs w:val="22"/>
          <w:lang w:val="es-ES" w:eastAsia="es-ES"/>
        </w:rPr>
        <w:t xml:space="preserve"> de Electivas de Énfasis, que anteriormente se conocían como </w:t>
      </w:r>
      <w:r w:rsidRPr="00993A9B">
        <w:rPr>
          <w:rFonts w:asciiTheme="majorHAnsi" w:hAnsiTheme="majorHAnsi" w:cstheme="majorHAnsi"/>
          <w:sz w:val="22"/>
          <w:szCs w:val="22"/>
          <w:lang w:val="es-ES" w:eastAsia="es-ES"/>
        </w:rPr>
        <w:t>espacios académicos</w:t>
      </w:r>
      <w:r w:rsidRPr="006D6903">
        <w:rPr>
          <w:rFonts w:asciiTheme="majorHAnsi" w:hAnsiTheme="majorHAnsi" w:cstheme="majorHAnsi"/>
          <w:sz w:val="22"/>
          <w:szCs w:val="22"/>
          <w:lang w:val="es-ES" w:eastAsia="es-ES"/>
        </w:rPr>
        <w:t xml:space="preserve"> de Profundización de Énfasis</w:t>
      </w:r>
      <w:r w:rsidR="00417F57" w:rsidRPr="00E2477C">
        <w:rPr>
          <w:rFonts w:asciiTheme="majorHAnsi" w:hAnsiTheme="majorHAnsi" w:cstheme="majorHAnsi"/>
          <w:sz w:val="22"/>
          <w:szCs w:val="22"/>
          <w:lang w:val="es-ES" w:eastAsia="es-ES"/>
        </w:rPr>
        <w:t xml:space="preserve"> o electivos de énfasis</w:t>
      </w:r>
      <w:r w:rsidRPr="00E2477C">
        <w:rPr>
          <w:rFonts w:asciiTheme="majorHAnsi" w:hAnsiTheme="majorHAnsi" w:cstheme="majorHAnsi"/>
          <w:sz w:val="22"/>
          <w:szCs w:val="22"/>
          <w:lang w:val="es-ES" w:eastAsia="es-ES"/>
        </w:rPr>
        <w:t xml:space="preserve">, permitiendo a los estudiantes ampliar los conocimientos directamente sobre el </w:t>
      </w:r>
      <w:r w:rsidR="00D32092">
        <w:rPr>
          <w:rFonts w:asciiTheme="majorHAnsi" w:hAnsiTheme="majorHAnsi" w:cstheme="majorHAnsi"/>
          <w:sz w:val="22"/>
          <w:szCs w:val="22"/>
          <w:lang w:val="es-ES" w:eastAsia="es-ES"/>
        </w:rPr>
        <w:t xml:space="preserve">énfasis </w:t>
      </w:r>
      <w:r w:rsidRPr="00E2477C">
        <w:rPr>
          <w:rFonts w:asciiTheme="majorHAnsi" w:hAnsiTheme="majorHAnsi" w:cstheme="majorHAnsi"/>
          <w:sz w:val="22"/>
          <w:szCs w:val="22"/>
          <w:lang w:val="es-ES" w:eastAsia="es-ES"/>
        </w:rPr>
        <w:t>escogido</w:t>
      </w:r>
      <w:r w:rsidR="00D60F68" w:rsidRPr="0077673D">
        <w:rPr>
          <w:rFonts w:asciiTheme="majorHAnsi" w:hAnsiTheme="majorHAnsi" w:cstheme="majorHAnsi"/>
          <w:sz w:val="22"/>
          <w:szCs w:val="22"/>
          <w:lang w:val="es-ES" w:eastAsia="es-ES"/>
        </w:rPr>
        <w:t>,</w:t>
      </w:r>
      <w:r w:rsidRPr="0098317E">
        <w:rPr>
          <w:rFonts w:asciiTheme="majorHAnsi" w:hAnsiTheme="majorHAnsi" w:cstheme="majorHAnsi"/>
          <w:sz w:val="22"/>
          <w:szCs w:val="22"/>
          <w:lang w:val="es-ES" w:eastAsia="es-ES"/>
        </w:rPr>
        <w:t xml:space="preserve"> con una mayor oferta de </w:t>
      </w:r>
      <w:r w:rsidRPr="00993A9B">
        <w:rPr>
          <w:rFonts w:asciiTheme="majorHAnsi" w:hAnsiTheme="majorHAnsi" w:cstheme="majorHAnsi"/>
          <w:sz w:val="22"/>
          <w:szCs w:val="22"/>
          <w:lang w:val="es-ES" w:eastAsia="es-ES"/>
        </w:rPr>
        <w:t>espacios académicos</w:t>
      </w:r>
      <w:r w:rsidRPr="00E2477C">
        <w:rPr>
          <w:rFonts w:asciiTheme="majorHAnsi" w:hAnsiTheme="majorHAnsi" w:cstheme="majorHAnsi"/>
          <w:sz w:val="22"/>
          <w:szCs w:val="22"/>
          <w:lang w:val="es-ES" w:eastAsia="es-ES"/>
        </w:rPr>
        <w:t>.</w:t>
      </w:r>
      <w:bookmarkEnd w:id="908"/>
      <w:bookmarkEnd w:id="909"/>
    </w:p>
    <w:p w14:paraId="3C22F784" w14:textId="77777777" w:rsidR="008D12FF" w:rsidRPr="007E60C8" w:rsidRDefault="008D12FF" w:rsidP="00BC6927">
      <w:pPr>
        <w:ind w:hanging="2"/>
        <w:jc w:val="both"/>
        <w:rPr>
          <w:rFonts w:asciiTheme="majorHAnsi" w:hAnsiTheme="majorHAnsi" w:cstheme="majorHAnsi"/>
          <w:sz w:val="22"/>
          <w:szCs w:val="22"/>
          <w:lang w:val="es-ES" w:eastAsia="es-ES"/>
        </w:rPr>
      </w:pPr>
    </w:p>
    <w:p w14:paraId="247E6902" w14:textId="68520D3C" w:rsidR="008D12FF" w:rsidRPr="007E60C8" w:rsidRDefault="008D12FF" w:rsidP="14D9C64B">
      <w:pPr>
        <w:tabs>
          <w:tab w:val="left" w:pos="4395"/>
        </w:tabs>
        <w:ind w:hanging="2"/>
        <w:jc w:val="both"/>
        <w:rPr>
          <w:rFonts w:asciiTheme="majorHAnsi" w:hAnsiTheme="majorHAnsi" w:cstheme="majorBidi"/>
          <w:sz w:val="22"/>
          <w:szCs w:val="22"/>
          <w:lang w:val="es-ES" w:eastAsia="es-ES"/>
        </w:rPr>
      </w:pPr>
      <w:bookmarkStart w:id="910" w:name="_Toc169507145"/>
      <w:bookmarkStart w:id="911" w:name="_Toc169508302"/>
      <w:r w:rsidRPr="007E60C8">
        <w:rPr>
          <w:rFonts w:asciiTheme="majorHAnsi" w:hAnsiTheme="majorHAnsi" w:cstheme="majorBidi"/>
          <w:sz w:val="22"/>
          <w:szCs w:val="22"/>
          <w:lang w:val="es-ES" w:eastAsia="es-ES"/>
        </w:rPr>
        <w:t xml:space="preserve">En cuanto al ajuste o reorganización, se propone </w:t>
      </w:r>
      <w:r w:rsidRPr="00E2477C">
        <w:rPr>
          <w:rFonts w:asciiTheme="majorHAnsi" w:hAnsiTheme="majorHAnsi" w:cstheme="majorBidi"/>
          <w:sz w:val="22"/>
          <w:szCs w:val="22"/>
          <w:lang w:val="es-ES" w:eastAsia="es-ES"/>
        </w:rPr>
        <w:t xml:space="preserve">que los </w:t>
      </w:r>
      <w:r w:rsidRPr="00993A9B">
        <w:rPr>
          <w:rFonts w:asciiTheme="majorHAnsi" w:hAnsiTheme="majorHAnsi" w:cstheme="majorBidi"/>
          <w:sz w:val="22"/>
          <w:szCs w:val="22"/>
          <w:lang w:val="es-ES" w:eastAsia="es-ES"/>
        </w:rPr>
        <w:t xml:space="preserve">espacios </w:t>
      </w:r>
      <w:r w:rsidR="00E2477C">
        <w:rPr>
          <w:rFonts w:asciiTheme="majorHAnsi" w:hAnsiTheme="majorHAnsi" w:cstheme="majorBidi"/>
          <w:sz w:val="22"/>
          <w:szCs w:val="22"/>
          <w:lang w:val="es-ES" w:eastAsia="es-ES"/>
        </w:rPr>
        <w:t>Electivos</w:t>
      </w:r>
      <w:r w:rsidR="00E2477C" w:rsidRP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en la Ilustración 1</w:t>
      </w:r>
      <w:r w:rsid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se reorganicen dentro de cada uno de los cuatro (4) énfasis</w:t>
      </w:r>
      <w:r w:rsidR="00C11E45" w:rsidRPr="00E2477C">
        <w:rPr>
          <w:rFonts w:asciiTheme="majorHAnsi" w:hAnsiTheme="majorHAnsi" w:cstheme="majorBidi"/>
          <w:sz w:val="22"/>
          <w:szCs w:val="22"/>
          <w:lang w:val="es-ES" w:eastAsia="es-ES"/>
        </w:rPr>
        <w:t xml:space="preserve"> </w:t>
      </w:r>
      <w:r w:rsidR="00C11E45" w:rsidRPr="00E2477C">
        <w:rPr>
          <w:rFonts w:asciiTheme="majorHAnsi" w:hAnsiTheme="majorHAnsi" w:cstheme="majorBidi"/>
          <w:i/>
          <w:iCs/>
          <w:sz w:val="22"/>
          <w:szCs w:val="22"/>
          <w:lang w:val="es-ES" w:eastAsia="es-ES"/>
        </w:rPr>
        <w:t>(1. Teleinformática, 2.</w:t>
      </w:r>
      <w:r w:rsidR="00AE580D"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Ingeniería de Software, 3.</w:t>
      </w:r>
      <w:r w:rsidR="00AE580D"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Geomática y 4.</w:t>
      </w:r>
      <w:r w:rsidR="00C869F1"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Inteligencia Artificial</w:t>
      </w:r>
      <w:r w:rsidR="00C11E45" w:rsidRPr="007E60C8">
        <w:rPr>
          <w:rFonts w:asciiTheme="majorHAnsi" w:hAnsiTheme="majorHAnsi" w:cstheme="majorBidi"/>
          <w:i/>
          <w:iCs/>
          <w:sz w:val="22"/>
          <w:szCs w:val="22"/>
          <w:lang w:val="es-ES" w:eastAsia="es-ES"/>
        </w:rPr>
        <w:t>)</w:t>
      </w:r>
      <w:r w:rsidR="00C11E45"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y permita</w:t>
      </w:r>
      <w:r w:rsidR="00C11E45" w:rsidRPr="007E60C8">
        <w:rPr>
          <w:rFonts w:asciiTheme="majorHAnsi" w:hAnsiTheme="majorHAnsi" w:cstheme="majorBidi"/>
          <w:sz w:val="22"/>
          <w:szCs w:val="22"/>
          <w:lang w:val="es-ES" w:eastAsia="es-ES"/>
        </w:rPr>
        <w:t>n</w:t>
      </w:r>
      <w:r w:rsidRPr="007E60C8">
        <w:rPr>
          <w:rFonts w:asciiTheme="majorHAnsi" w:hAnsiTheme="majorHAnsi" w:cstheme="majorBidi"/>
          <w:sz w:val="22"/>
          <w:szCs w:val="22"/>
          <w:lang w:val="es-ES" w:eastAsia="es-ES"/>
        </w:rPr>
        <w:t xml:space="preserve"> mayor dinamismo en la oferta, sin realizar modificaciones en la malla curricular vigente (</w:t>
      </w:r>
      <w:r w:rsidRPr="007E60C8">
        <w:rPr>
          <w:rFonts w:asciiTheme="majorHAnsi" w:hAnsiTheme="majorHAnsi" w:cstheme="majorBidi"/>
          <w:i/>
          <w:iCs/>
          <w:sz w:val="22"/>
          <w:szCs w:val="22"/>
          <w:lang w:val="es-ES" w:eastAsia="es-ES"/>
        </w:rPr>
        <w:t>Niveles y Número de créditos</w:t>
      </w:r>
      <w:r w:rsidRPr="007E60C8">
        <w:rPr>
          <w:rFonts w:asciiTheme="majorHAnsi" w:hAnsiTheme="majorHAnsi" w:cstheme="majorBidi"/>
          <w:sz w:val="22"/>
          <w:szCs w:val="22"/>
          <w:lang w:val="es-ES" w:eastAsia="es-ES"/>
        </w:rPr>
        <w:t>).</w:t>
      </w:r>
      <w:bookmarkEnd w:id="910"/>
      <w:bookmarkEnd w:id="911"/>
    </w:p>
    <w:p w14:paraId="00D15432" w14:textId="6972FFE2" w:rsidR="00C11E45" w:rsidRPr="007E60C8" w:rsidRDefault="00C11E45" w:rsidP="14D9C64B">
      <w:pPr>
        <w:tabs>
          <w:tab w:val="left" w:pos="4395"/>
        </w:tabs>
        <w:ind w:hanging="2"/>
        <w:jc w:val="both"/>
        <w:rPr>
          <w:rFonts w:asciiTheme="majorHAnsi" w:hAnsiTheme="majorHAnsi" w:cstheme="majorBidi"/>
          <w:sz w:val="22"/>
          <w:szCs w:val="22"/>
          <w:lang w:val="es-ES" w:eastAsia="es-ES"/>
        </w:rPr>
      </w:pPr>
    </w:p>
    <w:p w14:paraId="6FDBFA55" w14:textId="2A6A6CDE" w:rsidR="00E96F50" w:rsidRPr="009C7273" w:rsidRDefault="008D12FF" w:rsidP="00E96F50">
      <w:pPr>
        <w:ind w:hanging="2"/>
        <w:jc w:val="both"/>
        <w:rPr>
          <w:rFonts w:asciiTheme="majorHAnsi" w:hAnsiTheme="majorHAnsi" w:cstheme="majorBidi"/>
          <w:sz w:val="22"/>
          <w:szCs w:val="22"/>
          <w:lang w:val="es-ES" w:eastAsia="es-ES"/>
        </w:rPr>
      </w:pPr>
      <w:bookmarkStart w:id="912" w:name="_Toc169507146"/>
      <w:bookmarkStart w:id="913" w:name="_Toc169508303"/>
      <w:r w:rsidRPr="007E60C8">
        <w:rPr>
          <w:rFonts w:asciiTheme="majorHAnsi" w:hAnsiTheme="majorHAnsi" w:cstheme="majorBidi"/>
          <w:sz w:val="22"/>
          <w:szCs w:val="22"/>
          <w:lang w:val="es-ES" w:eastAsia="es-ES"/>
        </w:rPr>
        <w:t xml:space="preserve">Por otro lado, </w:t>
      </w:r>
      <w:r w:rsidR="00607C1B">
        <w:rPr>
          <w:rFonts w:asciiTheme="majorHAnsi" w:hAnsiTheme="majorHAnsi" w:cstheme="majorBidi"/>
          <w:sz w:val="22"/>
          <w:szCs w:val="22"/>
          <w:lang w:val="es-ES" w:eastAsia="es-ES"/>
        </w:rPr>
        <w:t>analizando las mallas curriculares</w:t>
      </w:r>
      <w:r w:rsidRPr="007E60C8">
        <w:rPr>
          <w:rFonts w:asciiTheme="majorHAnsi" w:hAnsiTheme="majorHAnsi" w:cstheme="majorBidi"/>
          <w:sz w:val="22"/>
          <w:szCs w:val="22"/>
          <w:lang w:val="es-ES" w:eastAsia="es-ES"/>
        </w:rPr>
        <w:t xml:space="preserve"> de la Maestría en Ciencias de la Información y las Comunicaciones,</w:t>
      </w:r>
      <w:r w:rsidR="00714160">
        <w:rPr>
          <w:rFonts w:asciiTheme="majorHAnsi" w:hAnsiTheme="majorHAnsi" w:cstheme="majorBidi"/>
          <w:sz w:val="22"/>
          <w:szCs w:val="22"/>
          <w:lang w:val="es-ES" w:eastAsia="es-ES"/>
        </w:rPr>
        <w:t xml:space="preserve"> </w:t>
      </w:r>
      <w:r w:rsidR="00714160" w:rsidRPr="007E60C8">
        <w:rPr>
          <w:rFonts w:asciiTheme="majorHAnsi" w:hAnsiTheme="majorHAnsi" w:cstheme="majorBidi"/>
          <w:sz w:val="22"/>
          <w:szCs w:val="22"/>
          <w:lang w:val="es-ES" w:eastAsia="es-ES"/>
        </w:rPr>
        <w:t>se evidenció</w:t>
      </w:r>
      <w:r w:rsidRPr="007E60C8">
        <w:rPr>
          <w:rFonts w:asciiTheme="majorHAnsi" w:hAnsiTheme="majorHAnsi" w:cstheme="majorBidi"/>
          <w:sz w:val="22"/>
          <w:szCs w:val="22"/>
          <w:lang w:val="es-ES" w:eastAsia="es-ES"/>
        </w:rPr>
        <w:t xml:space="preserve"> que la apertura u oferta del cuarto énfasis</w:t>
      </w:r>
      <w:r w:rsidR="00E24859">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Inteligencia Artificial</w:t>
      </w:r>
      <w:r w:rsidR="007E60C8" w:rsidRPr="007E60C8">
        <w:rPr>
          <w:rFonts w:asciiTheme="majorHAnsi" w:hAnsiTheme="majorHAnsi" w:cstheme="majorBidi"/>
          <w:i/>
          <w:iCs/>
          <w:lang w:val="es-ES" w:eastAsia="es-ES"/>
        </w:rPr>
        <w:t>,</w:t>
      </w:r>
      <w:r w:rsidRPr="007E60C8">
        <w:rPr>
          <w:rFonts w:asciiTheme="majorHAnsi" w:hAnsiTheme="majorHAnsi" w:cstheme="majorBidi"/>
          <w:sz w:val="22"/>
          <w:szCs w:val="22"/>
          <w:lang w:val="es-ES" w:eastAsia="es-ES"/>
        </w:rPr>
        <w:t xml:space="preserve"> </w:t>
      </w:r>
      <w:r w:rsidR="00607C1B">
        <w:rPr>
          <w:rFonts w:asciiTheme="majorHAnsi" w:hAnsiTheme="majorHAnsi" w:cstheme="majorBidi"/>
          <w:sz w:val="22"/>
          <w:szCs w:val="22"/>
          <w:lang w:val="es-ES" w:eastAsia="es-ES"/>
        </w:rPr>
        <w:t>requiere</w:t>
      </w:r>
      <w:r w:rsidR="00607C1B"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una organización diferente en los espacios académicos ofertados</w:t>
      </w:r>
      <w:r w:rsidR="00E24859">
        <w:rPr>
          <w:rFonts w:asciiTheme="majorHAnsi" w:hAnsiTheme="majorHAnsi" w:cstheme="majorBidi"/>
          <w:sz w:val="22"/>
          <w:szCs w:val="22"/>
          <w:lang w:val="es-ES" w:eastAsia="es-ES"/>
        </w:rPr>
        <w:t xml:space="preserve">. </w:t>
      </w:r>
      <w:r w:rsidR="00195629">
        <w:rPr>
          <w:rFonts w:asciiTheme="majorHAnsi" w:hAnsiTheme="majorHAnsi" w:cstheme="majorBidi"/>
          <w:sz w:val="22"/>
          <w:szCs w:val="22"/>
          <w:lang w:val="es-ES" w:eastAsia="es-ES"/>
        </w:rPr>
        <w:t xml:space="preserve">Para ello, se realizarán diferentes estrategias: </w:t>
      </w:r>
      <w:r w:rsidR="00BE1ED0" w:rsidRPr="007E60C8">
        <w:rPr>
          <w:rFonts w:asciiTheme="majorHAnsi" w:hAnsiTheme="majorHAnsi" w:cstheme="majorBidi"/>
          <w:sz w:val="22"/>
          <w:szCs w:val="22"/>
          <w:lang w:val="es-ES" w:eastAsia="es-ES"/>
        </w:rPr>
        <w:t xml:space="preserve">algunos espacios académicos </w:t>
      </w:r>
      <w:r w:rsidR="00BE1ED0" w:rsidRPr="009C7273">
        <w:rPr>
          <w:rFonts w:asciiTheme="majorHAnsi" w:hAnsiTheme="majorHAnsi" w:cstheme="majorBidi"/>
          <w:sz w:val="22"/>
          <w:szCs w:val="22"/>
          <w:lang w:val="es-ES" w:eastAsia="es-ES"/>
        </w:rPr>
        <w:t xml:space="preserve">de la oferta que se encuentra bajo la </w:t>
      </w:r>
      <w:hyperlink r:id="rId39" w:history="1">
        <w:r w:rsidR="00BE1ED0" w:rsidRPr="009C7273">
          <w:rPr>
            <w:rStyle w:val="Hipervnculo"/>
            <w:rFonts w:asciiTheme="majorHAnsi" w:hAnsiTheme="majorHAnsi" w:cstheme="majorBidi"/>
            <w:position w:val="0"/>
            <w:sz w:val="22"/>
            <w:szCs w:val="22"/>
            <w:lang w:val="es-ES" w:eastAsia="es-ES"/>
          </w:rPr>
          <w:t>Resolución 155 de</w:t>
        </w:r>
        <w:r w:rsidR="00887647" w:rsidRPr="009C7273">
          <w:rPr>
            <w:rStyle w:val="Hipervnculo"/>
            <w:rFonts w:asciiTheme="majorHAnsi" w:hAnsiTheme="majorHAnsi" w:cstheme="majorBidi"/>
            <w:position w:val="0"/>
            <w:sz w:val="22"/>
            <w:szCs w:val="22"/>
            <w:lang w:val="es-ES" w:eastAsia="es-ES"/>
          </w:rPr>
          <w:t xml:space="preserve">l 23 de septiembre </w:t>
        </w:r>
        <w:r w:rsidR="00BE1ED0" w:rsidRPr="009C7273">
          <w:rPr>
            <w:rStyle w:val="Hipervnculo"/>
            <w:rFonts w:asciiTheme="majorHAnsi" w:hAnsiTheme="majorHAnsi" w:cstheme="majorBidi"/>
            <w:position w:val="0"/>
            <w:sz w:val="22"/>
            <w:szCs w:val="22"/>
            <w:lang w:val="es-ES" w:eastAsia="es-ES"/>
          </w:rPr>
          <w:t xml:space="preserve"> 2014 de C</w:t>
        </w:r>
        <w:r w:rsidR="007E60C8" w:rsidRPr="009C7273">
          <w:rPr>
            <w:rStyle w:val="Hipervnculo"/>
            <w:rFonts w:asciiTheme="majorHAnsi" w:hAnsiTheme="majorHAnsi" w:cstheme="majorBidi"/>
            <w:position w:val="0"/>
            <w:lang w:val="es-ES" w:eastAsia="es-ES"/>
          </w:rPr>
          <w:t xml:space="preserve">onsejo </w:t>
        </w:r>
        <w:r w:rsidR="00E623D4" w:rsidRPr="009C7273">
          <w:rPr>
            <w:rStyle w:val="Hipervnculo"/>
            <w:rFonts w:asciiTheme="majorHAnsi" w:hAnsiTheme="majorHAnsi" w:cstheme="majorBidi"/>
            <w:position w:val="0"/>
            <w:lang w:val="es-ES" w:eastAsia="es-ES"/>
          </w:rPr>
          <w:t>Académico</w:t>
        </w:r>
      </w:hyperlink>
      <w:r w:rsidR="007629BD" w:rsidRPr="009C7273">
        <w:rPr>
          <w:rFonts w:asciiTheme="majorHAnsi" w:hAnsiTheme="majorHAnsi" w:cstheme="majorBidi"/>
          <w:sz w:val="22"/>
          <w:szCs w:val="22"/>
          <w:lang w:val="es-ES" w:eastAsia="es-ES"/>
        </w:rPr>
        <w:t xml:space="preserve"> serán retirados</w:t>
      </w:r>
      <w:r w:rsidR="00E96F50" w:rsidRPr="009C7273">
        <w:rPr>
          <w:rFonts w:asciiTheme="majorHAnsi" w:hAnsiTheme="majorHAnsi" w:cstheme="majorBidi"/>
          <w:sz w:val="22"/>
          <w:szCs w:val="22"/>
          <w:lang w:val="es-ES" w:eastAsia="es-ES"/>
        </w:rPr>
        <w:t xml:space="preserve"> del plan de estudios, o actualizados, adicionando nuevos </w:t>
      </w:r>
      <w:r w:rsidR="00BE1ED0" w:rsidRPr="009C7273">
        <w:rPr>
          <w:rFonts w:asciiTheme="majorHAnsi" w:hAnsiTheme="majorHAnsi" w:cstheme="majorBidi"/>
          <w:sz w:val="22"/>
          <w:szCs w:val="22"/>
          <w:lang w:val="es-ES" w:eastAsia="es-ES"/>
        </w:rPr>
        <w:t>espacios académicos</w:t>
      </w:r>
      <w:r w:rsidR="00E96F50" w:rsidRPr="009C7273">
        <w:rPr>
          <w:rFonts w:asciiTheme="majorHAnsi" w:hAnsiTheme="majorHAnsi" w:cstheme="majorBidi"/>
          <w:sz w:val="22"/>
          <w:szCs w:val="22"/>
          <w:lang w:val="es-ES" w:eastAsia="es-ES"/>
        </w:rPr>
        <w:t xml:space="preserve">; </w:t>
      </w:r>
      <w:r w:rsidR="3C93A305" w:rsidRPr="009C7273">
        <w:rPr>
          <w:rFonts w:asciiTheme="majorHAnsi" w:hAnsiTheme="majorHAnsi" w:cstheme="majorBidi"/>
          <w:sz w:val="22"/>
          <w:szCs w:val="22"/>
          <w:lang w:val="es-ES" w:eastAsia="es-ES"/>
        </w:rPr>
        <w:t xml:space="preserve">espacios ya </w:t>
      </w:r>
      <w:r w:rsidR="009C7273">
        <w:rPr>
          <w:rFonts w:asciiTheme="majorHAnsi" w:hAnsiTheme="majorHAnsi" w:cstheme="majorBidi"/>
          <w:sz w:val="22"/>
          <w:szCs w:val="22"/>
          <w:lang w:val="es-ES" w:eastAsia="es-ES"/>
        </w:rPr>
        <w:t>ofertados</w:t>
      </w:r>
      <w:r w:rsidR="009C7273" w:rsidRPr="009C7273">
        <w:rPr>
          <w:rFonts w:asciiTheme="majorHAnsi" w:hAnsiTheme="majorHAnsi" w:cstheme="majorBidi"/>
          <w:sz w:val="22"/>
          <w:szCs w:val="22"/>
          <w:lang w:val="es-ES" w:eastAsia="es-ES"/>
        </w:rPr>
        <w:t xml:space="preserve"> </w:t>
      </w:r>
      <w:r w:rsidR="3C93A305" w:rsidRPr="009C7273">
        <w:rPr>
          <w:rFonts w:asciiTheme="majorHAnsi" w:hAnsiTheme="majorHAnsi" w:cstheme="majorBidi"/>
          <w:sz w:val="22"/>
          <w:szCs w:val="22"/>
          <w:lang w:val="es-ES" w:eastAsia="es-ES"/>
        </w:rPr>
        <w:t xml:space="preserve">como electivos </w:t>
      </w:r>
      <w:r w:rsidR="00F62B6B" w:rsidRPr="009C7273">
        <w:rPr>
          <w:rFonts w:asciiTheme="majorHAnsi" w:hAnsiTheme="majorHAnsi" w:cstheme="majorBidi"/>
          <w:sz w:val="22"/>
          <w:szCs w:val="22"/>
          <w:lang w:val="es-ES" w:eastAsia="es-ES"/>
        </w:rPr>
        <w:t xml:space="preserve">en </w:t>
      </w:r>
      <w:r w:rsidR="3C93A305" w:rsidRPr="009C7273">
        <w:rPr>
          <w:rFonts w:asciiTheme="majorHAnsi" w:hAnsiTheme="majorHAnsi" w:cstheme="majorBidi"/>
          <w:sz w:val="22"/>
          <w:szCs w:val="22"/>
          <w:lang w:val="es-ES" w:eastAsia="es-ES"/>
        </w:rPr>
        <w:t>los otros tres</w:t>
      </w:r>
      <w:r w:rsidR="00F62B6B" w:rsidRPr="009C7273">
        <w:rPr>
          <w:rFonts w:asciiTheme="majorHAnsi" w:hAnsiTheme="majorHAnsi" w:cstheme="majorBidi"/>
          <w:sz w:val="22"/>
          <w:szCs w:val="22"/>
          <w:lang w:val="es-ES" w:eastAsia="es-ES"/>
        </w:rPr>
        <w:t xml:space="preserve"> énfasis</w:t>
      </w:r>
      <w:r w:rsidR="3C93A305" w:rsidRPr="009C7273">
        <w:rPr>
          <w:rFonts w:asciiTheme="majorHAnsi" w:hAnsiTheme="majorHAnsi" w:cstheme="majorBidi"/>
          <w:sz w:val="22"/>
          <w:szCs w:val="22"/>
          <w:lang w:val="es-ES" w:eastAsia="es-ES"/>
        </w:rPr>
        <w:t xml:space="preserve"> (Teleinformática, Ingeniería de Software y Geomática), </w:t>
      </w:r>
      <w:r w:rsidR="00CD6DEE" w:rsidRPr="009C7273">
        <w:rPr>
          <w:rFonts w:asciiTheme="majorHAnsi" w:hAnsiTheme="majorHAnsi" w:cstheme="majorBidi"/>
          <w:sz w:val="22"/>
          <w:szCs w:val="22"/>
          <w:lang w:val="es-ES" w:eastAsia="es-ES"/>
        </w:rPr>
        <w:t>pasarán a formar</w:t>
      </w:r>
      <w:r w:rsidR="14B9CF94" w:rsidRPr="009C7273">
        <w:rPr>
          <w:rFonts w:asciiTheme="majorHAnsi" w:hAnsiTheme="majorHAnsi" w:cstheme="majorBidi"/>
          <w:sz w:val="22"/>
          <w:szCs w:val="22"/>
          <w:lang w:val="es-ES" w:eastAsia="es-ES"/>
        </w:rPr>
        <w:t xml:space="preserve"> parte de</w:t>
      </w:r>
      <w:r w:rsidR="00CD6DEE" w:rsidRPr="009C7273">
        <w:rPr>
          <w:rFonts w:asciiTheme="majorHAnsi" w:hAnsiTheme="majorHAnsi" w:cstheme="majorBidi"/>
          <w:sz w:val="22"/>
          <w:szCs w:val="22"/>
          <w:lang w:val="es-ES" w:eastAsia="es-ES"/>
        </w:rPr>
        <w:t>l énfasis en</w:t>
      </w:r>
      <w:r w:rsidR="00E96F50" w:rsidRPr="009C7273">
        <w:rPr>
          <w:rFonts w:asciiTheme="majorHAnsi" w:hAnsiTheme="majorHAnsi" w:cstheme="majorBidi"/>
          <w:sz w:val="22"/>
          <w:szCs w:val="22"/>
          <w:lang w:val="es-ES" w:eastAsia="es-ES"/>
        </w:rPr>
        <w:t xml:space="preserve"> </w:t>
      </w:r>
      <w:r w:rsidR="007629BD" w:rsidRPr="009C7273">
        <w:rPr>
          <w:rFonts w:asciiTheme="majorHAnsi" w:hAnsiTheme="majorHAnsi" w:cstheme="majorBidi"/>
          <w:sz w:val="22"/>
          <w:szCs w:val="22"/>
          <w:lang w:val="es-ES" w:eastAsia="es-ES"/>
        </w:rPr>
        <w:t>Inteligencia Artificia</w:t>
      </w:r>
      <w:r w:rsidR="00E44C26">
        <w:rPr>
          <w:rFonts w:asciiTheme="majorHAnsi" w:hAnsiTheme="majorHAnsi" w:cstheme="majorBidi"/>
          <w:sz w:val="22"/>
          <w:szCs w:val="22"/>
          <w:lang w:val="es-ES" w:eastAsia="es-ES"/>
        </w:rPr>
        <w:t xml:space="preserve"> </w:t>
      </w:r>
      <w:r w:rsidR="00E44C26" w:rsidRPr="00E20EEA">
        <w:rPr>
          <w:rFonts w:asciiTheme="majorHAnsi" w:hAnsiTheme="majorHAnsi" w:cstheme="majorBidi"/>
          <w:sz w:val="22"/>
          <w:szCs w:val="22"/>
          <w:lang w:val="es-ES" w:eastAsia="es-ES"/>
        </w:rPr>
        <w:t>(IA)</w:t>
      </w:r>
      <w:r w:rsidR="00E96F50" w:rsidRPr="00215A11">
        <w:rPr>
          <w:rFonts w:asciiTheme="majorHAnsi" w:hAnsiTheme="majorHAnsi" w:cstheme="majorBidi"/>
          <w:sz w:val="22"/>
          <w:szCs w:val="22"/>
          <w:lang w:val="es-ES" w:eastAsia="es-ES"/>
        </w:rPr>
        <w:t>;</w:t>
      </w:r>
      <w:r w:rsidR="00E96F50" w:rsidRPr="009C7273">
        <w:rPr>
          <w:rFonts w:asciiTheme="majorHAnsi" w:hAnsiTheme="majorHAnsi" w:cstheme="majorBidi"/>
          <w:sz w:val="22"/>
          <w:szCs w:val="22"/>
          <w:lang w:val="es-ES" w:eastAsia="es-ES"/>
        </w:rPr>
        <w:t xml:space="preserve"> realizar la </w:t>
      </w:r>
      <w:r w:rsidR="14B9CF94" w:rsidRPr="009C7273">
        <w:rPr>
          <w:rFonts w:asciiTheme="majorHAnsi" w:hAnsiTheme="majorHAnsi" w:cstheme="majorBidi"/>
          <w:sz w:val="22"/>
          <w:szCs w:val="22"/>
          <w:lang w:val="es-ES" w:eastAsia="es-ES"/>
        </w:rPr>
        <w:t xml:space="preserve">reorganización de espacios académicos </w:t>
      </w:r>
      <w:r w:rsidR="00E96F50" w:rsidRPr="009C7273">
        <w:rPr>
          <w:rFonts w:asciiTheme="majorHAnsi" w:hAnsiTheme="majorHAnsi" w:cstheme="majorBidi"/>
          <w:sz w:val="22"/>
          <w:szCs w:val="22"/>
          <w:lang w:val="es-ES" w:eastAsia="es-ES"/>
        </w:rPr>
        <w:t xml:space="preserve">de forma particular </w:t>
      </w:r>
      <w:r w:rsidR="14B9CF94" w:rsidRPr="009C7273">
        <w:rPr>
          <w:rFonts w:asciiTheme="majorHAnsi" w:hAnsiTheme="majorHAnsi" w:cstheme="majorBidi"/>
          <w:sz w:val="22"/>
          <w:szCs w:val="22"/>
          <w:lang w:val="es-ES" w:eastAsia="es-ES"/>
        </w:rPr>
        <w:t xml:space="preserve">para cada </w:t>
      </w:r>
      <w:r w:rsidR="007629BD" w:rsidRPr="009C7273">
        <w:rPr>
          <w:rFonts w:asciiTheme="majorHAnsi" w:hAnsiTheme="majorHAnsi" w:cstheme="majorBidi"/>
          <w:sz w:val="22"/>
          <w:szCs w:val="22"/>
          <w:lang w:val="es-ES" w:eastAsia="es-ES"/>
        </w:rPr>
        <w:t xml:space="preserve">uno de los </w:t>
      </w:r>
      <w:r w:rsidR="14B9CF94" w:rsidRPr="009C7273">
        <w:rPr>
          <w:rFonts w:asciiTheme="majorHAnsi" w:hAnsiTheme="majorHAnsi" w:cstheme="majorBidi"/>
          <w:sz w:val="22"/>
          <w:szCs w:val="22"/>
          <w:lang w:val="es-ES" w:eastAsia="es-ES"/>
        </w:rPr>
        <w:t>énfasis</w:t>
      </w:r>
      <w:r w:rsidR="00E96F50" w:rsidRPr="009C7273">
        <w:rPr>
          <w:rFonts w:asciiTheme="majorHAnsi" w:hAnsiTheme="majorHAnsi" w:cstheme="majorBidi"/>
          <w:sz w:val="22"/>
          <w:szCs w:val="22"/>
          <w:lang w:val="es-ES" w:eastAsia="es-ES"/>
        </w:rPr>
        <w:t>; permiti</w:t>
      </w:r>
      <w:r w:rsidR="009C7273">
        <w:rPr>
          <w:rFonts w:asciiTheme="majorHAnsi" w:hAnsiTheme="majorHAnsi" w:cstheme="majorBidi"/>
          <w:sz w:val="22"/>
          <w:szCs w:val="22"/>
          <w:lang w:val="es-ES" w:eastAsia="es-ES"/>
        </w:rPr>
        <w:t>endo</w:t>
      </w:r>
      <w:r w:rsidR="00E96F50" w:rsidRPr="009C7273">
        <w:rPr>
          <w:rFonts w:asciiTheme="majorHAnsi" w:hAnsiTheme="majorHAnsi" w:cstheme="majorBidi"/>
          <w:sz w:val="22"/>
          <w:szCs w:val="22"/>
          <w:lang w:val="es-ES" w:eastAsia="es-ES"/>
        </w:rPr>
        <w:t xml:space="preserve"> que</w:t>
      </w:r>
      <w:r w:rsidR="00E96F50" w:rsidRPr="009C7273" w:rsidDel="00E96F50">
        <w:rPr>
          <w:rFonts w:asciiTheme="majorHAnsi" w:hAnsiTheme="majorHAnsi" w:cstheme="majorBidi"/>
          <w:sz w:val="22"/>
          <w:szCs w:val="22"/>
          <w:lang w:val="es-ES" w:eastAsia="es-ES"/>
        </w:rPr>
        <w:t xml:space="preserve"> </w:t>
      </w:r>
      <w:r w:rsidR="26D7807A" w:rsidRPr="009C7273">
        <w:rPr>
          <w:rFonts w:asciiTheme="majorHAnsi" w:hAnsiTheme="majorHAnsi" w:cstheme="majorBidi"/>
          <w:sz w:val="22"/>
          <w:szCs w:val="22"/>
          <w:lang w:val="es-ES" w:eastAsia="es-ES"/>
        </w:rPr>
        <w:t xml:space="preserve">los espacios académicos </w:t>
      </w:r>
      <w:r w:rsidR="00E96F50" w:rsidRPr="009C7273">
        <w:rPr>
          <w:rFonts w:asciiTheme="majorHAnsi" w:hAnsiTheme="majorHAnsi" w:cstheme="majorBidi"/>
          <w:sz w:val="22"/>
          <w:szCs w:val="22"/>
          <w:lang w:val="es-ES" w:eastAsia="es-ES"/>
        </w:rPr>
        <w:t xml:space="preserve">del énfasis en IA puedan </w:t>
      </w:r>
      <w:r w:rsidR="24BC47CA" w:rsidRPr="009C7273">
        <w:rPr>
          <w:rFonts w:asciiTheme="majorHAnsi" w:hAnsiTheme="majorHAnsi" w:cstheme="majorBidi"/>
          <w:sz w:val="22"/>
          <w:szCs w:val="22"/>
          <w:lang w:val="es-ES" w:eastAsia="es-ES"/>
        </w:rPr>
        <w:t xml:space="preserve">ser </w:t>
      </w:r>
      <w:r w:rsidR="6AB605CA" w:rsidRPr="009C7273">
        <w:rPr>
          <w:rFonts w:asciiTheme="majorHAnsi" w:hAnsiTheme="majorHAnsi" w:cstheme="majorBidi"/>
          <w:sz w:val="22"/>
          <w:szCs w:val="22"/>
          <w:lang w:val="es-ES" w:eastAsia="es-ES"/>
        </w:rPr>
        <w:t>es</w:t>
      </w:r>
      <w:r w:rsidR="24BC47CA" w:rsidRPr="009C7273">
        <w:rPr>
          <w:rFonts w:asciiTheme="majorHAnsi" w:hAnsiTheme="majorHAnsi" w:cstheme="majorBidi"/>
          <w:sz w:val="22"/>
          <w:szCs w:val="22"/>
          <w:lang w:val="es-ES" w:eastAsia="es-ES"/>
        </w:rPr>
        <w:t>pacio</w:t>
      </w:r>
      <w:r w:rsidR="3302DFBA" w:rsidRPr="009C7273">
        <w:rPr>
          <w:rFonts w:asciiTheme="majorHAnsi" w:hAnsiTheme="majorHAnsi" w:cstheme="majorBidi"/>
          <w:sz w:val="22"/>
          <w:szCs w:val="22"/>
          <w:lang w:val="es-ES" w:eastAsia="es-ES"/>
        </w:rPr>
        <w:t xml:space="preserve">s </w:t>
      </w:r>
      <w:r w:rsidR="24BC47CA" w:rsidRPr="009C7273">
        <w:rPr>
          <w:rFonts w:asciiTheme="majorHAnsi" w:hAnsiTheme="majorHAnsi" w:cstheme="majorBidi"/>
          <w:sz w:val="22"/>
          <w:szCs w:val="22"/>
          <w:lang w:val="es-ES" w:eastAsia="es-ES"/>
        </w:rPr>
        <w:t>electiv</w:t>
      </w:r>
      <w:r w:rsidR="54F56AFA" w:rsidRPr="009C7273">
        <w:rPr>
          <w:rFonts w:asciiTheme="majorHAnsi" w:hAnsiTheme="majorHAnsi" w:cstheme="majorBidi"/>
          <w:sz w:val="22"/>
          <w:szCs w:val="22"/>
          <w:lang w:val="es-ES" w:eastAsia="es-ES"/>
        </w:rPr>
        <w:t>os para los otros tres énfasis</w:t>
      </w:r>
      <w:r w:rsidR="0098740A" w:rsidRPr="009C7273">
        <w:rPr>
          <w:rFonts w:asciiTheme="majorHAnsi" w:hAnsiTheme="majorHAnsi" w:cstheme="majorBidi"/>
          <w:sz w:val="22"/>
          <w:szCs w:val="22"/>
          <w:lang w:val="es-ES" w:eastAsia="es-ES"/>
        </w:rPr>
        <w:t>.</w:t>
      </w:r>
      <w:bookmarkEnd w:id="912"/>
      <w:bookmarkEnd w:id="913"/>
      <w:r w:rsidR="00E96F50" w:rsidRPr="009C7273">
        <w:rPr>
          <w:rFonts w:asciiTheme="majorHAnsi" w:hAnsiTheme="majorHAnsi" w:cstheme="majorBidi"/>
          <w:sz w:val="22"/>
          <w:szCs w:val="22"/>
          <w:lang w:val="es-ES" w:eastAsia="es-ES"/>
        </w:rPr>
        <w:t xml:space="preserve"> </w:t>
      </w:r>
    </w:p>
    <w:p w14:paraId="08184BF6" w14:textId="77777777" w:rsidR="00E96F50" w:rsidRPr="009C7273" w:rsidRDefault="00E96F50" w:rsidP="00E96F50">
      <w:pPr>
        <w:ind w:hanging="2"/>
        <w:jc w:val="both"/>
        <w:rPr>
          <w:rFonts w:asciiTheme="majorHAnsi" w:hAnsiTheme="majorHAnsi" w:cstheme="majorBidi"/>
          <w:sz w:val="22"/>
          <w:szCs w:val="22"/>
          <w:lang w:val="es-ES" w:eastAsia="es-ES"/>
        </w:rPr>
      </w:pPr>
    </w:p>
    <w:p w14:paraId="30D7B371" w14:textId="2EAFD20A" w:rsidR="008D12FF" w:rsidRPr="007E60C8" w:rsidRDefault="00E96F50" w:rsidP="009C7273">
      <w:pPr>
        <w:ind w:hanging="2"/>
        <w:jc w:val="both"/>
        <w:rPr>
          <w:rFonts w:asciiTheme="majorHAnsi" w:hAnsiTheme="majorHAnsi" w:cstheme="majorBidi"/>
          <w:sz w:val="22"/>
          <w:szCs w:val="22"/>
          <w:lang w:val="es-ES" w:eastAsia="es-ES"/>
        </w:rPr>
      </w:pPr>
      <w:r w:rsidRPr="009C7273">
        <w:rPr>
          <w:rFonts w:asciiTheme="majorHAnsi" w:hAnsiTheme="majorHAnsi" w:cstheme="majorBidi"/>
          <w:sz w:val="22"/>
          <w:szCs w:val="22"/>
          <w:lang w:val="es-ES" w:eastAsia="es-ES"/>
        </w:rPr>
        <w:t>Dado lo anterior, l</w:t>
      </w:r>
      <w:r w:rsidR="007629BD" w:rsidRPr="009C7273">
        <w:rPr>
          <w:rFonts w:asciiTheme="majorHAnsi" w:hAnsiTheme="majorHAnsi" w:cstheme="majorBidi"/>
          <w:sz w:val="22"/>
          <w:szCs w:val="22"/>
          <w:lang w:val="es-ES" w:eastAsia="es-ES"/>
        </w:rPr>
        <w:t xml:space="preserve">a reorganización </w:t>
      </w:r>
      <w:r w:rsidR="00B97A90" w:rsidRPr="009C7273">
        <w:rPr>
          <w:rFonts w:asciiTheme="majorHAnsi" w:hAnsiTheme="majorHAnsi" w:cstheme="majorBidi"/>
          <w:sz w:val="22"/>
          <w:szCs w:val="22"/>
          <w:lang w:val="es-ES" w:eastAsia="es-ES"/>
        </w:rPr>
        <w:t>de</w:t>
      </w:r>
      <w:r w:rsidR="00221C86" w:rsidRPr="009C7273">
        <w:rPr>
          <w:rFonts w:asciiTheme="majorHAnsi" w:hAnsiTheme="majorHAnsi" w:cstheme="majorBidi"/>
          <w:sz w:val="22"/>
          <w:szCs w:val="22"/>
          <w:lang w:val="es-ES" w:eastAsia="es-ES"/>
        </w:rPr>
        <w:t xml:space="preserve"> l</w:t>
      </w:r>
      <w:r w:rsidR="007629BD" w:rsidRPr="009C7273">
        <w:rPr>
          <w:rFonts w:asciiTheme="majorHAnsi" w:hAnsiTheme="majorHAnsi" w:cstheme="majorBidi"/>
          <w:sz w:val="22"/>
          <w:szCs w:val="22"/>
          <w:lang w:val="es-ES" w:eastAsia="es-ES"/>
        </w:rPr>
        <w:t>os</w:t>
      </w:r>
      <w:r w:rsidR="00221C86" w:rsidRPr="009C7273">
        <w:rPr>
          <w:rFonts w:asciiTheme="majorHAnsi" w:hAnsiTheme="majorHAnsi" w:cstheme="majorBidi"/>
          <w:sz w:val="22"/>
          <w:szCs w:val="22"/>
          <w:lang w:val="es-ES" w:eastAsia="es-ES"/>
        </w:rPr>
        <w:t xml:space="preserve"> componente</w:t>
      </w:r>
      <w:r w:rsidR="007629BD" w:rsidRPr="009C7273">
        <w:rPr>
          <w:rFonts w:asciiTheme="majorHAnsi" w:hAnsiTheme="majorHAnsi" w:cstheme="majorBidi"/>
          <w:sz w:val="22"/>
          <w:szCs w:val="22"/>
          <w:lang w:val="es-ES" w:eastAsia="es-ES"/>
        </w:rPr>
        <w:t>s</w:t>
      </w:r>
      <w:r w:rsidR="00221C86" w:rsidRPr="009C7273">
        <w:rPr>
          <w:rFonts w:asciiTheme="majorHAnsi" w:hAnsiTheme="majorHAnsi" w:cstheme="majorBidi"/>
          <w:sz w:val="22"/>
          <w:szCs w:val="22"/>
          <w:lang w:val="es-ES" w:eastAsia="es-ES"/>
        </w:rPr>
        <w:t xml:space="preserve"> de Investigación </w:t>
      </w:r>
      <w:r w:rsidR="009C7273" w:rsidRPr="009C7273">
        <w:rPr>
          <w:rFonts w:asciiTheme="majorHAnsi" w:hAnsiTheme="majorHAnsi" w:cstheme="majorBidi"/>
          <w:sz w:val="22"/>
          <w:szCs w:val="22"/>
          <w:lang w:val="es-ES" w:eastAsia="es-ES"/>
        </w:rPr>
        <w:t>y profundización</w:t>
      </w:r>
      <w:r w:rsidR="007629BD" w:rsidRPr="009C7273">
        <w:rPr>
          <w:rFonts w:asciiTheme="majorHAnsi" w:hAnsiTheme="majorHAnsi" w:cstheme="majorBidi"/>
          <w:sz w:val="22"/>
          <w:szCs w:val="22"/>
          <w:lang w:val="es-ES" w:eastAsia="es-ES"/>
        </w:rPr>
        <w:t xml:space="preserve"> </w:t>
      </w:r>
      <w:r w:rsidR="00B97A90" w:rsidRPr="009C7273">
        <w:rPr>
          <w:rFonts w:asciiTheme="majorHAnsi" w:hAnsiTheme="majorHAnsi" w:cstheme="majorBidi"/>
          <w:sz w:val="22"/>
          <w:szCs w:val="22"/>
          <w:lang w:val="es-ES" w:eastAsia="es-ES"/>
        </w:rPr>
        <w:t xml:space="preserve">se puede observar en las ilustraciones 4 y 5 </w:t>
      </w:r>
      <w:r w:rsidR="007629BD" w:rsidRPr="009C7273">
        <w:rPr>
          <w:rFonts w:asciiTheme="majorHAnsi" w:hAnsiTheme="majorHAnsi" w:cstheme="majorBidi"/>
          <w:sz w:val="22"/>
          <w:szCs w:val="22"/>
          <w:lang w:val="es-ES" w:eastAsia="es-ES"/>
        </w:rPr>
        <w:t>respectivamente</w:t>
      </w:r>
      <w:r w:rsidR="002E3F2D" w:rsidRPr="009C7273">
        <w:rPr>
          <w:rFonts w:asciiTheme="majorHAnsi" w:hAnsiTheme="majorHAnsi" w:cstheme="majorBidi"/>
          <w:sz w:val="22"/>
          <w:szCs w:val="22"/>
          <w:lang w:val="es-ES" w:eastAsia="es-ES"/>
        </w:rPr>
        <w:t>.</w:t>
      </w:r>
    </w:p>
    <w:p w14:paraId="66485663" w14:textId="77777777" w:rsidR="00E3746A" w:rsidRPr="007E60C8" w:rsidRDefault="00E3746A" w:rsidP="00BC6927">
      <w:pPr>
        <w:ind w:hanging="2"/>
        <w:jc w:val="both"/>
        <w:rPr>
          <w:rFonts w:asciiTheme="majorHAnsi" w:hAnsiTheme="majorHAnsi" w:cstheme="majorHAnsi"/>
          <w:sz w:val="22"/>
          <w:szCs w:val="22"/>
          <w:lang w:val="es-ES" w:eastAsia="es-ES"/>
        </w:rPr>
      </w:pPr>
    </w:p>
    <w:p w14:paraId="53D29BA8" w14:textId="51AA50ED" w:rsidR="007E60C8" w:rsidRPr="007E60C8" w:rsidRDefault="007E60C8">
      <w:pPr>
        <w:spacing w:after="200"/>
        <w:rPr>
          <w:rFonts w:asciiTheme="majorHAnsi" w:hAnsiTheme="majorHAnsi" w:cstheme="majorHAnsi"/>
          <w:lang w:val="es-ES" w:eastAsia="es-ES"/>
        </w:rPr>
      </w:pPr>
      <w:r w:rsidRPr="007E60C8">
        <w:rPr>
          <w:rFonts w:asciiTheme="majorHAnsi" w:hAnsiTheme="majorHAnsi" w:cstheme="majorHAnsi"/>
          <w:lang w:val="es-ES" w:eastAsia="es-ES"/>
        </w:rPr>
        <w:br w:type="page"/>
      </w:r>
    </w:p>
    <w:p w14:paraId="2A183190" w14:textId="7EB39115" w:rsidR="00E3746A" w:rsidRPr="00E272EB" w:rsidRDefault="00E272EB" w:rsidP="00AA77E7">
      <w:pPr>
        <w:jc w:val="center"/>
        <w:rPr>
          <w:rFonts w:asciiTheme="majorHAnsi" w:hAnsiTheme="majorHAnsi" w:cstheme="majorHAnsi"/>
          <w:i/>
          <w:iCs/>
          <w:sz w:val="22"/>
          <w:szCs w:val="22"/>
          <w:lang w:val="es-ES" w:eastAsia="es-ES"/>
        </w:rPr>
      </w:pPr>
      <w:r w:rsidRPr="00E272EB">
        <w:rPr>
          <w:rFonts w:asciiTheme="majorHAnsi" w:hAnsiTheme="majorHAnsi" w:cstheme="majorHAnsi"/>
          <w:i/>
          <w:iCs/>
          <w:sz w:val="22"/>
          <w:szCs w:val="22"/>
          <w:lang w:val="es-ES" w:eastAsia="es-ES"/>
        </w:rPr>
        <w:lastRenderedPageBreak/>
        <w:t>I</w:t>
      </w:r>
      <w:r w:rsidR="00E3746A" w:rsidRPr="00E272EB">
        <w:rPr>
          <w:rFonts w:asciiTheme="majorHAnsi" w:hAnsiTheme="majorHAnsi" w:cstheme="majorHAnsi"/>
          <w:i/>
          <w:iCs/>
          <w:sz w:val="22"/>
          <w:szCs w:val="22"/>
          <w:lang w:val="es-ES" w:eastAsia="es-ES"/>
        </w:rPr>
        <w:t xml:space="preserve">lustración </w:t>
      </w:r>
      <w:r w:rsidR="007E60C8" w:rsidRPr="00E272EB">
        <w:rPr>
          <w:rFonts w:asciiTheme="majorHAnsi" w:hAnsiTheme="majorHAnsi" w:cstheme="majorHAnsi"/>
          <w:i/>
          <w:iCs/>
          <w:lang w:val="es-ES" w:eastAsia="es-ES"/>
        </w:rPr>
        <w:t>4.</w:t>
      </w:r>
      <w:r w:rsidR="00E3746A" w:rsidRPr="00E272EB">
        <w:rPr>
          <w:rFonts w:asciiTheme="majorHAnsi" w:hAnsiTheme="majorHAnsi" w:cstheme="majorHAnsi"/>
          <w:i/>
          <w:iCs/>
          <w:sz w:val="22"/>
          <w:szCs w:val="22"/>
          <w:lang w:val="es-ES" w:eastAsia="es-ES"/>
        </w:rPr>
        <w:t xml:space="preserve"> </w:t>
      </w:r>
      <w:r w:rsidR="00AA77E7" w:rsidRPr="00E272EB">
        <w:rPr>
          <w:rFonts w:asciiTheme="majorHAnsi" w:hAnsiTheme="majorHAnsi"/>
          <w:bCs/>
          <w:i/>
          <w:iCs/>
          <w:sz w:val="22"/>
          <w:szCs w:val="22"/>
        </w:rPr>
        <w:t>Reorganización de espacios académicos</w:t>
      </w:r>
      <w:r w:rsidR="00A221E0">
        <w:rPr>
          <w:rFonts w:asciiTheme="majorHAnsi" w:hAnsiTheme="majorHAnsi"/>
          <w:bCs/>
          <w:i/>
          <w:iCs/>
          <w:sz w:val="22"/>
          <w:szCs w:val="22"/>
        </w:rPr>
        <w:t xml:space="preserve">- </w:t>
      </w:r>
      <w:r w:rsidR="00A221E0">
        <w:rPr>
          <w:rFonts w:asciiTheme="majorHAnsi" w:hAnsiTheme="majorHAnsi" w:cstheme="majorHAnsi"/>
          <w:i/>
          <w:iCs/>
          <w:sz w:val="22"/>
          <w:szCs w:val="22"/>
          <w:lang w:val="es-ES" w:eastAsia="es-ES"/>
        </w:rPr>
        <w:t>Investigación</w:t>
      </w:r>
    </w:p>
    <w:p w14:paraId="2ABB30C4" w14:textId="1AA389C8" w:rsidR="00C11E45" w:rsidRPr="007E60C8" w:rsidRDefault="00A778D5" w:rsidP="14D9C64B">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25FC8DE7" wp14:editId="0B437670">
            <wp:extent cx="6332220" cy="74841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32220" cy="7484110"/>
                    </a:xfrm>
                    <a:prstGeom prst="rect">
                      <a:avLst/>
                    </a:prstGeom>
                    <a:noFill/>
                    <a:ln>
                      <a:noFill/>
                    </a:ln>
                  </pic:spPr>
                </pic:pic>
              </a:graphicData>
            </a:graphic>
          </wp:inline>
        </w:drawing>
      </w:r>
    </w:p>
    <w:p w14:paraId="7CD02729" w14:textId="73CE21EC"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05070005" w14:textId="77777777" w:rsidR="006A18C5" w:rsidRPr="007E60C8" w:rsidRDefault="006A18C5" w:rsidP="00BC6927">
      <w:pPr>
        <w:ind w:hanging="2"/>
        <w:jc w:val="both"/>
        <w:rPr>
          <w:rFonts w:asciiTheme="majorHAnsi" w:hAnsiTheme="majorHAnsi" w:cstheme="majorHAnsi"/>
          <w:sz w:val="22"/>
          <w:szCs w:val="22"/>
          <w:lang w:val="es-ES" w:eastAsia="es-ES"/>
        </w:rPr>
      </w:pPr>
      <w:bookmarkStart w:id="914" w:name="_Toc169507148"/>
      <w:bookmarkStart w:id="915" w:name="_Toc169508305"/>
    </w:p>
    <w:bookmarkEnd w:id="914"/>
    <w:bookmarkEnd w:id="915"/>
    <w:p w14:paraId="4B335C2B" w14:textId="02EAC065" w:rsidR="00DA44A7" w:rsidRDefault="00DA44A7" w:rsidP="00DA44A7">
      <w:pPr>
        <w:ind w:hanging="2"/>
        <w:jc w:val="both"/>
        <w:rPr>
          <w:rFonts w:asciiTheme="majorHAnsi" w:hAnsiTheme="majorHAnsi" w:cstheme="majorHAnsi"/>
          <w:sz w:val="22"/>
          <w:szCs w:val="22"/>
        </w:rPr>
      </w:pPr>
    </w:p>
    <w:p w14:paraId="02E391FA" w14:textId="77777777" w:rsidR="00EC4BB6" w:rsidRPr="007E60C8" w:rsidRDefault="00EC4BB6" w:rsidP="00DA44A7">
      <w:pPr>
        <w:ind w:hanging="2"/>
        <w:jc w:val="both"/>
        <w:rPr>
          <w:rFonts w:asciiTheme="majorHAnsi" w:hAnsiTheme="majorHAnsi" w:cstheme="majorHAnsi"/>
          <w:sz w:val="22"/>
          <w:szCs w:val="22"/>
        </w:rPr>
      </w:pPr>
    </w:p>
    <w:p w14:paraId="73FAA1F5" w14:textId="398455E0" w:rsidR="00903481" w:rsidRPr="00E272EB" w:rsidRDefault="007E60C8" w:rsidP="00903481">
      <w:pPr>
        <w:jc w:val="center"/>
        <w:rPr>
          <w:rFonts w:asciiTheme="majorHAnsi" w:hAnsiTheme="majorHAnsi" w:cstheme="majorHAnsi"/>
          <w:i/>
          <w:iCs/>
          <w:sz w:val="22"/>
          <w:szCs w:val="22"/>
          <w:lang w:val="es-ES" w:eastAsia="es-ES"/>
        </w:rPr>
      </w:pPr>
      <w:r w:rsidRPr="00E272EB">
        <w:rPr>
          <w:rFonts w:asciiTheme="majorHAnsi" w:hAnsiTheme="majorHAnsi" w:cstheme="majorHAnsi"/>
          <w:i/>
          <w:iCs/>
          <w:lang w:val="es-ES" w:eastAsia="es-ES"/>
        </w:rPr>
        <w:lastRenderedPageBreak/>
        <w:t>I</w:t>
      </w:r>
      <w:r w:rsidR="00903481" w:rsidRPr="00E272EB">
        <w:rPr>
          <w:rFonts w:asciiTheme="majorHAnsi" w:hAnsiTheme="majorHAnsi" w:cstheme="majorHAnsi"/>
          <w:i/>
          <w:iCs/>
          <w:sz w:val="22"/>
          <w:szCs w:val="22"/>
          <w:lang w:val="es-ES" w:eastAsia="es-ES"/>
        </w:rPr>
        <w:t xml:space="preserve">lustración </w:t>
      </w:r>
      <w:r w:rsidRPr="00E272EB">
        <w:rPr>
          <w:rFonts w:asciiTheme="majorHAnsi" w:hAnsiTheme="majorHAnsi" w:cstheme="majorHAnsi"/>
          <w:i/>
          <w:iCs/>
          <w:lang w:val="es-ES" w:eastAsia="es-ES"/>
        </w:rPr>
        <w:t>5.</w:t>
      </w:r>
      <w:r w:rsidR="00903481" w:rsidRPr="00E272EB">
        <w:rPr>
          <w:rFonts w:asciiTheme="majorHAnsi" w:hAnsiTheme="majorHAnsi" w:cstheme="majorHAnsi"/>
          <w:i/>
          <w:iCs/>
          <w:sz w:val="22"/>
          <w:szCs w:val="22"/>
          <w:lang w:val="es-ES" w:eastAsia="es-ES"/>
        </w:rPr>
        <w:t xml:space="preserve"> </w:t>
      </w:r>
      <w:r w:rsidR="00903481" w:rsidRPr="00E272EB">
        <w:rPr>
          <w:rFonts w:asciiTheme="majorHAnsi" w:hAnsiTheme="majorHAnsi"/>
          <w:bCs/>
          <w:i/>
          <w:iCs/>
          <w:sz w:val="22"/>
          <w:szCs w:val="22"/>
        </w:rPr>
        <w:t>Reorganización de espacios académicos</w:t>
      </w:r>
      <w:r w:rsidR="00A221E0">
        <w:rPr>
          <w:rFonts w:asciiTheme="majorHAnsi" w:hAnsiTheme="majorHAnsi"/>
          <w:bCs/>
          <w:i/>
          <w:iCs/>
          <w:sz w:val="22"/>
          <w:szCs w:val="22"/>
        </w:rPr>
        <w:t>-Profundización</w:t>
      </w:r>
    </w:p>
    <w:p w14:paraId="712425F8" w14:textId="4B9CC8CF" w:rsidR="00903481" w:rsidRPr="007E60C8" w:rsidRDefault="00A75A60" w:rsidP="14D9C64B">
      <w:pPr>
        <w:ind w:hanging="2"/>
        <w:jc w:val="both"/>
        <w:rPr>
          <w:rFonts w:asciiTheme="majorHAnsi" w:hAnsiTheme="majorHAnsi" w:cstheme="majorBidi"/>
          <w:sz w:val="22"/>
          <w:szCs w:val="22"/>
          <w:lang w:val="es-ES" w:eastAsia="es-ES"/>
        </w:rPr>
      </w:pPr>
      <w:r w:rsidRPr="00A75A60">
        <w:rPr>
          <w:noProof/>
        </w:rPr>
        <w:drawing>
          <wp:inline distT="0" distB="0" distL="0" distR="0" wp14:anchorId="2FF5C3FE" wp14:editId="1C1604A9">
            <wp:extent cx="6332220" cy="7234414"/>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32220" cy="7234414"/>
                    </a:xfrm>
                    <a:prstGeom prst="rect">
                      <a:avLst/>
                    </a:prstGeom>
                    <a:noFill/>
                    <a:ln>
                      <a:noFill/>
                    </a:ln>
                  </pic:spPr>
                </pic:pic>
              </a:graphicData>
            </a:graphic>
          </wp:inline>
        </w:drawing>
      </w:r>
    </w:p>
    <w:p w14:paraId="12D17F93" w14:textId="77777777"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314D0D0E" w14:textId="77777777" w:rsidR="00903481" w:rsidRPr="007E60C8" w:rsidRDefault="00903481" w:rsidP="00DA44A7">
      <w:pPr>
        <w:ind w:hanging="2"/>
        <w:jc w:val="both"/>
        <w:rPr>
          <w:rFonts w:asciiTheme="majorHAnsi" w:hAnsiTheme="majorHAnsi" w:cstheme="majorHAnsi"/>
          <w:sz w:val="22"/>
          <w:szCs w:val="22"/>
        </w:rPr>
      </w:pPr>
    </w:p>
    <w:p w14:paraId="0C63AAF3" w14:textId="62CD34C0" w:rsidR="00DA44A7" w:rsidRPr="007E60C8" w:rsidRDefault="00E24859" w:rsidP="14D9C64B">
      <w:pPr>
        <w:ind w:hanging="2"/>
        <w:jc w:val="both"/>
        <w:rPr>
          <w:rFonts w:asciiTheme="majorHAnsi" w:hAnsiTheme="majorHAnsi" w:cstheme="majorBidi"/>
          <w:sz w:val="22"/>
          <w:szCs w:val="22"/>
        </w:rPr>
      </w:pPr>
      <w:bookmarkStart w:id="916" w:name="_Toc169507122"/>
      <w:bookmarkStart w:id="917" w:name="_Toc169508280"/>
      <w:r>
        <w:rPr>
          <w:rFonts w:asciiTheme="majorHAnsi" w:hAnsiTheme="majorHAnsi" w:cstheme="majorBidi"/>
          <w:sz w:val="22"/>
          <w:szCs w:val="22"/>
        </w:rPr>
        <w:t>Las tablas anteriores muestran que a</w:t>
      </w:r>
      <w:r w:rsidRPr="007E60C8">
        <w:rPr>
          <w:rFonts w:asciiTheme="majorHAnsi" w:hAnsiTheme="majorHAnsi" w:cstheme="majorBidi"/>
          <w:sz w:val="22"/>
          <w:szCs w:val="22"/>
        </w:rPr>
        <w:t xml:space="preserve">l </w:t>
      </w:r>
      <w:r w:rsidR="00DA44A7" w:rsidRPr="007E60C8">
        <w:rPr>
          <w:rFonts w:asciiTheme="majorHAnsi" w:hAnsiTheme="majorHAnsi" w:cstheme="majorBidi"/>
          <w:sz w:val="22"/>
          <w:szCs w:val="22"/>
        </w:rPr>
        <w:t>iniciar sus estudios</w:t>
      </w:r>
      <w:r w:rsidR="00D91CDC" w:rsidRPr="007E60C8">
        <w:rPr>
          <w:rFonts w:asciiTheme="majorHAnsi" w:hAnsiTheme="majorHAnsi" w:cstheme="majorBidi"/>
          <w:sz w:val="22"/>
          <w:szCs w:val="22"/>
        </w:rPr>
        <w:t xml:space="preserve"> en la Ma</w:t>
      </w:r>
      <w:r w:rsidR="007E334B" w:rsidRPr="007E60C8">
        <w:rPr>
          <w:rFonts w:asciiTheme="majorHAnsi" w:hAnsiTheme="majorHAnsi" w:cstheme="majorBidi"/>
          <w:sz w:val="22"/>
          <w:szCs w:val="22"/>
        </w:rPr>
        <w:t>estría</w:t>
      </w:r>
      <w:r w:rsidR="00530494">
        <w:rPr>
          <w:rFonts w:asciiTheme="majorHAnsi" w:hAnsiTheme="majorHAnsi" w:cstheme="majorBidi"/>
          <w:sz w:val="22"/>
          <w:szCs w:val="22"/>
        </w:rPr>
        <w:t>,</w:t>
      </w:r>
      <w:r w:rsidR="007E334B" w:rsidRPr="007E60C8">
        <w:rPr>
          <w:rFonts w:asciiTheme="majorHAnsi" w:hAnsiTheme="majorHAnsi" w:cstheme="majorBidi"/>
          <w:sz w:val="22"/>
          <w:szCs w:val="22"/>
        </w:rPr>
        <w:t xml:space="preserve"> los est</w:t>
      </w:r>
      <w:r w:rsidR="004333DA" w:rsidRPr="007E60C8">
        <w:rPr>
          <w:rFonts w:asciiTheme="majorHAnsi" w:hAnsiTheme="majorHAnsi" w:cstheme="majorBidi"/>
          <w:sz w:val="22"/>
          <w:szCs w:val="22"/>
        </w:rPr>
        <w:t>u</w:t>
      </w:r>
      <w:r w:rsidR="007E334B" w:rsidRPr="007E60C8">
        <w:rPr>
          <w:rFonts w:asciiTheme="majorHAnsi" w:hAnsiTheme="majorHAnsi" w:cstheme="majorBidi"/>
          <w:sz w:val="22"/>
          <w:szCs w:val="22"/>
        </w:rPr>
        <w:t>diantes</w:t>
      </w:r>
      <w:r w:rsidR="00DA44A7" w:rsidRPr="007E60C8">
        <w:rPr>
          <w:rFonts w:asciiTheme="majorHAnsi" w:hAnsiTheme="majorHAnsi" w:cstheme="majorBidi"/>
          <w:sz w:val="22"/>
          <w:szCs w:val="22"/>
        </w:rPr>
        <w:t xml:space="preserve"> cursarán dos (2) espacios académicos (8 créditos) de carácter Obligatorio</w:t>
      </w:r>
      <w:r>
        <w:rPr>
          <w:rFonts w:asciiTheme="majorHAnsi" w:hAnsiTheme="majorHAnsi" w:cstheme="majorBidi"/>
          <w:sz w:val="22"/>
          <w:szCs w:val="22"/>
        </w:rPr>
        <w:t xml:space="preserve">, </w:t>
      </w:r>
      <w:r w:rsidR="00DA44A7" w:rsidRPr="007E60C8">
        <w:rPr>
          <w:rFonts w:asciiTheme="majorHAnsi" w:hAnsiTheme="majorHAnsi" w:cstheme="majorBidi"/>
          <w:sz w:val="22"/>
          <w:szCs w:val="22"/>
        </w:rPr>
        <w:t>que se denominan Fundamentales</w:t>
      </w:r>
      <w:r>
        <w:rPr>
          <w:rFonts w:asciiTheme="majorHAnsi" w:hAnsiTheme="majorHAnsi" w:cstheme="majorBidi"/>
          <w:sz w:val="22"/>
          <w:szCs w:val="22"/>
        </w:rPr>
        <w:t>,</w:t>
      </w:r>
      <w:r w:rsidR="00DA44A7" w:rsidRPr="007E60C8">
        <w:rPr>
          <w:rFonts w:asciiTheme="majorHAnsi" w:hAnsiTheme="majorHAnsi" w:cstheme="majorBidi"/>
          <w:sz w:val="22"/>
          <w:szCs w:val="22"/>
        </w:rPr>
        <w:t xml:space="preserve"> </w:t>
      </w:r>
      <w:r>
        <w:rPr>
          <w:rFonts w:asciiTheme="majorHAnsi" w:hAnsiTheme="majorHAnsi" w:cstheme="majorBidi"/>
          <w:sz w:val="22"/>
          <w:szCs w:val="22"/>
        </w:rPr>
        <w:t>y son</w:t>
      </w:r>
      <w:r w:rsidR="00DA44A7" w:rsidRPr="007E60C8">
        <w:rPr>
          <w:rFonts w:asciiTheme="majorHAnsi" w:hAnsiTheme="majorHAnsi" w:cstheme="majorBidi"/>
          <w:sz w:val="22"/>
          <w:szCs w:val="22"/>
        </w:rPr>
        <w:t xml:space="preserve"> transversales para los </w:t>
      </w:r>
      <w:r>
        <w:rPr>
          <w:rFonts w:asciiTheme="majorHAnsi" w:hAnsiTheme="majorHAnsi" w:cstheme="majorBidi"/>
          <w:sz w:val="22"/>
          <w:szCs w:val="22"/>
        </w:rPr>
        <w:t xml:space="preserve">4 </w:t>
      </w:r>
      <w:r w:rsidR="00DA44A7" w:rsidRPr="007E60C8">
        <w:rPr>
          <w:rFonts w:asciiTheme="majorHAnsi" w:hAnsiTheme="majorHAnsi" w:cstheme="majorBidi"/>
          <w:sz w:val="22"/>
          <w:szCs w:val="22"/>
        </w:rPr>
        <w:t>énfasis del programa.</w:t>
      </w:r>
      <w:bookmarkEnd w:id="916"/>
      <w:bookmarkEnd w:id="917"/>
      <w:r w:rsidR="00DA44A7" w:rsidRPr="007E60C8">
        <w:rPr>
          <w:rFonts w:asciiTheme="majorHAnsi" w:hAnsiTheme="majorHAnsi" w:cstheme="majorBidi"/>
          <w:sz w:val="22"/>
          <w:szCs w:val="22"/>
        </w:rPr>
        <w:t xml:space="preserve"> </w:t>
      </w:r>
    </w:p>
    <w:p w14:paraId="66A1F122" w14:textId="77777777" w:rsidR="00DA44A7" w:rsidRPr="007E60C8" w:rsidRDefault="00DA44A7" w:rsidP="14D9C64B">
      <w:pPr>
        <w:ind w:hanging="2"/>
        <w:jc w:val="both"/>
        <w:rPr>
          <w:rFonts w:asciiTheme="majorHAnsi" w:hAnsiTheme="majorHAnsi" w:cstheme="majorBidi"/>
          <w:sz w:val="22"/>
          <w:szCs w:val="22"/>
        </w:rPr>
      </w:pPr>
    </w:p>
    <w:p w14:paraId="6DACA2C7" w14:textId="6AC71DAE" w:rsidR="00DA44A7" w:rsidRPr="00993A9B" w:rsidRDefault="00E24859" w:rsidP="14D9C64B">
      <w:pPr>
        <w:ind w:hanging="2"/>
        <w:jc w:val="both"/>
        <w:rPr>
          <w:rFonts w:asciiTheme="majorHAnsi" w:hAnsiTheme="majorHAnsi" w:cstheme="majorBidi"/>
          <w:bCs/>
          <w:sz w:val="22"/>
          <w:szCs w:val="22"/>
        </w:rPr>
      </w:pPr>
      <w:bookmarkStart w:id="918" w:name="_Toc169507123"/>
      <w:bookmarkStart w:id="919" w:name="_Toc169508281"/>
      <w:r>
        <w:rPr>
          <w:rFonts w:asciiTheme="majorHAnsi" w:hAnsiTheme="majorHAnsi" w:cstheme="majorBidi"/>
          <w:sz w:val="22"/>
          <w:szCs w:val="22"/>
        </w:rPr>
        <w:t xml:space="preserve">Actualmente, </w:t>
      </w:r>
      <w:r>
        <w:rPr>
          <w:rFonts w:asciiTheme="majorHAnsi" w:hAnsiTheme="majorHAnsi" w:cstheme="majorHAnsi"/>
          <w:sz w:val="22"/>
          <w:szCs w:val="22"/>
        </w:rPr>
        <w:t>respecto</w:t>
      </w:r>
      <w:r w:rsidRPr="007E60C8">
        <w:rPr>
          <w:rFonts w:asciiTheme="majorHAnsi" w:hAnsiTheme="majorHAnsi" w:cstheme="majorHAnsi"/>
          <w:sz w:val="22"/>
          <w:szCs w:val="22"/>
        </w:rPr>
        <w:t xml:space="preserve"> al componente de </w:t>
      </w:r>
      <w:r>
        <w:rPr>
          <w:rFonts w:asciiTheme="majorHAnsi" w:hAnsiTheme="majorHAnsi" w:cstheme="majorHAnsi"/>
          <w:sz w:val="22"/>
          <w:szCs w:val="22"/>
        </w:rPr>
        <w:t>Investigación,</w:t>
      </w:r>
      <w:r w:rsidRPr="007E60C8" w:rsidDel="00E24859">
        <w:rPr>
          <w:rFonts w:asciiTheme="majorHAnsi" w:hAnsiTheme="majorHAnsi" w:cstheme="majorBidi"/>
          <w:sz w:val="22"/>
          <w:szCs w:val="22"/>
        </w:rPr>
        <w:t xml:space="preserve"> </w:t>
      </w:r>
      <w:r w:rsidR="00DA44A7" w:rsidRPr="007E60C8">
        <w:rPr>
          <w:rFonts w:asciiTheme="majorHAnsi" w:hAnsiTheme="majorHAnsi" w:cstheme="majorBidi"/>
          <w:sz w:val="22"/>
          <w:szCs w:val="22"/>
        </w:rPr>
        <w:t xml:space="preserve">el estudiante debe seleccionar un </w:t>
      </w:r>
      <w:r>
        <w:rPr>
          <w:rFonts w:asciiTheme="majorHAnsi" w:hAnsiTheme="majorHAnsi" w:cstheme="majorBidi"/>
          <w:sz w:val="22"/>
          <w:szCs w:val="22"/>
        </w:rPr>
        <w:t>é</w:t>
      </w:r>
      <w:r w:rsidR="00DA44A7" w:rsidRPr="007E60C8">
        <w:rPr>
          <w:rFonts w:asciiTheme="majorHAnsi" w:hAnsiTheme="majorHAnsi" w:cstheme="majorBidi"/>
          <w:sz w:val="22"/>
          <w:szCs w:val="22"/>
        </w:rPr>
        <w:t xml:space="preserve">nfasis </w:t>
      </w:r>
      <w:r>
        <w:rPr>
          <w:rFonts w:asciiTheme="majorHAnsi" w:hAnsiTheme="majorHAnsi" w:cstheme="majorBidi"/>
          <w:sz w:val="22"/>
          <w:szCs w:val="22"/>
        </w:rPr>
        <w:t>en la etapa de inscripción</w:t>
      </w:r>
      <w:r w:rsidR="00DA44A7" w:rsidRPr="007E60C8">
        <w:rPr>
          <w:rFonts w:asciiTheme="majorHAnsi" w:hAnsiTheme="majorHAnsi" w:cstheme="majorBidi"/>
          <w:sz w:val="22"/>
          <w:szCs w:val="22"/>
        </w:rPr>
        <w:t xml:space="preserve"> a la Maestría</w:t>
      </w:r>
      <w:r>
        <w:rPr>
          <w:rFonts w:asciiTheme="majorHAnsi" w:hAnsiTheme="majorHAnsi" w:cstheme="majorBidi"/>
          <w:sz w:val="22"/>
          <w:szCs w:val="22"/>
        </w:rPr>
        <w:t>, entre los tres ofertados</w:t>
      </w:r>
      <w:r w:rsidR="00DA44A7" w:rsidRPr="007E60C8">
        <w:rPr>
          <w:rFonts w:asciiTheme="majorHAnsi" w:hAnsiTheme="majorHAnsi" w:cstheme="majorBidi"/>
          <w:sz w:val="22"/>
          <w:szCs w:val="22"/>
        </w:rPr>
        <w:t xml:space="preserve">: “Ingeniería de software, Geomática, </w:t>
      </w:r>
      <w:r w:rsidR="00DA44A7" w:rsidRPr="00E24859">
        <w:rPr>
          <w:rFonts w:asciiTheme="majorHAnsi" w:hAnsiTheme="majorHAnsi" w:cstheme="majorBidi"/>
          <w:sz w:val="22"/>
          <w:szCs w:val="22"/>
        </w:rPr>
        <w:t>Teleinformática”</w:t>
      </w:r>
      <w:r w:rsidRPr="00E24859">
        <w:rPr>
          <w:rFonts w:asciiTheme="majorHAnsi" w:hAnsiTheme="majorHAnsi" w:cstheme="majorBidi"/>
          <w:sz w:val="22"/>
          <w:szCs w:val="22"/>
        </w:rPr>
        <w:t>. En e</w:t>
      </w:r>
      <w:r w:rsidR="00DA44A7" w:rsidRPr="00993A9B">
        <w:rPr>
          <w:rFonts w:asciiTheme="majorHAnsi" w:eastAsia="Arial" w:hAnsiTheme="majorHAnsi" w:cstheme="majorBidi"/>
          <w:bCs/>
          <w:i/>
          <w:iCs/>
          <w:sz w:val="22"/>
          <w:szCs w:val="22"/>
        </w:rPr>
        <w:t xml:space="preserve">ste documento </w:t>
      </w:r>
      <w:r w:rsidRPr="00993A9B">
        <w:rPr>
          <w:rFonts w:asciiTheme="majorHAnsi" w:eastAsia="Arial" w:hAnsiTheme="majorHAnsi" w:cstheme="majorBidi"/>
          <w:bCs/>
          <w:i/>
          <w:iCs/>
          <w:sz w:val="22"/>
          <w:szCs w:val="22"/>
        </w:rPr>
        <w:t xml:space="preserve">se </w:t>
      </w:r>
      <w:r w:rsidR="00DA44A7" w:rsidRPr="00993A9B">
        <w:rPr>
          <w:rFonts w:asciiTheme="majorHAnsi" w:eastAsia="Arial" w:hAnsiTheme="majorHAnsi" w:cstheme="majorBidi"/>
          <w:bCs/>
          <w:i/>
          <w:iCs/>
          <w:sz w:val="22"/>
          <w:szCs w:val="22"/>
        </w:rPr>
        <w:t xml:space="preserve">presenta </w:t>
      </w:r>
      <w:r w:rsidRPr="00993A9B">
        <w:rPr>
          <w:rFonts w:asciiTheme="majorHAnsi" w:eastAsia="Arial" w:hAnsiTheme="majorHAnsi" w:cstheme="majorBidi"/>
          <w:bCs/>
          <w:i/>
          <w:iCs/>
          <w:sz w:val="22"/>
          <w:szCs w:val="22"/>
        </w:rPr>
        <w:t>la propuesta</w:t>
      </w:r>
      <w:r w:rsidR="00DA44A7" w:rsidRPr="00993A9B">
        <w:rPr>
          <w:rFonts w:asciiTheme="majorHAnsi" w:eastAsia="Arial" w:hAnsiTheme="majorHAnsi" w:cstheme="majorBidi"/>
          <w:bCs/>
          <w:i/>
          <w:iCs/>
          <w:sz w:val="22"/>
          <w:szCs w:val="22"/>
        </w:rPr>
        <w:t xml:space="preserve"> para la inclusión del </w:t>
      </w:r>
      <w:r w:rsidR="00412D09">
        <w:rPr>
          <w:rFonts w:asciiTheme="majorHAnsi" w:eastAsia="Arial" w:hAnsiTheme="majorHAnsi" w:cstheme="majorBidi"/>
          <w:bCs/>
          <w:i/>
          <w:iCs/>
          <w:sz w:val="22"/>
          <w:szCs w:val="22"/>
        </w:rPr>
        <w:t xml:space="preserve">cuarto </w:t>
      </w:r>
      <w:r w:rsidR="00DA44A7" w:rsidRPr="00993A9B">
        <w:rPr>
          <w:rFonts w:asciiTheme="majorHAnsi" w:eastAsia="Arial" w:hAnsiTheme="majorHAnsi" w:cstheme="majorBidi"/>
          <w:bCs/>
          <w:i/>
          <w:iCs/>
          <w:sz w:val="22"/>
          <w:szCs w:val="22"/>
        </w:rPr>
        <w:t>énfasis</w:t>
      </w:r>
      <w:r w:rsidR="00412D09">
        <w:rPr>
          <w:rFonts w:asciiTheme="majorHAnsi" w:eastAsia="Arial" w:hAnsiTheme="majorHAnsi" w:cstheme="majorBidi"/>
          <w:bCs/>
          <w:i/>
          <w:iCs/>
          <w:sz w:val="22"/>
          <w:szCs w:val="22"/>
        </w:rPr>
        <w:t xml:space="preserve">: </w:t>
      </w:r>
      <w:r w:rsidR="00DA44A7" w:rsidRPr="00993A9B">
        <w:rPr>
          <w:rFonts w:asciiTheme="majorHAnsi" w:eastAsia="Arial" w:hAnsiTheme="majorHAnsi" w:cstheme="majorBidi"/>
          <w:bCs/>
          <w:i/>
          <w:iCs/>
          <w:sz w:val="22"/>
          <w:szCs w:val="22"/>
        </w:rPr>
        <w:t>Inteligencia artificial</w:t>
      </w:r>
      <w:r w:rsidR="00D37B44">
        <w:rPr>
          <w:rFonts w:asciiTheme="majorHAnsi" w:eastAsia="Arial" w:hAnsiTheme="majorHAnsi" w:cstheme="majorBidi"/>
          <w:bCs/>
          <w:i/>
          <w:iCs/>
          <w:sz w:val="22"/>
          <w:szCs w:val="22"/>
        </w:rPr>
        <w:t xml:space="preserve"> </w:t>
      </w:r>
      <w:r w:rsidR="00D37B44" w:rsidRPr="00E20EEA">
        <w:rPr>
          <w:rFonts w:asciiTheme="majorHAnsi" w:eastAsia="Arial" w:hAnsiTheme="majorHAnsi" w:cstheme="majorBidi"/>
          <w:bCs/>
          <w:i/>
          <w:iCs/>
          <w:sz w:val="22"/>
          <w:szCs w:val="22"/>
        </w:rPr>
        <w:t>(IA)</w:t>
      </w:r>
      <w:r w:rsidR="00DA44A7" w:rsidRPr="00E20EEA">
        <w:rPr>
          <w:rFonts w:asciiTheme="majorHAnsi" w:eastAsia="Arial" w:hAnsiTheme="majorHAnsi" w:cstheme="majorBidi"/>
          <w:bCs/>
          <w:i/>
          <w:iCs/>
          <w:sz w:val="22"/>
          <w:szCs w:val="22"/>
        </w:rPr>
        <w:t>.</w:t>
      </w:r>
      <w:bookmarkEnd w:id="918"/>
      <w:bookmarkEnd w:id="919"/>
    </w:p>
    <w:p w14:paraId="12EDAF0C" w14:textId="77777777" w:rsidR="00DA44A7" w:rsidRPr="007E60C8" w:rsidRDefault="00DA44A7" w:rsidP="14D9C64B">
      <w:pPr>
        <w:ind w:hanging="2"/>
        <w:jc w:val="both"/>
        <w:rPr>
          <w:rFonts w:asciiTheme="majorHAnsi" w:hAnsiTheme="majorHAnsi" w:cstheme="majorBidi"/>
          <w:sz w:val="22"/>
          <w:szCs w:val="22"/>
        </w:rPr>
      </w:pPr>
    </w:p>
    <w:p w14:paraId="4361117D" w14:textId="280396CC" w:rsidR="00DA44A7" w:rsidRPr="007E60C8" w:rsidRDefault="00340CA5" w:rsidP="14D9C64B">
      <w:pPr>
        <w:ind w:hanging="2"/>
        <w:jc w:val="both"/>
        <w:rPr>
          <w:rFonts w:asciiTheme="majorHAnsi" w:hAnsiTheme="majorHAnsi" w:cstheme="majorBidi"/>
          <w:sz w:val="22"/>
          <w:szCs w:val="22"/>
        </w:rPr>
      </w:pPr>
      <w:bookmarkStart w:id="920" w:name="_Toc169507124"/>
      <w:bookmarkStart w:id="921" w:name="_Toc169508282"/>
      <w:r>
        <w:rPr>
          <w:rFonts w:asciiTheme="majorHAnsi" w:hAnsiTheme="majorHAnsi" w:cstheme="majorBidi"/>
          <w:sz w:val="22"/>
          <w:szCs w:val="22"/>
        </w:rPr>
        <w:t>En</w:t>
      </w:r>
      <w:r w:rsidRPr="007E60C8">
        <w:rPr>
          <w:rFonts w:asciiTheme="majorHAnsi" w:hAnsiTheme="majorHAnsi" w:cstheme="majorBidi"/>
          <w:sz w:val="22"/>
          <w:szCs w:val="22"/>
        </w:rPr>
        <w:t xml:space="preserve"> </w:t>
      </w:r>
      <w:r w:rsidR="00DA44A7" w:rsidRPr="007E60C8">
        <w:rPr>
          <w:rFonts w:asciiTheme="majorHAnsi" w:hAnsiTheme="majorHAnsi" w:cstheme="majorBidi"/>
          <w:sz w:val="22"/>
          <w:szCs w:val="22"/>
        </w:rPr>
        <w:t>esta línea</w:t>
      </w:r>
      <w:r w:rsidR="00E24859">
        <w:rPr>
          <w:rFonts w:asciiTheme="majorHAnsi" w:hAnsiTheme="majorHAnsi" w:cstheme="majorBidi"/>
          <w:sz w:val="22"/>
          <w:szCs w:val="22"/>
        </w:rPr>
        <w:t>,</w:t>
      </w:r>
      <w:r w:rsidR="00DA44A7" w:rsidRPr="007E60C8">
        <w:rPr>
          <w:rFonts w:asciiTheme="majorHAnsi" w:hAnsiTheme="majorHAnsi" w:cstheme="majorBidi"/>
          <w:sz w:val="22"/>
          <w:szCs w:val="22"/>
        </w:rPr>
        <w:t xml:space="preserve"> el estudiante puede seleccionar tres (3) espacios académicos de la bolsa de espacios ofrecidos del énfasis</w:t>
      </w:r>
      <w:r w:rsidR="00E24859">
        <w:rPr>
          <w:rFonts w:asciiTheme="majorHAnsi" w:hAnsiTheme="majorHAnsi" w:cstheme="majorBidi"/>
          <w:sz w:val="22"/>
          <w:szCs w:val="22"/>
        </w:rPr>
        <w:t>.</w:t>
      </w:r>
      <w:r w:rsidR="00DA44A7" w:rsidRPr="007E60C8">
        <w:rPr>
          <w:rFonts w:asciiTheme="majorHAnsi" w:hAnsiTheme="majorHAnsi" w:cstheme="majorBidi"/>
          <w:sz w:val="22"/>
          <w:szCs w:val="22"/>
        </w:rPr>
        <w:t xml:space="preserve"> Así mismo, puede seleccionar dos (2) espacios académicos entre las siguientes opciones: </w:t>
      </w:r>
      <w:r w:rsidR="00DA44A7" w:rsidRPr="007E60C8">
        <w:rPr>
          <w:rFonts w:asciiTheme="majorHAnsi" w:hAnsiTheme="majorHAnsi" w:cstheme="majorBidi"/>
          <w:i/>
          <w:iCs/>
          <w:sz w:val="22"/>
          <w:szCs w:val="22"/>
        </w:rPr>
        <w:t>a)</w:t>
      </w:r>
      <w:r w:rsidR="00DA44A7" w:rsidRPr="007E60C8">
        <w:rPr>
          <w:rFonts w:asciiTheme="majorHAnsi" w:hAnsiTheme="majorHAnsi" w:cstheme="majorBidi"/>
          <w:sz w:val="22"/>
          <w:szCs w:val="22"/>
        </w:rPr>
        <w:t xml:space="preserve"> Espacio electivo intrínseco del mismo o de otros énfasis,</w:t>
      </w:r>
      <w:r w:rsidR="00DA44A7" w:rsidRPr="007E60C8">
        <w:rPr>
          <w:rFonts w:asciiTheme="majorHAnsi" w:hAnsiTheme="majorHAnsi" w:cstheme="majorBidi"/>
          <w:i/>
          <w:iCs/>
          <w:sz w:val="22"/>
          <w:szCs w:val="22"/>
        </w:rPr>
        <w:t xml:space="preserve"> b)</w:t>
      </w:r>
      <w:r w:rsidR="00DA44A7" w:rsidRPr="007E60C8">
        <w:rPr>
          <w:rFonts w:asciiTheme="majorHAnsi" w:hAnsiTheme="majorHAnsi" w:cstheme="majorBidi"/>
          <w:sz w:val="22"/>
          <w:szCs w:val="22"/>
        </w:rPr>
        <w:t xml:space="preserve"> Espacio académico de otras maestrías de la facultad de ingeniería, </w:t>
      </w:r>
      <w:r w:rsidR="00DA44A7" w:rsidRPr="007E60C8">
        <w:rPr>
          <w:rFonts w:asciiTheme="majorHAnsi" w:hAnsiTheme="majorHAnsi" w:cstheme="majorBidi"/>
          <w:i/>
          <w:iCs/>
          <w:sz w:val="22"/>
          <w:szCs w:val="22"/>
        </w:rPr>
        <w:t>c)</w:t>
      </w:r>
      <w:r w:rsidR="00DA44A7" w:rsidRPr="007E60C8">
        <w:rPr>
          <w:rFonts w:asciiTheme="majorHAnsi" w:hAnsiTheme="majorHAnsi" w:cstheme="majorBidi"/>
          <w:sz w:val="22"/>
          <w:szCs w:val="22"/>
        </w:rPr>
        <w:t xml:space="preserve"> Espacio académico de las maestrías de las otras facultades de la Universidad (Sujeto a aprobación del consejo curricular), </w:t>
      </w:r>
      <w:r w:rsidR="00DA44A7" w:rsidRPr="007E60C8">
        <w:rPr>
          <w:rFonts w:asciiTheme="majorHAnsi" w:hAnsiTheme="majorHAnsi" w:cstheme="majorBidi"/>
          <w:i/>
          <w:iCs/>
          <w:sz w:val="22"/>
          <w:szCs w:val="22"/>
        </w:rPr>
        <w:t>d)</w:t>
      </w:r>
      <w:r w:rsidR="00DA44A7" w:rsidRPr="007E60C8">
        <w:rPr>
          <w:rFonts w:asciiTheme="majorHAnsi" w:hAnsiTheme="majorHAnsi" w:cstheme="majorBidi"/>
          <w:sz w:val="22"/>
          <w:szCs w:val="22"/>
        </w:rPr>
        <w:t xml:space="preserve"> Espacio académico de maestrías de otras Universidades (Sujeto a aprobación del consejo curricular).</w:t>
      </w:r>
      <w:bookmarkEnd w:id="920"/>
      <w:bookmarkEnd w:id="921"/>
    </w:p>
    <w:p w14:paraId="7BB92D6C" w14:textId="77777777" w:rsidR="001E3ACA" w:rsidRPr="007E60C8" w:rsidRDefault="001E3ACA" w:rsidP="14D9C64B">
      <w:pPr>
        <w:ind w:hanging="2"/>
        <w:rPr>
          <w:sz w:val="22"/>
          <w:szCs w:val="22"/>
        </w:rPr>
      </w:pPr>
    </w:p>
    <w:p w14:paraId="4F9E8A4F" w14:textId="65A189DF" w:rsidR="00E50DEE" w:rsidRPr="007E60C8" w:rsidRDefault="00E50DEE" w:rsidP="14D9C64B">
      <w:pPr>
        <w:ind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Teniendo en cuenta la</w:t>
      </w:r>
      <w:r w:rsidR="00E24859">
        <w:rPr>
          <w:rFonts w:asciiTheme="majorHAnsi" w:hAnsiTheme="majorHAnsi" w:cstheme="majorBidi"/>
          <w:sz w:val="22"/>
          <w:szCs w:val="22"/>
          <w:lang w:val="es-ES" w:eastAsia="es-ES"/>
        </w:rPr>
        <w:t>s</w:t>
      </w:r>
      <w:r w:rsidRPr="007E60C8">
        <w:rPr>
          <w:rFonts w:asciiTheme="majorHAnsi" w:hAnsiTheme="majorHAnsi" w:cstheme="majorBidi"/>
          <w:sz w:val="22"/>
          <w:szCs w:val="22"/>
          <w:lang w:val="es-ES" w:eastAsia="es-ES"/>
        </w:rPr>
        <w:t xml:space="preserve"> </w:t>
      </w:r>
      <w:r w:rsidR="00E24859" w:rsidRPr="007E60C8">
        <w:rPr>
          <w:rFonts w:asciiTheme="majorHAnsi" w:hAnsiTheme="majorHAnsi" w:cstheme="majorBidi"/>
          <w:sz w:val="22"/>
          <w:szCs w:val="22"/>
          <w:lang w:val="es-ES" w:eastAsia="es-ES"/>
        </w:rPr>
        <w:t>ilustraci</w:t>
      </w:r>
      <w:r w:rsidR="00E24859">
        <w:rPr>
          <w:rFonts w:asciiTheme="majorHAnsi" w:hAnsiTheme="majorHAnsi" w:cstheme="majorBidi"/>
          <w:sz w:val="22"/>
          <w:szCs w:val="22"/>
          <w:lang w:val="es-ES" w:eastAsia="es-ES"/>
        </w:rPr>
        <w:t>ones</w:t>
      </w:r>
      <w:r w:rsidR="00E24859" w:rsidRPr="007E60C8">
        <w:rPr>
          <w:rFonts w:asciiTheme="majorHAnsi" w:hAnsiTheme="majorHAnsi" w:cstheme="majorBidi"/>
          <w:sz w:val="22"/>
          <w:szCs w:val="22"/>
          <w:lang w:val="es-ES" w:eastAsia="es-ES"/>
        </w:rPr>
        <w:t xml:space="preserve"> </w:t>
      </w:r>
      <w:r w:rsidR="007E60C8" w:rsidRPr="00E24859">
        <w:rPr>
          <w:rFonts w:asciiTheme="majorHAnsi" w:hAnsiTheme="majorHAnsi" w:cstheme="majorBidi"/>
          <w:lang w:val="es-ES" w:eastAsia="es-ES"/>
        </w:rPr>
        <w:t xml:space="preserve">4 </w:t>
      </w:r>
      <w:r w:rsidR="007E60C8" w:rsidRPr="00993A9B">
        <w:rPr>
          <w:rFonts w:asciiTheme="majorHAnsi" w:hAnsiTheme="majorHAnsi" w:cstheme="majorBidi"/>
          <w:lang w:val="es-ES" w:eastAsia="es-ES"/>
        </w:rPr>
        <w:t xml:space="preserve">y </w:t>
      </w:r>
      <w:r w:rsidR="007E60C8" w:rsidRPr="00E24859">
        <w:rPr>
          <w:rFonts w:asciiTheme="majorHAnsi" w:hAnsiTheme="majorHAnsi" w:cstheme="majorBidi"/>
          <w:lang w:val="es-ES" w:eastAsia="es-ES"/>
        </w:rPr>
        <w:t>5</w:t>
      </w:r>
      <w:r w:rsidR="00E24859">
        <w:rPr>
          <w:rFonts w:asciiTheme="majorHAnsi" w:hAnsiTheme="majorHAnsi" w:cstheme="majorBidi"/>
          <w:lang w:val="es-ES" w:eastAsia="es-ES"/>
        </w:rPr>
        <w:t>,</w:t>
      </w:r>
      <w:r w:rsidRPr="00E24859">
        <w:rPr>
          <w:rFonts w:asciiTheme="majorHAnsi" w:hAnsiTheme="majorHAnsi" w:cstheme="majorBidi"/>
          <w:sz w:val="22"/>
          <w:szCs w:val="22"/>
          <w:lang w:val="es-ES" w:eastAsia="es-ES"/>
        </w:rPr>
        <w:t xml:space="preserve"> </w:t>
      </w:r>
      <w:r w:rsidR="00E24859">
        <w:rPr>
          <w:rFonts w:asciiTheme="majorHAnsi" w:hAnsiTheme="majorHAnsi" w:cstheme="majorBidi"/>
          <w:sz w:val="22"/>
          <w:szCs w:val="22"/>
          <w:lang w:val="es-ES" w:eastAsia="es-ES"/>
        </w:rPr>
        <w:t xml:space="preserve">en la ilustración 6 </w:t>
      </w:r>
      <w:r w:rsidRPr="00E24859">
        <w:rPr>
          <w:rFonts w:asciiTheme="majorHAnsi" w:hAnsiTheme="majorHAnsi" w:cstheme="majorBidi"/>
          <w:sz w:val="22"/>
          <w:szCs w:val="22"/>
          <w:lang w:val="es-ES" w:eastAsia="es-ES"/>
        </w:rPr>
        <w:t>se</w:t>
      </w:r>
      <w:r w:rsidRPr="007E60C8">
        <w:rPr>
          <w:rFonts w:asciiTheme="majorHAnsi" w:hAnsiTheme="majorHAnsi" w:cstheme="majorBidi"/>
          <w:sz w:val="22"/>
          <w:szCs w:val="22"/>
          <w:lang w:val="es-ES" w:eastAsia="es-ES"/>
        </w:rPr>
        <w:t xml:space="preserve"> presenta la oferta completa del plan de estudios</w:t>
      </w:r>
      <w:r w:rsidR="006E5D24">
        <w:rPr>
          <w:rFonts w:asciiTheme="majorHAnsi" w:hAnsiTheme="majorHAnsi" w:cstheme="majorBidi"/>
          <w:sz w:val="22"/>
          <w:szCs w:val="22"/>
          <w:lang w:val="es-ES" w:eastAsia="es-ES"/>
        </w:rPr>
        <w:t>,</w:t>
      </w:r>
      <w:r w:rsidRPr="007E60C8">
        <w:rPr>
          <w:rFonts w:asciiTheme="majorHAnsi" w:hAnsiTheme="majorHAnsi" w:cstheme="majorBidi"/>
          <w:sz w:val="22"/>
          <w:szCs w:val="22"/>
          <w:lang w:val="es-ES" w:eastAsia="es-ES"/>
        </w:rPr>
        <w:t xml:space="preserve"> </w:t>
      </w:r>
      <w:r w:rsidR="006E5D24">
        <w:rPr>
          <w:rFonts w:asciiTheme="majorHAnsi" w:hAnsiTheme="majorHAnsi" w:cstheme="majorBidi"/>
          <w:sz w:val="22"/>
          <w:szCs w:val="22"/>
          <w:lang w:val="es-ES" w:eastAsia="es-ES"/>
        </w:rPr>
        <w:t>con</w:t>
      </w:r>
      <w:r w:rsidR="006E5D24"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la reorganización planteada</w:t>
      </w:r>
      <w:r w:rsidR="006E5D24">
        <w:rPr>
          <w:rFonts w:asciiTheme="majorHAnsi" w:hAnsiTheme="majorHAnsi" w:cstheme="majorBidi"/>
          <w:sz w:val="22"/>
          <w:szCs w:val="22"/>
          <w:lang w:val="es-ES" w:eastAsia="es-ES"/>
        </w:rPr>
        <w:t>, con lo cual se</w:t>
      </w:r>
      <w:r w:rsidRPr="007E60C8">
        <w:rPr>
          <w:rFonts w:asciiTheme="majorHAnsi" w:hAnsiTheme="majorHAnsi" w:cstheme="majorBidi"/>
          <w:sz w:val="22"/>
          <w:szCs w:val="22"/>
          <w:lang w:val="es-ES" w:eastAsia="es-ES"/>
        </w:rPr>
        <w:t xml:space="preserve"> ajustará la distribución de los espacios académicos como se muestra en las ilustraciones </w:t>
      </w:r>
      <w:r w:rsidR="006E5D24">
        <w:rPr>
          <w:rFonts w:asciiTheme="majorHAnsi" w:hAnsiTheme="majorHAnsi" w:cstheme="majorBidi"/>
          <w:sz w:val="22"/>
          <w:szCs w:val="22"/>
          <w:lang w:val="es-ES" w:eastAsia="es-ES"/>
        </w:rPr>
        <w:t xml:space="preserve">6 y 7, </w:t>
      </w:r>
      <w:r w:rsidRPr="007E60C8">
        <w:rPr>
          <w:rFonts w:asciiTheme="majorHAnsi" w:hAnsiTheme="majorHAnsi" w:cstheme="majorBidi"/>
          <w:sz w:val="22"/>
          <w:szCs w:val="22"/>
          <w:lang w:val="es-ES" w:eastAsia="es-ES"/>
        </w:rPr>
        <w:t>según</w:t>
      </w:r>
      <w:r w:rsidRPr="007E60C8">
        <w:rPr>
          <w:rFonts w:asciiTheme="majorHAnsi" w:eastAsia="Arial Narrow" w:hAnsiTheme="majorHAnsi" w:cstheme="majorBidi"/>
          <w:sz w:val="22"/>
          <w:szCs w:val="22"/>
        </w:rPr>
        <w:t xml:space="preserve"> el componente Investigación y Profundización</w:t>
      </w:r>
    </w:p>
    <w:p w14:paraId="44B42FE7" w14:textId="77777777" w:rsidR="00E50DEE" w:rsidRPr="007E60C8" w:rsidRDefault="00E50DEE" w:rsidP="001E3ACA">
      <w:pPr>
        <w:ind w:hanging="2"/>
        <w:rPr>
          <w:sz w:val="22"/>
          <w:szCs w:val="22"/>
        </w:rPr>
      </w:pPr>
    </w:p>
    <w:p w14:paraId="0A109541" w14:textId="0283BD62"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6</w:t>
      </w:r>
      <w:r w:rsidRPr="007E60C8">
        <w:rPr>
          <w:rFonts w:asciiTheme="majorHAnsi" w:hAnsiTheme="majorHAnsi" w:cstheme="majorHAnsi"/>
          <w:color w:val="auto"/>
          <w:sz w:val="22"/>
          <w:szCs w:val="22"/>
        </w:rPr>
        <w:t>. Organización de los espacios académicos con 4 énfasis - Investigación</w:t>
      </w:r>
    </w:p>
    <w:p w14:paraId="393A8C65" w14:textId="6407E3BD" w:rsidR="001E3ACA" w:rsidRPr="007E60C8" w:rsidRDefault="001E3ACA" w:rsidP="007E60C8">
      <w:pPr>
        <w:ind w:hanging="2"/>
        <w:jc w:val="center"/>
        <w:rPr>
          <w:rFonts w:asciiTheme="majorHAnsi" w:hAnsiTheme="majorHAnsi" w:cstheme="majorHAnsi"/>
        </w:rPr>
      </w:pPr>
      <w:bookmarkStart w:id="922" w:name="_Toc169507152"/>
      <w:bookmarkStart w:id="923" w:name="_Toc169508309"/>
      <w:r w:rsidRPr="007E60C8">
        <w:rPr>
          <w:rFonts w:asciiTheme="majorHAnsi" w:hAnsiTheme="majorHAnsi" w:cstheme="majorHAnsi"/>
          <w:noProof/>
          <w:sz w:val="22"/>
          <w:szCs w:val="22"/>
        </w:rPr>
        <w:drawing>
          <wp:inline distT="0" distB="0" distL="0" distR="0" wp14:anchorId="38C13EA4" wp14:editId="688CE46E">
            <wp:extent cx="5391150" cy="28235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772" cy="2828597"/>
                    </a:xfrm>
                    <a:prstGeom prst="rect">
                      <a:avLst/>
                    </a:prstGeom>
                    <a:noFill/>
                    <a:ln>
                      <a:noFill/>
                    </a:ln>
                  </pic:spPr>
                </pic:pic>
              </a:graphicData>
            </a:graphic>
          </wp:inline>
        </w:drawing>
      </w:r>
      <w:bookmarkEnd w:id="922"/>
      <w:bookmarkEnd w:id="923"/>
    </w:p>
    <w:p w14:paraId="52F46E2D" w14:textId="77777777" w:rsidR="007E60C8" w:rsidRPr="007E60C8" w:rsidRDefault="007E60C8" w:rsidP="007E60C8">
      <w:pPr>
        <w:ind w:hanging="2"/>
        <w:jc w:val="center"/>
        <w:rPr>
          <w:rFonts w:asciiTheme="majorHAnsi" w:hAnsiTheme="majorHAnsi" w:cstheme="majorHAnsi"/>
          <w:i/>
          <w:sz w:val="22"/>
          <w:szCs w:val="22"/>
        </w:rPr>
      </w:pPr>
      <w:bookmarkStart w:id="924" w:name="_Toc169507154"/>
      <w:bookmarkStart w:id="925" w:name="_Toc169508311"/>
      <w:r w:rsidRPr="007E60C8">
        <w:rPr>
          <w:rFonts w:asciiTheme="majorHAnsi" w:hAnsiTheme="majorHAnsi" w:cstheme="majorHAnsi"/>
          <w:i/>
          <w:sz w:val="22"/>
          <w:szCs w:val="22"/>
        </w:rPr>
        <w:t>Fuente: Maestría en Ciencias de la Información y las Comunicaciones – Investigación</w:t>
      </w:r>
      <w:bookmarkEnd w:id="924"/>
      <w:bookmarkEnd w:id="925"/>
    </w:p>
    <w:p w14:paraId="1628D7DC" w14:textId="7C2CAB85" w:rsidR="001E3ACA" w:rsidRPr="007E60C8" w:rsidRDefault="001E3ACA" w:rsidP="007E60C8">
      <w:pPr>
        <w:ind w:hanging="2"/>
        <w:jc w:val="both"/>
        <w:rPr>
          <w:rFonts w:asciiTheme="majorHAnsi" w:hAnsiTheme="majorHAnsi" w:cstheme="majorHAnsi"/>
          <w:sz w:val="22"/>
          <w:szCs w:val="22"/>
        </w:rPr>
      </w:pPr>
      <w:bookmarkStart w:id="926" w:name="_Toc169507153"/>
      <w:bookmarkStart w:id="927" w:name="_Toc169508310"/>
      <w:r w:rsidRPr="007E60C8">
        <w:rPr>
          <w:rFonts w:asciiTheme="majorHAnsi" w:hAnsiTheme="majorHAnsi" w:cstheme="majorHAnsi"/>
          <w:sz w:val="22"/>
          <w:szCs w:val="22"/>
        </w:rPr>
        <w:t>Nota: Todos los espacios académicos tienen 4 créditos con excepción de Trabajo de grado II que tiene 8 créditos.</w:t>
      </w:r>
      <w:bookmarkEnd w:id="926"/>
      <w:bookmarkEnd w:id="927"/>
    </w:p>
    <w:p w14:paraId="3D187707" w14:textId="77777777" w:rsidR="00600379" w:rsidRPr="007E60C8" w:rsidRDefault="00600379" w:rsidP="00BC6927">
      <w:pPr>
        <w:pStyle w:val="Descripcin"/>
        <w:spacing w:line="276" w:lineRule="auto"/>
        <w:ind w:hanging="2"/>
        <w:jc w:val="both"/>
        <w:rPr>
          <w:rFonts w:asciiTheme="majorHAnsi" w:hAnsiTheme="majorHAnsi" w:cstheme="majorHAnsi"/>
          <w:color w:val="auto"/>
          <w:sz w:val="22"/>
          <w:szCs w:val="22"/>
        </w:rPr>
      </w:pPr>
    </w:p>
    <w:p w14:paraId="3B6E16B3" w14:textId="66E8FDFB" w:rsidR="001048FF" w:rsidRPr="001048FF" w:rsidRDefault="00E24859" w:rsidP="001048FF">
      <w:pPr>
        <w:ind w:hanging="2"/>
        <w:jc w:val="both"/>
        <w:rPr>
          <w:rFonts w:asciiTheme="majorHAnsi" w:hAnsiTheme="majorHAnsi" w:cstheme="majorBidi"/>
          <w:sz w:val="22"/>
          <w:szCs w:val="22"/>
        </w:rPr>
      </w:pPr>
      <w:bookmarkStart w:id="928" w:name="_Toc169507126"/>
      <w:bookmarkStart w:id="929" w:name="_Toc169508284"/>
      <w:r>
        <w:rPr>
          <w:rFonts w:asciiTheme="majorHAnsi" w:hAnsiTheme="majorHAnsi" w:cstheme="majorHAnsi"/>
          <w:sz w:val="22"/>
          <w:szCs w:val="22"/>
        </w:rPr>
        <w:t>Respecto</w:t>
      </w:r>
      <w:r w:rsidRPr="007E60C8">
        <w:rPr>
          <w:rFonts w:asciiTheme="majorHAnsi" w:hAnsiTheme="majorHAnsi" w:cstheme="majorHAnsi"/>
          <w:sz w:val="22"/>
          <w:szCs w:val="22"/>
        </w:rPr>
        <w:t xml:space="preserve"> </w:t>
      </w:r>
      <w:r w:rsidR="001E3ACA" w:rsidRPr="007E60C8">
        <w:rPr>
          <w:rFonts w:asciiTheme="majorHAnsi" w:hAnsiTheme="majorHAnsi" w:cstheme="majorHAnsi"/>
          <w:sz w:val="22"/>
          <w:szCs w:val="22"/>
        </w:rPr>
        <w:t>al componente de Profundización</w:t>
      </w:r>
      <w:r>
        <w:rPr>
          <w:rFonts w:asciiTheme="majorHAnsi" w:hAnsiTheme="majorHAnsi" w:cstheme="majorHAnsi"/>
          <w:sz w:val="22"/>
          <w:szCs w:val="22"/>
        </w:rPr>
        <w:t>,</w:t>
      </w:r>
      <w:r w:rsidR="001E3ACA" w:rsidRPr="007E60C8">
        <w:rPr>
          <w:rFonts w:asciiTheme="majorHAnsi" w:hAnsiTheme="majorHAnsi" w:cstheme="majorHAnsi"/>
          <w:sz w:val="22"/>
          <w:szCs w:val="22"/>
        </w:rPr>
        <w:t xml:space="preserve"> el estudiante debe seleccionar un Énfasis a cursar al momento de aspirar a la Maestría: “</w:t>
      </w:r>
      <w:r w:rsidR="001E3ACA" w:rsidRPr="00786C1F">
        <w:rPr>
          <w:rFonts w:asciiTheme="majorHAnsi" w:hAnsiTheme="majorHAnsi" w:cstheme="majorHAnsi"/>
          <w:sz w:val="22"/>
          <w:szCs w:val="22"/>
        </w:rPr>
        <w:t>Ingeniería de software, Geomática, Teleinformática”</w:t>
      </w:r>
      <w:r w:rsidR="00A67DA6" w:rsidRPr="00786C1F">
        <w:rPr>
          <w:rFonts w:asciiTheme="majorHAnsi" w:hAnsiTheme="majorHAnsi" w:cstheme="majorHAnsi"/>
          <w:sz w:val="22"/>
          <w:szCs w:val="22"/>
        </w:rPr>
        <w:t>.</w:t>
      </w:r>
      <w:r w:rsidR="001E3ACA" w:rsidRPr="00786C1F">
        <w:rPr>
          <w:rFonts w:asciiTheme="majorHAnsi" w:hAnsiTheme="majorHAnsi" w:cstheme="majorHAnsi"/>
          <w:sz w:val="22"/>
          <w:szCs w:val="22"/>
        </w:rPr>
        <w:t xml:space="preserve"> </w:t>
      </w:r>
      <w:bookmarkEnd w:id="928"/>
      <w:bookmarkEnd w:id="929"/>
      <w:r w:rsidR="001048FF">
        <w:rPr>
          <w:rFonts w:asciiTheme="majorHAnsi" w:hAnsiTheme="majorHAnsi" w:cstheme="majorBidi"/>
          <w:sz w:val="22"/>
          <w:szCs w:val="22"/>
        </w:rPr>
        <w:t>E</w:t>
      </w:r>
      <w:r w:rsidR="001048FF">
        <w:rPr>
          <w:rFonts w:asciiTheme="majorHAnsi" w:eastAsia="Arial" w:hAnsiTheme="majorHAnsi" w:cstheme="majorBidi"/>
          <w:bCs/>
          <w:i/>
          <w:iCs/>
          <w:sz w:val="22"/>
          <w:szCs w:val="22"/>
        </w:rPr>
        <w:t>ste documento</w:t>
      </w:r>
      <w:r w:rsidR="001048FF" w:rsidRPr="00993A9B">
        <w:rPr>
          <w:rFonts w:asciiTheme="majorHAnsi" w:eastAsia="Arial" w:hAnsiTheme="majorHAnsi" w:cstheme="majorBidi"/>
          <w:bCs/>
          <w:i/>
          <w:iCs/>
          <w:sz w:val="22"/>
          <w:szCs w:val="22"/>
        </w:rPr>
        <w:t xml:space="preserve"> presenta </w:t>
      </w:r>
      <w:r w:rsidR="001048FF">
        <w:rPr>
          <w:rFonts w:asciiTheme="majorHAnsi" w:eastAsia="Arial" w:hAnsiTheme="majorHAnsi" w:cstheme="majorBidi"/>
          <w:bCs/>
          <w:i/>
          <w:iCs/>
          <w:sz w:val="22"/>
          <w:szCs w:val="22"/>
        </w:rPr>
        <w:t xml:space="preserve">el requerimiento </w:t>
      </w:r>
      <w:r w:rsidR="001048FF" w:rsidRPr="00993A9B">
        <w:rPr>
          <w:rFonts w:asciiTheme="majorHAnsi" w:eastAsia="Arial" w:hAnsiTheme="majorHAnsi" w:cstheme="majorBidi"/>
          <w:bCs/>
          <w:i/>
          <w:iCs/>
          <w:sz w:val="22"/>
          <w:szCs w:val="22"/>
        </w:rPr>
        <w:t>para la inclusión</w:t>
      </w:r>
      <w:r w:rsidR="001048FF">
        <w:rPr>
          <w:rFonts w:asciiTheme="majorHAnsi" w:eastAsia="Arial" w:hAnsiTheme="majorHAnsi" w:cstheme="majorBidi"/>
          <w:bCs/>
          <w:i/>
          <w:iCs/>
          <w:sz w:val="22"/>
          <w:szCs w:val="22"/>
        </w:rPr>
        <w:t xml:space="preserve"> del </w:t>
      </w:r>
      <w:r w:rsidR="001048FF" w:rsidRPr="00993A9B">
        <w:rPr>
          <w:rFonts w:asciiTheme="majorHAnsi" w:eastAsia="Arial" w:hAnsiTheme="majorHAnsi" w:cstheme="majorBidi"/>
          <w:bCs/>
          <w:i/>
          <w:iCs/>
          <w:sz w:val="22"/>
          <w:szCs w:val="22"/>
        </w:rPr>
        <w:t>énfasis</w:t>
      </w:r>
      <w:r w:rsidR="001048FF">
        <w:rPr>
          <w:rFonts w:asciiTheme="majorHAnsi" w:eastAsia="Arial" w:hAnsiTheme="majorHAnsi" w:cstheme="majorBidi"/>
          <w:bCs/>
          <w:i/>
          <w:iCs/>
          <w:sz w:val="22"/>
          <w:szCs w:val="22"/>
        </w:rPr>
        <w:t xml:space="preserve"> de </w:t>
      </w:r>
      <w:r w:rsidR="001048FF" w:rsidRPr="00993A9B">
        <w:rPr>
          <w:rFonts w:asciiTheme="majorHAnsi" w:eastAsia="Arial" w:hAnsiTheme="majorHAnsi" w:cstheme="majorBidi"/>
          <w:bCs/>
          <w:i/>
          <w:iCs/>
          <w:sz w:val="22"/>
          <w:szCs w:val="22"/>
        </w:rPr>
        <w:t>Inteligencia artificial</w:t>
      </w:r>
      <w:r w:rsidR="001048FF">
        <w:rPr>
          <w:rFonts w:asciiTheme="majorHAnsi" w:eastAsia="Arial" w:hAnsiTheme="majorHAnsi" w:cstheme="majorBidi"/>
          <w:bCs/>
          <w:i/>
          <w:iCs/>
          <w:sz w:val="22"/>
          <w:szCs w:val="22"/>
        </w:rPr>
        <w:t>.</w:t>
      </w:r>
    </w:p>
    <w:p w14:paraId="478C9D8D" w14:textId="77777777" w:rsidR="001E3ACA" w:rsidRPr="007E60C8" w:rsidRDefault="001E3ACA" w:rsidP="001E3ACA">
      <w:pPr>
        <w:ind w:hanging="2"/>
        <w:jc w:val="both"/>
        <w:rPr>
          <w:rFonts w:asciiTheme="majorHAnsi" w:hAnsiTheme="majorHAnsi" w:cstheme="majorHAnsi"/>
          <w:b/>
          <w:bCs/>
          <w:i/>
          <w:iCs/>
          <w:sz w:val="22"/>
          <w:szCs w:val="22"/>
        </w:rPr>
      </w:pPr>
    </w:p>
    <w:p w14:paraId="78850B07" w14:textId="5A987533" w:rsidR="001E3ACA" w:rsidRPr="007E60C8" w:rsidRDefault="00E24859" w:rsidP="001E3ACA">
      <w:pPr>
        <w:ind w:hanging="2"/>
        <w:jc w:val="both"/>
        <w:rPr>
          <w:rFonts w:asciiTheme="majorHAnsi" w:hAnsiTheme="majorHAnsi" w:cstheme="majorHAnsi"/>
          <w:sz w:val="22"/>
          <w:szCs w:val="22"/>
        </w:rPr>
      </w:pPr>
      <w:bookmarkStart w:id="930" w:name="_Toc169507127"/>
      <w:bookmarkStart w:id="931" w:name="_Toc169508285"/>
      <w:r>
        <w:rPr>
          <w:rFonts w:asciiTheme="majorHAnsi" w:hAnsiTheme="majorHAnsi" w:cstheme="majorHAnsi"/>
          <w:sz w:val="22"/>
          <w:szCs w:val="22"/>
        </w:rPr>
        <w:t>B</w:t>
      </w:r>
      <w:r w:rsidR="001E3ACA" w:rsidRPr="007E60C8">
        <w:rPr>
          <w:rFonts w:asciiTheme="majorHAnsi" w:hAnsiTheme="majorHAnsi" w:cstheme="majorHAnsi"/>
          <w:sz w:val="22"/>
          <w:szCs w:val="22"/>
        </w:rPr>
        <w:t xml:space="preserve">ajo esta línea el estudiante puede seleccionar cinco (5) espacios académicos de la bolsa de espacios ofrecidos del énfasis; Así mismo, puede seleccionar dos (2) espacios académicos entre las siguientes opciones: </w:t>
      </w:r>
      <w:r w:rsidR="001E3ACA" w:rsidRPr="007E60C8">
        <w:rPr>
          <w:rFonts w:asciiTheme="majorHAnsi" w:hAnsiTheme="majorHAnsi" w:cstheme="majorHAnsi"/>
          <w:i/>
          <w:iCs/>
          <w:sz w:val="22"/>
          <w:szCs w:val="22"/>
        </w:rPr>
        <w:t>a)</w:t>
      </w:r>
      <w:r w:rsidR="001E3ACA" w:rsidRPr="007E60C8">
        <w:rPr>
          <w:rFonts w:asciiTheme="majorHAnsi" w:hAnsiTheme="majorHAnsi" w:cstheme="majorHAnsi"/>
          <w:sz w:val="22"/>
          <w:szCs w:val="22"/>
        </w:rPr>
        <w:t xml:space="preserve"> Espacio electivo intrínseco del mismo o de otros énfasis,</w:t>
      </w:r>
      <w:r w:rsidR="001E3ACA" w:rsidRPr="007E60C8">
        <w:rPr>
          <w:rFonts w:asciiTheme="majorHAnsi" w:hAnsiTheme="majorHAnsi" w:cstheme="majorHAnsi"/>
          <w:i/>
          <w:iCs/>
          <w:sz w:val="22"/>
          <w:szCs w:val="22"/>
        </w:rPr>
        <w:t xml:space="preserve"> b)</w:t>
      </w:r>
      <w:r w:rsidR="001E3ACA" w:rsidRPr="007E60C8">
        <w:rPr>
          <w:rFonts w:asciiTheme="majorHAnsi" w:hAnsiTheme="majorHAnsi" w:cstheme="majorHAnsi"/>
          <w:sz w:val="22"/>
          <w:szCs w:val="22"/>
        </w:rPr>
        <w:t xml:space="preserve"> Espacio académico de otras maestrías de la facultad de ingeniería, </w:t>
      </w:r>
      <w:r w:rsidR="001E3ACA" w:rsidRPr="007E60C8">
        <w:rPr>
          <w:rFonts w:asciiTheme="majorHAnsi" w:hAnsiTheme="majorHAnsi" w:cstheme="majorHAnsi"/>
          <w:i/>
          <w:iCs/>
          <w:sz w:val="22"/>
          <w:szCs w:val="22"/>
        </w:rPr>
        <w:t>c)</w:t>
      </w:r>
      <w:r w:rsidR="001E3ACA" w:rsidRPr="007E60C8">
        <w:rPr>
          <w:rFonts w:asciiTheme="majorHAnsi" w:hAnsiTheme="majorHAnsi" w:cstheme="majorHAnsi"/>
          <w:sz w:val="22"/>
          <w:szCs w:val="22"/>
        </w:rPr>
        <w:t xml:space="preserve"> Espacio académico de las maestrías de las otras facultades de la Universidad (Sujeto a aprobación del consejo curricular), </w:t>
      </w:r>
      <w:r w:rsidR="001E3ACA" w:rsidRPr="007E60C8">
        <w:rPr>
          <w:rFonts w:asciiTheme="majorHAnsi" w:hAnsiTheme="majorHAnsi" w:cstheme="majorHAnsi"/>
          <w:i/>
          <w:iCs/>
          <w:sz w:val="22"/>
          <w:szCs w:val="22"/>
        </w:rPr>
        <w:t>d)</w:t>
      </w:r>
      <w:r w:rsidR="001E3ACA" w:rsidRPr="007E60C8">
        <w:rPr>
          <w:rFonts w:asciiTheme="majorHAnsi" w:hAnsiTheme="majorHAnsi" w:cstheme="majorHAnsi"/>
          <w:sz w:val="22"/>
          <w:szCs w:val="22"/>
        </w:rPr>
        <w:t xml:space="preserve"> Espacio académico de maestrías de otras Universidades (Sujeto a aprobación del consejo curricular).</w:t>
      </w:r>
      <w:bookmarkEnd w:id="930"/>
      <w:bookmarkEnd w:id="931"/>
    </w:p>
    <w:p w14:paraId="2CCFD539" w14:textId="77777777" w:rsidR="001E3ACA" w:rsidRDefault="001E3ACA" w:rsidP="001E3ACA">
      <w:pPr>
        <w:ind w:hanging="2"/>
        <w:jc w:val="both"/>
        <w:rPr>
          <w:rFonts w:asciiTheme="majorHAnsi" w:hAnsiTheme="majorHAnsi" w:cstheme="majorHAnsi"/>
          <w:sz w:val="22"/>
          <w:szCs w:val="22"/>
        </w:rPr>
      </w:pPr>
    </w:p>
    <w:p w14:paraId="4A43D431" w14:textId="77777777" w:rsidR="00583C7A" w:rsidRPr="007E60C8" w:rsidRDefault="00583C7A" w:rsidP="001E3ACA">
      <w:pPr>
        <w:ind w:hanging="2"/>
        <w:jc w:val="both"/>
        <w:rPr>
          <w:rFonts w:asciiTheme="majorHAnsi" w:hAnsiTheme="majorHAnsi" w:cstheme="majorHAnsi"/>
          <w:sz w:val="22"/>
          <w:szCs w:val="22"/>
        </w:rPr>
      </w:pPr>
    </w:p>
    <w:p w14:paraId="78D9074E" w14:textId="52E9F969"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lastRenderedPageBreak/>
        <w:t xml:space="preserve">Ilustración </w:t>
      </w:r>
      <w:r w:rsidR="007E60C8" w:rsidRPr="007E60C8">
        <w:rPr>
          <w:rFonts w:asciiTheme="majorHAnsi" w:hAnsiTheme="majorHAnsi" w:cstheme="majorHAnsi"/>
          <w:color w:val="auto"/>
          <w:sz w:val="22"/>
          <w:szCs w:val="22"/>
        </w:rPr>
        <w:t>7</w:t>
      </w:r>
      <w:r w:rsidRPr="007E60C8">
        <w:rPr>
          <w:rFonts w:asciiTheme="majorHAnsi" w:hAnsiTheme="majorHAnsi" w:cstheme="majorHAnsi"/>
          <w:color w:val="auto"/>
          <w:sz w:val="22"/>
          <w:szCs w:val="22"/>
        </w:rPr>
        <w:t>. Organización de los espacios académicos con 4 énfasis - Profundización</w:t>
      </w:r>
    </w:p>
    <w:p w14:paraId="38FA35B2" w14:textId="71E507B5" w:rsidR="001E3ACA" w:rsidRPr="007E60C8" w:rsidRDefault="001E3ACA" w:rsidP="007E60C8">
      <w:pPr>
        <w:ind w:hanging="2"/>
        <w:jc w:val="center"/>
        <w:rPr>
          <w:rFonts w:asciiTheme="majorHAnsi" w:hAnsiTheme="majorHAnsi" w:cstheme="majorHAnsi"/>
        </w:rPr>
      </w:pPr>
      <w:bookmarkStart w:id="932" w:name="_Toc169507149"/>
      <w:bookmarkStart w:id="933" w:name="_Toc169508306"/>
      <w:r w:rsidRPr="007E60C8">
        <w:rPr>
          <w:rFonts w:asciiTheme="majorHAnsi" w:hAnsiTheme="majorHAnsi" w:cstheme="majorHAnsi"/>
          <w:noProof/>
          <w:sz w:val="22"/>
          <w:szCs w:val="22"/>
        </w:rPr>
        <w:drawing>
          <wp:inline distT="0" distB="0" distL="0" distR="0" wp14:anchorId="69582F5E" wp14:editId="771E21C8">
            <wp:extent cx="5341615" cy="26384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54366" cy="2644723"/>
                    </a:xfrm>
                    <a:prstGeom prst="rect">
                      <a:avLst/>
                    </a:prstGeom>
                    <a:noFill/>
                    <a:ln>
                      <a:noFill/>
                    </a:ln>
                  </pic:spPr>
                </pic:pic>
              </a:graphicData>
            </a:graphic>
          </wp:inline>
        </w:drawing>
      </w:r>
      <w:bookmarkEnd w:id="932"/>
      <w:bookmarkEnd w:id="933"/>
    </w:p>
    <w:p w14:paraId="2A172245" w14:textId="77777777" w:rsidR="007E60C8" w:rsidRPr="007E60C8" w:rsidRDefault="007E60C8" w:rsidP="007E60C8">
      <w:pPr>
        <w:ind w:hanging="2"/>
        <w:jc w:val="center"/>
        <w:rPr>
          <w:rFonts w:asciiTheme="majorHAnsi" w:hAnsiTheme="majorHAnsi" w:cstheme="majorHAnsi"/>
          <w:i/>
          <w:sz w:val="22"/>
          <w:szCs w:val="22"/>
        </w:rPr>
      </w:pPr>
      <w:bookmarkStart w:id="934" w:name="_Toc169507151"/>
      <w:bookmarkStart w:id="935" w:name="_Toc169508308"/>
      <w:r w:rsidRPr="007E60C8">
        <w:rPr>
          <w:rFonts w:asciiTheme="majorHAnsi" w:hAnsiTheme="majorHAnsi" w:cstheme="majorHAnsi"/>
          <w:i/>
          <w:sz w:val="22"/>
          <w:szCs w:val="22"/>
        </w:rPr>
        <w:t>Fuente: Maestría en Ciencias de la Información y las Comunicaciones - Profundización</w:t>
      </w:r>
      <w:bookmarkEnd w:id="934"/>
      <w:bookmarkEnd w:id="935"/>
    </w:p>
    <w:p w14:paraId="71EAB8F7" w14:textId="77777777" w:rsidR="001E3ACA" w:rsidRPr="007E60C8" w:rsidRDefault="001E3ACA" w:rsidP="007E60C8">
      <w:pPr>
        <w:ind w:hanging="2"/>
        <w:jc w:val="center"/>
        <w:rPr>
          <w:rFonts w:asciiTheme="majorHAnsi" w:hAnsiTheme="majorHAnsi" w:cstheme="majorHAnsi"/>
          <w:sz w:val="22"/>
          <w:szCs w:val="22"/>
        </w:rPr>
      </w:pPr>
      <w:bookmarkStart w:id="936" w:name="_Toc169507150"/>
      <w:bookmarkStart w:id="937" w:name="_Toc169508307"/>
      <w:r w:rsidRPr="007E60C8">
        <w:rPr>
          <w:rFonts w:asciiTheme="majorHAnsi" w:hAnsiTheme="majorHAnsi" w:cstheme="majorHAnsi"/>
          <w:sz w:val="22"/>
          <w:szCs w:val="22"/>
        </w:rPr>
        <w:t>Nota: Todos los espacios académicos tienen 4 créditos.</w:t>
      </w:r>
      <w:bookmarkEnd w:id="936"/>
      <w:bookmarkEnd w:id="937"/>
    </w:p>
    <w:p w14:paraId="1BF8C831" w14:textId="77777777" w:rsidR="001E3ACA" w:rsidRPr="007E60C8" w:rsidRDefault="001E3ACA" w:rsidP="001E3ACA">
      <w:pPr>
        <w:ind w:hanging="2"/>
        <w:jc w:val="both"/>
        <w:rPr>
          <w:rFonts w:asciiTheme="majorHAnsi" w:hAnsiTheme="majorHAnsi" w:cstheme="majorHAnsi"/>
          <w:sz w:val="22"/>
          <w:szCs w:val="22"/>
        </w:rPr>
      </w:pPr>
    </w:p>
    <w:p w14:paraId="651F9094" w14:textId="41AED3CF" w:rsidR="00456D33" w:rsidRPr="007E60C8" w:rsidRDefault="00456D33" w:rsidP="00B83153">
      <w:pPr>
        <w:jc w:val="both"/>
        <w:rPr>
          <w:rFonts w:asciiTheme="majorHAnsi" w:hAnsiTheme="majorHAnsi" w:cstheme="majorHAnsi"/>
          <w:sz w:val="22"/>
          <w:szCs w:val="22"/>
        </w:rPr>
      </w:pPr>
      <w:bookmarkStart w:id="938" w:name="_Toc169507130"/>
      <w:bookmarkStart w:id="939" w:name="_Toc169508288"/>
      <w:r w:rsidRPr="007E60C8">
        <w:rPr>
          <w:rFonts w:asciiTheme="majorHAnsi" w:hAnsiTheme="majorHAnsi" w:cstheme="majorHAnsi"/>
          <w:sz w:val="22"/>
          <w:szCs w:val="22"/>
        </w:rPr>
        <w:t xml:space="preserve">Por otra parte, la principal diferencia entre las mallas curriculares de los programas de Maestría de Ciencias de la Información y las Comunicaciones – Investigación (SNIES </w:t>
      </w:r>
      <w:r w:rsidRPr="007E60C8">
        <w:rPr>
          <w:rFonts w:asciiTheme="majorHAnsi" w:eastAsia="Arial" w:hAnsiTheme="majorHAnsi" w:cstheme="majorHAnsi"/>
          <w:sz w:val="22"/>
          <w:szCs w:val="22"/>
        </w:rPr>
        <w:t>17528</w:t>
      </w:r>
      <w:r w:rsidRPr="007E60C8">
        <w:rPr>
          <w:rFonts w:asciiTheme="majorHAnsi" w:hAnsiTheme="majorHAnsi" w:cstheme="majorHAnsi"/>
          <w:sz w:val="22"/>
          <w:szCs w:val="22"/>
        </w:rPr>
        <w:t xml:space="preserve">) y Maestría de Ciencias de la Información y las Comunicaciones – Profundización (SNIES </w:t>
      </w:r>
      <w:r w:rsidRPr="007E60C8">
        <w:rPr>
          <w:rFonts w:asciiTheme="majorHAnsi" w:eastAsia="Arial" w:hAnsiTheme="majorHAnsi" w:cstheme="majorHAnsi"/>
          <w:sz w:val="22"/>
          <w:szCs w:val="22"/>
        </w:rPr>
        <w:t>116070</w:t>
      </w:r>
      <w:r w:rsidRPr="007E60C8">
        <w:rPr>
          <w:rFonts w:asciiTheme="majorHAnsi" w:hAnsiTheme="majorHAnsi" w:cstheme="majorHAnsi"/>
          <w:sz w:val="22"/>
          <w:szCs w:val="22"/>
        </w:rPr>
        <w:t xml:space="preserve">), </w:t>
      </w:r>
      <w:r w:rsidR="0077673D">
        <w:rPr>
          <w:rFonts w:asciiTheme="majorHAnsi" w:hAnsiTheme="majorHAnsi" w:cstheme="majorHAnsi"/>
          <w:sz w:val="22"/>
          <w:szCs w:val="22"/>
        </w:rPr>
        <w:t>s</w:t>
      </w:r>
      <w:r w:rsidR="0077673D" w:rsidRPr="007E60C8">
        <w:rPr>
          <w:rFonts w:asciiTheme="majorHAnsi" w:hAnsiTheme="majorHAnsi" w:cstheme="majorHAnsi"/>
          <w:sz w:val="22"/>
          <w:szCs w:val="22"/>
        </w:rPr>
        <w:t xml:space="preserve">e </w:t>
      </w:r>
      <w:r w:rsidRPr="007E60C8">
        <w:rPr>
          <w:rFonts w:asciiTheme="majorHAnsi" w:hAnsiTheme="majorHAnsi" w:cstheme="majorHAnsi"/>
          <w:sz w:val="22"/>
          <w:szCs w:val="22"/>
        </w:rPr>
        <w:t xml:space="preserve">encuentra en su línea de investigación, la cual es de carácter obligatorio, dado que, para el componente de </w:t>
      </w:r>
      <w:r w:rsidRPr="00993A9B">
        <w:rPr>
          <w:rFonts w:asciiTheme="majorHAnsi" w:hAnsiTheme="majorHAnsi" w:cstheme="majorHAnsi"/>
          <w:sz w:val="22"/>
          <w:szCs w:val="22"/>
        </w:rPr>
        <w:t>Investigación</w:t>
      </w:r>
      <w:r w:rsidRPr="007E60C8">
        <w:rPr>
          <w:rFonts w:asciiTheme="majorHAnsi" w:hAnsiTheme="majorHAnsi" w:cstheme="majorHAnsi"/>
          <w:sz w:val="22"/>
          <w:szCs w:val="22"/>
        </w:rPr>
        <w:t xml:space="preserve"> constituyen la ruta de 16 créditos</w:t>
      </w:r>
      <w:r w:rsidR="00B83153">
        <w:rPr>
          <w:rFonts w:asciiTheme="majorHAnsi" w:hAnsiTheme="majorHAnsi" w:cstheme="majorHAnsi"/>
          <w:sz w:val="22"/>
          <w:szCs w:val="22"/>
        </w:rPr>
        <w:t xml:space="preserve"> (</w:t>
      </w:r>
      <w:r w:rsidR="00996613">
        <w:rPr>
          <w:rFonts w:asciiTheme="majorHAnsi" w:hAnsiTheme="majorHAnsi" w:cstheme="majorHAnsi"/>
          <w:sz w:val="22"/>
          <w:szCs w:val="22"/>
        </w:rPr>
        <w:t xml:space="preserve">compuesta </w:t>
      </w:r>
      <w:r w:rsidRPr="007E60C8">
        <w:rPr>
          <w:rFonts w:asciiTheme="majorHAnsi" w:hAnsiTheme="majorHAnsi" w:cstheme="majorHAnsi"/>
          <w:sz w:val="22"/>
          <w:szCs w:val="22"/>
        </w:rPr>
        <w:t>por 3 espacios comunes y obligatorios para todos los énfasis</w:t>
      </w:r>
      <w:r w:rsidR="00B83153">
        <w:rPr>
          <w:rFonts w:asciiTheme="majorHAnsi" w:hAnsiTheme="majorHAnsi" w:cstheme="majorHAnsi"/>
          <w:sz w:val="22"/>
          <w:szCs w:val="22"/>
        </w:rPr>
        <w:t>), mientras que</w:t>
      </w:r>
      <w:r w:rsidR="009C44B1">
        <w:rPr>
          <w:rFonts w:asciiTheme="majorHAnsi" w:hAnsiTheme="majorHAnsi" w:cstheme="majorHAnsi"/>
          <w:sz w:val="22"/>
          <w:szCs w:val="22"/>
        </w:rPr>
        <w:t>,</w:t>
      </w:r>
      <w:r w:rsidR="00B83153">
        <w:rPr>
          <w:rFonts w:asciiTheme="majorHAnsi" w:hAnsiTheme="majorHAnsi" w:cstheme="majorHAnsi"/>
          <w:sz w:val="22"/>
          <w:szCs w:val="22"/>
        </w:rPr>
        <w:t xml:space="preserve"> </w:t>
      </w:r>
      <w:bookmarkStart w:id="940" w:name="_Toc169507131"/>
      <w:bookmarkStart w:id="941" w:name="_Toc169508289"/>
      <w:bookmarkEnd w:id="938"/>
      <w:bookmarkEnd w:id="939"/>
      <w:r w:rsidR="00B83153">
        <w:rPr>
          <w:rFonts w:asciiTheme="majorHAnsi" w:hAnsiTheme="majorHAnsi" w:cstheme="majorHAnsi"/>
          <w:sz w:val="22"/>
          <w:szCs w:val="22"/>
        </w:rPr>
        <w:t>p</w:t>
      </w:r>
      <w:r w:rsidRPr="007E60C8">
        <w:rPr>
          <w:rFonts w:asciiTheme="majorHAnsi" w:hAnsiTheme="majorHAnsi" w:cstheme="majorHAnsi"/>
          <w:sz w:val="22"/>
          <w:szCs w:val="22"/>
        </w:rPr>
        <w:t xml:space="preserve">ara el componente de Profundización, </w:t>
      </w:r>
      <w:r w:rsidR="00B83153">
        <w:rPr>
          <w:rFonts w:asciiTheme="majorHAnsi" w:hAnsiTheme="majorHAnsi" w:cstheme="majorHAnsi"/>
          <w:sz w:val="22"/>
          <w:szCs w:val="22"/>
        </w:rPr>
        <w:t xml:space="preserve">la ruta se </w:t>
      </w:r>
      <w:r w:rsidR="00B83153" w:rsidRPr="00CA1618">
        <w:rPr>
          <w:rFonts w:asciiTheme="majorHAnsi" w:hAnsiTheme="majorHAnsi" w:cstheme="majorHAnsi"/>
          <w:sz w:val="22"/>
          <w:szCs w:val="22"/>
        </w:rPr>
        <w:t>conform</w:t>
      </w:r>
      <w:r w:rsidR="00B83153" w:rsidRPr="00882F30">
        <w:rPr>
          <w:rFonts w:asciiTheme="majorHAnsi" w:hAnsiTheme="majorHAnsi" w:cstheme="majorHAnsi"/>
          <w:sz w:val="22"/>
          <w:szCs w:val="22"/>
        </w:rPr>
        <w:t>a</w:t>
      </w:r>
      <w:r w:rsidR="00B83153">
        <w:rPr>
          <w:rFonts w:asciiTheme="majorHAnsi" w:hAnsiTheme="majorHAnsi" w:cstheme="majorHAnsi"/>
          <w:sz w:val="22"/>
          <w:szCs w:val="22"/>
        </w:rPr>
        <w:t xml:space="preserve"> por 8 créditos (</w:t>
      </w:r>
      <w:r w:rsidR="00996613">
        <w:rPr>
          <w:rFonts w:asciiTheme="majorHAnsi" w:hAnsiTheme="majorHAnsi" w:cstheme="majorHAnsi"/>
          <w:sz w:val="22"/>
          <w:szCs w:val="22"/>
        </w:rPr>
        <w:t xml:space="preserve">distribuidos </w:t>
      </w:r>
      <w:r w:rsidR="00B83153" w:rsidRPr="007E60C8">
        <w:rPr>
          <w:rFonts w:asciiTheme="majorHAnsi" w:hAnsiTheme="majorHAnsi" w:cstheme="majorHAnsi"/>
          <w:sz w:val="22"/>
          <w:szCs w:val="22"/>
        </w:rPr>
        <w:t>por 2 espacios comunes y obligatorios para todos los énfasis</w:t>
      </w:r>
      <w:r w:rsidR="00B83153">
        <w:rPr>
          <w:rFonts w:asciiTheme="majorHAnsi" w:hAnsiTheme="majorHAnsi" w:cstheme="majorHAnsi"/>
          <w:sz w:val="22"/>
          <w:szCs w:val="22"/>
        </w:rPr>
        <w:t xml:space="preserve">), donde </w:t>
      </w:r>
      <w:r w:rsidRPr="007E60C8">
        <w:rPr>
          <w:rFonts w:asciiTheme="majorHAnsi" w:hAnsiTheme="majorHAnsi" w:cstheme="majorHAnsi"/>
          <w:sz w:val="22"/>
          <w:szCs w:val="22"/>
        </w:rPr>
        <w:t>se considera totalmente necesari</w:t>
      </w:r>
      <w:r w:rsidR="00B83153">
        <w:rPr>
          <w:rFonts w:asciiTheme="majorHAnsi" w:hAnsiTheme="majorHAnsi" w:cstheme="majorHAnsi"/>
          <w:sz w:val="22"/>
          <w:szCs w:val="22"/>
        </w:rPr>
        <w:t>a</w:t>
      </w:r>
      <w:r w:rsidRPr="007E60C8">
        <w:rPr>
          <w:rFonts w:asciiTheme="majorHAnsi" w:hAnsiTheme="majorHAnsi" w:cstheme="majorHAnsi"/>
          <w:sz w:val="22"/>
          <w:szCs w:val="22"/>
        </w:rPr>
        <w:t xml:space="preserve"> la formación en metodología de la investigación enfocada a la formulación y desarrollo de proyectos</w:t>
      </w:r>
      <w:r w:rsidR="00B83153">
        <w:rPr>
          <w:rFonts w:asciiTheme="majorHAnsi" w:hAnsiTheme="majorHAnsi" w:cstheme="majorHAnsi"/>
          <w:sz w:val="22"/>
          <w:szCs w:val="22"/>
        </w:rPr>
        <w:t xml:space="preserve"> </w:t>
      </w:r>
      <w:r w:rsidRPr="007E60C8">
        <w:rPr>
          <w:rFonts w:asciiTheme="majorHAnsi" w:hAnsiTheme="majorHAnsi" w:cstheme="majorHAnsi"/>
          <w:sz w:val="22"/>
          <w:szCs w:val="22"/>
        </w:rPr>
        <w:t>.</w:t>
      </w:r>
      <w:bookmarkEnd w:id="940"/>
      <w:bookmarkEnd w:id="941"/>
    </w:p>
    <w:p w14:paraId="2CAAF2B3" w14:textId="329861A9" w:rsidR="00074780" w:rsidRDefault="00074780" w:rsidP="00BC6927">
      <w:pPr>
        <w:ind w:hanging="2"/>
        <w:jc w:val="both"/>
        <w:rPr>
          <w:rFonts w:asciiTheme="majorHAnsi" w:hAnsiTheme="majorHAnsi" w:cstheme="majorHAnsi"/>
          <w:i/>
        </w:rPr>
      </w:pPr>
    </w:p>
    <w:p w14:paraId="4896D0D4" w14:textId="56E995B9" w:rsidR="0077673D" w:rsidRPr="007C4DC9" w:rsidRDefault="009C44B1" w:rsidP="5E7F5D34">
      <w:pPr>
        <w:ind w:left="-2"/>
        <w:jc w:val="both"/>
        <w:rPr>
          <w:rFonts w:asciiTheme="majorHAnsi" w:hAnsiTheme="majorHAnsi" w:cstheme="majorBidi"/>
          <w:sz w:val="22"/>
          <w:szCs w:val="22"/>
        </w:rPr>
      </w:pPr>
      <w:r w:rsidRPr="005624F1">
        <w:rPr>
          <w:rFonts w:asciiTheme="majorHAnsi" w:hAnsiTheme="majorHAnsi" w:cstheme="majorBidi"/>
          <w:sz w:val="22"/>
          <w:szCs w:val="22"/>
        </w:rPr>
        <w:t>En l</w:t>
      </w:r>
      <w:r w:rsidR="007C4DC9" w:rsidRPr="005624F1">
        <w:rPr>
          <w:rFonts w:asciiTheme="majorHAnsi" w:hAnsiTheme="majorHAnsi" w:cstheme="majorBidi"/>
          <w:sz w:val="22"/>
          <w:szCs w:val="22"/>
        </w:rPr>
        <w:t>a</w:t>
      </w:r>
      <w:r w:rsidR="702E50C7"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Tabla</w:t>
      </w:r>
      <w:r w:rsidR="00C9F145"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w:t>
      </w:r>
      <w:del w:id="942" w:author="RUBIANO SUAREZ ALISON KATHERINE" w:date="2024-12-04T10:37:00Z">
        <w:r w:rsidR="007C4DC9" w:rsidRPr="005624F1" w:rsidDel="003A6EF0">
          <w:rPr>
            <w:rFonts w:asciiTheme="majorHAnsi" w:hAnsiTheme="majorHAnsi" w:cstheme="majorBidi"/>
            <w:sz w:val="22"/>
            <w:szCs w:val="22"/>
          </w:rPr>
          <w:delText>7</w:delText>
        </w:r>
        <w:r w:rsidR="0008182F" w:rsidRPr="005624F1" w:rsidDel="003A6EF0">
          <w:rPr>
            <w:rFonts w:asciiTheme="majorHAnsi" w:hAnsiTheme="majorHAnsi" w:cstheme="majorBidi"/>
            <w:sz w:val="22"/>
            <w:szCs w:val="22"/>
          </w:rPr>
          <w:delText xml:space="preserve"> y </w:delText>
        </w:r>
      </w:del>
      <w:r w:rsidR="0008182F" w:rsidRPr="005624F1">
        <w:rPr>
          <w:rFonts w:asciiTheme="majorHAnsi" w:hAnsiTheme="majorHAnsi" w:cstheme="majorBidi"/>
          <w:sz w:val="22"/>
          <w:szCs w:val="22"/>
        </w:rPr>
        <w:t>8</w:t>
      </w:r>
      <w:r w:rsidR="007C4DC9" w:rsidRPr="005624F1">
        <w:rPr>
          <w:rFonts w:asciiTheme="majorHAnsi" w:hAnsiTheme="majorHAnsi" w:cstheme="majorBidi"/>
          <w:sz w:val="22"/>
          <w:szCs w:val="22"/>
        </w:rPr>
        <w:t xml:space="preserve"> </w:t>
      </w:r>
      <w:ins w:id="943" w:author="RUBIANO SUAREZ ALISON KATHERINE" w:date="2024-12-04T10:37:00Z">
        <w:r w:rsidR="003A6EF0">
          <w:rPr>
            <w:rFonts w:asciiTheme="majorHAnsi" w:hAnsiTheme="majorHAnsi" w:cstheme="majorBidi"/>
            <w:sz w:val="22"/>
            <w:szCs w:val="22"/>
          </w:rPr>
          <w:t xml:space="preserve">Y 9 </w:t>
        </w:r>
      </w:ins>
      <w:r w:rsidR="007C4DC9" w:rsidRPr="005624F1">
        <w:rPr>
          <w:rFonts w:asciiTheme="majorHAnsi" w:hAnsiTheme="majorHAnsi" w:cstheme="majorBidi"/>
          <w:sz w:val="22"/>
          <w:szCs w:val="22"/>
        </w:rPr>
        <w:t>se puede</w:t>
      </w:r>
      <w:r w:rsidR="57761112" w:rsidRPr="005624F1">
        <w:rPr>
          <w:rFonts w:asciiTheme="majorHAnsi" w:hAnsiTheme="majorHAnsi" w:cstheme="majorBidi"/>
          <w:sz w:val="22"/>
          <w:szCs w:val="22"/>
        </w:rPr>
        <w:t>n</w:t>
      </w:r>
      <w:r w:rsidR="007C4DC9" w:rsidRPr="005624F1">
        <w:rPr>
          <w:rFonts w:asciiTheme="majorHAnsi" w:hAnsiTheme="majorHAnsi" w:cstheme="majorBidi"/>
          <w:sz w:val="22"/>
          <w:szCs w:val="22"/>
        </w:rPr>
        <w:t xml:space="preserve"> observar la</w:t>
      </w:r>
      <w:r w:rsidR="4F83B9FC"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w:t>
      </w:r>
      <w:r w:rsidR="34289953" w:rsidRPr="005624F1">
        <w:rPr>
          <w:rFonts w:asciiTheme="majorHAnsi" w:hAnsiTheme="majorHAnsi" w:cstheme="majorBidi"/>
          <w:sz w:val="22"/>
          <w:szCs w:val="22"/>
        </w:rPr>
        <w:t>distribuciones</w:t>
      </w:r>
      <w:r w:rsidR="007C4DC9" w:rsidRPr="005624F1">
        <w:rPr>
          <w:rFonts w:asciiTheme="majorHAnsi" w:hAnsiTheme="majorHAnsi" w:cstheme="majorBidi"/>
          <w:sz w:val="22"/>
          <w:szCs w:val="22"/>
        </w:rPr>
        <w:t xml:space="preserve"> sugerida</w:t>
      </w:r>
      <w:r w:rsidR="5D82FBC8"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w:t>
      </w:r>
      <w:r w:rsidR="365AAD3D" w:rsidRPr="005624F1">
        <w:rPr>
          <w:rFonts w:asciiTheme="majorHAnsi" w:hAnsiTheme="majorHAnsi" w:cstheme="majorBidi"/>
          <w:sz w:val="22"/>
          <w:szCs w:val="22"/>
        </w:rPr>
        <w:t>para</w:t>
      </w:r>
      <w:r w:rsidR="007C4DC9" w:rsidRPr="005624F1">
        <w:rPr>
          <w:rFonts w:asciiTheme="majorHAnsi" w:hAnsiTheme="majorHAnsi" w:cstheme="majorBidi"/>
          <w:sz w:val="22"/>
          <w:szCs w:val="22"/>
        </w:rPr>
        <w:t xml:space="preserve"> los diferentes tipos de espacios académicos (obligatorio</w:t>
      </w:r>
      <w:r w:rsidR="749CE93C" w:rsidRPr="005624F1">
        <w:rPr>
          <w:rFonts w:asciiTheme="majorHAnsi" w:hAnsiTheme="majorHAnsi" w:cstheme="majorBidi"/>
          <w:sz w:val="22"/>
          <w:szCs w:val="22"/>
        </w:rPr>
        <w:t xml:space="preserve"> y</w:t>
      </w:r>
      <w:r w:rsidR="007C4DC9" w:rsidRPr="005624F1">
        <w:rPr>
          <w:rFonts w:asciiTheme="majorHAnsi" w:hAnsiTheme="majorHAnsi" w:cstheme="majorBidi"/>
          <w:sz w:val="22"/>
          <w:szCs w:val="22"/>
        </w:rPr>
        <w:t xml:space="preserve"> electivo del énfasis)</w:t>
      </w:r>
      <w:r w:rsidR="7B442D7A" w:rsidRPr="005624F1">
        <w:rPr>
          <w:rFonts w:asciiTheme="majorHAnsi" w:hAnsiTheme="majorHAnsi" w:cstheme="majorBidi"/>
          <w:sz w:val="22"/>
          <w:szCs w:val="22"/>
        </w:rPr>
        <w:t>,</w:t>
      </w:r>
      <w:r w:rsidR="007C4DC9" w:rsidRPr="005624F1">
        <w:rPr>
          <w:rFonts w:asciiTheme="majorHAnsi" w:hAnsiTheme="majorHAnsi" w:cstheme="majorBidi"/>
          <w:sz w:val="22"/>
          <w:szCs w:val="22"/>
        </w:rPr>
        <w:t xml:space="preserve"> por periodo académico</w:t>
      </w:r>
      <w:r w:rsidR="00B97A90" w:rsidRPr="005624F1">
        <w:rPr>
          <w:rFonts w:asciiTheme="majorHAnsi" w:hAnsiTheme="majorHAnsi" w:cstheme="majorBidi"/>
          <w:sz w:val="22"/>
          <w:szCs w:val="22"/>
        </w:rPr>
        <w:t xml:space="preserve">. </w:t>
      </w:r>
      <w:r w:rsidR="0ABBDE85" w:rsidRPr="005624F1">
        <w:rPr>
          <w:rFonts w:asciiTheme="majorHAnsi" w:hAnsiTheme="majorHAnsi" w:cstheme="majorBidi"/>
          <w:sz w:val="22"/>
          <w:szCs w:val="22"/>
        </w:rPr>
        <w:t xml:space="preserve"> </w:t>
      </w:r>
      <w:r w:rsidR="00B97A90" w:rsidRPr="005624F1">
        <w:rPr>
          <w:rFonts w:asciiTheme="majorHAnsi" w:hAnsiTheme="majorHAnsi" w:cstheme="majorBidi"/>
          <w:sz w:val="22"/>
          <w:szCs w:val="22"/>
        </w:rPr>
        <w:t xml:space="preserve">Estas </w:t>
      </w:r>
      <w:r w:rsidR="005624F1" w:rsidRPr="005624F1">
        <w:rPr>
          <w:rFonts w:asciiTheme="majorHAnsi" w:hAnsiTheme="majorHAnsi" w:cstheme="majorBidi"/>
          <w:sz w:val="22"/>
          <w:szCs w:val="22"/>
        </w:rPr>
        <w:t>distribuciones relacionan</w:t>
      </w:r>
      <w:r w:rsidR="007C4DC9" w:rsidRPr="005624F1">
        <w:rPr>
          <w:rFonts w:asciiTheme="majorHAnsi" w:hAnsiTheme="majorHAnsi" w:cstheme="majorBidi"/>
          <w:sz w:val="22"/>
          <w:szCs w:val="22"/>
        </w:rPr>
        <w:t xml:space="preserve"> las áreas o componentes de formación del currículo, los créditos y las horas de trabajo</w:t>
      </w:r>
      <w:r w:rsidR="004D07FB" w:rsidRPr="005624F1">
        <w:rPr>
          <w:rFonts w:asciiTheme="majorHAnsi" w:hAnsiTheme="majorHAnsi" w:cstheme="majorBidi"/>
          <w:sz w:val="22"/>
          <w:szCs w:val="22"/>
        </w:rPr>
        <w:t xml:space="preserve"> correspondientes</w:t>
      </w:r>
      <w:r w:rsidR="0008182F" w:rsidRPr="005624F1">
        <w:rPr>
          <w:rFonts w:asciiTheme="majorHAnsi" w:hAnsiTheme="majorHAnsi" w:cstheme="majorBidi"/>
          <w:sz w:val="22"/>
          <w:szCs w:val="22"/>
        </w:rPr>
        <w:t xml:space="preserve"> a l</w:t>
      </w:r>
      <w:r w:rsidR="2EABC41E" w:rsidRPr="005624F1">
        <w:rPr>
          <w:rFonts w:asciiTheme="majorHAnsi" w:hAnsiTheme="majorHAnsi" w:cstheme="majorBidi"/>
          <w:sz w:val="22"/>
          <w:szCs w:val="22"/>
        </w:rPr>
        <w:t>os</w:t>
      </w:r>
      <w:r w:rsidR="0008182F" w:rsidRPr="005624F1">
        <w:rPr>
          <w:rFonts w:asciiTheme="majorHAnsi" w:hAnsiTheme="majorHAnsi" w:cstheme="majorBidi"/>
          <w:sz w:val="22"/>
          <w:szCs w:val="22"/>
        </w:rPr>
        <w:t xml:space="preserve"> Componente</w:t>
      </w:r>
      <w:r w:rsidR="680BE7DF" w:rsidRPr="005624F1">
        <w:rPr>
          <w:rFonts w:asciiTheme="majorHAnsi" w:hAnsiTheme="majorHAnsi" w:cstheme="majorBidi"/>
          <w:sz w:val="22"/>
          <w:szCs w:val="22"/>
        </w:rPr>
        <w:t>s</w:t>
      </w:r>
      <w:r w:rsidR="0008182F" w:rsidRPr="005624F1">
        <w:rPr>
          <w:rFonts w:asciiTheme="majorHAnsi" w:hAnsiTheme="majorHAnsi" w:cstheme="majorBidi"/>
          <w:sz w:val="22"/>
          <w:szCs w:val="22"/>
        </w:rPr>
        <w:t xml:space="preserve"> de Investigación y de Profundización respectivamente</w:t>
      </w:r>
      <w:r w:rsidR="007C4DC9" w:rsidRPr="005624F1">
        <w:rPr>
          <w:rFonts w:asciiTheme="majorHAnsi" w:hAnsiTheme="majorHAnsi" w:cstheme="majorBidi"/>
          <w:sz w:val="22"/>
          <w:szCs w:val="22"/>
        </w:rPr>
        <w:t>.</w:t>
      </w:r>
    </w:p>
    <w:p w14:paraId="0AB8E1B2" w14:textId="2560A08B" w:rsidR="0077673D" w:rsidRPr="007C4DC9" w:rsidRDefault="0077673D" w:rsidP="00BC6927">
      <w:pPr>
        <w:ind w:hanging="2"/>
        <w:jc w:val="both"/>
        <w:rPr>
          <w:rFonts w:asciiTheme="majorHAnsi" w:hAnsiTheme="majorHAnsi" w:cstheme="majorHAnsi"/>
          <w:sz w:val="22"/>
          <w:szCs w:val="22"/>
        </w:rPr>
      </w:pPr>
    </w:p>
    <w:p w14:paraId="1913BDAF" w14:textId="77777777" w:rsidR="0077673D" w:rsidRPr="007C4DC9" w:rsidRDefault="0077673D" w:rsidP="00BC6927">
      <w:pPr>
        <w:ind w:hanging="2"/>
        <w:jc w:val="both"/>
        <w:rPr>
          <w:rFonts w:asciiTheme="majorHAnsi" w:hAnsiTheme="majorHAnsi" w:cstheme="majorHAnsi"/>
          <w:sz w:val="22"/>
          <w:szCs w:val="22"/>
        </w:rPr>
      </w:pPr>
    </w:p>
    <w:p w14:paraId="5A3C7180" w14:textId="71B71E56" w:rsidR="0077673D" w:rsidRPr="00993A9B" w:rsidRDefault="0077673D" w:rsidP="00BC6927">
      <w:pPr>
        <w:ind w:hanging="2"/>
        <w:jc w:val="both"/>
        <w:rPr>
          <w:rFonts w:asciiTheme="majorHAnsi" w:hAnsiTheme="majorHAnsi" w:cstheme="majorHAnsi"/>
        </w:rPr>
        <w:sectPr w:rsidR="0077673D" w:rsidRPr="00993A9B">
          <w:headerReference w:type="even" r:id="rId44"/>
          <w:headerReference w:type="default" r:id="rId45"/>
          <w:footerReference w:type="even" r:id="rId46"/>
          <w:footerReference w:type="default" r:id="rId47"/>
          <w:headerReference w:type="first" r:id="rId48"/>
          <w:footerReference w:type="first" r:id="rId49"/>
          <w:pgSz w:w="12240" w:h="15840"/>
          <w:pgMar w:top="1134" w:right="1134" w:bottom="1134" w:left="1134" w:header="708" w:footer="708" w:gutter="0"/>
          <w:pgNumType w:start="1"/>
          <w:cols w:space="720"/>
          <w:titlePg/>
        </w:sectPr>
      </w:pPr>
    </w:p>
    <w:p w14:paraId="02F04CB0" w14:textId="2BB3A4D2" w:rsidR="00074780" w:rsidRPr="003A6EF0" w:rsidRDefault="003A6EF0" w:rsidP="003A6EF0">
      <w:pPr>
        <w:pStyle w:val="Descripcin"/>
        <w:jc w:val="center"/>
        <w:rPr>
          <w:rFonts w:asciiTheme="majorHAnsi" w:eastAsia="Arial Narrow" w:hAnsiTheme="majorHAnsi" w:cs="Arial Narrow"/>
          <w:color w:val="auto"/>
          <w:sz w:val="22"/>
          <w:szCs w:val="22"/>
          <w:rPrChange w:id="944" w:author="RUBIANO SUAREZ ALISON KATHERINE" w:date="2024-12-04T10:36:00Z">
            <w:rPr>
              <w:rFonts w:asciiTheme="majorHAnsi" w:hAnsiTheme="majorHAnsi" w:cstheme="majorHAnsi"/>
              <w:color w:val="auto"/>
              <w:sz w:val="22"/>
              <w:szCs w:val="22"/>
            </w:rPr>
          </w:rPrChange>
        </w:rPr>
        <w:pPrChange w:id="945" w:author="RUBIANO SUAREZ ALISON KATHERINE" w:date="2024-12-04T10:36:00Z">
          <w:pPr>
            <w:pStyle w:val="Descripcin"/>
            <w:spacing w:line="276" w:lineRule="auto"/>
            <w:ind w:hanging="2"/>
            <w:jc w:val="center"/>
          </w:pPr>
        </w:pPrChange>
      </w:pPr>
      <w:ins w:id="946" w:author="RUBIANO SUAREZ ALISON KATHERINE" w:date="2024-12-04T10:35:00Z">
        <w:r w:rsidRPr="003A6EF0">
          <w:rPr>
            <w:rFonts w:asciiTheme="majorHAnsi" w:eastAsia="Arial Narrow" w:hAnsiTheme="majorHAnsi" w:cs="Arial Narrow"/>
            <w:color w:val="auto"/>
            <w:sz w:val="22"/>
            <w:szCs w:val="22"/>
            <w:rPrChange w:id="947" w:author="RUBIANO SUAREZ ALISON KATHERINE" w:date="2024-12-04T10:36:00Z">
              <w:rPr/>
            </w:rPrChange>
          </w:rPr>
          <w:lastRenderedPageBreak/>
          <w:t xml:space="preserve">Tabla </w:t>
        </w:r>
        <w:r w:rsidRPr="003A6EF0">
          <w:rPr>
            <w:rFonts w:asciiTheme="majorHAnsi" w:eastAsia="Arial Narrow" w:hAnsiTheme="majorHAnsi" w:cs="Arial Narrow"/>
            <w:color w:val="auto"/>
            <w:sz w:val="22"/>
            <w:szCs w:val="22"/>
            <w:rPrChange w:id="948" w:author="RUBIANO SUAREZ ALISON KATHERINE" w:date="2024-12-04T10:36:00Z">
              <w:rPr/>
            </w:rPrChange>
          </w:rPr>
          <w:fldChar w:fldCharType="begin"/>
        </w:r>
        <w:r w:rsidRPr="003A6EF0">
          <w:rPr>
            <w:rFonts w:asciiTheme="majorHAnsi" w:eastAsia="Arial Narrow" w:hAnsiTheme="majorHAnsi" w:cs="Arial Narrow"/>
            <w:color w:val="auto"/>
            <w:sz w:val="22"/>
            <w:szCs w:val="22"/>
            <w:rPrChange w:id="949" w:author="RUBIANO SUAREZ ALISON KATHERINE" w:date="2024-12-04T10:36:00Z">
              <w:rPr/>
            </w:rPrChange>
          </w:rPr>
          <w:instrText xml:space="preserve"> SEQ Tabla \* ARABIC </w:instrText>
        </w:r>
      </w:ins>
      <w:r w:rsidRPr="003A6EF0">
        <w:rPr>
          <w:rFonts w:asciiTheme="majorHAnsi" w:eastAsia="Arial Narrow" w:hAnsiTheme="majorHAnsi" w:cs="Arial Narrow"/>
          <w:color w:val="auto"/>
          <w:sz w:val="22"/>
          <w:szCs w:val="22"/>
          <w:rPrChange w:id="950" w:author="RUBIANO SUAREZ ALISON KATHERINE" w:date="2024-12-04T10:36:00Z">
            <w:rPr/>
          </w:rPrChange>
        </w:rPr>
        <w:fldChar w:fldCharType="separate"/>
      </w:r>
      <w:ins w:id="951" w:author="RUBIANO SUAREZ ALISON KATHERINE" w:date="2024-12-04T10:35:00Z">
        <w:r w:rsidRPr="003A6EF0">
          <w:rPr>
            <w:rFonts w:asciiTheme="majorHAnsi" w:eastAsia="Arial Narrow" w:hAnsiTheme="majorHAnsi" w:cs="Arial Narrow"/>
            <w:color w:val="auto"/>
            <w:sz w:val="22"/>
            <w:szCs w:val="22"/>
            <w:rPrChange w:id="952" w:author="RUBIANO SUAREZ ALISON KATHERINE" w:date="2024-12-04T10:36:00Z">
              <w:rPr>
                <w:noProof/>
              </w:rPr>
            </w:rPrChange>
          </w:rPr>
          <w:t>8</w:t>
        </w:r>
        <w:r w:rsidRPr="003A6EF0">
          <w:rPr>
            <w:rFonts w:asciiTheme="majorHAnsi" w:eastAsia="Arial Narrow" w:hAnsiTheme="majorHAnsi" w:cs="Arial Narrow"/>
            <w:color w:val="auto"/>
            <w:sz w:val="22"/>
            <w:szCs w:val="22"/>
            <w:rPrChange w:id="953" w:author="RUBIANO SUAREZ ALISON KATHERINE" w:date="2024-12-04T10:36:00Z">
              <w:rPr/>
            </w:rPrChange>
          </w:rPr>
          <w:fldChar w:fldCharType="end"/>
        </w:r>
        <w:r w:rsidRPr="003A6EF0">
          <w:rPr>
            <w:rFonts w:asciiTheme="majorHAnsi" w:eastAsia="Arial Narrow" w:hAnsiTheme="majorHAnsi" w:cs="Arial Narrow"/>
            <w:color w:val="auto"/>
            <w:sz w:val="22"/>
            <w:szCs w:val="22"/>
            <w:rPrChange w:id="954" w:author="RUBIANO SUAREZ ALISON KATHERINE" w:date="2024-12-04T10:36:00Z">
              <w:rPr/>
            </w:rPrChange>
          </w:rPr>
          <w:t xml:space="preserve">. </w:t>
        </w:r>
      </w:ins>
      <w:del w:id="955" w:author="RUBIANO SUAREZ ALISON KATHERINE" w:date="2024-12-04T10:35:00Z">
        <w:r w:rsidR="007E60C8" w:rsidRPr="003A6EF0" w:rsidDel="003A6EF0">
          <w:rPr>
            <w:rFonts w:asciiTheme="majorHAnsi" w:eastAsia="Arial Narrow" w:hAnsiTheme="majorHAnsi" w:cs="Arial Narrow"/>
            <w:color w:val="auto"/>
            <w:sz w:val="22"/>
            <w:szCs w:val="22"/>
            <w:rPrChange w:id="956" w:author="RUBIANO SUAREZ ALISON KATHERINE" w:date="2024-12-04T10:36:00Z">
              <w:rPr>
                <w:rFonts w:asciiTheme="majorHAnsi" w:hAnsiTheme="majorHAnsi" w:cstheme="majorHAnsi"/>
                <w:color w:val="auto"/>
                <w:sz w:val="22"/>
                <w:szCs w:val="22"/>
              </w:rPr>
            </w:rPrChange>
          </w:rPr>
          <w:delText>Tabla 7</w:delText>
        </w:r>
        <w:r w:rsidR="00074780" w:rsidRPr="003A6EF0" w:rsidDel="003A6EF0">
          <w:rPr>
            <w:rFonts w:asciiTheme="majorHAnsi" w:eastAsia="Arial Narrow" w:hAnsiTheme="majorHAnsi" w:cs="Arial Narrow"/>
            <w:color w:val="auto"/>
            <w:sz w:val="22"/>
            <w:szCs w:val="22"/>
            <w:rPrChange w:id="957" w:author="RUBIANO SUAREZ ALISON KATHERINE" w:date="2024-12-04T10:36:00Z">
              <w:rPr>
                <w:rFonts w:asciiTheme="majorHAnsi" w:hAnsiTheme="majorHAnsi" w:cstheme="majorHAnsi"/>
                <w:color w:val="auto"/>
                <w:sz w:val="22"/>
                <w:szCs w:val="22"/>
              </w:rPr>
            </w:rPrChange>
          </w:rPr>
          <w:delText xml:space="preserve">. </w:delText>
        </w:r>
      </w:del>
      <w:r w:rsidR="00230999" w:rsidRPr="007E60C8">
        <w:rPr>
          <w:rFonts w:asciiTheme="majorHAnsi" w:eastAsia="Arial Narrow" w:hAnsiTheme="majorHAnsi" w:cs="Arial Narrow"/>
          <w:color w:val="auto"/>
          <w:sz w:val="22"/>
          <w:szCs w:val="22"/>
        </w:rPr>
        <w:t>Distribución sugerida por periodos académicos relacionando créditos y horas de trabajo</w:t>
      </w:r>
      <w:r w:rsidR="0093163A" w:rsidRPr="007E60C8">
        <w:rPr>
          <w:rFonts w:asciiTheme="majorHAnsi" w:eastAsia="Arial Narrow" w:hAnsiTheme="majorHAnsi" w:cs="Arial Narrow"/>
          <w:color w:val="auto"/>
          <w:sz w:val="22"/>
          <w:szCs w:val="22"/>
        </w:rPr>
        <w:t xml:space="preserve"> y observaciones de la modificación</w:t>
      </w:r>
      <w:r w:rsidR="002B104D" w:rsidRPr="007E60C8">
        <w:rPr>
          <w:rFonts w:asciiTheme="majorHAnsi" w:eastAsia="Arial Narrow" w:hAnsiTheme="majorHAnsi" w:cs="Arial Narrow"/>
          <w:color w:val="auto"/>
          <w:sz w:val="22"/>
          <w:szCs w:val="22"/>
        </w:rPr>
        <w:t xml:space="preserve"> -Componente Investigación</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75"/>
        <w:gridCol w:w="1413"/>
        <w:gridCol w:w="567"/>
        <w:gridCol w:w="567"/>
        <w:gridCol w:w="567"/>
        <w:gridCol w:w="505"/>
        <w:gridCol w:w="1072"/>
        <w:gridCol w:w="709"/>
        <w:gridCol w:w="2835"/>
        <w:gridCol w:w="2693"/>
      </w:tblGrid>
      <w:tr w:rsidR="007E60C8" w:rsidRPr="00856EE6" w14:paraId="7060B9A5" w14:textId="77777777" w:rsidTr="007E24AF">
        <w:trPr>
          <w:trHeight w:val="270"/>
        </w:trPr>
        <w:tc>
          <w:tcPr>
            <w:tcW w:w="2675" w:type="dxa"/>
            <w:vMerge w:val="restart"/>
            <w:shd w:val="clear" w:color="000000" w:fill="D9D9D9"/>
            <w:vAlign w:val="center"/>
            <w:hideMark/>
          </w:tcPr>
          <w:p w14:paraId="13BC06A4" w14:textId="77777777" w:rsidR="00FE241B" w:rsidRPr="00856EE6" w:rsidRDefault="00FE241B" w:rsidP="00FE241B">
            <w:pPr>
              <w:jc w:val="center"/>
              <w:rPr>
                <w:b/>
                <w:bCs/>
                <w:sz w:val="16"/>
                <w:szCs w:val="18"/>
              </w:rPr>
            </w:pPr>
            <w:r w:rsidRPr="00856EE6">
              <w:rPr>
                <w:b/>
                <w:bCs/>
                <w:sz w:val="16"/>
                <w:szCs w:val="18"/>
              </w:rPr>
              <w:t>Espacio académico</w:t>
            </w:r>
          </w:p>
        </w:tc>
        <w:tc>
          <w:tcPr>
            <w:tcW w:w="1413" w:type="dxa"/>
            <w:shd w:val="clear" w:color="000000" w:fill="D9D9D9"/>
            <w:vAlign w:val="center"/>
            <w:hideMark/>
          </w:tcPr>
          <w:p w14:paraId="2F57768E" w14:textId="77777777" w:rsidR="00FE241B" w:rsidRPr="00856EE6" w:rsidRDefault="00FE241B" w:rsidP="00FE241B">
            <w:pPr>
              <w:jc w:val="center"/>
              <w:rPr>
                <w:b/>
                <w:bCs/>
                <w:sz w:val="16"/>
                <w:szCs w:val="18"/>
              </w:rPr>
            </w:pPr>
            <w:r w:rsidRPr="00856EE6">
              <w:rPr>
                <w:b/>
                <w:bCs/>
                <w:sz w:val="16"/>
                <w:szCs w:val="18"/>
              </w:rPr>
              <w:t>Carácter</w:t>
            </w:r>
          </w:p>
        </w:tc>
        <w:tc>
          <w:tcPr>
            <w:tcW w:w="567" w:type="dxa"/>
            <w:vMerge w:val="restart"/>
            <w:shd w:val="clear" w:color="000000" w:fill="D9D9D9"/>
            <w:vAlign w:val="center"/>
            <w:hideMark/>
          </w:tcPr>
          <w:p w14:paraId="496BE92C" w14:textId="77777777" w:rsidR="00FE241B" w:rsidRPr="00856EE6" w:rsidRDefault="00FE241B" w:rsidP="00FE241B">
            <w:pPr>
              <w:jc w:val="center"/>
              <w:rPr>
                <w:b/>
                <w:bCs/>
                <w:sz w:val="16"/>
                <w:szCs w:val="18"/>
              </w:rPr>
            </w:pPr>
            <w:r w:rsidRPr="00856EE6">
              <w:rPr>
                <w:b/>
                <w:bCs/>
                <w:sz w:val="16"/>
                <w:szCs w:val="18"/>
              </w:rPr>
              <w:t>Nivel</w:t>
            </w:r>
          </w:p>
        </w:tc>
        <w:tc>
          <w:tcPr>
            <w:tcW w:w="2711" w:type="dxa"/>
            <w:gridSpan w:val="4"/>
            <w:shd w:val="clear" w:color="000000" w:fill="D9D9D9"/>
            <w:vAlign w:val="center"/>
            <w:hideMark/>
          </w:tcPr>
          <w:p w14:paraId="4BDD10AE" w14:textId="77777777" w:rsidR="00FE241B" w:rsidRPr="00856EE6" w:rsidRDefault="00FE241B" w:rsidP="00FE241B">
            <w:pPr>
              <w:jc w:val="center"/>
              <w:rPr>
                <w:b/>
                <w:bCs/>
                <w:sz w:val="16"/>
                <w:szCs w:val="18"/>
              </w:rPr>
            </w:pPr>
            <w:r w:rsidRPr="00856EE6">
              <w:rPr>
                <w:b/>
                <w:bCs/>
                <w:sz w:val="16"/>
                <w:szCs w:val="18"/>
              </w:rPr>
              <w:t>Horas</w:t>
            </w:r>
          </w:p>
        </w:tc>
        <w:tc>
          <w:tcPr>
            <w:tcW w:w="709" w:type="dxa"/>
            <w:vMerge w:val="restart"/>
            <w:shd w:val="clear" w:color="000000" w:fill="D9D9D9"/>
            <w:vAlign w:val="center"/>
            <w:hideMark/>
          </w:tcPr>
          <w:p w14:paraId="7AD5B8ED" w14:textId="77777777" w:rsidR="00FE241B" w:rsidRPr="00856EE6" w:rsidRDefault="00FE241B" w:rsidP="00FE241B">
            <w:pPr>
              <w:jc w:val="center"/>
              <w:rPr>
                <w:b/>
                <w:bCs/>
                <w:sz w:val="16"/>
                <w:szCs w:val="18"/>
              </w:rPr>
            </w:pPr>
            <w:r w:rsidRPr="00856EE6">
              <w:rPr>
                <w:b/>
                <w:bCs/>
                <w:sz w:val="16"/>
                <w:szCs w:val="18"/>
              </w:rPr>
              <w:t>Créd.</w:t>
            </w:r>
          </w:p>
        </w:tc>
        <w:tc>
          <w:tcPr>
            <w:tcW w:w="2835" w:type="dxa"/>
            <w:vMerge w:val="restart"/>
            <w:shd w:val="clear" w:color="000000" w:fill="D9D9D9"/>
            <w:vAlign w:val="center"/>
            <w:hideMark/>
          </w:tcPr>
          <w:p w14:paraId="74245481" w14:textId="77777777" w:rsidR="00FE241B" w:rsidRPr="00856EE6" w:rsidRDefault="00FE241B" w:rsidP="00FE241B">
            <w:pPr>
              <w:jc w:val="center"/>
              <w:rPr>
                <w:b/>
                <w:bCs/>
                <w:sz w:val="16"/>
                <w:szCs w:val="18"/>
              </w:rPr>
            </w:pPr>
            <w:r w:rsidRPr="00856EE6">
              <w:rPr>
                <w:b/>
                <w:bCs/>
                <w:sz w:val="16"/>
                <w:szCs w:val="18"/>
              </w:rPr>
              <w:t>Espacio académico pensum actual</w:t>
            </w:r>
          </w:p>
        </w:tc>
        <w:tc>
          <w:tcPr>
            <w:tcW w:w="2693" w:type="dxa"/>
            <w:vMerge w:val="restart"/>
            <w:shd w:val="clear" w:color="000000" w:fill="D9D9D9"/>
            <w:vAlign w:val="center"/>
            <w:hideMark/>
          </w:tcPr>
          <w:p w14:paraId="30CAD52C" w14:textId="77777777" w:rsidR="00FE241B" w:rsidRPr="00856EE6" w:rsidRDefault="00FE241B" w:rsidP="00FE241B">
            <w:pPr>
              <w:jc w:val="center"/>
              <w:rPr>
                <w:b/>
                <w:bCs/>
                <w:sz w:val="16"/>
                <w:szCs w:val="18"/>
              </w:rPr>
            </w:pPr>
            <w:r w:rsidRPr="00856EE6">
              <w:rPr>
                <w:b/>
                <w:bCs/>
                <w:sz w:val="16"/>
                <w:szCs w:val="18"/>
              </w:rPr>
              <w:t>Observación</w:t>
            </w:r>
          </w:p>
        </w:tc>
      </w:tr>
      <w:tr w:rsidR="007E60C8" w:rsidRPr="00856EE6" w14:paraId="60CACD6C" w14:textId="77777777" w:rsidTr="007E24AF">
        <w:trPr>
          <w:trHeight w:val="495"/>
        </w:trPr>
        <w:tc>
          <w:tcPr>
            <w:tcW w:w="2675" w:type="dxa"/>
            <w:vMerge/>
            <w:vAlign w:val="center"/>
            <w:hideMark/>
          </w:tcPr>
          <w:p w14:paraId="49BEE5C7" w14:textId="77777777" w:rsidR="00FE241B" w:rsidRPr="00856EE6" w:rsidRDefault="00FE241B" w:rsidP="00FE241B">
            <w:pPr>
              <w:rPr>
                <w:b/>
                <w:bCs/>
                <w:sz w:val="16"/>
                <w:szCs w:val="18"/>
              </w:rPr>
            </w:pPr>
          </w:p>
        </w:tc>
        <w:tc>
          <w:tcPr>
            <w:tcW w:w="1413" w:type="dxa"/>
            <w:shd w:val="clear" w:color="000000" w:fill="D9D9D9"/>
            <w:vAlign w:val="center"/>
            <w:hideMark/>
          </w:tcPr>
          <w:p w14:paraId="3B81E06E" w14:textId="77777777" w:rsidR="00FE241B" w:rsidRPr="00856EE6" w:rsidRDefault="00FE241B" w:rsidP="00FE241B">
            <w:pPr>
              <w:jc w:val="center"/>
              <w:rPr>
                <w:b/>
                <w:bCs/>
                <w:sz w:val="16"/>
                <w:szCs w:val="18"/>
              </w:rPr>
            </w:pPr>
            <w:r w:rsidRPr="00856EE6">
              <w:rPr>
                <w:b/>
                <w:bCs/>
                <w:sz w:val="16"/>
                <w:szCs w:val="18"/>
              </w:rPr>
              <w:t>(Teórico-Práctico)</w:t>
            </w:r>
          </w:p>
        </w:tc>
        <w:tc>
          <w:tcPr>
            <w:tcW w:w="567" w:type="dxa"/>
            <w:vMerge/>
            <w:vAlign w:val="center"/>
            <w:hideMark/>
          </w:tcPr>
          <w:p w14:paraId="008BAD56" w14:textId="77777777" w:rsidR="00FE241B" w:rsidRPr="00856EE6" w:rsidRDefault="00FE241B" w:rsidP="00FE241B">
            <w:pPr>
              <w:rPr>
                <w:b/>
                <w:bCs/>
                <w:sz w:val="16"/>
                <w:szCs w:val="18"/>
              </w:rPr>
            </w:pPr>
          </w:p>
        </w:tc>
        <w:tc>
          <w:tcPr>
            <w:tcW w:w="567" w:type="dxa"/>
            <w:shd w:val="clear" w:color="000000" w:fill="D9D9D9"/>
            <w:vAlign w:val="center"/>
            <w:hideMark/>
          </w:tcPr>
          <w:p w14:paraId="098579C3" w14:textId="77777777" w:rsidR="00FE241B" w:rsidRPr="00856EE6" w:rsidRDefault="00FE241B" w:rsidP="00FE241B">
            <w:pPr>
              <w:jc w:val="center"/>
              <w:rPr>
                <w:b/>
                <w:bCs/>
                <w:sz w:val="16"/>
                <w:szCs w:val="18"/>
              </w:rPr>
            </w:pPr>
            <w:r w:rsidRPr="00856EE6">
              <w:rPr>
                <w:b/>
                <w:bCs/>
                <w:sz w:val="16"/>
                <w:szCs w:val="18"/>
              </w:rPr>
              <w:t>TD</w:t>
            </w:r>
          </w:p>
        </w:tc>
        <w:tc>
          <w:tcPr>
            <w:tcW w:w="567" w:type="dxa"/>
            <w:shd w:val="clear" w:color="000000" w:fill="D9D9D9"/>
            <w:vAlign w:val="center"/>
            <w:hideMark/>
          </w:tcPr>
          <w:p w14:paraId="609CE62F" w14:textId="77777777" w:rsidR="00FE241B" w:rsidRPr="00856EE6" w:rsidRDefault="00FE241B" w:rsidP="00FE241B">
            <w:pPr>
              <w:jc w:val="center"/>
              <w:rPr>
                <w:b/>
                <w:bCs/>
                <w:sz w:val="16"/>
                <w:szCs w:val="18"/>
              </w:rPr>
            </w:pPr>
            <w:r w:rsidRPr="00856EE6">
              <w:rPr>
                <w:b/>
                <w:bCs/>
                <w:sz w:val="16"/>
                <w:szCs w:val="18"/>
              </w:rPr>
              <w:t>TC</w:t>
            </w:r>
          </w:p>
        </w:tc>
        <w:tc>
          <w:tcPr>
            <w:tcW w:w="505" w:type="dxa"/>
            <w:shd w:val="clear" w:color="000000" w:fill="D9D9D9"/>
            <w:vAlign w:val="center"/>
            <w:hideMark/>
          </w:tcPr>
          <w:p w14:paraId="7E379531" w14:textId="77777777" w:rsidR="00FE241B" w:rsidRPr="00856EE6" w:rsidRDefault="00FE241B" w:rsidP="00FE241B">
            <w:pPr>
              <w:jc w:val="center"/>
              <w:rPr>
                <w:b/>
                <w:bCs/>
                <w:sz w:val="16"/>
                <w:szCs w:val="18"/>
              </w:rPr>
            </w:pPr>
            <w:r w:rsidRPr="00856EE6">
              <w:rPr>
                <w:b/>
                <w:bCs/>
                <w:sz w:val="16"/>
                <w:szCs w:val="18"/>
              </w:rPr>
              <w:t>TA</w:t>
            </w:r>
          </w:p>
        </w:tc>
        <w:tc>
          <w:tcPr>
            <w:tcW w:w="1072" w:type="dxa"/>
            <w:shd w:val="clear" w:color="000000" w:fill="D9D9D9"/>
            <w:vAlign w:val="center"/>
            <w:hideMark/>
          </w:tcPr>
          <w:p w14:paraId="3563618D" w14:textId="77777777" w:rsidR="00FE241B" w:rsidRPr="00856EE6" w:rsidRDefault="00FE241B" w:rsidP="00FE241B">
            <w:pPr>
              <w:jc w:val="center"/>
              <w:rPr>
                <w:b/>
                <w:bCs/>
                <w:sz w:val="16"/>
                <w:szCs w:val="18"/>
              </w:rPr>
            </w:pPr>
            <w:r w:rsidRPr="00856EE6">
              <w:rPr>
                <w:b/>
                <w:bCs/>
                <w:sz w:val="16"/>
                <w:szCs w:val="18"/>
              </w:rPr>
              <w:t>Total horas al semestre</w:t>
            </w:r>
          </w:p>
        </w:tc>
        <w:tc>
          <w:tcPr>
            <w:tcW w:w="709" w:type="dxa"/>
            <w:vMerge/>
            <w:vAlign w:val="center"/>
            <w:hideMark/>
          </w:tcPr>
          <w:p w14:paraId="40A235AA" w14:textId="77777777" w:rsidR="00FE241B" w:rsidRPr="00856EE6" w:rsidRDefault="00FE241B" w:rsidP="00FE241B">
            <w:pPr>
              <w:rPr>
                <w:b/>
                <w:bCs/>
                <w:sz w:val="16"/>
                <w:szCs w:val="18"/>
              </w:rPr>
            </w:pPr>
          </w:p>
        </w:tc>
        <w:tc>
          <w:tcPr>
            <w:tcW w:w="2835" w:type="dxa"/>
            <w:vMerge/>
            <w:vAlign w:val="center"/>
            <w:hideMark/>
          </w:tcPr>
          <w:p w14:paraId="29F193A0" w14:textId="77777777" w:rsidR="00FE241B" w:rsidRPr="00856EE6" w:rsidRDefault="00FE241B" w:rsidP="00FE241B">
            <w:pPr>
              <w:rPr>
                <w:b/>
                <w:bCs/>
                <w:sz w:val="16"/>
                <w:szCs w:val="18"/>
              </w:rPr>
            </w:pPr>
          </w:p>
        </w:tc>
        <w:tc>
          <w:tcPr>
            <w:tcW w:w="2693" w:type="dxa"/>
            <w:vMerge/>
            <w:vAlign w:val="center"/>
            <w:hideMark/>
          </w:tcPr>
          <w:p w14:paraId="33B924F0" w14:textId="77777777" w:rsidR="00FE241B" w:rsidRPr="00856EE6" w:rsidRDefault="00FE241B" w:rsidP="00FE241B">
            <w:pPr>
              <w:rPr>
                <w:b/>
                <w:bCs/>
                <w:sz w:val="16"/>
                <w:szCs w:val="18"/>
              </w:rPr>
            </w:pPr>
          </w:p>
        </w:tc>
      </w:tr>
      <w:tr w:rsidR="007E60C8" w:rsidRPr="00856EE6" w14:paraId="46EF7CDE" w14:textId="77777777" w:rsidTr="007E24AF">
        <w:trPr>
          <w:trHeight w:val="255"/>
        </w:trPr>
        <w:tc>
          <w:tcPr>
            <w:tcW w:w="10910" w:type="dxa"/>
            <w:gridSpan w:val="9"/>
            <w:shd w:val="clear" w:color="000000" w:fill="DEEAF6"/>
            <w:vAlign w:val="center"/>
            <w:hideMark/>
          </w:tcPr>
          <w:p w14:paraId="5F3797F3" w14:textId="77777777" w:rsidR="00FE241B" w:rsidRPr="00856EE6" w:rsidRDefault="00FE241B" w:rsidP="00FE241B">
            <w:pPr>
              <w:jc w:val="center"/>
              <w:rPr>
                <w:b/>
                <w:bCs/>
                <w:sz w:val="16"/>
                <w:szCs w:val="18"/>
              </w:rPr>
            </w:pPr>
            <w:r w:rsidRPr="00856EE6">
              <w:rPr>
                <w:b/>
                <w:bCs/>
                <w:sz w:val="16"/>
                <w:szCs w:val="18"/>
              </w:rPr>
              <w:t>PRIMER SEMESTRE</w:t>
            </w:r>
          </w:p>
        </w:tc>
        <w:tc>
          <w:tcPr>
            <w:tcW w:w="2693" w:type="dxa"/>
            <w:shd w:val="clear" w:color="000000" w:fill="DEEAF6"/>
            <w:vAlign w:val="center"/>
            <w:hideMark/>
          </w:tcPr>
          <w:p w14:paraId="72CD3ECF" w14:textId="77777777" w:rsidR="00FE241B" w:rsidRPr="00856EE6" w:rsidRDefault="00FE241B" w:rsidP="00FE241B">
            <w:pPr>
              <w:jc w:val="center"/>
              <w:rPr>
                <w:sz w:val="16"/>
                <w:szCs w:val="18"/>
              </w:rPr>
            </w:pPr>
            <w:r w:rsidRPr="00856EE6">
              <w:rPr>
                <w:sz w:val="16"/>
                <w:szCs w:val="18"/>
              </w:rPr>
              <w:t> </w:t>
            </w:r>
          </w:p>
        </w:tc>
      </w:tr>
      <w:tr w:rsidR="007E60C8" w:rsidRPr="00856EE6" w14:paraId="4DA847A3" w14:textId="77777777" w:rsidTr="007E24AF">
        <w:trPr>
          <w:trHeight w:val="255"/>
        </w:trPr>
        <w:tc>
          <w:tcPr>
            <w:tcW w:w="2675" w:type="dxa"/>
            <w:shd w:val="clear" w:color="auto" w:fill="auto"/>
            <w:vAlign w:val="center"/>
            <w:hideMark/>
          </w:tcPr>
          <w:p w14:paraId="6C961940" w14:textId="77777777" w:rsidR="00FE241B" w:rsidRPr="00856EE6" w:rsidRDefault="00FE241B" w:rsidP="00FE241B">
            <w:pPr>
              <w:jc w:val="center"/>
              <w:rPr>
                <w:sz w:val="16"/>
                <w:szCs w:val="16"/>
              </w:rPr>
            </w:pPr>
            <w:r w:rsidRPr="00856EE6">
              <w:rPr>
                <w:sz w:val="16"/>
                <w:szCs w:val="16"/>
              </w:rPr>
              <w:t>SEMINARIO DE INVESTIGACION</w:t>
            </w:r>
          </w:p>
        </w:tc>
        <w:tc>
          <w:tcPr>
            <w:tcW w:w="1413" w:type="dxa"/>
            <w:shd w:val="clear" w:color="auto" w:fill="auto"/>
            <w:vAlign w:val="center"/>
            <w:hideMark/>
          </w:tcPr>
          <w:p w14:paraId="5553ACD3" w14:textId="77777777" w:rsidR="00FE241B" w:rsidRPr="00856EE6" w:rsidRDefault="00FE241B" w:rsidP="00FE241B">
            <w:pPr>
              <w:jc w:val="center"/>
              <w:rPr>
                <w:sz w:val="16"/>
                <w:szCs w:val="16"/>
              </w:rPr>
            </w:pPr>
            <w:r w:rsidRPr="00856EE6">
              <w:rPr>
                <w:sz w:val="16"/>
                <w:szCs w:val="16"/>
              </w:rPr>
              <w:t>OBLIGATORIO</w:t>
            </w:r>
          </w:p>
        </w:tc>
        <w:tc>
          <w:tcPr>
            <w:tcW w:w="567" w:type="dxa"/>
            <w:shd w:val="clear" w:color="auto" w:fill="auto"/>
            <w:vAlign w:val="center"/>
            <w:hideMark/>
          </w:tcPr>
          <w:p w14:paraId="061A0F2B" w14:textId="77777777" w:rsidR="00FE241B" w:rsidRPr="00856EE6" w:rsidRDefault="00FE241B" w:rsidP="00FE241B">
            <w:pPr>
              <w:jc w:val="center"/>
              <w:rPr>
                <w:sz w:val="16"/>
                <w:szCs w:val="16"/>
              </w:rPr>
            </w:pPr>
            <w:r w:rsidRPr="00856EE6">
              <w:rPr>
                <w:sz w:val="16"/>
                <w:szCs w:val="16"/>
              </w:rPr>
              <w:t>1</w:t>
            </w:r>
          </w:p>
        </w:tc>
        <w:tc>
          <w:tcPr>
            <w:tcW w:w="567" w:type="dxa"/>
            <w:shd w:val="clear" w:color="auto" w:fill="auto"/>
            <w:vAlign w:val="center"/>
            <w:hideMark/>
          </w:tcPr>
          <w:p w14:paraId="30C4A968" w14:textId="77777777" w:rsidR="00FE241B" w:rsidRPr="00856EE6" w:rsidRDefault="00FE241B" w:rsidP="00FE241B">
            <w:pPr>
              <w:jc w:val="center"/>
              <w:rPr>
                <w:sz w:val="16"/>
                <w:szCs w:val="16"/>
              </w:rPr>
            </w:pPr>
            <w:r w:rsidRPr="00856EE6">
              <w:rPr>
                <w:sz w:val="16"/>
                <w:szCs w:val="16"/>
              </w:rPr>
              <w:t>48</w:t>
            </w:r>
          </w:p>
        </w:tc>
        <w:tc>
          <w:tcPr>
            <w:tcW w:w="567" w:type="dxa"/>
            <w:shd w:val="clear" w:color="auto" w:fill="auto"/>
            <w:vAlign w:val="center"/>
            <w:hideMark/>
          </w:tcPr>
          <w:p w14:paraId="03A3CAE2" w14:textId="77777777" w:rsidR="00FE241B" w:rsidRPr="00856EE6" w:rsidRDefault="00FE241B" w:rsidP="00FE241B">
            <w:pPr>
              <w:jc w:val="center"/>
              <w:rPr>
                <w:sz w:val="16"/>
                <w:szCs w:val="16"/>
              </w:rPr>
            </w:pPr>
            <w:r w:rsidRPr="00856EE6">
              <w:rPr>
                <w:sz w:val="16"/>
                <w:szCs w:val="16"/>
              </w:rPr>
              <w:t>16</w:t>
            </w:r>
          </w:p>
        </w:tc>
        <w:tc>
          <w:tcPr>
            <w:tcW w:w="505" w:type="dxa"/>
            <w:shd w:val="clear" w:color="auto" w:fill="auto"/>
            <w:vAlign w:val="center"/>
            <w:hideMark/>
          </w:tcPr>
          <w:p w14:paraId="3DAAFA3F" w14:textId="77777777" w:rsidR="00FE241B" w:rsidRPr="00856EE6" w:rsidRDefault="00FE241B" w:rsidP="00FE241B">
            <w:pPr>
              <w:jc w:val="center"/>
              <w:rPr>
                <w:sz w:val="16"/>
                <w:szCs w:val="16"/>
              </w:rPr>
            </w:pPr>
            <w:r w:rsidRPr="00856EE6">
              <w:rPr>
                <w:sz w:val="16"/>
                <w:szCs w:val="16"/>
              </w:rPr>
              <w:t>128</w:t>
            </w:r>
          </w:p>
        </w:tc>
        <w:tc>
          <w:tcPr>
            <w:tcW w:w="1072" w:type="dxa"/>
            <w:shd w:val="clear" w:color="auto" w:fill="auto"/>
            <w:vAlign w:val="center"/>
            <w:hideMark/>
          </w:tcPr>
          <w:p w14:paraId="634F1AED" w14:textId="77777777" w:rsidR="00FE241B" w:rsidRPr="00856EE6" w:rsidRDefault="00FE241B" w:rsidP="00FE241B">
            <w:pPr>
              <w:jc w:val="center"/>
              <w:rPr>
                <w:sz w:val="16"/>
                <w:szCs w:val="16"/>
              </w:rPr>
            </w:pPr>
            <w:r w:rsidRPr="00856EE6">
              <w:rPr>
                <w:sz w:val="16"/>
                <w:szCs w:val="16"/>
              </w:rPr>
              <w:t>192</w:t>
            </w:r>
          </w:p>
        </w:tc>
        <w:tc>
          <w:tcPr>
            <w:tcW w:w="709" w:type="dxa"/>
            <w:shd w:val="clear" w:color="auto" w:fill="auto"/>
            <w:vAlign w:val="center"/>
            <w:hideMark/>
          </w:tcPr>
          <w:p w14:paraId="6CC8E058" w14:textId="77777777" w:rsidR="00FE241B" w:rsidRPr="00856EE6" w:rsidRDefault="00FE241B" w:rsidP="00FE241B">
            <w:pPr>
              <w:jc w:val="center"/>
              <w:rPr>
                <w:sz w:val="16"/>
                <w:szCs w:val="16"/>
              </w:rPr>
            </w:pPr>
            <w:r w:rsidRPr="00856EE6">
              <w:rPr>
                <w:sz w:val="16"/>
                <w:szCs w:val="16"/>
              </w:rPr>
              <w:t>4</w:t>
            </w:r>
          </w:p>
        </w:tc>
        <w:tc>
          <w:tcPr>
            <w:tcW w:w="2835" w:type="dxa"/>
            <w:shd w:val="clear" w:color="auto" w:fill="auto"/>
            <w:vAlign w:val="center"/>
            <w:hideMark/>
          </w:tcPr>
          <w:p w14:paraId="71537F89" w14:textId="77777777" w:rsidR="00FE241B" w:rsidRPr="00856EE6" w:rsidRDefault="00FE241B" w:rsidP="00FE241B">
            <w:pPr>
              <w:jc w:val="center"/>
              <w:rPr>
                <w:sz w:val="16"/>
                <w:szCs w:val="16"/>
              </w:rPr>
            </w:pPr>
            <w:r w:rsidRPr="00856EE6">
              <w:rPr>
                <w:sz w:val="16"/>
                <w:szCs w:val="16"/>
              </w:rPr>
              <w:t>SEMINARIO DE INVESTIGACION</w:t>
            </w:r>
          </w:p>
        </w:tc>
        <w:tc>
          <w:tcPr>
            <w:tcW w:w="2693" w:type="dxa"/>
            <w:shd w:val="clear" w:color="auto" w:fill="auto"/>
            <w:vAlign w:val="center"/>
            <w:hideMark/>
          </w:tcPr>
          <w:p w14:paraId="2B509671" w14:textId="77777777" w:rsidR="00FE241B" w:rsidRPr="00856EE6" w:rsidRDefault="00FE241B" w:rsidP="00FE241B">
            <w:pPr>
              <w:jc w:val="center"/>
              <w:rPr>
                <w:sz w:val="16"/>
                <w:szCs w:val="16"/>
              </w:rPr>
            </w:pPr>
            <w:r w:rsidRPr="00856EE6">
              <w:rPr>
                <w:sz w:val="16"/>
                <w:szCs w:val="16"/>
              </w:rPr>
              <w:t>NINGUNA</w:t>
            </w:r>
          </w:p>
        </w:tc>
      </w:tr>
      <w:tr w:rsidR="007E60C8" w:rsidRPr="00856EE6" w14:paraId="3226ACCC" w14:textId="77777777" w:rsidTr="007E24AF">
        <w:trPr>
          <w:trHeight w:val="255"/>
        </w:trPr>
        <w:tc>
          <w:tcPr>
            <w:tcW w:w="13603" w:type="dxa"/>
            <w:gridSpan w:val="10"/>
            <w:shd w:val="clear" w:color="000000" w:fill="DBDBDB"/>
            <w:vAlign w:val="center"/>
            <w:hideMark/>
          </w:tcPr>
          <w:p w14:paraId="4BD12935" w14:textId="77777777" w:rsidR="00FE241B" w:rsidRPr="00856EE6" w:rsidRDefault="00FE241B" w:rsidP="00FE241B">
            <w:pPr>
              <w:rPr>
                <w:b/>
                <w:bCs/>
                <w:sz w:val="16"/>
                <w:szCs w:val="18"/>
              </w:rPr>
            </w:pPr>
            <w:r w:rsidRPr="00856EE6">
              <w:rPr>
                <w:b/>
                <w:bCs/>
                <w:sz w:val="16"/>
                <w:szCs w:val="18"/>
              </w:rPr>
              <w:t>FUNDAMENTALES</w:t>
            </w:r>
          </w:p>
        </w:tc>
      </w:tr>
      <w:tr w:rsidR="007E60C8" w:rsidRPr="00856EE6" w14:paraId="3DBD94EF" w14:textId="77777777" w:rsidTr="007E24AF">
        <w:trPr>
          <w:trHeight w:val="450"/>
        </w:trPr>
        <w:tc>
          <w:tcPr>
            <w:tcW w:w="2675" w:type="dxa"/>
            <w:shd w:val="clear" w:color="auto" w:fill="auto"/>
            <w:vAlign w:val="center"/>
            <w:hideMark/>
          </w:tcPr>
          <w:p w14:paraId="10BFE016" w14:textId="77777777" w:rsidR="00FE241B" w:rsidRPr="00856EE6" w:rsidRDefault="00FE241B" w:rsidP="00FE241B">
            <w:pPr>
              <w:jc w:val="center"/>
              <w:rPr>
                <w:sz w:val="16"/>
                <w:szCs w:val="16"/>
              </w:rPr>
            </w:pPr>
            <w:r w:rsidRPr="00856EE6">
              <w:rPr>
                <w:sz w:val="16"/>
                <w:szCs w:val="16"/>
              </w:rPr>
              <w:t>HERRAMIENTAS MATEMATICAS PARA EL MANEJO DE LA INFORMACION</w:t>
            </w:r>
          </w:p>
        </w:tc>
        <w:tc>
          <w:tcPr>
            <w:tcW w:w="1413" w:type="dxa"/>
            <w:shd w:val="clear" w:color="auto" w:fill="auto"/>
            <w:vAlign w:val="center"/>
            <w:hideMark/>
          </w:tcPr>
          <w:p w14:paraId="2C045488" w14:textId="77777777" w:rsidR="00FE241B" w:rsidRPr="00856EE6" w:rsidRDefault="00FE241B" w:rsidP="00FE241B">
            <w:pPr>
              <w:jc w:val="center"/>
              <w:rPr>
                <w:sz w:val="16"/>
                <w:szCs w:val="16"/>
              </w:rPr>
            </w:pPr>
            <w:r w:rsidRPr="00856EE6">
              <w:rPr>
                <w:sz w:val="16"/>
                <w:szCs w:val="16"/>
              </w:rPr>
              <w:t>OBLIGATORIO</w:t>
            </w:r>
          </w:p>
        </w:tc>
        <w:tc>
          <w:tcPr>
            <w:tcW w:w="567" w:type="dxa"/>
            <w:shd w:val="clear" w:color="auto" w:fill="auto"/>
            <w:vAlign w:val="center"/>
            <w:hideMark/>
          </w:tcPr>
          <w:p w14:paraId="3D2BA326" w14:textId="77777777" w:rsidR="00FE241B" w:rsidRPr="00856EE6" w:rsidRDefault="00FE241B" w:rsidP="00FE241B">
            <w:pPr>
              <w:jc w:val="center"/>
              <w:rPr>
                <w:sz w:val="16"/>
                <w:szCs w:val="16"/>
              </w:rPr>
            </w:pPr>
            <w:r w:rsidRPr="00856EE6">
              <w:rPr>
                <w:sz w:val="16"/>
                <w:szCs w:val="16"/>
              </w:rPr>
              <w:t>1</w:t>
            </w:r>
          </w:p>
        </w:tc>
        <w:tc>
          <w:tcPr>
            <w:tcW w:w="567" w:type="dxa"/>
            <w:shd w:val="clear" w:color="auto" w:fill="auto"/>
            <w:vAlign w:val="center"/>
            <w:hideMark/>
          </w:tcPr>
          <w:p w14:paraId="4E1EB60E" w14:textId="77777777" w:rsidR="00FE241B" w:rsidRPr="00856EE6" w:rsidRDefault="00FE241B" w:rsidP="00FE241B">
            <w:pPr>
              <w:jc w:val="center"/>
              <w:rPr>
                <w:sz w:val="16"/>
                <w:szCs w:val="16"/>
              </w:rPr>
            </w:pPr>
            <w:r w:rsidRPr="00856EE6">
              <w:rPr>
                <w:sz w:val="16"/>
                <w:szCs w:val="16"/>
              </w:rPr>
              <w:t>48</w:t>
            </w:r>
          </w:p>
        </w:tc>
        <w:tc>
          <w:tcPr>
            <w:tcW w:w="567" w:type="dxa"/>
            <w:shd w:val="clear" w:color="auto" w:fill="auto"/>
            <w:vAlign w:val="center"/>
            <w:hideMark/>
          </w:tcPr>
          <w:p w14:paraId="0B3B1B58" w14:textId="77777777" w:rsidR="00FE241B" w:rsidRPr="00856EE6" w:rsidRDefault="00FE241B" w:rsidP="00FE241B">
            <w:pPr>
              <w:jc w:val="center"/>
              <w:rPr>
                <w:sz w:val="16"/>
                <w:szCs w:val="16"/>
              </w:rPr>
            </w:pPr>
            <w:r w:rsidRPr="00856EE6">
              <w:rPr>
                <w:sz w:val="16"/>
                <w:szCs w:val="16"/>
              </w:rPr>
              <w:t>16</w:t>
            </w:r>
          </w:p>
        </w:tc>
        <w:tc>
          <w:tcPr>
            <w:tcW w:w="505" w:type="dxa"/>
            <w:shd w:val="clear" w:color="auto" w:fill="auto"/>
            <w:vAlign w:val="center"/>
            <w:hideMark/>
          </w:tcPr>
          <w:p w14:paraId="7594B3CA" w14:textId="77777777" w:rsidR="00FE241B" w:rsidRPr="00856EE6" w:rsidRDefault="00FE241B" w:rsidP="00FE241B">
            <w:pPr>
              <w:jc w:val="center"/>
              <w:rPr>
                <w:sz w:val="16"/>
                <w:szCs w:val="16"/>
              </w:rPr>
            </w:pPr>
            <w:r w:rsidRPr="00856EE6">
              <w:rPr>
                <w:sz w:val="16"/>
                <w:szCs w:val="16"/>
              </w:rPr>
              <w:t>128</w:t>
            </w:r>
          </w:p>
        </w:tc>
        <w:tc>
          <w:tcPr>
            <w:tcW w:w="1072" w:type="dxa"/>
            <w:shd w:val="clear" w:color="auto" w:fill="auto"/>
            <w:vAlign w:val="center"/>
            <w:hideMark/>
          </w:tcPr>
          <w:p w14:paraId="64C24EC2" w14:textId="77777777" w:rsidR="00FE241B" w:rsidRPr="00856EE6" w:rsidRDefault="00FE241B" w:rsidP="00FE241B">
            <w:pPr>
              <w:jc w:val="center"/>
              <w:rPr>
                <w:sz w:val="16"/>
                <w:szCs w:val="16"/>
              </w:rPr>
            </w:pPr>
            <w:r w:rsidRPr="00856EE6">
              <w:rPr>
                <w:sz w:val="16"/>
                <w:szCs w:val="16"/>
              </w:rPr>
              <w:t>192</w:t>
            </w:r>
          </w:p>
        </w:tc>
        <w:tc>
          <w:tcPr>
            <w:tcW w:w="709" w:type="dxa"/>
            <w:shd w:val="clear" w:color="auto" w:fill="auto"/>
            <w:vAlign w:val="center"/>
            <w:hideMark/>
          </w:tcPr>
          <w:p w14:paraId="0D54446B" w14:textId="77777777" w:rsidR="00FE241B" w:rsidRPr="00856EE6" w:rsidRDefault="00FE241B" w:rsidP="00FE241B">
            <w:pPr>
              <w:jc w:val="center"/>
              <w:rPr>
                <w:sz w:val="16"/>
                <w:szCs w:val="16"/>
              </w:rPr>
            </w:pPr>
            <w:r w:rsidRPr="00856EE6">
              <w:rPr>
                <w:sz w:val="16"/>
                <w:szCs w:val="16"/>
              </w:rPr>
              <w:t>4</w:t>
            </w:r>
          </w:p>
        </w:tc>
        <w:tc>
          <w:tcPr>
            <w:tcW w:w="2835" w:type="dxa"/>
            <w:shd w:val="clear" w:color="auto" w:fill="auto"/>
            <w:vAlign w:val="center"/>
            <w:hideMark/>
          </w:tcPr>
          <w:p w14:paraId="74D16B79" w14:textId="77777777" w:rsidR="00FE241B" w:rsidRPr="00856EE6" w:rsidRDefault="00FE241B" w:rsidP="00FE241B">
            <w:pPr>
              <w:jc w:val="center"/>
              <w:rPr>
                <w:sz w:val="16"/>
                <w:szCs w:val="16"/>
              </w:rPr>
            </w:pPr>
            <w:r w:rsidRPr="00856EE6">
              <w:rPr>
                <w:sz w:val="16"/>
                <w:szCs w:val="16"/>
              </w:rPr>
              <w:t>HERRAMIENTAS MATEMATICAS PARA EL MANEJO DE LA INFORMACION</w:t>
            </w:r>
          </w:p>
        </w:tc>
        <w:tc>
          <w:tcPr>
            <w:tcW w:w="2693" w:type="dxa"/>
            <w:vMerge w:val="restart"/>
            <w:shd w:val="clear" w:color="auto" w:fill="auto"/>
            <w:vAlign w:val="center"/>
            <w:hideMark/>
          </w:tcPr>
          <w:p w14:paraId="2115006A" w14:textId="77777777" w:rsidR="00FE241B" w:rsidRPr="00856EE6" w:rsidRDefault="00FE241B" w:rsidP="00FE241B">
            <w:pPr>
              <w:jc w:val="center"/>
              <w:rPr>
                <w:sz w:val="16"/>
                <w:szCs w:val="16"/>
              </w:rPr>
            </w:pPr>
            <w:r w:rsidRPr="00856EE6">
              <w:rPr>
                <w:sz w:val="16"/>
                <w:szCs w:val="16"/>
              </w:rPr>
              <w:t>NINGUNA</w:t>
            </w:r>
          </w:p>
        </w:tc>
      </w:tr>
      <w:tr w:rsidR="007E60C8" w:rsidRPr="00856EE6" w14:paraId="41BD8268" w14:textId="77777777" w:rsidTr="007E24AF">
        <w:trPr>
          <w:trHeight w:val="240"/>
        </w:trPr>
        <w:tc>
          <w:tcPr>
            <w:tcW w:w="2675" w:type="dxa"/>
            <w:shd w:val="clear" w:color="auto" w:fill="auto"/>
            <w:vAlign w:val="center"/>
            <w:hideMark/>
          </w:tcPr>
          <w:p w14:paraId="2D077808" w14:textId="77777777" w:rsidR="00FE241B" w:rsidRPr="00856EE6" w:rsidRDefault="00FE241B" w:rsidP="00FE241B">
            <w:pPr>
              <w:jc w:val="center"/>
              <w:rPr>
                <w:sz w:val="16"/>
                <w:szCs w:val="16"/>
              </w:rPr>
            </w:pPr>
            <w:r w:rsidRPr="00856EE6">
              <w:rPr>
                <w:sz w:val="16"/>
                <w:szCs w:val="16"/>
              </w:rPr>
              <w:t>INFORMATICA</w:t>
            </w:r>
          </w:p>
        </w:tc>
        <w:tc>
          <w:tcPr>
            <w:tcW w:w="1413" w:type="dxa"/>
            <w:shd w:val="clear" w:color="auto" w:fill="auto"/>
            <w:vAlign w:val="center"/>
            <w:hideMark/>
          </w:tcPr>
          <w:p w14:paraId="12949144" w14:textId="77777777" w:rsidR="00FE241B" w:rsidRPr="00856EE6" w:rsidRDefault="00FE241B" w:rsidP="00FE241B">
            <w:pPr>
              <w:jc w:val="center"/>
              <w:rPr>
                <w:sz w:val="16"/>
                <w:szCs w:val="16"/>
              </w:rPr>
            </w:pPr>
            <w:r w:rsidRPr="00856EE6">
              <w:rPr>
                <w:sz w:val="16"/>
                <w:szCs w:val="16"/>
              </w:rPr>
              <w:t>OBLIGATORIO</w:t>
            </w:r>
          </w:p>
        </w:tc>
        <w:tc>
          <w:tcPr>
            <w:tcW w:w="567" w:type="dxa"/>
            <w:shd w:val="clear" w:color="auto" w:fill="auto"/>
            <w:vAlign w:val="center"/>
            <w:hideMark/>
          </w:tcPr>
          <w:p w14:paraId="6895A6AE" w14:textId="77777777" w:rsidR="00FE241B" w:rsidRPr="00856EE6" w:rsidRDefault="00FE241B" w:rsidP="00FE241B">
            <w:pPr>
              <w:jc w:val="center"/>
              <w:rPr>
                <w:sz w:val="16"/>
                <w:szCs w:val="16"/>
              </w:rPr>
            </w:pPr>
            <w:r w:rsidRPr="00856EE6">
              <w:rPr>
                <w:sz w:val="16"/>
                <w:szCs w:val="16"/>
              </w:rPr>
              <w:t>1</w:t>
            </w:r>
          </w:p>
        </w:tc>
        <w:tc>
          <w:tcPr>
            <w:tcW w:w="567" w:type="dxa"/>
            <w:shd w:val="clear" w:color="auto" w:fill="auto"/>
            <w:vAlign w:val="center"/>
            <w:hideMark/>
          </w:tcPr>
          <w:p w14:paraId="50285E44" w14:textId="77777777" w:rsidR="00FE241B" w:rsidRPr="00856EE6" w:rsidRDefault="00FE241B" w:rsidP="00FE241B">
            <w:pPr>
              <w:jc w:val="center"/>
              <w:rPr>
                <w:sz w:val="16"/>
                <w:szCs w:val="16"/>
              </w:rPr>
            </w:pPr>
            <w:r w:rsidRPr="00856EE6">
              <w:rPr>
                <w:sz w:val="16"/>
                <w:szCs w:val="16"/>
              </w:rPr>
              <w:t>48</w:t>
            </w:r>
          </w:p>
        </w:tc>
        <w:tc>
          <w:tcPr>
            <w:tcW w:w="567" w:type="dxa"/>
            <w:shd w:val="clear" w:color="auto" w:fill="auto"/>
            <w:vAlign w:val="center"/>
            <w:hideMark/>
          </w:tcPr>
          <w:p w14:paraId="37B5369D" w14:textId="77777777" w:rsidR="00FE241B" w:rsidRPr="00856EE6" w:rsidRDefault="00FE241B" w:rsidP="00FE241B">
            <w:pPr>
              <w:jc w:val="center"/>
              <w:rPr>
                <w:sz w:val="16"/>
                <w:szCs w:val="16"/>
              </w:rPr>
            </w:pPr>
            <w:r w:rsidRPr="00856EE6">
              <w:rPr>
                <w:sz w:val="16"/>
                <w:szCs w:val="16"/>
              </w:rPr>
              <w:t>16</w:t>
            </w:r>
          </w:p>
        </w:tc>
        <w:tc>
          <w:tcPr>
            <w:tcW w:w="505" w:type="dxa"/>
            <w:shd w:val="clear" w:color="auto" w:fill="auto"/>
            <w:vAlign w:val="center"/>
            <w:hideMark/>
          </w:tcPr>
          <w:p w14:paraId="3DFCEBB1" w14:textId="77777777" w:rsidR="00FE241B" w:rsidRPr="00856EE6" w:rsidRDefault="00FE241B" w:rsidP="00FE241B">
            <w:pPr>
              <w:jc w:val="center"/>
              <w:rPr>
                <w:sz w:val="16"/>
                <w:szCs w:val="16"/>
              </w:rPr>
            </w:pPr>
            <w:r w:rsidRPr="00856EE6">
              <w:rPr>
                <w:sz w:val="16"/>
                <w:szCs w:val="16"/>
              </w:rPr>
              <w:t>128</w:t>
            </w:r>
          </w:p>
        </w:tc>
        <w:tc>
          <w:tcPr>
            <w:tcW w:w="1072" w:type="dxa"/>
            <w:shd w:val="clear" w:color="auto" w:fill="auto"/>
            <w:vAlign w:val="center"/>
            <w:hideMark/>
          </w:tcPr>
          <w:p w14:paraId="2AEACA28" w14:textId="77777777" w:rsidR="00FE241B" w:rsidRPr="00856EE6" w:rsidRDefault="00FE241B" w:rsidP="00FE241B">
            <w:pPr>
              <w:jc w:val="center"/>
              <w:rPr>
                <w:sz w:val="16"/>
                <w:szCs w:val="16"/>
              </w:rPr>
            </w:pPr>
            <w:r w:rsidRPr="00856EE6">
              <w:rPr>
                <w:sz w:val="16"/>
                <w:szCs w:val="16"/>
              </w:rPr>
              <w:t>192</w:t>
            </w:r>
          </w:p>
        </w:tc>
        <w:tc>
          <w:tcPr>
            <w:tcW w:w="709" w:type="dxa"/>
            <w:shd w:val="clear" w:color="auto" w:fill="auto"/>
            <w:vAlign w:val="center"/>
            <w:hideMark/>
          </w:tcPr>
          <w:p w14:paraId="0C5A26BE" w14:textId="77777777" w:rsidR="00FE241B" w:rsidRPr="00856EE6" w:rsidRDefault="00FE241B" w:rsidP="00FE241B">
            <w:pPr>
              <w:jc w:val="center"/>
              <w:rPr>
                <w:sz w:val="16"/>
                <w:szCs w:val="16"/>
              </w:rPr>
            </w:pPr>
            <w:r w:rsidRPr="00856EE6">
              <w:rPr>
                <w:sz w:val="16"/>
                <w:szCs w:val="16"/>
              </w:rPr>
              <w:t>4</w:t>
            </w:r>
          </w:p>
        </w:tc>
        <w:tc>
          <w:tcPr>
            <w:tcW w:w="2835" w:type="dxa"/>
            <w:shd w:val="clear" w:color="auto" w:fill="auto"/>
            <w:vAlign w:val="center"/>
            <w:hideMark/>
          </w:tcPr>
          <w:p w14:paraId="798D0210" w14:textId="77777777" w:rsidR="00FE241B" w:rsidRPr="00856EE6" w:rsidRDefault="00FE241B" w:rsidP="00FE241B">
            <w:pPr>
              <w:jc w:val="center"/>
              <w:rPr>
                <w:sz w:val="16"/>
                <w:szCs w:val="16"/>
              </w:rPr>
            </w:pPr>
            <w:r w:rsidRPr="00856EE6">
              <w:rPr>
                <w:sz w:val="16"/>
                <w:szCs w:val="16"/>
              </w:rPr>
              <w:t>INFORMATICA</w:t>
            </w:r>
          </w:p>
        </w:tc>
        <w:tc>
          <w:tcPr>
            <w:tcW w:w="2693" w:type="dxa"/>
            <w:vMerge/>
            <w:vAlign w:val="center"/>
            <w:hideMark/>
          </w:tcPr>
          <w:p w14:paraId="3195251C" w14:textId="77777777" w:rsidR="00FE241B" w:rsidRPr="00856EE6" w:rsidRDefault="00FE241B" w:rsidP="00FE241B">
            <w:pPr>
              <w:rPr>
                <w:sz w:val="16"/>
                <w:szCs w:val="16"/>
              </w:rPr>
            </w:pPr>
          </w:p>
        </w:tc>
      </w:tr>
      <w:tr w:rsidR="007E60C8" w:rsidRPr="00856EE6" w14:paraId="1A571EBA" w14:textId="77777777" w:rsidTr="007E24AF">
        <w:trPr>
          <w:trHeight w:val="255"/>
        </w:trPr>
        <w:tc>
          <w:tcPr>
            <w:tcW w:w="4088" w:type="dxa"/>
            <w:gridSpan w:val="2"/>
            <w:shd w:val="clear" w:color="000000" w:fill="DBDBDB"/>
            <w:vAlign w:val="center"/>
            <w:hideMark/>
          </w:tcPr>
          <w:p w14:paraId="1E40A474" w14:textId="77777777" w:rsidR="00FE241B" w:rsidRPr="00856EE6" w:rsidRDefault="00FE241B" w:rsidP="00FE241B">
            <w:pPr>
              <w:rPr>
                <w:b/>
                <w:bCs/>
                <w:sz w:val="16"/>
                <w:szCs w:val="18"/>
              </w:rPr>
            </w:pPr>
            <w:r w:rsidRPr="00856EE6">
              <w:rPr>
                <w:b/>
                <w:bCs/>
                <w:sz w:val="16"/>
                <w:szCs w:val="18"/>
              </w:rPr>
              <w:t>ENFASIS TELEINFORMATICA</w:t>
            </w:r>
          </w:p>
        </w:tc>
        <w:tc>
          <w:tcPr>
            <w:tcW w:w="567" w:type="dxa"/>
            <w:shd w:val="clear" w:color="auto" w:fill="auto"/>
            <w:vAlign w:val="center"/>
            <w:hideMark/>
          </w:tcPr>
          <w:p w14:paraId="30F1B35C"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437A9342"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507025B7"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963B60B"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014BB8AA"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50F7FE31"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54DF6CA0"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519725CB" w14:textId="77777777" w:rsidTr="007E24AF">
        <w:trPr>
          <w:trHeight w:val="255"/>
        </w:trPr>
        <w:tc>
          <w:tcPr>
            <w:tcW w:w="2675" w:type="dxa"/>
            <w:shd w:val="clear" w:color="auto" w:fill="auto"/>
            <w:vAlign w:val="center"/>
            <w:hideMark/>
          </w:tcPr>
          <w:p w14:paraId="1B428EED" w14:textId="77777777" w:rsidR="00FE241B" w:rsidRPr="00856EE6" w:rsidRDefault="00FE241B" w:rsidP="00FE241B">
            <w:pPr>
              <w:jc w:val="center"/>
              <w:rPr>
                <w:sz w:val="16"/>
                <w:szCs w:val="16"/>
              </w:rPr>
            </w:pPr>
            <w:r w:rsidRPr="00856EE6">
              <w:rPr>
                <w:sz w:val="16"/>
                <w:szCs w:val="16"/>
              </w:rPr>
              <w:t>PROCESOS ESTOCASTICOS</w:t>
            </w:r>
          </w:p>
        </w:tc>
        <w:tc>
          <w:tcPr>
            <w:tcW w:w="1413" w:type="dxa"/>
            <w:shd w:val="clear" w:color="auto" w:fill="auto"/>
            <w:vAlign w:val="center"/>
            <w:hideMark/>
          </w:tcPr>
          <w:p w14:paraId="6371ED44" w14:textId="56BE8490" w:rsidR="00FE241B" w:rsidRPr="00856EE6" w:rsidRDefault="00A01958" w:rsidP="00FE241B">
            <w:pPr>
              <w:jc w:val="center"/>
              <w:rPr>
                <w:sz w:val="16"/>
                <w:szCs w:val="18"/>
              </w:rPr>
            </w:pPr>
            <w:r w:rsidRPr="00856EE6">
              <w:rPr>
                <w:sz w:val="16"/>
                <w:szCs w:val="18"/>
              </w:rPr>
              <w:t xml:space="preserve">Electivo </w:t>
            </w:r>
            <w:r w:rsidR="00FE241B" w:rsidRPr="00856EE6">
              <w:rPr>
                <w:sz w:val="16"/>
                <w:szCs w:val="18"/>
              </w:rPr>
              <w:t>Énfasis</w:t>
            </w:r>
          </w:p>
        </w:tc>
        <w:tc>
          <w:tcPr>
            <w:tcW w:w="3987" w:type="dxa"/>
            <w:gridSpan w:val="6"/>
            <w:shd w:val="clear" w:color="auto" w:fill="auto"/>
            <w:vAlign w:val="center"/>
            <w:hideMark/>
          </w:tcPr>
          <w:p w14:paraId="24A83B5F"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64FA740A" w14:textId="77777777" w:rsidR="00FE241B" w:rsidRPr="00856EE6" w:rsidRDefault="00FE241B" w:rsidP="00FE241B">
            <w:pPr>
              <w:jc w:val="center"/>
              <w:rPr>
                <w:sz w:val="16"/>
                <w:szCs w:val="16"/>
              </w:rPr>
            </w:pPr>
            <w:r w:rsidRPr="00856EE6">
              <w:rPr>
                <w:sz w:val="16"/>
                <w:szCs w:val="16"/>
              </w:rPr>
              <w:t>PROCESOS ESTOCASTICOS</w:t>
            </w:r>
          </w:p>
        </w:tc>
        <w:tc>
          <w:tcPr>
            <w:tcW w:w="2693" w:type="dxa"/>
            <w:shd w:val="clear" w:color="auto" w:fill="auto"/>
            <w:vAlign w:val="center"/>
            <w:hideMark/>
          </w:tcPr>
          <w:p w14:paraId="77429D3D" w14:textId="77777777" w:rsidR="00FE241B" w:rsidRPr="00856EE6" w:rsidRDefault="00FE241B" w:rsidP="00FE241B">
            <w:pPr>
              <w:jc w:val="center"/>
              <w:rPr>
                <w:sz w:val="16"/>
                <w:szCs w:val="16"/>
              </w:rPr>
            </w:pPr>
            <w:r w:rsidRPr="00856EE6">
              <w:rPr>
                <w:sz w:val="16"/>
                <w:szCs w:val="16"/>
              </w:rPr>
              <w:t>NINGUNA</w:t>
            </w:r>
          </w:p>
        </w:tc>
      </w:tr>
      <w:tr w:rsidR="007E60C8" w:rsidRPr="00856EE6" w14:paraId="009FD2AB" w14:textId="77777777" w:rsidTr="007E24AF">
        <w:trPr>
          <w:trHeight w:val="255"/>
        </w:trPr>
        <w:tc>
          <w:tcPr>
            <w:tcW w:w="4088" w:type="dxa"/>
            <w:gridSpan w:val="2"/>
            <w:shd w:val="clear" w:color="000000" w:fill="DBDBDB"/>
            <w:vAlign w:val="center"/>
            <w:hideMark/>
          </w:tcPr>
          <w:p w14:paraId="2E91C7AC" w14:textId="77777777" w:rsidR="00FE241B" w:rsidRPr="00856EE6" w:rsidRDefault="00FE241B" w:rsidP="00FE241B">
            <w:pPr>
              <w:rPr>
                <w:b/>
                <w:bCs/>
                <w:sz w:val="16"/>
                <w:szCs w:val="18"/>
              </w:rPr>
            </w:pPr>
            <w:r w:rsidRPr="00856EE6">
              <w:rPr>
                <w:b/>
                <w:bCs/>
                <w:sz w:val="16"/>
                <w:szCs w:val="18"/>
              </w:rPr>
              <w:t>ENFASIS GEOMATICA</w:t>
            </w:r>
          </w:p>
        </w:tc>
        <w:tc>
          <w:tcPr>
            <w:tcW w:w="567" w:type="dxa"/>
            <w:shd w:val="clear" w:color="auto" w:fill="auto"/>
            <w:vAlign w:val="center"/>
            <w:hideMark/>
          </w:tcPr>
          <w:p w14:paraId="29A5CCAE"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58A9F5B8"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0B446AC4"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5AC0894A"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275FBC8B"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1ED0E01D"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4E32742D"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48B37973" w14:textId="77777777" w:rsidTr="007E24AF">
        <w:trPr>
          <w:trHeight w:val="255"/>
        </w:trPr>
        <w:tc>
          <w:tcPr>
            <w:tcW w:w="2675" w:type="dxa"/>
            <w:shd w:val="clear" w:color="auto" w:fill="auto"/>
            <w:vAlign w:val="center"/>
            <w:hideMark/>
          </w:tcPr>
          <w:p w14:paraId="0E61A851" w14:textId="77777777" w:rsidR="00FE241B" w:rsidRPr="00856EE6" w:rsidRDefault="00FE241B" w:rsidP="00FE241B">
            <w:pPr>
              <w:jc w:val="center"/>
              <w:rPr>
                <w:sz w:val="16"/>
                <w:szCs w:val="16"/>
              </w:rPr>
            </w:pPr>
            <w:r w:rsidRPr="00856EE6">
              <w:rPr>
                <w:sz w:val="16"/>
                <w:szCs w:val="16"/>
              </w:rPr>
              <w:t>BASES DE DATOS ESPECIALES</w:t>
            </w:r>
          </w:p>
        </w:tc>
        <w:tc>
          <w:tcPr>
            <w:tcW w:w="1413" w:type="dxa"/>
            <w:shd w:val="clear" w:color="auto" w:fill="auto"/>
            <w:vAlign w:val="center"/>
            <w:hideMark/>
          </w:tcPr>
          <w:p w14:paraId="5382D5C3" w14:textId="2B8F924A"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vAlign w:val="center"/>
            <w:hideMark/>
          </w:tcPr>
          <w:p w14:paraId="5D4F70DE"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4BA9E0B2" w14:textId="77777777" w:rsidR="00FE241B" w:rsidRPr="00856EE6" w:rsidRDefault="00FE241B" w:rsidP="00FE241B">
            <w:pPr>
              <w:jc w:val="center"/>
              <w:rPr>
                <w:sz w:val="16"/>
                <w:szCs w:val="16"/>
              </w:rPr>
            </w:pPr>
            <w:r w:rsidRPr="00856EE6">
              <w:rPr>
                <w:sz w:val="16"/>
                <w:szCs w:val="16"/>
              </w:rPr>
              <w:t>BASES DE DATOS ESPECIALES</w:t>
            </w:r>
          </w:p>
        </w:tc>
        <w:tc>
          <w:tcPr>
            <w:tcW w:w="2693" w:type="dxa"/>
            <w:shd w:val="clear" w:color="auto" w:fill="auto"/>
            <w:vAlign w:val="center"/>
            <w:hideMark/>
          </w:tcPr>
          <w:p w14:paraId="4F1DE3A8" w14:textId="77777777" w:rsidR="00FE241B" w:rsidRPr="00856EE6" w:rsidRDefault="00FE241B" w:rsidP="00FE241B">
            <w:pPr>
              <w:jc w:val="center"/>
              <w:rPr>
                <w:sz w:val="16"/>
                <w:szCs w:val="16"/>
              </w:rPr>
            </w:pPr>
            <w:r w:rsidRPr="00856EE6">
              <w:rPr>
                <w:sz w:val="16"/>
                <w:szCs w:val="16"/>
              </w:rPr>
              <w:t>NINGUNA</w:t>
            </w:r>
          </w:p>
        </w:tc>
      </w:tr>
      <w:tr w:rsidR="007E60C8" w:rsidRPr="00856EE6" w14:paraId="5038E64B" w14:textId="77777777" w:rsidTr="007E24AF">
        <w:trPr>
          <w:trHeight w:val="255"/>
        </w:trPr>
        <w:tc>
          <w:tcPr>
            <w:tcW w:w="4088" w:type="dxa"/>
            <w:gridSpan w:val="2"/>
            <w:shd w:val="clear" w:color="000000" w:fill="DBDBDB"/>
            <w:vAlign w:val="center"/>
            <w:hideMark/>
          </w:tcPr>
          <w:p w14:paraId="28470D51" w14:textId="77777777" w:rsidR="00FE241B" w:rsidRPr="00856EE6" w:rsidRDefault="00FE241B" w:rsidP="00FE241B">
            <w:pPr>
              <w:rPr>
                <w:b/>
                <w:bCs/>
                <w:sz w:val="16"/>
                <w:szCs w:val="18"/>
              </w:rPr>
            </w:pPr>
            <w:r w:rsidRPr="00856EE6">
              <w:rPr>
                <w:b/>
                <w:bCs/>
                <w:sz w:val="16"/>
                <w:szCs w:val="18"/>
              </w:rPr>
              <w:t>ENFASIS INGENIERIA DE SOFTWARE</w:t>
            </w:r>
          </w:p>
        </w:tc>
        <w:tc>
          <w:tcPr>
            <w:tcW w:w="567" w:type="dxa"/>
            <w:shd w:val="clear" w:color="auto" w:fill="auto"/>
            <w:vAlign w:val="center"/>
            <w:hideMark/>
          </w:tcPr>
          <w:p w14:paraId="48D69C6A"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6C3B6CFD"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3ED127FC"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8F7D4F8"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56B239E9"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0E647764"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3F44DF57"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57AEA911" w14:textId="77777777" w:rsidTr="007E24AF">
        <w:trPr>
          <w:trHeight w:val="255"/>
        </w:trPr>
        <w:tc>
          <w:tcPr>
            <w:tcW w:w="2675" w:type="dxa"/>
            <w:shd w:val="clear" w:color="auto" w:fill="auto"/>
            <w:vAlign w:val="center"/>
            <w:hideMark/>
          </w:tcPr>
          <w:p w14:paraId="31E7B559" w14:textId="77777777" w:rsidR="00FE241B" w:rsidRPr="00856EE6" w:rsidRDefault="00FE241B" w:rsidP="00FE241B">
            <w:pPr>
              <w:jc w:val="center"/>
              <w:rPr>
                <w:sz w:val="16"/>
                <w:szCs w:val="16"/>
              </w:rPr>
            </w:pPr>
            <w:r w:rsidRPr="00856EE6">
              <w:rPr>
                <w:sz w:val="16"/>
                <w:szCs w:val="16"/>
              </w:rPr>
              <w:t>INGENIERIA DE SOTFWARE I</w:t>
            </w:r>
          </w:p>
        </w:tc>
        <w:tc>
          <w:tcPr>
            <w:tcW w:w="1413" w:type="dxa"/>
            <w:shd w:val="clear" w:color="auto" w:fill="auto"/>
            <w:vAlign w:val="center"/>
            <w:hideMark/>
          </w:tcPr>
          <w:p w14:paraId="2124D29A" w14:textId="4DC5CAA2"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vAlign w:val="center"/>
            <w:hideMark/>
          </w:tcPr>
          <w:p w14:paraId="1CB02B6C"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2D7EA108" w14:textId="77777777" w:rsidR="00FE241B" w:rsidRPr="00856EE6" w:rsidRDefault="00FE241B" w:rsidP="00FE241B">
            <w:pPr>
              <w:jc w:val="center"/>
              <w:rPr>
                <w:sz w:val="16"/>
                <w:szCs w:val="16"/>
              </w:rPr>
            </w:pPr>
            <w:r w:rsidRPr="00856EE6">
              <w:rPr>
                <w:sz w:val="16"/>
                <w:szCs w:val="16"/>
              </w:rPr>
              <w:t>INGENIERIA DE SOTFWARE I</w:t>
            </w:r>
          </w:p>
        </w:tc>
        <w:tc>
          <w:tcPr>
            <w:tcW w:w="2693" w:type="dxa"/>
            <w:shd w:val="clear" w:color="auto" w:fill="auto"/>
            <w:vAlign w:val="center"/>
            <w:hideMark/>
          </w:tcPr>
          <w:p w14:paraId="6DF47EBA" w14:textId="77777777" w:rsidR="00FE241B" w:rsidRPr="00856EE6" w:rsidRDefault="00FE241B" w:rsidP="00FE241B">
            <w:pPr>
              <w:jc w:val="center"/>
              <w:rPr>
                <w:sz w:val="16"/>
                <w:szCs w:val="16"/>
              </w:rPr>
            </w:pPr>
            <w:r w:rsidRPr="00856EE6">
              <w:rPr>
                <w:sz w:val="16"/>
                <w:szCs w:val="16"/>
              </w:rPr>
              <w:t>NINGUNA</w:t>
            </w:r>
          </w:p>
        </w:tc>
      </w:tr>
      <w:tr w:rsidR="007E60C8" w:rsidRPr="00856EE6" w14:paraId="7CFBC103" w14:textId="77777777" w:rsidTr="007E24AF">
        <w:trPr>
          <w:trHeight w:val="255"/>
        </w:trPr>
        <w:tc>
          <w:tcPr>
            <w:tcW w:w="4088" w:type="dxa"/>
            <w:gridSpan w:val="2"/>
            <w:shd w:val="clear" w:color="000000" w:fill="DBDBDB"/>
            <w:vAlign w:val="center"/>
            <w:hideMark/>
          </w:tcPr>
          <w:p w14:paraId="6298E8FC" w14:textId="77777777" w:rsidR="00FE241B" w:rsidRPr="00856EE6" w:rsidRDefault="00FE241B" w:rsidP="00FE241B">
            <w:pPr>
              <w:rPr>
                <w:b/>
                <w:bCs/>
                <w:sz w:val="16"/>
                <w:szCs w:val="18"/>
              </w:rPr>
            </w:pPr>
            <w:r w:rsidRPr="00856EE6">
              <w:rPr>
                <w:b/>
                <w:bCs/>
                <w:sz w:val="16"/>
                <w:szCs w:val="18"/>
              </w:rPr>
              <w:t>ENFASIS INTELIGENCIA ARTIFICIAL</w:t>
            </w:r>
          </w:p>
        </w:tc>
        <w:tc>
          <w:tcPr>
            <w:tcW w:w="567" w:type="dxa"/>
            <w:shd w:val="clear" w:color="auto" w:fill="auto"/>
            <w:vAlign w:val="center"/>
            <w:hideMark/>
          </w:tcPr>
          <w:p w14:paraId="1F2EF666"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67AF5B47"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4D4DA3C9"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36912C90"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A676248"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6B32596B"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059D420E"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31E9488" w14:textId="77777777" w:rsidTr="007E24AF">
        <w:trPr>
          <w:trHeight w:val="310"/>
        </w:trPr>
        <w:tc>
          <w:tcPr>
            <w:tcW w:w="2675" w:type="dxa"/>
            <w:shd w:val="clear" w:color="auto" w:fill="auto"/>
            <w:vAlign w:val="center"/>
            <w:hideMark/>
          </w:tcPr>
          <w:p w14:paraId="61289D8E" w14:textId="77777777" w:rsidR="00FE241B" w:rsidRPr="00856EE6" w:rsidRDefault="00FE241B" w:rsidP="00FE241B">
            <w:pPr>
              <w:jc w:val="center"/>
              <w:rPr>
                <w:sz w:val="16"/>
                <w:szCs w:val="16"/>
              </w:rPr>
            </w:pPr>
            <w:r w:rsidRPr="00856EE6">
              <w:rPr>
                <w:sz w:val="16"/>
                <w:szCs w:val="16"/>
              </w:rPr>
              <w:t>INTELIGENCIA COMPUTACIONAL</w:t>
            </w:r>
          </w:p>
        </w:tc>
        <w:tc>
          <w:tcPr>
            <w:tcW w:w="1413" w:type="dxa"/>
            <w:shd w:val="clear" w:color="auto" w:fill="auto"/>
            <w:vAlign w:val="center"/>
            <w:hideMark/>
          </w:tcPr>
          <w:p w14:paraId="6E312806" w14:textId="0ACA8EC0"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vAlign w:val="center"/>
            <w:hideMark/>
          </w:tcPr>
          <w:p w14:paraId="6ED96D68"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2647191B" w14:textId="77777777" w:rsidR="00FE241B" w:rsidRPr="00856EE6" w:rsidRDefault="00FE241B" w:rsidP="00FE241B">
            <w:pPr>
              <w:jc w:val="center"/>
              <w:rPr>
                <w:sz w:val="16"/>
                <w:szCs w:val="16"/>
              </w:rPr>
            </w:pPr>
            <w:r w:rsidRPr="00856EE6">
              <w:rPr>
                <w:sz w:val="16"/>
                <w:szCs w:val="16"/>
              </w:rPr>
              <w:t>INTELIGENCIA COMPUTACIONAL</w:t>
            </w:r>
          </w:p>
        </w:tc>
        <w:tc>
          <w:tcPr>
            <w:tcW w:w="2693" w:type="dxa"/>
            <w:shd w:val="clear" w:color="auto" w:fill="auto"/>
            <w:vAlign w:val="center"/>
            <w:hideMark/>
          </w:tcPr>
          <w:p w14:paraId="109AF10F" w14:textId="59F7C7AE" w:rsidR="00FE241B" w:rsidRPr="00856EE6" w:rsidRDefault="00FE241B" w:rsidP="00FE241B">
            <w:pPr>
              <w:jc w:val="center"/>
              <w:rPr>
                <w:b/>
                <w:bCs/>
                <w:sz w:val="16"/>
                <w:szCs w:val="16"/>
              </w:rPr>
            </w:pPr>
            <w:r w:rsidRPr="00856EE6">
              <w:rPr>
                <w:b/>
                <w:bCs/>
                <w:sz w:val="16"/>
                <w:szCs w:val="16"/>
              </w:rPr>
              <w:t>Se reorganiza dentro del énfasis de IA</w:t>
            </w:r>
          </w:p>
        </w:tc>
      </w:tr>
      <w:tr w:rsidR="007E60C8" w:rsidRPr="00856EE6" w14:paraId="22463274" w14:textId="77777777" w:rsidTr="007E24AF">
        <w:trPr>
          <w:trHeight w:val="270"/>
        </w:trPr>
        <w:tc>
          <w:tcPr>
            <w:tcW w:w="4655" w:type="dxa"/>
            <w:gridSpan w:val="3"/>
            <w:shd w:val="clear" w:color="000000" w:fill="E2EFD9"/>
            <w:vAlign w:val="center"/>
            <w:hideMark/>
          </w:tcPr>
          <w:p w14:paraId="6734F534" w14:textId="77777777" w:rsidR="00FE241B" w:rsidRPr="00856EE6" w:rsidRDefault="00FE241B" w:rsidP="00FE241B">
            <w:pPr>
              <w:jc w:val="center"/>
              <w:rPr>
                <w:b/>
                <w:bCs/>
                <w:sz w:val="16"/>
                <w:szCs w:val="18"/>
              </w:rPr>
            </w:pPr>
            <w:r w:rsidRPr="00856EE6">
              <w:rPr>
                <w:b/>
                <w:bCs/>
                <w:sz w:val="16"/>
                <w:szCs w:val="18"/>
              </w:rPr>
              <w:t>Subtotales</w:t>
            </w:r>
          </w:p>
        </w:tc>
        <w:tc>
          <w:tcPr>
            <w:tcW w:w="567" w:type="dxa"/>
            <w:shd w:val="clear" w:color="auto" w:fill="auto"/>
            <w:vAlign w:val="center"/>
            <w:hideMark/>
          </w:tcPr>
          <w:p w14:paraId="75AFB6E3" w14:textId="77777777" w:rsidR="00FE241B" w:rsidRPr="00856EE6" w:rsidRDefault="00FE241B" w:rsidP="00FE241B">
            <w:pPr>
              <w:jc w:val="center"/>
              <w:rPr>
                <w:sz w:val="16"/>
                <w:szCs w:val="18"/>
              </w:rPr>
            </w:pPr>
            <w:r w:rsidRPr="00856EE6">
              <w:rPr>
                <w:sz w:val="16"/>
                <w:szCs w:val="18"/>
              </w:rPr>
              <w:t>96</w:t>
            </w:r>
          </w:p>
        </w:tc>
        <w:tc>
          <w:tcPr>
            <w:tcW w:w="567" w:type="dxa"/>
            <w:shd w:val="clear" w:color="auto" w:fill="auto"/>
            <w:vAlign w:val="center"/>
            <w:hideMark/>
          </w:tcPr>
          <w:p w14:paraId="71080AFD" w14:textId="77777777" w:rsidR="00FE241B" w:rsidRPr="00856EE6" w:rsidRDefault="00FE241B" w:rsidP="00FE241B">
            <w:pPr>
              <w:jc w:val="center"/>
              <w:rPr>
                <w:sz w:val="16"/>
                <w:szCs w:val="18"/>
              </w:rPr>
            </w:pPr>
            <w:r w:rsidRPr="00856EE6">
              <w:rPr>
                <w:sz w:val="16"/>
                <w:szCs w:val="18"/>
              </w:rPr>
              <w:t>32</w:t>
            </w:r>
          </w:p>
        </w:tc>
        <w:tc>
          <w:tcPr>
            <w:tcW w:w="505" w:type="dxa"/>
            <w:shd w:val="clear" w:color="auto" w:fill="auto"/>
            <w:vAlign w:val="center"/>
            <w:hideMark/>
          </w:tcPr>
          <w:p w14:paraId="5C9A74BC" w14:textId="77777777" w:rsidR="00FE241B" w:rsidRPr="00856EE6" w:rsidRDefault="00FE241B" w:rsidP="00FE241B">
            <w:pPr>
              <w:jc w:val="center"/>
              <w:rPr>
                <w:sz w:val="16"/>
                <w:szCs w:val="18"/>
              </w:rPr>
            </w:pPr>
            <w:r w:rsidRPr="00856EE6">
              <w:rPr>
                <w:sz w:val="16"/>
                <w:szCs w:val="18"/>
              </w:rPr>
              <w:t>256</w:t>
            </w:r>
          </w:p>
        </w:tc>
        <w:tc>
          <w:tcPr>
            <w:tcW w:w="1072" w:type="dxa"/>
            <w:shd w:val="clear" w:color="auto" w:fill="auto"/>
            <w:vAlign w:val="center"/>
            <w:hideMark/>
          </w:tcPr>
          <w:p w14:paraId="2C7D2EA2" w14:textId="77777777" w:rsidR="00FE241B" w:rsidRPr="00856EE6" w:rsidRDefault="00FE241B" w:rsidP="00FE241B">
            <w:pPr>
              <w:jc w:val="center"/>
              <w:rPr>
                <w:sz w:val="16"/>
                <w:szCs w:val="18"/>
              </w:rPr>
            </w:pPr>
            <w:r w:rsidRPr="00856EE6">
              <w:rPr>
                <w:sz w:val="16"/>
                <w:szCs w:val="18"/>
              </w:rPr>
              <w:t>384</w:t>
            </w:r>
          </w:p>
        </w:tc>
        <w:tc>
          <w:tcPr>
            <w:tcW w:w="709" w:type="dxa"/>
            <w:shd w:val="clear" w:color="auto" w:fill="auto"/>
            <w:vAlign w:val="center"/>
            <w:hideMark/>
          </w:tcPr>
          <w:p w14:paraId="5972CAA0" w14:textId="77777777" w:rsidR="00FE241B" w:rsidRPr="00856EE6" w:rsidRDefault="00FE241B" w:rsidP="00FE241B">
            <w:pPr>
              <w:jc w:val="center"/>
              <w:rPr>
                <w:sz w:val="16"/>
                <w:szCs w:val="18"/>
              </w:rPr>
            </w:pPr>
            <w:r w:rsidRPr="00856EE6">
              <w:rPr>
                <w:sz w:val="16"/>
                <w:szCs w:val="18"/>
              </w:rPr>
              <w:t>16</w:t>
            </w:r>
          </w:p>
        </w:tc>
        <w:tc>
          <w:tcPr>
            <w:tcW w:w="5528" w:type="dxa"/>
            <w:gridSpan w:val="2"/>
            <w:shd w:val="clear" w:color="000000" w:fill="E2EFD9"/>
            <w:vAlign w:val="center"/>
            <w:hideMark/>
          </w:tcPr>
          <w:p w14:paraId="23D44ACC" w14:textId="77777777" w:rsidR="00FE241B" w:rsidRPr="00856EE6" w:rsidRDefault="00FE241B" w:rsidP="00FE241B">
            <w:pPr>
              <w:jc w:val="center"/>
              <w:rPr>
                <w:sz w:val="16"/>
                <w:szCs w:val="18"/>
              </w:rPr>
            </w:pPr>
            <w:r w:rsidRPr="00856EE6">
              <w:rPr>
                <w:sz w:val="16"/>
                <w:szCs w:val="18"/>
              </w:rPr>
              <w:t> </w:t>
            </w:r>
          </w:p>
        </w:tc>
      </w:tr>
      <w:tr w:rsidR="007E60C8" w:rsidRPr="00856EE6" w14:paraId="76EF59CA" w14:textId="77777777" w:rsidTr="007E24AF">
        <w:trPr>
          <w:trHeight w:val="255"/>
        </w:trPr>
        <w:tc>
          <w:tcPr>
            <w:tcW w:w="13603" w:type="dxa"/>
            <w:gridSpan w:val="10"/>
            <w:shd w:val="clear" w:color="000000" w:fill="DEEAF6"/>
            <w:vAlign w:val="center"/>
            <w:hideMark/>
          </w:tcPr>
          <w:p w14:paraId="7A0A4469" w14:textId="77777777" w:rsidR="00FE241B" w:rsidRPr="00856EE6" w:rsidRDefault="00FE241B" w:rsidP="00FE241B">
            <w:pPr>
              <w:jc w:val="center"/>
              <w:rPr>
                <w:b/>
                <w:bCs/>
                <w:sz w:val="16"/>
                <w:szCs w:val="18"/>
              </w:rPr>
            </w:pPr>
            <w:r w:rsidRPr="00856EE6">
              <w:rPr>
                <w:b/>
                <w:bCs/>
                <w:sz w:val="16"/>
                <w:szCs w:val="18"/>
              </w:rPr>
              <w:t>SEGUNDO SEMESTRE</w:t>
            </w:r>
          </w:p>
        </w:tc>
      </w:tr>
      <w:tr w:rsidR="007E60C8" w:rsidRPr="00856EE6" w14:paraId="5268CD8F" w14:textId="77777777" w:rsidTr="007E24AF">
        <w:trPr>
          <w:trHeight w:val="270"/>
        </w:trPr>
        <w:tc>
          <w:tcPr>
            <w:tcW w:w="2675" w:type="dxa"/>
            <w:shd w:val="clear" w:color="auto" w:fill="auto"/>
            <w:vAlign w:val="center"/>
            <w:hideMark/>
          </w:tcPr>
          <w:p w14:paraId="57549F14" w14:textId="77777777" w:rsidR="00FE241B" w:rsidRPr="00856EE6" w:rsidRDefault="00FE241B" w:rsidP="00FE241B">
            <w:pPr>
              <w:jc w:val="center"/>
              <w:rPr>
                <w:sz w:val="16"/>
                <w:szCs w:val="18"/>
              </w:rPr>
            </w:pPr>
            <w:r w:rsidRPr="00856EE6">
              <w:rPr>
                <w:sz w:val="16"/>
                <w:szCs w:val="18"/>
              </w:rPr>
              <w:t>TRABAJO DE GRADO I</w:t>
            </w:r>
          </w:p>
        </w:tc>
        <w:tc>
          <w:tcPr>
            <w:tcW w:w="1413" w:type="dxa"/>
            <w:shd w:val="clear" w:color="auto" w:fill="auto"/>
            <w:vAlign w:val="center"/>
            <w:hideMark/>
          </w:tcPr>
          <w:p w14:paraId="6467B67A" w14:textId="77777777" w:rsidR="00FE241B" w:rsidRPr="00856EE6" w:rsidRDefault="00FE241B" w:rsidP="00FE241B">
            <w:pPr>
              <w:jc w:val="center"/>
              <w:rPr>
                <w:sz w:val="16"/>
                <w:szCs w:val="18"/>
              </w:rPr>
            </w:pPr>
            <w:r w:rsidRPr="00856EE6">
              <w:rPr>
                <w:sz w:val="16"/>
                <w:szCs w:val="18"/>
              </w:rPr>
              <w:t>OBLIGATORIO</w:t>
            </w:r>
          </w:p>
        </w:tc>
        <w:tc>
          <w:tcPr>
            <w:tcW w:w="567" w:type="dxa"/>
            <w:shd w:val="clear" w:color="auto" w:fill="auto"/>
            <w:vAlign w:val="center"/>
            <w:hideMark/>
          </w:tcPr>
          <w:p w14:paraId="79D05BF4"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4964A696" w14:textId="77777777" w:rsidR="00FE241B" w:rsidRPr="00856EE6" w:rsidRDefault="00FE241B" w:rsidP="00FE241B">
            <w:pPr>
              <w:jc w:val="center"/>
              <w:rPr>
                <w:sz w:val="16"/>
                <w:szCs w:val="18"/>
              </w:rPr>
            </w:pPr>
            <w:r w:rsidRPr="00856EE6">
              <w:rPr>
                <w:sz w:val="16"/>
                <w:szCs w:val="18"/>
              </w:rPr>
              <w:t>0</w:t>
            </w:r>
          </w:p>
        </w:tc>
        <w:tc>
          <w:tcPr>
            <w:tcW w:w="567" w:type="dxa"/>
            <w:shd w:val="clear" w:color="auto" w:fill="auto"/>
            <w:vAlign w:val="center"/>
            <w:hideMark/>
          </w:tcPr>
          <w:p w14:paraId="3557A794" w14:textId="77777777" w:rsidR="00FE241B" w:rsidRPr="00856EE6" w:rsidRDefault="00FE241B" w:rsidP="00FE241B">
            <w:pPr>
              <w:jc w:val="center"/>
              <w:rPr>
                <w:sz w:val="16"/>
                <w:szCs w:val="18"/>
              </w:rPr>
            </w:pPr>
            <w:r w:rsidRPr="00856EE6">
              <w:rPr>
                <w:sz w:val="16"/>
                <w:szCs w:val="18"/>
              </w:rPr>
              <w:t>48</w:t>
            </w:r>
          </w:p>
        </w:tc>
        <w:tc>
          <w:tcPr>
            <w:tcW w:w="505" w:type="dxa"/>
            <w:shd w:val="clear" w:color="auto" w:fill="auto"/>
            <w:vAlign w:val="center"/>
            <w:hideMark/>
          </w:tcPr>
          <w:p w14:paraId="7EC49F7F" w14:textId="77777777" w:rsidR="00FE241B" w:rsidRPr="00856EE6" w:rsidRDefault="00FE241B" w:rsidP="00FE241B">
            <w:pPr>
              <w:jc w:val="center"/>
              <w:rPr>
                <w:sz w:val="16"/>
                <w:szCs w:val="18"/>
              </w:rPr>
            </w:pPr>
            <w:r w:rsidRPr="00856EE6">
              <w:rPr>
                <w:sz w:val="16"/>
                <w:szCs w:val="18"/>
              </w:rPr>
              <w:t>336</w:t>
            </w:r>
          </w:p>
        </w:tc>
        <w:tc>
          <w:tcPr>
            <w:tcW w:w="1072" w:type="dxa"/>
            <w:shd w:val="clear" w:color="000000" w:fill="F2F2F2"/>
            <w:vAlign w:val="center"/>
            <w:hideMark/>
          </w:tcPr>
          <w:p w14:paraId="5827B6F5" w14:textId="77777777" w:rsidR="00FE241B" w:rsidRPr="00856EE6" w:rsidRDefault="00FE241B" w:rsidP="00FE241B">
            <w:pPr>
              <w:jc w:val="center"/>
              <w:rPr>
                <w:sz w:val="16"/>
                <w:szCs w:val="18"/>
              </w:rPr>
            </w:pPr>
            <w:r w:rsidRPr="00856EE6">
              <w:rPr>
                <w:sz w:val="16"/>
                <w:szCs w:val="18"/>
              </w:rPr>
              <w:t>384</w:t>
            </w:r>
          </w:p>
        </w:tc>
        <w:tc>
          <w:tcPr>
            <w:tcW w:w="709" w:type="dxa"/>
            <w:shd w:val="clear" w:color="000000" w:fill="FFF2CC"/>
            <w:vAlign w:val="center"/>
            <w:hideMark/>
          </w:tcPr>
          <w:p w14:paraId="06A2BD88" w14:textId="77777777" w:rsidR="00FE241B" w:rsidRPr="00856EE6" w:rsidRDefault="00FE241B" w:rsidP="00FE241B">
            <w:pPr>
              <w:jc w:val="center"/>
              <w:rPr>
                <w:sz w:val="16"/>
                <w:szCs w:val="18"/>
              </w:rPr>
            </w:pPr>
            <w:r w:rsidRPr="00856EE6">
              <w:rPr>
                <w:sz w:val="16"/>
                <w:szCs w:val="18"/>
              </w:rPr>
              <w:t>4</w:t>
            </w:r>
          </w:p>
        </w:tc>
        <w:tc>
          <w:tcPr>
            <w:tcW w:w="2835" w:type="dxa"/>
            <w:shd w:val="clear" w:color="auto" w:fill="auto"/>
            <w:vAlign w:val="center"/>
            <w:hideMark/>
          </w:tcPr>
          <w:p w14:paraId="2C4DCCCB" w14:textId="77777777" w:rsidR="00FE241B" w:rsidRPr="00856EE6" w:rsidRDefault="00FE241B" w:rsidP="00FE241B">
            <w:pPr>
              <w:jc w:val="center"/>
              <w:rPr>
                <w:sz w:val="16"/>
                <w:szCs w:val="16"/>
              </w:rPr>
            </w:pPr>
            <w:r w:rsidRPr="00856EE6">
              <w:rPr>
                <w:sz w:val="16"/>
                <w:szCs w:val="16"/>
              </w:rPr>
              <w:t>TESIS I</w:t>
            </w:r>
          </w:p>
        </w:tc>
        <w:tc>
          <w:tcPr>
            <w:tcW w:w="2693" w:type="dxa"/>
            <w:shd w:val="clear" w:color="auto" w:fill="auto"/>
            <w:vAlign w:val="center"/>
            <w:hideMark/>
          </w:tcPr>
          <w:p w14:paraId="3FB65F0A" w14:textId="77777777" w:rsidR="00FE241B" w:rsidRPr="00856EE6" w:rsidRDefault="00FE241B" w:rsidP="00FE241B">
            <w:pPr>
              <w:jc w:val="center"/>
              <w:rPr>
                <w:b/>
                <w:bCs/>
                <w:sz w:val="16"/>
                <w:szCs w:val="18"/>
              </w:rPr>
            </w:pPr>
            <w:r w:rsidRPr="00856EE6">
              <w:rPr>
                <w:b/>
                <w:bCs/>
                <w:sz w:val="16"/>
                <w:szCs w:val="18"/>
              </w:rPr>
              <w:t>Cambio de denominación</w:t>
            </w:r>
          </w:p>
        </w:tc>
      </w:tr>
      <w:tr w:rsidR="007E60C8" w:rsidRPr="00856EE6" w14:paraId="6FDDB4EE" w14:textId="77777777" w:rsidTr="007E24AF">
        <w:trPr>
          <w:trHeight w:val="255"/>
        </w:trPr>
        <w:tc>
          <w:tcPr>
            <w:tcW w:w="4088" w:type="dxa"/>
            <w:gridSpan w:val="2"/>
            <w:shd w:val="clear" w:color="000000" w:fill="DBDBDB"/>
            <w:vAlign w:val="center"/>
            <w:hideMark/>
          </w:tcPr>
          <w:p w14:paraId="19A2D95E" w14:textId="77777777" w:rsidR="00FE241B" w:rsidRPr="00856EE6" w:rsidRDefault="00FE241B" w:rsidP="00FE241B">
            <w:pPr>
              <w:rPr>
                <w:b/>
                <w:bCs/>
                <w:sz w:val="16"/>
                <w:szCs w:val="18"/>
              </w:rPr>
            </w:pPr>
            <w:r w:rsidRPr="00856EE6">
              <w:rPr>
                <w:b/>
                <w:bCs/>
                <w:sz w:val="16"/>
                <w:szCs w:val="18"/>
              </w:rPr>
              <w:t>ENFASIS TELEINFORMATICA</w:t>
            </w:r>
          </w:p>
        </w:tc>
        <w:tc>
          <w:tcPr>
            <w:tcW w:w="567" w:type="dxa"/>
            <w:shd w:val="clear" w:color="auto" w:fill="auto"/>
            <w:vAlign w:val="center"/>
            <w:hideMark/>
          </w:tcPr>
          <w:p w14:paraId="1779ACA3"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31E0B99D"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153D920E"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618EAA4"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34EE8153"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3CE42EC9"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18E3A280"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73EB6D6F" w14:textId="77777777" w:rsidTr="007E24AF">
        <w:trPr>
          <w:trHeight w:val="255"/>
        </w:trPr>
        <w:tc>
          <w:tcPr>
            <w:tcW w:w="2675" w:type="dxa"/>
            <w:shd w:val="clear" w:color="auto" w:fill="auto"/>
            <w:vAlign w:val="center"/>
            <w:hideMark/>
          </w:tcPr>
          <w:p w14:paraId="277303A7" w14:textId="77777777" w:rsidR="00A01958" w:rsidRPr="00856EE6" w:rsidRDefault="00A01958" w:rsidP="00A01958">
            <w:pPr>
              <w:jc w:val="center"/>
              <w:rPr>
                <w:sz w:val="16"/>
                <w:szCs w:val="18"/>
              </w:rPr>
            </w:pPr>
            <w:r w:rsidRPr="00856EE6">
              <w:rPr>
                <w:sz w:val="16"/>
                <w:szCs w:val="18"/>
              </w:rPr>
              <w:t>REDES</w:t>
            </w:r>
          </w:p>
        </w:tc>
        <w:tc>
          <w:tcPr>
            <w:tcW w:w="1413" w:type="dxa"/>
            <w:shd w:val="clear" w:color="auto" w:fill="auto"/>
            <w:vAlign w:val="center"/>
            <w:hideMark/>
          </w:tcPr>
          <w:p w14:paraId="025FD472" w14:textId="423BF76C"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3165C46D"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282D471E" w14:textId="77777777" w:rsidR="00A01958" w:rsidRPr="00856EE6" w:rsidRDefault="00A01958" w:rsidP="00A01958">
            <w:pPr>
              <w:jc w:val="center"/>
              <w:rPr>
                <w:sz w:val="16"/>
                <w:szCs w:val="18"/>
              </w:rPr>
            </w:pPr>
            <w:r w:rsidRPr="00856EE6">
              <w:rPr>
                <w:sz w:val="16"/>
                <w:szCs w:val="18"/>
              </w:rPr>
              <w:t>REDES</w:t>
            </w:r>
          </w:p>
        </w:tc>
        <w:tc>
          <w:tcPr>
            <w:tcW w:w="2693" w:type="dxa"/>
            <w:shd w:val="clear" w:color="auto" w:fill="auto"/>
            <w:vAlign w:val="center"/>
            <w:hideMark/>
          </w:tcPr>
          <w:p w14:paraId="6C0E193F" w14:textId="77777777" w:rsidR="00A01958" w:rsidRPr="00856EE6" w:rsidRDefault="00A01958" w:rsidP="00A01958">
            <w:pPr>
              <w:jc w:val="center"/>
              <w:rPr>
                <w:sz w:val="16"/>
                <w:szCs w:val="16"/>
              </w:rPr>
            </w:pPr>
            <w:r w:rsidRPr="00856EE6">
              <w:rPr>
                <w:sz w:val="16"/>
                <w:szCs w:val="16"/>
              </w:rPr>
              <w:t>NINGUNA</w:t>
            </w:r>
          </w:p>
        </w:tc>
      </w:tr>
      <w:tr w:rsidR="00A01958" w:rsidRPr="00856EE6" w14:paraId="44330725" w14:textId="77777777" w:rsidTr="007E24AF">
        <w:trPr>
          <w:trHeight w:val="255"/>
        </w:trPr>
        <w:tc>
          <w:tcPr>
            <w:tcW w:w="2675" w:type="dxa"/>
            <w:shd w:val="clear" w:color="auto" w:fill="auto"/>
            <w:vAlign w:val="center"/>
            <w:hideMark/>
          </w:tcPr>
          <w:p w14:paraId="29D23CBA" w14:textId="77777777" w:rsidR="00A01958" w:rsidRPr="00856EE6" w:rsidRDefault="00A01958" w:rsidP="00A01958">
            <w:pPr>
              <w:jc w:val="center"/>
              <w:rPr>
                <w:sz w:val="16"/>
                <w:szCs w:val="18"/>
              </w:rPr>
            </w:pPr>
            <w:r w:rsidRPr="00856EE6">
              <w:rPr>
                <w:sz w:val="16"/>
                <w:szCs w:val="18"/>
              </w:rPr>
              <w:t>MODELADO Y SIMULACION DE REDES</w:t>
            </w:r>
          </w:p>
        </w:tc>
        <w:tc>
          <w:tcPr>
            <w:tcW w:w="1413" w:type="dxa"/>
            <w:shd w:val="clear" w:color="auto" w:fill="auto"/>
            <w:vAlign w:val="center"/>
            <w:hideMark/>
          </w:tcPr>
          <w:p w14:paraId="017079BA" w14:textId="50D55BEE"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52FA72FE" w14:textId="77777777" w:rsidR="00A01958" w:rsidRPr="00856EE6" w:rsidRDefault="00A01958" w:rsidP="00A01958">
            <w:pPr>
              <w:rPr>
                <w:sz w:val="16"/>
                <w:szCs w:val="18"/>
              </w:rPr>
            </w:pPr>
          </w:p>
        </w:tc>
        <w:tc>
          <w:tcPr>
            <w:tcW w:w="2835" w:type="dxa"/>
            <w:shd w:val="clear" w:color="auto" w:fill="auto"/>
            <w:vAlign w:val="center"/>
            <w:hideMark/>
          </w:tcPr>
          <w:p w14:paraId="6D1A4A5F" w14:textId="77777777" w:rsidR="00A01958" w:rsidRPr="00856EE6" w:rsidRDefault="00A01958" w:rsidP="00A01958">
            <w:pPr>
              <w:jc w:val="center"/>
              <w:rPr>
                <w:sz w:val="16"/>
                <w:szCs w:val="18"/>
              </w:rPr>
            </w:pPr>
            <w:r w:rsidRPr="00856EE6">
              <w:rPr>
                <w:sz w:val="16"/>
                <w:szCs w:val="18"/>
              </w:rPr>
              <w:t>MODELADO Y SIMULACION DE REDES</w:t>
            </w:r>
          </w:p>
        </w:tc>
        <w:tc>
          <w:tcPr>
            <w:tcW w:w="2693" w:type="dxa"/>
            <w:shd w:val="clear" w:color="auto" w:fill="auto"/>
            <w:vAlign w:val="center"/>
            <w:hideMark/>
          </w:tcPr>
          <w:p w14:paraId="24A40A7C" w14:textId="77777777" w:rsidR="00A01958" w:rsidRPr="00856EE6" w:rsidRDefault="00A01958" w:rsidP="00A01958">
            <w:pPr>
              <w:jc w:val="center"/>
              <w:rPr>
                <w:sz w:val="16"/>
                <w:szCs w:val="16"/>
              </w:rPr>
            </w:pPr>
            <w:r w:rsidRPr="00856EE6">
              <w:rPr>
                <w:sz w:val="16"/>
                <w:szCs w:val="16"/>
              </w:rPr>
              <w:t>NINGUNA</w:t>
            </w:r>
          </w:p>
        </w:tc>
      </w:tr>
      <w:tr w:rsidR="00A01958" w:rsidRPr="00856EE6" w14:paraId="7F3F9A46" w14:textId="77777777" w:rsidTr="007E24AF">
        <w:trPr>
          <w:trHeight w:val="480"/>
        </w:trPr>
        <w:tc>
          <w:tcPr>
            <w:tcW w:w="2675" w:type="dxa"/>
            <w:shd w:val="clear" w:color="auto" w:fill="auto"/>
            <w:vAlign w:val="center"/>
            <w:hideMark/>
          </w:tcPr>
          <w:p w14:paraId="74A5F6F2" w14:textId="77777777" w:rsidR="00A01958" w:rsidRPr="00856EE6" w:rsidRDefault="00A01958" w:rsidP="00A01958">
            <w:pPr>
              <w:jc w:val="center"/>
              <w:rPr>
                <w:sz w:val="16"/>
                <w:szCs w:val="18"/>
              </w:rPr>
            </w:pPr>
            <w:r w:rsidRPr="00856EE6">
              <w:rPr>
                <w:sz w:val="16"/>
                <w:szCs w:val="18"/>
              </w:rPr>
              <w:t>APLICACIONES SOBRE INTERNET EN LA NUBE</w:t>
            </w:r>
          </w:p>
        </w:tc>
        <w:tc>
          <w:tcPr>
            <w:tcW w:w="1413" w:type="dxa"/>
            <w:shd w:val="clear" w:color="auto" w:fill="auto"/>
            <w:vAlign w:val="center"/>
            <w:hideMark/>
          </w:tcPr>
          <w:p w14:paraId="1DFFA052" w14:textId="1228C9F2"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72B62DBF" w14:textId="77777777" w:rsidR="00A01958" w:rsidRPr="00856EE6" w:rsidRDefault="00A01958" w:rsidP="00A01958">
            <w:pPr>
              <w:rPr>
                <w:sz w:val="16"/>
                <w:szCs w:val="18"/>
              </w:rPr>
            </w:pPr>
          </w:p>
        </w:tc>
        <w:tc>
          <w:tcPr>
            <w:tcW w:w="2835" w:type="dxa"/>
            <w:shd w:val="clear" w:color="auto" w:fill="auto"/>
            <w:vAlign w:val="center"/>
            <w:hideMark/>
          </w:tcPr>
          <w:p w14:paraId="5205EEEC" w14:textId="77777777" w:rsidR="00A01958" w:rsidRPr="00856EE6" w:rsidRDefault="00A01958" w:rsidP="00A01958">
            <w:pPr>
              <w:jc w:val="center"/>
              <w:rPr>
                <w:sz w:val="16"/>
                <w:szCs w:val="18"/>
              </w:rPr>
            </w:pPr>
            <w:r w:rsidRPr="00856EE6">
              <w:rPr>
                <w:sz w:val="16"/>
                <w:szCs w:val="18"/>
              </w:rPr>
              <w:t>APLICACIONES SOBRE INTERNET EN LA NUBE</w:t>
            </w:r>
          </w:p>
        </w:tc>
        <w:tc>
          <w:tcPr>
            <w:tcW w:w="2693" w:type="dxa"/>
            <w:shd w:val="clear" w:color="auto" w:fill="auto"/>
            <w:vAlign w:val="center"/>
            <w:hideMark/>
          </w:tcPr>
          <w:p w14:paraId="48ABBB5C" w14:textId="77777777" w:rsidR="00A01958" w:rsidRPr="00856EE6" w:rsidRDefault="00A01958" w:rsidP="00A01958">
            <w:pPr>
              <w:jc w:val="center"/>
              <w:rPr>
                <w:sz w:val="16"/>
                <w:szCs w:val="16"/>
              </w:rPr>
            </w:pPr>
            <w:r w:rsidRPr="00856EE6">
              <w:rPr>
                <w:sz w:val="16"/>
                <w:szCs w:val="16"/>
              </w:rPr>
              <w:t>NINGUNA</w:t>
            </w:r>
          </w:p>
        </w:tc>
      </w:tr>
      <w:tr w:rsidR="00A01958" w:rsidRPr="00856EE6" w14:paraId="18FAE8D6" w14:textId="77777777" w:rsidTr="007E24AF">
        <w:trPr>
          <w:trHeight w:val="495"/>
        </w:trPr>
        <w:tc>
          <w:tcPr>
            <w:tcW w:w="2675" w:type="dxa"/>
            <w:shd w:val="clear" w:color="auto" w:fill="auto"/>
            <w:vAlign w:val="center"/>
            <w:hideMark/>
          </w:tcPr>
          <w:p w14:paraId="460E782C" w14:textId="77777777" w:rsidR="00A01958" w:rsidRPr="00856EE6" w:rsidRDefault="00A01958" w:rsidP="00A01958">
            <w:pPr>
              <w:jc w:val="center"/>
              <w:rPr>
                <w:sz w:val="16"/>
                <w:szCs w:val="18"/>
              </w:rPr>
            </w:pPr>
            <w:r w:rsidRPr="00856EE6">
              <w:rPr>
                <w:sz w:val="16"/>
                <w:szCs w:val="18"/>
              </w:rPr>
              <w:t>AVANCES EN REDES INALAMBRICAS</w:t>
            </w:r>
          </w:p>
        </w:tc>
        <w:tc>
          <w:tcPr>
            <w:tcW w:w="1413" w:type="dxa"/>
            <w:shd w:val="clear" w:color="auto" w:fill="auto"/>
            <w:vAlign w:val="center"/>
            <w:hideMark/>
          </w:tcPr>
          <w:p w14:paraId="34251CDB" w14:textId="18AF1AD6"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0ED0D47B" w14:textId="77777777" w:rsidR="00A01958" w:rsidRPr="00856EE6" w:rsidRDefault="00A01958" w:rsidP="00A01958">
            <w:pPr>
              <w:rPr>
                <w:sz w:val="16"/>
                <w:szCs w:val="18"/>
              </w:rPr>
            </w:pPr>
          </w:p>
        </w:tc>
        <w:tc>
          <w:tcPr>
            <w:tcW w:w="2835" w:type="dxa"/>
            <w:shd w:val="clear" w:color="auto" w:fill="auto"/>
            <w:vAlign w:val="center"/>
            <w:hideMark/>
          </w:tcPr>
          <w:p w14:paraId="7C741AC4" w14:textId="77777777" w:rsidR="00A01958" w:rsidRPr="00856EE6" w:rsidRDefault="00A01958" w:rsidP="00A01958">
            <w:pPr>
              <w:jc w:val="center"/>
              <w:rPr>
                <w:sz w:val="16"/>
                <w:szCs w:val="18"/>
              </w:rPr>
            </w:pPr>
            <w:r w:rsidRPr="00856EE6">
              <w:rPr>
                <w:sz w:val="16"/>
                <w:szCs w:val="18"/>
              </w:rPr>
              <w:t>AVANCES EN REDES INALAMBRICAS</w:t>
            </w:r>
          </w:p>
        </w:tc>
        <w:tc>
          <w:tcPr>
            <w:tcW w:w="2693" w:type="dxa"/>
            <w:shd w:val="clear" w:color="auto" w:fill="auto"/>
            <w:vAlign w:val="center"/>
            <w:hideMark/>
          </w:tcPr>
          <w:p w14:paraId="0D33D83A" w14:textId="77777777" w:rsidR="00A01958" w:rsidRPr="00856EE6" w:rsidRDefault="00A01958" w:rsidP="00A01958">
            <w:pPr>
              <w:jc w:val="center"/>
              <w:rPr>
                <w:b/>
                <w:bCs/>
                <w:sz w:val="16"/>
                <w:szCs w:val="18"/>
              </w:rPr>
            </w:pPr>
            <w:r w:rsidRPr="00856EE6">
              <w:rPr>
                <w:b/>
                <w:bCs/>
                <w:sz w:val="16"/>
                <w:szCs w:val="18"/>
              </w:rPr>
              <w:t>Se crea el espacio académico</w:t>
            </w:r>
          </w:p>
        </w:tc>
      </w:tr>
      <w:tr w:rsidR="007E60C8" w:rsidRPr="00856EE6" w14:paraId="330696CF" w14:textId="77777777" w:rsidTr="007E24AF">
        <w:trPr>
          <w:trHeight w:val="255"/>
        </w:trPr>
        <w:tc>
          <w:tcPr>
            <w:tcW w:w="4088" w:type="dxa"/>
            <w:gridSpan w:val="2"/>
            <w:shd w:val="clear" w:color="000000" w:fill="DBDBDB"/>
            <w:vAlign w:val="center"/>
            <w:hideMark/>
          </w:tcPr>
          <w:p w14:paraId="6CC32352" w14:textId="77777777" w:rsidR="00FE241B" w:rsidRPr="00856EE6" w:rsidRDefault="00FE241B" w:rsidP="00FE241B">
            <w:pPr>
              <w:rPr>
                <w:b/>
                <w:bCs/>
                <w:sz w:val="16"/>
                <w:szCs w:val="18"/>
              </w:rPr>
            </w:pPr>
            <w:r w:rsidRPr="00856EE6">
              <w:rPr>
                <w:b/>
                <w:bCs/>
                <w:sz w:val="16"/>
                <w:szCs w:val="18"/>
              </w:rPr>
              <w:t>ENFASIS GEOMATICA</w:t>
            </w:r>
          </w:p>
        </w:tc>
        <w:tc>
          <w:tcPr>
            <w:tcW w:w="567" w:type="dxa"/>
            <w:shd w:val="clear" w:color="auto" w:fill="auto"/>
            <w:vAlign w:val="center"/>
            <w:hideMark/>
          </w:tcPr>
          <w:p w14:paraId="152EE8DE"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43A84BAA"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2A6B8962"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A823928"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0D7BB73"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1F3F17CD"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5280D209"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257574F6" w14:textId="77777777" w:rsidTr="007E24AF">
        <w:trPr>
          <w:trHeight w:val="255"/>
        </w:trPr>
        <w:tc>
          <w:tcPr>
            <w:tcW w:w="2675" w:type="dxa"/>
            <w:shd w:val="clear" w:color="auto" w:fill="auto"/>
            <w:vAlign w:val="center"/>
            <w:hideMark/>
          </w:tcPr>
          <w:p w14:paraId="1ED4607D" w14:textId="77777777" w:rsidR="00A01958" w:rsidRPr="00856EE6" w:rsidRDefault="00A01958" w:rsidP="00A01958">
            <w:pPr>
              <w:jc w:val="center"/>
              <w:rPr>
                <w:sz w:val="16"/>
                <w:szCs w:val="18"/>
              </w:rPr>
            </w:pPr>
            <w:r w:rsidRPr="00856EE6">
              <w:rPr>
                <w:sz w:val="16"/>
                <w:szCs w:val="18"/>
              </w:rPr>
              <w:t>ANALISIS ESPACIAL</w:t>
            </w:r>
          </w:p>
        </w:tc>
        <w:tc>
          <w:tcPr>
            <w:tcW w:w="1413" w:type="dxa"/>
            <w:shd w:val="clear" w:color="auto" w:fill="auto"/>
            <w:vAlign w:val="center"/>
            <w:hideMark/>
          </w:tcPr>
          <w:p w14:paraId="5486545B" w14:textId="3164C145"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405F02B2"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17F74620" w14:textId="77777777" w:rsidR="00A01958" w:rsidRPr="00856EE6" w:rsidRDefault="00A01958" w:rsidP="00A01958">
            <w:pPr>
              <w:jc w:val="center"/>
              <w:rPr>
                <w:sz w:val="16"/>
                <w:szCs w:val="18"/>
              </w:rPr>
            </w:pPr>
            <w:r w:rsidRPr="00856EE6">
              <w:rPr>
                <w:sz w:val="16"/>
                <w:szCs w:val="18"/>
              </w:rPr>
              <w:t>ANALISIS ESPACIAL</w:t>
            </w:r>
          </w:p>
        </w:tc>
        <w:tc>
          <w:tcPr>
            <w:tcW w:w="2693" w:type="dxa"/>
            <w:shd w:val="clear" w:color="auto" w:fill="auto"/>
            <w:vAlign w:val="center"/>
            <w:hideMark/>
          </w:tcPr>
          <w:p w14:paraId="0449FCD7" w14:textId="77777777" w:rsidR="00A01958" w:rsidRPr="00856EE6" w:rsidRDefault="00A01958" w:rsidP="00A01958">
            <w:pPr>
              <w:jc w:val="center"/>
              <w:rPr>
                <w:sz w:val="16"/>
                <w:szCs w:val="16"/>
              </w:rPr>
            </w:pPr>
            <w:r w:rsidRPr="00856EE6">
              <w:rPr>
                <w:sz w:val="16"/>
                <w:szCs w:val="16"/>
              </w:rPr>
              <w:t>NINGUNA</w:t>
            </w:r>
          </w:p>
        </w:tc>
      </w:tr>
      <w:tr w:rsidR="00A01958" w:rsidRPr="00856EE6" w14:paraId="4E078064" w14:textId="77777777" w:rsidTr="007E24AF">
        <w:trPr>
          <w:trHeight w:val="255"/>
        </w:trPr>
        <w:tc>
          <w:tcPr>
            <w:tcW w:w="2675" w:type="dxa"/>
            <w:shd w:val="clear" w:color="auto" w:fill="auto"/>
            <w:vAlign w:val="center"/>
            <w:hideMark/>
          </w:tcPr>
          <w:p w14:paraId="2614C554" w14:textId="77777777" w:rsidR="00A01958" w:rsidRPr="00856EE6" w:rsidRDefault="00A01958" w:rsidP="00A01958">
            <w:pPr>
              <w:jc w:val="center"/>
              <w:rPr>
                <w:sz w:val="16"/>
                <w:szCs w:val="18"/>
              </w:rPr>
            </w:pPr>
            <w:r w:rsidRPr="00856EE6">
              <w:rPr>
                <w:sz w:val="16"/>
                <w:szCs w:val="18"/>
              </w:rPr>
              <w:t>SERVICIOS GEOGRAFICOS WEB</w:t>
            </w:r>
          </w:p>
        </w:tc>
        <w:tc>
          <w:tcPr>
            <w:tcW w:w="1413" w:type="dxa"/>
            <w:shd w:val="clear" w:color="auto" w:fill="auto"/>
            <w:vAlign w:val="center"/>
            <w:hideMark/>
          </w:tcPr>
          <w:p w14:paraId="05E2F7B1" w14:textId="0CD8F484"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6F450269" w14:textId="77777777" w:rsidR="00A01958" w:rsidRPr="00856EE6" w:rsidRDefault="00A01958" w:rsidP="00A01958">
            <w:pPr>
              <w:rPr>
                <w:sz w:val="16"/>
                <w:szCs w:val="18"/>
              </w:rPr>
            </w:pPr>
          </w:p>
        </w:tc>
        <w:tc>
          <w:tcPr>
            <w:tcW w:w="2835" w:type="dxa"/>
            <w:shd w:val="clear" w:color="auto" w:fill="auto"/>
            <w:vAlign w:val="center"/>
            <w:hideMark/>
          </w:tcPr>
          <w:p w14:paraId="457A706D" w14:textId="77777777" w:rsidR="00A01958" w:rsidRPr="00856EE6" w:rsidRDefault="00A01958" w:rsidP="00A01958">
            <w:pPr>
              <w:jc w:val="center"/>
              <w:rPr>
                <w:sz w:val="16"/>
                <w:szCs w:val="18"/>
              </w:rPr>
            </w:pPr>
            <w:r w:rsidRPr="00856EE6">
              <w:rPr>
                <w:sz w:val="16"/>
                <w:szCs w:val="18"/>
              </w:rPr>
              <w:t>SERVICIOS GEOGRAFICOS WEB</w:t>
            </w:r>
          </w:p>
        </w:tc>
        <w:tc>
          <w:tcPr>
            <w:tcW w:w="2693" w:type="dxa"/>
            <w:shd w:val="clear" w:color="auto" w:fill="auto"/>
            <w:vAlign w:val="center"/>
            <w:hideMark/>
          </w:tcPr>
          <w:p w14:paraId="0537F039" w14:textId="77777777" w:rsidR="00A01958" w:rsidRPr="00856EE6" w:rsidRDefault="00A01958" w:rsidP="00A01958">
            <w:pPr>
              <w:jc w:val="center"/>
              <w:rPr>
                <w:sz w:val="16"/>
                <w:szCs w:val="16"/>
              </w:rPr>
            </w:pPr>
            <w:r w:rsidRPr="00856EE6">
              <w:rPr>
                <w:sz w:val="16"/>
                <w:szCs w:val="16"/>
              </w:rPr>
              <w:t>NINGUNA</w:t>
            </w:r>
          </w:p>
        </w:tc>
      </w:tr>
      <w:tr w:rsidR="00A01958" w:rsidRPr="00856EE6" w14:paraId="5B30605E" w14:textId="77777777" w:rsidTr="007E24AF">
        <w:trPr>
          <w:trHeight w:val="480"/>
        </w:trPr>
        <w:tc>
          <w:tcPr>
            <w:tcW w:w="2675" w:type="dxa"/>
            <w:shd w:val="clear" w:color="auto" w:fill="auto"/>
            <w:vAlign w:val="center"/>
            <w:hideMark/>
          </w:tcPr>
          <w:p w14:paraId="10D55353" w14:textId="77777777" w:rsidR="00A01958" w:rsidRPr="00856EE6" w:rsidRDefault="00A01958" w:rsidP="00A01958">
            <w:pPr>
              <w:jc w:val="center"/>
              <w:rPr>
                <w:sz w:val="16"/>
                <w:szCs w:val="18"/>
              </w:rPr>
            </w:pPr>
            <w:r w:rsidRPr="00856EE6">
              <w:rPr>
                <w:sz w:val="16"/>
                <w:szCs w:val="18"/>
              </w:rPr>
              <w:t>SISTEMAS DE POSICIONAMIENTO GEODESICO</w:t>
            </w:r>
          </w:p>
        </w:tc>
        <w:tc>
          <w:tcPr>
            <w:tcW w:w="1413" w:type="dxa"/>
            <w:shd w:val="clear" w:color="auto" w:fill="auto"/>
            <w:vAlign w:val="center"/>
            <w:hideMark/>
          </w:tcPr>
          <w:p w14:paraId="62EA4635" w14:textId="1A2593EB"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50943BCA" w14:textId="77777777" w:rsidR="00A01958" w:rsidRPr="00856EE6" w:rsidRDefault="00A01958" w:rsidP="00A01958">
            <w:pPr>
              <w:rPr>
                <w:sz w:val="16"/>
                <w:szCs w:val="18"/>
              </w:rPr>
            </w:pPr>
          </w:p>
        </w:tc>
        <w:tc>
          <w:tcPr>
            <w:tcW w:w="2835" w:type="dxa"/>
            <w:shd w:val="clear" w:color="auto" w:fill="auto"/>
            <w:vAlign w:val="center"/>
            <w:hideMark/>
          </w:tcPr>
          <w:p w14:paraId="61C69ABC" w14:textId="77777777" w:rsidR="00A01958" w:rsidRPr="00856EE6" w:rsidRDefault="00A01958" w:rsidP="00A01958">
            <w:pPr>
              <w:jc w:val="center"/>
              <w:rPr>
                <w:sz w:val="16"/>
                <w:szCs w:val="18"/>
              </w:rPr>
            </w:pPr>
            <w:r w:rsidRPr="00856EE6">
              <w:rPr>
                <w:sz w:val="16"/>
                <w:szCs w:val="18"/>
              </w:rPr>
              <w:t>SISTEMAS DE POSICIONAMIENTO GEODESICO</w:t>
            </w:r>
          </w:p>
        </w:tc>
        <w:tc>
          <w:tcPr>
            <w:tcW w:w="2693" w:type="dxa"/>
            <w:shd w:val="clear" w:color="auto" w:fill="auto"/>
            <w:vAlign w:val="center"/>
            <w:hideMark/>
          </w:tcPr>
          <w:p w14:paraId="1B2AFCC9" w14:textId="77777777" w:rsidR="00A01958" w:rsidRPr="00856EE6" w:rsidRDefault="00A01958" w:rsidP="00A01958">
            <w:pPr>
              <w:jc w:val="center"/>
              <w:rPr>
                <w:sz w:val="16"/>
                <w:szCs w:val="16"/>
              </w:rPr>
            </w:pPr>
            <w:r w:rsidRPr="00856EE6">
              <w:rPr>
                <w:sz w:val="16"/>
                <w:szCs w:val="16"/>
              </w:rPr>
              <w:t>NINGUNA</w:t>
            </w:r>
          </w:p>
        </w:tc>
      </w:tr>
      <w:tr w:rsidR="00A01958" w:rsidRPr="00856EE6" w14:paraId="31553683" w14:textId="77777777" w:rsidTr="007E24AF">
        <w:trPr>
          <w:trHeight w:val="495"/>
        </w:trPr>
        <w:tc>
          <w:tcPr>
            <w:tcW w:w="2675" w:type="dxa"/>
            <w:shd w:val="clear" w:color="auto" w:fill="auto"/>
            <w:vAlign w:val="center"/>
            <w:hideMark/>
          </w:tcPr>
          <w:p w14:paraId="69EDDC93" w14:textId="77777777" w:rsidR="00A01958" w:rsidRPr="00856EE6" w:rsidRDefault="00A01958" w:rsidP="00A01958">
            <w:pPr>
              <w:jc w:val="center"/>
              <w:rPr>
                <w:sz w:val="16"/>
                <w:szCs w:val="18"/>
              </w:rPr>
            </w:pPr>
            <w:r w:rsidRPr="00856EE6">
              <w:rPr>
                <w:sz w:val="16"/>
                <w:szCs w:val="18"/>
              </w:rPr>
              <w:lastRenderedPageBreak/>
              <w:t>METODOS AVANZADOS EN ANALISIS DE IMÁGENES</w:t>
            </w:r>
          </w:p>
        </w:tc>
        <w:tc>
          <w:tcPr>
            <w:tcW w:w="1413" w:type="dxa"/>
            <w:shd w:val="clear" w:color="auto" w:fill="auto"/>
            <w:vAlign w:val="center"/>
            <w:hideMark/>
          </w:tcPr>
          <w:p w14:paraId="6533D8DA" w14:textId="0A2505D6"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11132127" w14:textId="77777777" w:rsidR="00A01958" w:rsidRPr="00856EE6" w:rsidRDefault="00A01958" w:rsidP="00A01958">
            <w:pPr>
              <w:rPr>
                <w:sz w:val="16"/>
                <w:szCs w:val="18"/>
              </w:rPr>
            </w:pPr>
          </w:p>
        </w:tc>
        <w:tc>
          <w:tcPr>
            <w:tcW w:w="2835" w:type="dxa"/>
            <w:shd w:val="clear" w:color="auto" w:fill="auto"/>
            <w:vAlign w:val="center"/>
            <w:hideMark/>
          </w:tcPr>
          <w:p w14:paraId="25EB959C" w14:textId="77777777" w:rsidR="00A01958" w:rsidRPr="00856EE6" w:rsidRDefault="00A01958" w:rsidP="00A01958">
            <w:pPr>
              <w:jc w:val="center"/>
              <w:rPr>
                <w:sz w:val="16"/>
                <w:szCs w:val="18"/>
              </w:rPr>
            </w:pPr>
            <w:r w:rsidRPr="00856EE6">
              <w:rPr>
                <w:sz w:val="16"/>
                <w:szCs w:val="18"/>
              </w:rPr>
              <w:t>METODOS AVANZADOS EN ANALISIS DE IMÁGENES</w:t>
            </w:r>
          </w:p>
        </w:tc>
        <w:tc>
          <w:tcPr>
            <w:tcW w:w="2693" w:type="dxa"/>
            <w:shd w:val="clear" w:color="auto" w:fill="auto"/>
            <w:vAlign w:val="center"/>
            <w:hideMark/>
          </w:tcPr>
          <w:p w14:paraId="59D73D3D" w14:textId="77777777" w:rsidR="00A01958" w:rsidRPr="00856EE6" w:rsidRDefault="00A01958" w:rsidP="00A01958">
            <w:pPr>
              <w:jc w:val="center"/>
              <w:rPr>
                <w:sz w:val="16"/>
                <w:szCs w:val="16"/>
              </w:rPr>
            </w:pPr>
            <w:r w:rsidRPr="00856EE6">
              <w:rPr>
                <w:sz w:val="16"/>
                <w:szCs w:val="16"/>
              </w:rPr>
              <w:t>NINGUNA</w:t>
            </w:r>
          </w:p>
        </w:tc>
      </w:tr>
      <w:tr w:rsidR="007E60C8" w:rsidRPr="00856EE6" w14:paraId="3F9795F5" w14:textId="77777777" w:rsidTr="007E24AF">
        <w:trPr>
          <w:trHeight w:val="255"/>
        </w:trPr>
        <w:tc>
          <w:tcPr>
            <w:tcW w:w="4088" w:type="dxa"/>
            <w:gridSpan w:val="2"/>
            <w:shd w:val="clear" w:color="000000" w:fill="DBDBDB"/>
            <w:vAlign w:val="center"/>
            <w:hideMark/>
          </w:tcPr>
          <w:p w14:paraId="2D1901E7" w14:textId="77777777" w:rsidR="00FE241B" w:rsidRPr="00856EE6" w:rsidRDefault="00FE241B" w:rsidP="00FE241B">
            <w:pPr>
              <w:rPr>
                <w:b/>
                <w:bCs/>
                <w:sz w:val="16"/>
                <w:szCs w:val="18"/>
              </w:rPr>
            </w:pPr>
            <w:r w:rsidRPr="00856EE6">
              <w:rPr>
                <w:b/>
                <w:bCs/>
                <w:sz w:val="16"/>
                <w:szCs w:val="18"/>
              </w:rPr>
              <w:t>ENFASIS INGENIERIA DE SOFTWARE</w:t>
            </w:r>
          </w:p>
        </w:tc>
        <w:tc>
          <w:tcPr>
            <w:tcW w:w="567" w:type="dxa"/>
            <w:shd w:val="clear" w:color="auto" w:fill="auto"/>
            <w:vAlign w:val="center"/>
            <w:hideMark/>
          </w:tcPr>
          <w:p w14:paraId="336ACB3E"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2303D893"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65984B14"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1E8529A4"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59B3737"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5EA2337D"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0F9E1BA7"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74289702" w14:textId="77777777" w:rsidTr="007E24AF">
        <w:trPr>
          <w:trHeight w:val="255"/>
        </w:trPr>
        <w:tc>
          <w:tcPr>
            <w:tcW w:w="2675" w:type="dxa"/>
            <w:shd w:val="clear" w:color="auto" w:fill="auto"/>
            <w:vAlign w:val="center"/>
            <w:hideMark/>
          </w:tcPr>
          <w:p w14:paraId="3560AC00" w14:textId="77777777" w:rsidR="00A01958" w:rsidRPr="00856EE6" w:rsidRDefault="00A01958" w:rsidP="00A01958">
            <w:pPr>
              <w:jc w:val="center"/>
              <w:rPr>
                <w:sz w:val="16"/>
                <w:szCs w:val="18"/>
              </w:rPr>
            </w:pPr>
            <w:r w:rsidRPr="00856EE6">
              <w:rPr>
                <w:sz w:val="16"/>
                <w:szCs w:val="18"/>
              </w:rPr>
              <w:t>BASES DE DATOS</w:t>
            </w:r>
          </w:p>
        </w:tc>
        <w:tc>
          <w:tcPr>
            <w:tcW w:w="1413" w:type="dxa"/>
            <w:shd w:val="clear" w:color="auto" w:fill="auto"/>
            <w:vAlign w:val="center"/>
            <w:hideMark/>
          </w:tcPr>
          <w:p w14:paraId="58B3473A" w14:textId="0566B298"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70C063FE"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1FC90501" w14:textId="77777777" w:rsidR="00A01958" w:rsidRPr="00856EE6" w:rsidRDefault="00A01958" w:rsidP="00A01958">
            <w:pPr>
              <w:jc w:val="center"/>
              <w:rPr>
                <w:sz w:val="16"/>
                <w:szCs w:val="18"/>
              </w:rPr>
            </w:pPr>
            <w:r w:rsidRPr="00856EE6">
              <w:rPr>
                <w:sz w:val="16"/>
                <w:szCs w:val="18"/>
              </w:rPr>
              <w:t>BASES DE DATOS</w:t>
            </w:r>
          </w:p>
        </w:tc>
        <w:tc>
          <w:tcPr>
            <w:tcW w:w="2693" w:type="dxa"/>
            <w:shd w:val="clear" w:color="auto" w:fill="auto"/>
            <w:vAlign w:val="center"/>
            <w:hideMark/>
          </w:tcPr>
          <w:p w14:paraId="7DD1C968" w14:textId="77777777" w:rsidR="00A01958" w:rsidRPr="00856EE6" w:rsidRDefault="00A01958" w:rsidP="00A01958">
            <w:pPr>
              <w:jc w:val="center"/>
              <w:rPr>
                <w:sz w:val="16"/>
                <w:szCs w:val="16"/>
              </w:rPr>
            </w:pPr>
            <w:r w:rsidRPr="00856EE6">
              <w:rPr>
                <w:sz w:val="16"/>
                <w:szCs w:val="16"/>
              </w:rPr>
              <w:t>NINGUNA</w:t>
            </w:r>
          </w:p>
        </w:tc>
      </w:tr>
      <w:tr w:rsidR="00A01958" w:rsidRPr="00856EE6" w14:paraId="72C47FD9" w14:textId="77777777" w:rsidTr="007E24AF">
        <w:trPr>
          <w:trHeight w:val="255"/>
        </w:trPr>
        <w:tc>
          <w:tcPr>
            <w:tcW w:w="2675" w:type="dxa"/>
            <w:shd w:val="clear" w:color="auto" w:fill="auto"/>
            <w:vAlign w:val="center"/>
            <w:hideMark/>
          </w:tcPr>
          <w:p w14:paraId="54362E39" w14:textId="77777777" w:rsidR="00A01958" w:rsidRPr="00856EE6" w:rsidRDefault="00A01958" w:rsidP="00A01958">
            <w:pPr>
              <w:jc w:val="center"/>
              <w:rPr>
                <w:sz w:val="16"/>
                <w:szCs w:val="18"/>
              </w:rPr>
            </w:pPr>
            <w:r w:rsidRPr="00856EE6">
              <w:rPr>
                <w:sz w:val="16"/>
                <w:szCs w:val="18"/>
              </w:rPr>
              <w:t>INGENIERIA DE SOTFWARE II</w:t>
            </w:r>
          </w:p>
        </w:tc>
        <w:tc>
          <w:tcPr>
            <w:tcW w:w="1413" w:type="dxa"/>
            <w:shd w:val="clear" w:color="auto" w:fill="auto"/>
            <w:vAlign w:val="center"/>
            <w:hideMark/>
          </w:tcPr>
          <w:p w14:paraId="3D981C58" w14:textId="1985C314"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0F843B6E" w14:textId="77777777" w:rsidR="00A01958" w:rsidRPr="00856EE6" w:rsidRDefault="00A01958" w:rsidP="00A01958">
            <w:pPr>
              <w:rPr>
                <w:sz w:val="16"/>
                <w:szCs w:val="18"/>
              </w:rPr>
            </w:pPr>
          </w:p>
        </w:tc>
        <w:tc>
          <w:tcPr>
            <w:tcW w:w="2835" w:type="dxa"/>
            <w:shd w:val="clear" w:color="auto" w:fill="auto"/>
            <w:vAlign w:val="center"/>
            <w:hideMark/>
          </w:tcPr>
          <w:p w14:paraId="5EE8AE2C" w14:textId="77777777" w:rsidR="00A01958" w:rsidRPr="00856EE6" w:rsidRDefault="00A01958" w:rsidP="00A01958">
            <w:pPr>
              <w:jc w:val="center"/>
              <w:rPr>
                <w:sz w:val="16"/>
                <w:szCs w:val="18"/>
              </w:rPr>
            </w:pPr>
            <w:r w:rsidRPr="00856EE6">
              <w:rPr>
                <w:sz w:val="16"/>
                <w:szCs w:val="18"/>
              </w:rPr>
              <w:t>INGENIERIA DE SOTFWARE II</w:t>
            </w:r>
          </w:p>
        </w:tc>
        <w:tc>
          <w:tcPr>
            <w:tcW w:w="2693" w:type="dxa"/>
            <w:shd w:val="clear" w:color="auto" w:fill="auto"/>
            <w:vAlign w:val="center"/>
            <w:hideMark/>
          </w:tcPr>
          <w:p w14:paraId="1F6EA534" w14:textId="77777777" w:rsidR="00A01958" w:rsidRPr="00856EE6" w:rsidRDefault="00A01958" w:rsidP="00A01958">
            <w:pPr>
              <w:jc w:val="center"/>
              <w:rPr>
                <w:sz w:val="16"/>
                <w:szCs w:val="16"/>
              </w:rPr>
            </w:pPr>
            <w:r w:rsidRPr="00856EE6">
              <w:rPr>
                <w:sz w:val="16"/>
                <w:szCs w:val="16"/>
              </w:rPr>
              <w:t>NINGUNA</w:t>
            </w:r>
          </w:p>
        </w:tc>
      </w:tr>
      <w:tr w:rsidR="00A01958" w:rsidRPr="00856EE6" w14:paraId="15B76959" w14:textId="77777777" w:rsidTr="007E24AF">
        <w:trPr>
          <w:trHeight w:val="480"/>
        </w:trPr>
        <w:tc>
          <w:tcPr>
            <w:tcW w:w="2675" w:type="dxa"/>
            <w:shd w:val="clear" w:color="auto" w:fill="auto"/>
            <w:vAlign w:val="center"/>
            <w:hideMark/>
          </w:tcPr>
          <w:p w14:paraId="77699E5E" w14:textId="77777777" w:rsidR="00A01958" w:rsidRPr="00856EE6" w:rsidRDefault="00A01958" w:rsidP="00A01958">
            <w:pPr>
              <w:jc w:val="center"/>
              <w:rPr>
                <w:sz w:val="16"/>
                <w:szCs w:val="18"/>
              </w:rPr>
            </w:pPr>
            <w:r w:rsidRPr="00856EE6">
              <w:rPr>
                <w:sz w:val="16"/>
                <w:szCs w:val="18"/>
              </w:rPr>
              <w:t>PATRONES DE ARQUITECTURA DE SOFTWARE</w:t>
            </w:r>
          </w:p>
        </w:tc>
        <w:tc>
          <w:tcPr>
            <w:tcW w:w="1413" w:type="dxa"/>
            <w:shd w:val="clear" w:color="auto" w:fill="auto"/>
            <w:vAlign w:val="center"/>
            <w:hideMark/>
          </w:tcPr>
          <w:p w14:paraId="29ED63C7" w14:textId="0E11FB02"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131984DD" w14:textId="77777777" w:rsidR="00A01958" w:rsidRPr="00856EE6" w:rsidRDefault="00A01958" w:rsidP="00A01958">
            <w:pPr>
              <w:rPr>
                <w:sz w:val="16"/>
                <w:szCs w:val="18"/>
              </w:rPr>
            </w:pPr>
          </w:p>
        </w:tc>
        <w:tc>
          <w:tcPr>
            <w:tcW w:w="2835" w:type="dxa"/>
            <w:shd w:val="clear" w:color="auto" w:fill="auto"/>
            <w:vAlign w:val="center"/>
            <w:hideMark/>
          </w:tcPr>
          <w:p w14:paraId="550AD545" w14:textId="77777777" w:rsidR="00A01958" w:rsidRPr="00856EE6" w:rsidRDefault="00A01958" w:rsidP="00A01958">
            <w:pPr>
              <w:jc w:val="center"/>
              <w:rPr>
                <w:sz w:val="16"/>
                <w:szCs w:val="18"/>
              </w:rPr>
            </w:pPr>
            <w:r w:rsidRPr="00856EE6">
              <w:rPr>
                <w:sz w:val="16"/>
                <w:szCs w:val="18"/>
              </w:rPr>
              <w:t>PATRONES DE ARQUITECTURA DE SOFTWARE</w:t>
            </w:r>
          </w:p>
        </w:tc>
        <w:tc>
          <w:tcPr>
            <w:tcW w:w="2693" w:type="dxa"/>
            <w:shd w:val="clear" w:color="auto" w:fill="auto"/>
            <w:vAlign w:val="center"/>
            <w:hideMark/>
          </w:tcPr>
          <w:p w14:paraId="1BA4A0BE" w14:textId="77777777" w:rsidR="00A01958" w:rsidRPr="00856EE6" w:rsidRDefault="00A01958" w:rsidP="00A01958">
            <w:pPr>
              <w:jc w:val="center"/>
              <w:rPr>
                <w:sz w:val="16"/>
                <w:szCs w:val="16"/>
              </w:rPr>
            </w:pPr>
            <w:r w:rsidRPr="00856EE6">
              <w:rPr>
                <w:sz w:val="16"/>
                <w:szCs w:val="16"/>
              </w:rPr>
              <w:t>NINGUNA</w:t>
            </w:r>
          </w:p>
        </w:tc>
      </w:tr>
      <w:tr w:rsidR="00A01958" w:rsidRPr="00856EE6" w14:paraId="11967C37" w14:textId="77777777" w:rsidTr="007E24AF">
        <w:trPr>
          <w:trHeight w:val="495"/>
        </w:trPr>
        <w:tc>
          <w:tcPr>
            <w:tcW w:w="2675" w:type="dxa"/>
            <w:shd w:val="clear" w:color="auto" w:fill="auto"/>
            <w:vAlign w:val="center"/>
            <w:hideMark/>
          </w:tcPr>
          <w:p w14:paraId="38514A62" w14:textId="77777777" w:rsidR="00A01958" w:rsidRPr="00856EE6" w:rsidRDefault="00A01958" w:rsidP="00A01958">
            <w:pPr>
              <w:jc w:val="center"/>
              <w:rPr>
                <w:sz w:val="16"/>
                <w:szCs w:val="18"/>
              </w:rPr>
            </w:pPr>
            <w:r w:rsidRPr="00856EE6">
              <w:rPr>
                <w:sz w:val="16"/>
                <w:szCs w:val="18"/>
              </w:rPr>
              <w:t>CONSTRUCCION Y PRUEBAS DE SOFTWARE</w:t>
            </w:r>
          </w:p>
        </w:tc>
        <w:tc>
          <w:tcPr>
            <w:tcW w:w="1413" w:type="dxa"/>
            <w:shd w:val="clear" w:color="auto" w:fill="auto"/>
            <w:vAlign w:val="center"/>
            <w:hideMark/>
          </w:tcPr>
          <w:p w14:paraId="219F5D48" w14:textId="73157CC0"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79CA5829" w14:textId="77777777" w:rsidR="00A01958" w:rsidRPr="00856EE6" w:rsidRDefault="00A01958" w:rsidP="00A01958">
            <w:pPr>
              <w:rPr>
                <w:sz w:val="16"/>
                <w:szCs w:val="18"/>
              </w:rPr>
            </w:pPr>
          </w:p>
        </w:tc>
        <w:tc>
          <w:tcPr>
            <w:tcW w:w="2835" w:type="dxa"/>
            <w:shd w:val="clear" w:color="auto" w:fill="auto"/>
            <w:vAlign w:val="center"/>
            <w:hideMark/>
          </w:tcPr>
          <w:p w14:paraId="62A52842" w14:textId="77777777" w:rsidR="00A01958" w:rsidRPr="00856EE6" w:rsidRDefault="00A01958" w:rsidP="00A01958">
            <w:pPr>
              <w:jc w:val="center"/>
              <w:rPr>
                <w:sz w:val="16"/>
                <w:szCs w:val="18"/>
              </w:rPr>
            </w:pPr>
            <w:r w:rsidRPr="00856EE6">
              <w:rPr>
                <w:sz w:val="16"/>
                <w:szCs w:val="18"/>
              </w:rPr>
              <w:t>CONSTRUCCION Y PRUEBAS DE SOFTWARE</w:t>
            </w:r>
          </w:p>
        </w:tc>
        <w:tc>
          <w:tcPr>
            <w:tcW w:w="2693" w:type="dxa"/>
            <w:shd w:val="clear" w:color="auto" w:fill="auto"/>
            <w:vAlign w:val="center"/>
            <w:hideMark/>
          </w:tcPr>
          <w:p w14:paraId="7506667B" w14:textId="77777777" w:rsidR="00A01958" w:rsidRPr="00856EE6" w:rsidRDefault="00A01958" w:rsidP="00A01958">
            <w:pPr>
              <w:jc w:val="center"/>
              <w:rPr>
                <w:b/>
                <w:bCs/>
                <w:sz w:val="16"/>
                <w:szCs w:val="18"/>
              </w:rPr>
            </w:pPr>
            <w:r w:rsidRPr="00856EE6">
              <w:rPr>
                <w:b/>
                <w:bCs/>
                <w:sz w:val="16"/>
                <w:szCs w:val="18"/>
              </w:rPr>
              <w:t>Se crea el espacio académico</w:t>
            </w:r>
          </w:p>
        </w:tc>
      </w:tr>
      <w:tr w:rsidR="007E60C8" w:rsidRPr="00856EE6" w14:paraId="6826F5BD" w14:textId="77777777" w:rsidTr="007E24AF">
        <w:trPr>
          <w:trHeight w:val="255"/>
        </w:trPr>
        <w:tc>
          <w:tcPr>
            <w:tcW w:w="4088" w:type="dxa"/>
            <w:gridSpan w:val="2"/>
            <w:shd w:val="clear" w:color="000000" w:fill="DBDBDB"/>
            <w:vAlign w:val="center"/>
            <w:hideMark/>
          </w:tcPr>
          <w:p w14:paraId="55280373" w14:textId="77777777" w:rsidR="00FE241B" w:rsidRPr="00856EE6" w:rsidRDefault="00FE241B" w:rsidP="00FE241B">
            <w:pPr>
              <w:rPr>
                <w:b/>
                <w:bCs/>
                <w:sz w:val="16"/>
                <w:szCs w:val="18"/>
              </w:rPr>
            </w:pPr>
            <w:r w:rsidRPr="00856EE6">
              <w:rPr>
                <w:b/>
                <w:bCs/>
                <w:sz w:val="16"/>
                <w:szCs w:val="18"/>
              </w:rPr>
              <w:t>ENFASIS INTELIGENCIA ARTIFICIAL</w:t>
            </w:r>
          </w:p>
        </w:tc>
        <w:tc>
          <w:tcPr>
            <w:tcW w:w="567" w:type="dxa"/>
            <w:shd w:val="clear" w:color="auto" w:fill="auto"/>
            <w:vAlign w:val="center"/>
            <w:hideMark/>
          </w:tcPr>
          <w:p w14:paraId="7B1938D4"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11A605F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2940A72F"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305A7B9C"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1A44D8BB"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5E3B353B"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2075F439"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503EA10A" w14:textId="77777777" w:rsidTr="007E60C8">
        <w:trPr>
          <w:trHeight w:val="253"/>
        </w:trPr>
        <w:tc>
          <w:tcPr>
            <w:tcW w:w="2675" w:type="dxa"/>
            <w:shd w:val="clear" w:color="auto" w:fill="auto"/>
            <w:vAlign w:val="center"/>
            <w:hideMark/>
          </w:tcPr>
          <w:p w14:paraId="39AE34FE" w14:textId="77777777" w:rsidR="00A01958" w:rsidRPr="00856EE6" w:rsidRDefault="00A01958" w:rsidP="00A01958">
            <w:pPr>
              <w:jc w:val="center"/>
              <w:rPr>
                <w:sz w:val="16"/>
                <w:szCs w:val="18"/>
              </w:rPr>
            </w:pPr>
            <w:r w:rsidRPr="00856EE6">
              <w:rPr>
                <w:sz w:val="16"/>
                <w:szCs w:val="18"/>
              </w:rPr>
              <w:t>BIG DATA</w:t>
            </w:r>
          </w:p>
        </w:tc>
        <w:tc>
          <w:tcPr>
            <w:tcW w:w="1413" w:type="dxa"/>
            <w:shd w:val="clear" w:color="auto" w:fill="auto"/>
            <w:vAlign w:val="center"/>
            <w:hideMark/>
          </w:tcPr>
          <w:p w14:paraId="6B33CC3D" w14:textId="698A09E2"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3D2F2371"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546F7373" w14:textId="77777777" w:rsidR="00A01958" w:rsidRPr="00856EE6" w:rsidRDefault="00A01958" w:rsidP="00A01958">
            <w:pPr>
              <w:jc w:val="center"/>
              <w:rPr>
                <w:sz w:val="16"/>
                <w:szCs w:val="18"/>
              </w:rPr>
            </w:pPr>
            <w:r w:rsidRPr="00856EE6">
              <w:rPr>
                <w:sz w:val="16"/>
                <w:szCs w:val="18"/>
              </w:rPr>
              <w:t>BIG DATA</w:t>
            </w:r>
          </w:p>
        </w:tc>
        <w:tc>
          <w:tcPr>
            <w:tcW w:w="2693" w:type="dxa"/>
            <w:shd w:val="clear" w:color="auto" w:fill="auto"/>
            <w:vAlign w:val="center"/>
            <w:hideMark/>
          </w:tcPr>
          <w:p w14:paraId="52ACF4F8" w14:textId="24B0C4FF" w:rsidR="00A01958" w:rsidRPr="00856EE6" w:rsidRDefault="00A01958" w:rsidP="00A01958">
            <w:pPr>
              <w:jc w:val="center"/>
              <w:rPr>
                <w:b/>
                <w:bCs/>
                <w:sz w:val="16"/>
                <w:szCs w:val="16"/>
              </w:rPr>
            </w:pPr>
            <w:r w:rsidRPr="00856EE6">
              <w:rPr>
                <w:b/>
                <w:bCs/>
                <w:sz w:val="16"/>
                <w:szCs w:val="16"/>
              </w:rPr>
              <w:t>Se reorganiza dentro del énfasis de IA</w:t>
            </w:r>
          </w:p>
        </w:tc>
      </w:tr>
      <w:tr w:rsidR="00A01958" w:rsidRPr="00856EE6" w14:paraId="62199060" w14:textId="77777777" w:rsidTr="007E60C8">
        <w:trPr>
          <w:trHeight w:val="130"/>
        </w:trPr>
        <w:tc>
          <w:tcPr>
            <w:tcW w:w="2675" w:type="dxa"/>
            <w:shd w:val="clear" w:color="auto" w:fill="auto"/>
            <w:vAlign w:val="center"/>
            <w:hideMark/>
          </w:tcPr>
          <w:p w14:paraId="0DB4D966" w14:textId="77777777" w:rsidR="00A01958" w:rsidRPr="00856EE6" w:rsidRDefault="00A01958" w:rsidP="00A01958">
            <w:pPr>
              <w:jc w:val="center"/>
              <w:rPr>
                <w:sz w:val="16"/>
                <w:szCs w:val="18"/>
              </w:rPr>
            </w:pPr>
            <w:r w:rsidRPr="00856EE6">
              <w:rPr>
                <w:sz w:val="16"/>
                <w:szCs w:val="18"/>
              </w:rPr>
              <w:t>ANALITICA DE DATOS</w:t>
            </w:r>
          </w:p>
        </w:tc>
        <w:tc>
          <w:tcPr>
            <w:tcW w:w="1413" w:type="dxa"/>
            <w:shd w:val="clear" w:color="auto" w:fill="auto"/>
            <w:vAlign w:val="center"/>
            <w:hideMark/>
          </w:tcPr>
          <w:p w14:paraId="6E04CC95" w14:textId="68F488BA"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4929689D" w14:textId="77777777" w:rsidR="00A01958" w:rsidRPr="00856EE6" w:rsidRDefault="00A01958" w:rsidP="00A01958">
            <w:pPr>
              <w:rPr>
                <w:sz w:val="16"/>
                <w:szCs w:val="18"/>
              </w:rPr>
            </w:pPr>
          </w:p>
        </w:tc>
        <w:tc>
          <w:tcPr>
            <w:tcW w:w="2835" w:type="dxa"/>
            <w:shd w:val="clear" w:color="auto" w:fill="auto"/>
            <w:vAlign w:val="center"/>
            <w:hideMark/>
          </w:tcPr>
          <w:p w14:paraId="549F2BDF" w14:textId="77777777" w:rsidR="00A01958" w:rsidRPr="00856EE6" w:rsidRDefault="00A01958" w:rsidP="00A01958">
            <w:pPr>
              <w:jc w:val="center"/>
              <w:rPr>
                <w:sz w:val="16"/>
                <w:szCs w:val="18"/>
              </w:rPr>
            </w:pPr>
            <w:r w:rsidRPr="00856EE6">
              <w:rPr>
                <w:sz w:val="16"/>
                <w:szCs w:val="18"/>
              </w:rPr>
              <w:t>ANALITICA DE DATOS</w:t>
            </w:r>
          </w:p>
        </w:tc>
        <w:tc>
          <w:tcPr>
            <w:tcW w:w="2693" w:type="dxa"/>
            <w:shd w:val="clear" w:color="auto" w:fill="auto"/>
            <w:vAlign w:val="center"/>
            <w:hideMark/>
          </w:tcPr>
          <w:p w14:paraId="7962E5DF" w14:textId="77777777" w:rsidR="00A01958" w:rsidRPr="00856EE6" w:rsidRDefault="00A01958" w:rsidP="00A01958">
            <w:pPr>
              <w:jc w:val="center"/>
              <w:rPr>
                <w:b/>
                <w:bCs/>
                <w:sz w:val="16"/>
                <w:szCs w:val="18"/>
              </w:rPr>
            </w:pPr>
            <w:r w:rsidRPr="00856EE6">
              <w:rPr>
                <w:b/>
                <w:bCs/>
                <w:sz w:val="16"/>
                <w:szCs w:val="18"/>
              </w:rPr>
              <w:t>Se crea el espacio académico</w:t>
            </w:r>
          </w:p>
        </w:tc>
      </w:tr>
      <w:tr w:rsidR="00A01958" w:rsidRPr="00856EE6" w14:paraId="5D7063DC" w14:textId="77777777" w:rsidTr="007E60C8">
        <w:trPr>
          <w:trHeight w:val="45"/>
        </w:trPr>
        <w:tc>
          <w:tcPr>
            <w:tcW w:w="2675" w:type="dxa"/>
            <w:shd w:val="clear" w:color="auto" w:fill="auto"/>
            <w:vAlign w:val="center"/>
            <w:hideMark/>
          </w:tcPr>
          <w:p w14:paraId="09C4902A" w14:textId="77777777" w:rsidR="00A01958" w:rsidRPr="00856EE6" w:rsidRDefault="00A01958" w:rsidP="00A01958">
            <w:pPr>
              <w:jc w:val="center"/>
              <w:rPr>
                <w:sz w:val="16"/>
                <w:szCs w:val="18"/>
              </w:rPr>
            </w:pPr>
            <w:r w:rsidRPr="00856EE6">
              <w:rPr>
                <w:sz w:val="16"/>
                <w:szCs w:val="18"/>
              </w:rPr>
              <w:t>INTELIGENCIA DE NEGOCIOS</w:t>
            </w:r>
          </w:p>
        </w:tc>
        <w:tc>
          <w:tcPr>
            <w:tcW w:w="1413" w:type="dxa"/>
            <w:shd w:val="clear" w:color="auto" w:fill="auto"/>
            <w:vAlign w:val="center"/>
            <w:hideMark/>
          </w:tcPr>
          <w:p w14:paraId="54DB5434" w14:textId="7062212C"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7D3A2A86" w14:textId="77777777" w:rsidR="00A01958" w:rsidRPr="00856EE6" w:rsidRDefault="00A01958" w:rsidP="00A01958">
            <w:pPr>
              <w:rPr>
                <w:sz w:val="16"/>
                <w:szCs w:val="18"/>
              </w:rPr>
            </w:pPr>
          </w:p>
        </w:tc>
        <w:tc>
          <w:tcPr>
            <w:tcW w:w="2835" w:type="dxa"/>
            <w:shd w:val="clear" w:color="auto" w:fill="auto"/>
            <w:vAlign w:val="center"/>
            <w:hideMark/>
          </w:tcPr>
          <w:p w14:paraId="3B7E5C81" w14:textId="77777777" w:rsidR="00A01958" w:rsidRPr="00856EE6" w:rsidRDefault="00A01958" w:rsidP="00A01958">
            <w:pPr>
              <w:jc w:val="center"/>
              <w:rPr>
                <w:sz w:val="16"/>
                <w:szCs w:val="18"/>
              </w:rPr>
            </w:pPr>
            <w:r w:rsidRPr="00856EE6">
              <w:rPr>
                <w:sz w:val="16"/>
                <w:szCs w:val="18"/>
              </w:rPr>
              <w:t>INTELIGENCIA DE NEGOCIOS</w:t>
            </w:r>
          </w:p>
        </w:tc>
        <w:tc>
          <w:tcPr>
            <w:tcW w:w="2693" w:type="dxa"/>
            <w:shd w:val="clear" w:color="auto" w:fill="auto"/>
            <w:vAlign w:val="center"/>
            <w:hideMark/>
          </w:tcPr>
          <w:p w14:paraId="79AF8438" w14:textId="2C821EB7" w:rsidR="00A01958" w:rsidRPr="00856EE6" w:rsidRDefault="00A01958" w:rsidP="00A01958">
            <w:pPr>
              <w:jc w:val="center"/>
              <w:rPr>
                <w:b/>
                <w:bCs/>
                <w:sz w:val="16"/>
                <w:szCs w:val="16"/>
              </w:rPr>
            </w:pPr>
            <w:r w:rsidRPr="00856EE6">
              <w:rPr>
                <w:b/>
                <w:bCs/>
                <w:sz w:val="16"/>
                <w:szCs w:val="16"/>
              </w:rPr>
              <w:t>Se reorganiza dentro del énfasis de IA</w:t>
            </w:r>
          </w:p>
        </w:tc>
      </w:tr>
      <w:tr w:rsidR="007E60C8" w:rsidRPr="00856EE6" w14:paraId="3CC9B4F2" w14:textId="77777777" w:rsidTr="007E60C8">
        <w:trPr>
          <w:trHeight w:val="94"/>
        </w:trPr>
        <w:tc>
          <w:tcPr>
            <w:tcW w:w="2675" w:type="dxa"/>
            <w:shd w:val="clear" w:color="auto" w:fill="auto"/>
            <w:vAlign w:val="center"/>
            <w:hideMark/>
          </w:tcPr>
          <w:p w14:paraId="3BB3D127" w14:textId="77777777" w:rsidR="00FE241B" w:rsidRPr="00856EE6" w:rsidRDefault="00FE241B" w:rsidP="00FE241B">
            <w:pPr>
              <w:jc w:val="center"/>
              <w:rPr>
                <w:sz w:val="16"/>
                <w:szCs w:val="18"/>
              </w:rPr>
            </w:pPr>
            <w:r w:rsidRPr="00856EE6">
              <w:rPr>
                <w:sz w:val="16"/>
                <w:szCs w:val="18"/>
              </w:rPr>
              <w:t>COMPUTACION PARALELA</w:t>
            </w:r>
          </w:p>
        </w:tc>
        <w:tc>
          <w:tcPr>
            <w:tcW w:w="1413" w:type="dxa"/>
            <w:shd w:val="clear" w:color="auto" w:fill="auto"/>
            <w:vAlign w:val="center"/>
            <w:hideMark/>
          </w:tcPr>
          <w:p w14:paraId="7C6BA406" w14:textId="3B32BA92" w:rsidR="00FE241B" w:rsidRPr="00856EE6" w:rsidRDefault="00A01958" w:rsidP="00FE241B">
            <w:pPr>
              <w:jc w:val="center"/>
              <w:rPr>
                <w:sz w:val="16"/>
                <w:szCs w:val="18"/>
              </w:rPr>
            </w:pPr>
            <w:r w:rsidRPr="00856EE6">
              <w:rPr>
                <w:sz w:val="16"/>
                <w:szCs w:val="18"/>
              </w:rPr>
              <w:t>Electivo Énfasis</w:t>
            </w:r>
          </w:p>
        </w:tc>
        <w:tc>
          <w:tcPr>
            <w:tcW w:w="3987" w:type="dxa"/>
            <w:gridSpan w:val="6"/>
            <w:vMerge/>
            <w:vAlign w:val="center"/>
            <w:hideMark/>
          </w:tcPr>
          <w:p w14:paraId="488078BC" w14:textId="77777777" w:rsidR="00FE241B" w:rsidRPr="00856EE6" w:rsidRDefault="00FE241B" w:rsidP="00FE241B">
            <w:pPr>
              <w:rPr>
                <w:sz w:val="16"/>
                <w:szCs w:val="18"/>
              </w:rPr>
            </w:pPr>
          </w:p>
        </w:tc>
        <w:tc>
          <w:tcPr>
            <w:tcW w:w="2835" w:type="dxa"/>
            <w:shd w:val="clear" w:color="auto" w:fill="auto"/>
            <w:vAlign w:val="center"/>
            <w:hideMark/>
          </w:tcPr>
          <w:p w14:paraId="03A49633" w14:textId="77777777" w:rsidR="00FE241B" w:rsidRPr="00856EE6" w:rsidRDefault="00FE241B" w:rsidP="00FE241B">
            <w:pPr>
              <w:jc w:val="center"/>
              <w:rPr>
                <w:sz w:val="16"/>
                <w:szCs w:val="18"/>
              </w:rPr>
            </w:pPr>
            <w:r w:rsidRPr="00856EE6">
              <w:rPr>
                <w:sz w:val="16"/>
                <w:szCs w:val="18"/>
              </w:rPr>
              <w:t>COMPUTACION PARALELA</w:t>
            </w:r>
          </w:p>
        </w:tc>
        <w:tc>
          <w:tcPr>
            <w:tcW w:w="2693" w:type="dxa"/>
            <w:shd w:val="clear" w:color="auto" w:fill="auto"/>
            <w:vAlign w:val="center"/>
            <w:hideMark/>
          </w:tcPr>
          <w:p w14:paraId="5C22C418" w14:textId="77777777" w:rsidR="00FE241B" w:rsidRPr="00856EE6" w:rsidRDefault="00FE241B" w:rsidP="00FE241B">
            <w:pPr>
              <w:jc w:val="center"/>
              <w:rPr>
                <w:b/>
                <w:bCs/>
                <w:sz w:val="16"/>
                <w:szCs w:val="18"/>
              </w:rPr>
            </w:pPr>
            <w:r w:rsidRPr="00856EE6">
              <w:rPr>
                <w:b/>
                <w:bCs/>
                <w:sz w:val="16"/>
                <w:szCs w:val="18"/>
              </w:rPr>
              <w:t>Se crea el espacio académico</w:t>
            </w:r>
          </w:p>
        </w:tc>
      </w:tr>
      <w:tr w:rsidR="007E60C8" w:rsidRPr="00856EE6" w14:paraId="4BC8858A" w14:textId="77777777" w:rsidTr="007E24AF">
        <w:trPr>
          <w:trHeight w:val="270"/>
        </w:trPr>
        <w:tc>
          <w:tcPr>
            <w:tcW w:w="4655" w:type="dxa"/>
            <w:gridSpan w:val="3"/>
            <w:shd w:val="clear" w:color="000000" w:fill="E2EFD9"/>
            <w:vAlign w:val="center"/>
            <w:hideMark/>
          </w:tcPr>
          <w:p w14:paraId="212F74CB" w14:textId="77777777" w:rsidR="00FE241B" w:rsidRPr="00856EE6" w:rsidRDefault="00FE241B" w:rsidP="00FE241B">
            <w:pPr>
              <w:jc w:val="center"/>
              <w:rPr>
                <w:b/>
                <w:bCs/>
                <w:sz w:val="16"/>
                <w:szCs w:val="18"/>
              </w:rPr>
            </w:pPr>
            <w:r w:rsidRPr="00856EE6">
              <w:rPr>
                <w:b/>
                <w:bCs/>
                <w:sz w:val="16"/>
                <w:szCs w:val="18"/>
              </w:rPr>
              <w:t>Subtotales</w:t>
            </w:r>
          </w:p>
        </w:tc>
        <w:tc>
          <w:tcPr>
            <w:tcW w:w="567" w:type="dxa"/>
            <w:shd w:val="clear" w:color="auto" w:fill="auto"/>
            <w:vAlign w:val="center"/>
            <w:hideMark/>
          </w:tcPr>
          <w:p w14:paraId="34A05129" w14:textId="77777777" w:rsidR="00FE241B" w:rsidRPr="00856EE6" w:rsidRDefault="00FE241B" w:rsidP="00FE241B">
            <w:pPr>
              <w:jc w:val="center"/>
              <w:rPr>
                <w:sz w:val="16"/>
                <w:szCs w:val="18"/>
              </w:rPr>
            </w:pPr>
            <w:r w:rsidRPr="00856EE6">
              <w:rPr>
                <w:sz w:val="16"/>
                <w:szCs w:val="18"/>
              </w:rPr>
              <w:t>144</w:t>
            </w:r>
          </w:p>
        </w:tc>
        <w:tc>
          <w:tcPr>
            <w:tcW w:w="567" w:type="dxa"/>
            <w:shd w:val="clear" w:color="auto" w:fill="auto"/>
            <w:vAlign w:val="center"/>
            <w:hideMark/>
          </w:tcPr>
          <w:p w14:paraId="05565B54" w14:textId="77777777" w:rsidR="00FE241B" w:rsidRPr="00856EE6" w:rsidRDefault="00FE241B" w:rsidP="00FE241B">
            <w:pPr>
              <w:jc w:val="center"/>
              <w:rPr>
                <w:sz w:val="16"/>
                <w:szCs w:val="18"/>
              </w:rPr>
            </w:pPr>
            <w:r w:rsidRPr="00856EE6">
              <w:rPr>
                <w:sz w:val="16"/>
                <w:szCs w:val="18"/>
              </w:rPr>
              <w:t>96</w:t>
            </w:r>
          </w:p>
        </w:tc>
        <w:tc>
          <w:tcPr>
            <w:tcW w:w="505" w:type="dxa"/>
            <w:shd w:val="clear" w:color="auto" w:fill="auto"/>
            <w:vAlign w:val="center"/>
            <w:hideMark/>
          </w:tcPr>
          <w:p w14:paraId="5CFA594A" w14:textId="77777777" w:rsidR="00FE241B" w:rsidRPr="00856EE6" w:rsidRDefault="00FE241B" w:rsidP="00FE241B">
            <w:pPr>
              <w:jc w:val="center"/>
              <w:rPr>
                <w:sz w:val="16"/>
                <w:szCs w:val="18"/>
              </w:rPr>
            </w:pPr>
            <w:r w:rsidRPr="00856EE6">
              <w:rPr>
                <w:sz w:val="16"/>
                <w:szCs w:val="18"/>
              </w:rPr>
              <w:t>720</w:t>
            </w:r>
          </w:p>
        </w:tc>
        <w:tc>
          <w:tcPr>
            <w:tcW w:w="1072" w:type="dxa"/>
            <w:shd w:val="clear" w:color="auto" w:fill="auto"/>
            <w:vAlign w:val="center"/>
            <w:hideMark/>
          </w:tcPr>
          <w:p w14:paraId="0B40596E" w14:textId="77777777" w:rsidR="00FE241B" w:rsidRPr="00856EE6" w:rsidRDefault="00FE241B" w:rsidP="00FE241B">
            <w:pPr>
              <w:jc w:val="center"/>
              <w:rPr>
                <w:sz w:val="16"/>
                <w:szCs w:val="18"/>
              </w:rPr>
            </w:pPr>
            <w:r w:rsidRPr="00856EE6">
              <w:rPr>
                <w:sz w:val="16"/>
                <w:szCs w:val="18"/>
              </w:rPr>
              <w:t>960</w:t>
            </w:r>
          </w:p>
        </w:tc>
        <w:tc>
          <w:tcPr>
            <w:tcW w:w="709" w:type="dxa"/>
            <w:shd w:val="clear" w:color="auto" w:fill="auto"/>
            <w:vAlign w:val="center"/>
            <w:hideMark/>
          </w:tcPr>
          <w:p w14:paraId="3EB399DE" w14:textId="77777777" w:rsidR="00FE241B" w:rsidRPr="00856EE6" w:rsidRDefault="00FE241B" w:rsidP="00FE241B">
            <w:pPr>
              <w:jc w:val="center"/>
              <w:rPr>
                <w:sz w:val="16"/>
                <w:szCs w:val="18"/>
              </w:rPr>
            </w:pPr>
            <w:r w:rsidRPr="00856EE6">
              <w:rPr>
                <w:sz w:val="16"/>
                <w:szCs w:val="18"/>
              </w:rPr>
              <w:t>16</w:t>
            </w:r>
          </w:p>
        </w:tc>
        <w:tc>
          <w:tcPr>
            <w:tcW w:w="5528" w:type="dxa"/>
            <w:gridSpan w:val="2"/>
            <w:shd w:val="clear" w:color="000000" w:fill="E2EFD9"/>
            <w:vAlign w:val="center"/>
            <w:hideMark/>
          </w:tcPr>
          <w:p w14:paraId="0B22A960" w14:textId="77777777" w:rsidR="00FE241B" w:rsidRPr="00856EE6" w:rsidRDefault="00FE241B" w:rsidP="00FE241B">
            <w:pPr>
              <w:jc w:val="center"/>
              <w:rPr>
                <w:sz w:val="16"/>
                <w:szCs w:val="18"/>
              </w:rPr>
            </w:pPr>
            <w:r w:rsidRPr="00856EE6">
              <w:rPr>
                <w:sz w:val="16"/>
                <w:szCs w:val="18"/>
              </w:rPr>
              <w:t> </w:t>
            </w:r>
          </w:p>
        </w:tc>
      </w:tr>
      <w:tr w:rsidR="007E60C8" w:rsidRPr="00856EE6" w14:paraId="38DD19AB" w14:textId="77777777" w:rsidTr="007E24AF">
        <w:trPr>
          <w:trHeight w:val="255"/>
        </w:trPr>
        <w:tc>
          <w:tcPr>
            <w:tcW w:w="13603" w:type="dxa"/>
            <w:gridSpan w:val="10"/>
            <w:shd w:val="clear" w:color="000000" w:fill="DEEAF6"/>
            <w:vAlign w:val="center"/>
            <w:hideMark/>
          </w:tcPr>
          <w:p w14:paraId="66B7EBC7" w14:textId="77777777" w:rsidR="00FE241B" w:rsidRPr="00856EE6" w:rsidRDefault="00FE241B" w:rsidP="00FE241B">
            <w:pPr>
              <w:jc w:val="center"/>
              <w:rPr>
                <w:b/>
                <w:bCs/>
                <w:sz w:val="16"/>
                <w:szCs w:val="18"/>
              </w:rPr>
            </w:pPr>
            <w:r w:rsidRPr="00856EE6">
              <w:rPr>
                <w:b/>
                <w:bCs/>
                <w:sz w:val="16"/>
                <w:szCs w:val="18"/>
              </w:rPr>
              <w:t>SEGUNDO SEMESTRE</w:t>
            </w:r>
          </w:p>
        </w:tc>
      </w:tr>
      <w:tr w:rsidR="007E60C8" w:rsidRPr="00856EE6" w14:paraId="7EB39538" w14:textId="77777777" w:rsidTr="007E24AF">
        <w:trPr>
          <w:trHeight w:val="270"/>
        </w:trPr>
        <w:tc>
          <w:tcPr>
            <w:tcW w:w="2675" w:type="dxa"/>
            <w:shd w:val="clear" w:color="auto" w:fill="auto"/>
            <w:vAlign w:val="center"/>
            <w:hideMark/>
          </w:tcPr>
          <w:p w14:paraId="152E8FF0" w14:textId="77777777" w:rsidR="00FE241B" w:rsidRPr="00856EE6" w:rsidRDefault="00FE241B" w:rsidP="00FE241B">
            <w:pPr>
              <w:jc w:val="center"/>
              <w:rPr>
                <w:sz w:val="16"/>
                <w:szCs w:val="18"/>
              </w:rPr>
            </w:pPr>
            <w:r w:rsidRPr="00856EE6">
              <w:rPr>
                <w:sz w:val="16"/>
                <w:szCs w:val="18"/>
              </w:rPr>
              <w:t>TRABAJO DE GRADO II</w:t>
            </w:r>
          </w:p>
        </w:tc>
        <w:tc>
          <w:tcPr>
            <w:tcW w:w="1413" w:type="dxa"/>
            <w:shd w:val="clear" w:color="auto" w:fill="auto"/>
            <w:vAlign w:val="center"/>
            <w:hideMark/>
          </w:tcPr>
          <w:p w14:paraId="3654A35C" w14:textId="77777777" w:rsidR="00FE241B" w:rsidRPr="00856EE6" w:rsidRDefault="00FE241B" w:rsidP="00FE241B">
            <w:pPr>
              <w:jc w:val="center"/>
              <w:rPr>
                <w:sz w:val="16"/>
                <w:szCs w:val="18"/>
              </w:rPr>
            </w:pPr>
            <w:r w:rsidRPr="00856EE6">
              <w:rPr>
                <w:sz w:val="16"/>
                <w:szCs w:val="18"/>
              </w:rPr>
              <w:t>OBLIGATORIO</w:t>
            </w:r>
          </w:p>
        </w:tc>
        <w:tc>
          <w:tcPr>
            <w:tcW w:w="567" w:type="dxa"/>
            <w:shd w:val="clear" w:color="auto" w:fill="auto"/>
            <w:vAlign w:val="center"/>
            <w:hideMark/>
          </w:tcPr>
          <w:p w14:paraId="680BCA99"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2768490B" w14:textId="77777777" w:rsidR="00FE241B" w:rsidRPr="00856EE6" w:rsidRDefault="00FE241B" w:rsidP="00FE241B">
            <w:pPr>
              <w:jc w:val="center"/>
              <w:rPr>
                <w:sz w:val="16"/>
                <w:szCs w:val="18"/>
              </w:rPr>
            </w:pPr>
            <w:r w:rsidRPr="00856EE6">
              <w:rPr>
                <w:sz w:val="16"/>
                <w:szCs w:val="18"/>
              </w:rPr>
              <w:t>0</w:t>
            </w:r>
          </w:p>
        </w:tc>
        <w:tc>
          <w:tcPr>
            <w:tcW w:w="567" w:type="dxa"/>
            <w:shd w:val="clear" w:color="auto" w:fill="auto"/>
            <w:vAlign w:val="center"/>
            <w:hideMark/>
          </w:tcPr>
          <w:p w14:paraId="66C6EF54" w14:textId="77777777" w:rsidR="00FE241B" w:rsidRPr="00856EE6" w:rsidRDefault="00FE241B" w:rsidP="00FE241B">
            <w:pPr>
              <w:jc w:val="center"/>
              <w:rPr>
                <w:sz w:val="16"/>
                <w:szCs w:val="18"/>
              </w:rPr>
            </w:pPr>
            <w:r w:rsidRPr="00856EE6">
              <w:rPr>
                <w:sz w:val="16"/>
                <w:szCs w:val="18"/>
              </w:rPr>
              <w:t>0</w:t>
            </w:r>
          </w:p>
        </w:tc>
        <w:tc>
          <w:tcPr>
            <w:tcW w:w="505" w:type="dxa"/>
            <w:shd w:val="clear" w:color="auto" w:fill="auto"/>
            <w:vAlign w:val="center"/>
            <w:hideMark/>
          </w:tcPr>
          <w:p w14:paraId="78D85C87" w14:textId="77777777" w:rsidR="00FE241B" w:rsidRPr="00856EE6" w:rsidRDefault="00FE241B" w:rsidP="00FE241B">
            <w:pPr>
              <w:jc w:val="center"/>
              <w:rPr>
                <w:sz w:val="16"/>
                <w:szCs w:val="18"/>
              </w:rPr>
            </w:pPr>
            <w:r w:rsidRPr="00856EE6">
              <w:rPr>
                <w:sz w:val="16"/>
                <w:szCs w:val="18"/>
              </w:rPr>
              <w:t>348</w:t>
            </w:r>
          </w:p>
        </w:tc>
        <w:tc>
          <w:tcPr>
            <w:tcW w:w="1072" w:type="dxa"/>
            <w:shd w:val="clear" w:color="000000" w:fill="F2F2F2"/>
            <w:vAlign w:val="center"/>
            <w:hideMark/>
          </w:tcPr>
          <w:p w14:paraId="1F62A047" w14:textId="77777777" w:rsidR="00FE241B" w:rsidRPr="00856EE6" w:rsidRDefault="00FE241B" w:rsidP="00FE241B">
            <w:pPr>
              <w:jc w:val="center"/>
              <w:rPr>
                <w:sz w:val="16"/>
                <w:szCs w:val="18"/>
              </w:rPr>
            </w:pPr>
            <w:r w:rsidRPr="00856EE6">
              <w:rPr>
                <w:sz w:val="16"/>
                <w:szCs w:val="18"/>
              </w:rPr>
              <w:t>348</w:t>
            </w:r>
          </w:p>
        </w:tc>
        <w:tc>
          <w:tcPr>
            <w:tcW w:w="709" w:type="dxa"/>
            <w:shd w:val="clear" w:color="000000" w:fill="FFF2CC"/>
            <w:vAlign w:val="center"/>
            <w:hideMark/>
          </w:tcPr>
          <w:p w14:paraId="25AB99BD" w14:textId="77777777" w:rsidR="00FE241B" w:rsidRPr="00856EE6" w:rsidRDefault="00FE241B" w:rsidP="00FE241B">
            <w:pPr>
              <w:jc w:val="center"/>
              <w:rPr>
                <w:sz w:val="16"/>
                <w:szCs w:val="18"/>
              </w:rPr>
            </w:pPr>
            <w:r w:rsidRPr="00856EE6">
              <w:rPr>
                <w:sz w:val="16"/>
                <w:szCs w:val="18"/>
              </w:rPr>
              <w:t>8</w:t>
            </w:r>
          </w:p>
        </w:tc>
        <w:tc>
          <w:tcPr>
            <w:tcW w:w="2835" w:type="dxa"/>
            <w:shd w:val="clear" w:color="auto" w:fill="auto"/>
            <w:vAlign w:val="center"/>
            <w:hideMark/>
          </w:tcPr>
          <w:p w14:paraId="4335A840" w14:textId="77777777" w:rsidR="00FE241B" w:rsidRPr="00856EE6" w:rsidRDefault="00FE241B" w:rsidP="00FE241B">
            <w:pPr>
              <w:jc w:val="center"/>
              <w:rPr>
                <w:sz w:val="16"/>
                <w:szCs w:val="18"/>
              </w:rPr>
            </w:pPr>
            <w:r w:rsidRPr="00856EE6">
              <w:rPr>
                <w:sz w:val="16"/>
                <w:szCs w:val="18"/>
              </w:rPr>
              <w:t>TESIS II</w:t>
            </w:r>
          </w:p>
        </w:tc>
        <w:tc>
          <w:tcPr>
            <w:tcW w:w="2693" w:type="dxa"/>
            <w:shd w:val="clear" w:color="auto" w:fill="auto"/>
            <w:vAlign w:val="center"/>
            <w:hideMark/>
          </w:tcPr>
          <w:p w14:paraId="7C8468C0" w14:textId="77777777" w:rsidR="00FE241B" w:rsidRPr="00856EE6" w:rsidRDefault="00FE241B" w:rsidP="00FE241B">
            <w:pPr>
              <w:jc w:val="center"/>
              <w:rPr>
                <w:b/>
                <w:bCs/>
                <w:sz w:val="16"/>
                <w:szCs w:val="18"/>
              </w:rPr>
            </w:pPr>
            <w:r w:rsidRPr="00856EE6">
              <w:rPr>
                <w:b/>
                <w:bCs/>
                <w:sz w:val="16"/>
                <w:szCs w:val="18"/>
              </w:rPr>
              <w:t>Cambio de denominación</w:t>
            </w:r>
          </w:p>
        </w:tc>
      </w:tr>
      <w:tr w:rsidR="007E60C8" w:rsidRPr="00856EE6" w14:paraId="6DE7ABED" w14:textId="77777777" w:rsidTr="007E24AF">
        <w:trPr>
          <w:trHeight w:val="255"/>
        </w:trPr>
        <w:tc>
          <w:tcPr>
            <w:tcW w:w="4088" w:type="dxa"/>
            <w:gridSpan w:val="2"/>
            <w:shd w:val="clear" w:color="000000" w:fill="DBDBDB"/>
            <w:vAlign w:val="center"/>
            <w:hideMark/>
          </w:tcPr>
          <w:p w14:paraId="4A706EC4" w14:textId="77777777" w:rsidR="00FE241B" w:rsidRPr="00856EE6" w:rsidRDefault="00FE241B" w:rsidP="00FE241B">
            <w:pPr>
              <w:rPr>
                <w:b/>
                <w:bCs/>
                <w:sz w:val="16"/>
                <w:szCs w:val="18"/>
              </w:rPr>
            </w:pPr>
            <w:r w:rsidRPr="00856EE6">
              <w:rPr>
                <w:b/>
                <w:bCs/>
                <w:sz w:val="16"/>
                <w:szCs w:val="18"/>
              </w:rPr>
              <w:t>ENFASIS TELEINFORMATICA</w:t>
            </w:r>
          </w:p>
        </w:tc>
        <w:tc>
          <w:tcPr>
            <w:tcW w:w="567" w:type="dxa"/>
            <w:shd w:val="clear" w:color="auto" w:fill="auto"/>
            <w:vAlign w:val="center"/>
            <w:hideMark/>
          </w:tcPr>
          <w:p w14:paraId="565644EC"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469EE4E8"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58C06395"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67B93A05"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47F3CB6D"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6ECFE6DE"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38D8BD6C"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66A89FA3" w14:textId="77777777" w:rsidTr="007E24AF">
        <w:trPr>
          <w:trHeight w:val="495"/>
        </w:trPr>
        <w:tc>
          <w:tcPr>
            <w:tcW w:w="2675" w:type="dxa"/>
            <w:shd w:val="clear" w:color="auto" w:fill="auto"/>
            <w:vAlign w:val="center"/>
            <w:hideMark/>
          </w:tcPr>
          <w:p w14:paraId="6BBB9F2D" w14:textId="77777777" w:rsidR="00FE241B" w:rsidRPr="00856EE6" w:rsidRDefault="00FE241B" w:rsidP="00FE241B">
            <w:pPr>
              <w:jc w:val="center"/>
              <w:rPr>
                <w:sz w:val="16"/>
                <w:szCs w:val="18"/>
              </w:rPr>
            </w:pPr>
            <w:r w:rsidRPr="00856EE6">
              <w:rPr>
                <w:sz w:val="16"/>
                <w:szCs w:val="18"/>
              </w:rPr>
              <w:t>POLITICA SECTORIAL Y REGULACION EN TELECOMUNICACIONES</w:t>
            </w:r>
          </w:p>
        </w:tc>
        <w:tc>
          <w:tcPr>
            <w:tcW w:w="1413" w:type="dxa"/>
            <w:shd w:val="clear" w:color="auto" w:fill="auto"/>
            <w:vAlign w:val="center"/>
            <w:hideMark/>
          </w:tcPr>
          <w:p w14:paraId="17D679C3" w14:textId="5448D17E"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noWrap/>
            <w:vAlign w:val="bottom"/>
            <w:hideMark/>
          </w:tcPr>
          <w:p w14:paraId="1A09DD6C" w14:textId="77777777" w:rsidR="00FE241B" w:rsidRPr="00856EE6" w:rsidRDefault="00FE241B" w:rsidP="00FE241B">
            <w:pPr>
              <w:jc w:val="center"/>
              <w:rPr>
                <w:sz w:val="16"/>
                <w:szCs w:val="20"/>
              </w:rPr>
            </w:pPr>
            <w:r w:rsidRPr="00856EE6">
              <w:rPr>
                <w:sz w:val="16"/>
                <w:szCs w:val="20"/>
              </w:rPr>
              <w:t> </w:t>
            </w:r>
          </w:p>
        </w:tc>
        <w:tc>
          <w:tcPr>
            <w:tcW w:w="2835" w:type="dxa"/>
            <w:shd w:val="clear" w:color="auto" w:fill="auto"/>
            <w:vAlign w:val="center"/>
            <w:hideMark/>
          </w:tcPr>
          <w:p w14:paraId="078038D4" w14:textId="77777777" w:rsidR="00FE241B" w:rsidRPr="00856EE6" w:rsidRDefault="00FE241B" w:rsidP="00FE241B">
            <w:pPr>
              <w:jc w:val="center"/>
              <w:rPr>
                <w:sz w:val="16"/>
                <w:szCs w:val="18"/>
              </w:rPr>
            </w:pPr>
            <w:r w:rsidRPr="00856EE6">
              <w:rPr>
                <w:sz w:val="16"/>
                <w:szCs w:val="18"/>
              </w:rPr>
              <w:t>POLITICA SECTORIAL Y REGULACION EN TELECOMUNICACIONES</w:t>
            </w:r>
          </w:p>
        </w:tc>
        <w:tc>
          <w:tcPr>
            <w:tcW w:w="2693" w:type="dxa"/>
            <w:shd w:val="clear" w:color="auto" w:fill="auto"/>
            <w:vAlign w:val="center"/>
            <w:hideMark/>
          </w:tcPr>
          <w:p w14:paraId="5D10C028" w14:textId="56B68A50" w:rsidR="00FE241B" w:rsidRPr="00856EE6" w:rsidRDefault="00FE241B" w:rsidP="00FE241B">
            <w:pPr>
              <w:jc w:val="center"/>
              <w:rPr>
                <w:b/>
                <w:bCs/>
                <w:sz w:val="16"/>
                <w:szCs w:val="16"/>
              </w:rPr>
            </w:pPr>
            <w:r w:rsidRPr="00856EE6">
              <w:rPr>
                <w:b/>
                <w:bCs/>
                <w:sz w:val="16"/>
                <w:szCs w:val="16"/>
              </w:rPr>
              <w:t>Se reorganiza dentro del énfasis de TELEINFORMATICA</w:t>
            </w:r>
          </w:p>
        </w:tc>
      </w:tr>
      <w:tr w:rsidR="007E60C8" w:rsidRPr="00856EE6" w14:paraId="72FC6DB0" w14:textId="77777777" w:rsidTr="007E24AF">
        <w:trPr>
          <w:trHeight w:val="255"/>
        </w:trPr>
        <w:tc>
          <w:tcPr>
            <w:tcW w:w="4088" w:type="dxa"/>
            <w:gridSpan w:val="2"/>
            <w:shd w:val="clear" w:color="000000" w:fill="DBDBDB"/>
            <w:vAlign w:val="center"/>
            <w:hideMark/>
          </w:tcPr>
          <w:p w14:paraId="6E0119A3" w14:textId="77777777" w:rsidR="00FE241B" w:rsidRPr="00856EE6" w:rsidRDefault="00FE241B" w:rsidP="00FE241B">
            <w:pPr>
              <w:rPr>
                <w:b/>
                <w:bCs/>
                <w:sz w:val="16"/>
                <w:szCs w:val="18"/>
              </w:rPr>
            </w:pPr>
            <w:r w:rsidRPr="00856EE6">
              <w:rPr>
                <w:b/>
                <w:bCs/>
                <w:sz w:val="16"/>
                <w:szCs w:val="18"/>
              </w:rPr>
              <w:t>ENFASIS GEOMATICA</w:t>
            </w:r>
          </w:p>
        </w:tc>
        <w:tc>
          <w:tcPr>
            <w:tcW w:w="567" w:type="dxa"/>
            <w:shd w:val="clear" w:color="auto" w:fill="auto"/>
            <w:vAlign w:val="center"/>
            <w:hideMark/>
          </w:tcPr>
          <w:p w14:paraId="3B4171DC"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58B9D146"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6B9E47CA"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3234F6A9"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34E788FD"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317F125A"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72EFC243"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61857E5" w14:textId="77777777" w:rsidTr="007E24AF">
        <w:trPr>
          <w:trHeight w:val="450"/>
        </w:trPr>
        <w:tc>
          <w:tcPr>
            <w:tcW w:w="2675" w:type="dxa"/>
            <w:shd w:val="clear" w:color="auto" w:fill="auto"/>
            <w:vAlign w:val="center"/>
            <w:hideMark/>
          </w:tcPr>
          <w:p w14:paraId="5908E1C3" w14:textId="77777777" w:rsidR="00FE241B" w:rsidRPr="00856EE6" w:rsidRDefault="00FE241B" w:rsidP="00FE241B">
            <w:pPr>
              <w:jc w:val="center"/>
              <w:rPr>
                <w:sz w:val="16"/>
                <w:szCs w:val="18"/>
              </w:rPr>
            </w:pPr>
            <w:r w:rsidRPr="00856EE6">
              <w:rPr>
                <w:sz w:val="16"/>
                <w:szCs w:val="18"/>
              </w:rPr>
              <w:t>ESTADISTICA ESPACIAL</w:t>
            </w:r>
          </w:p>
        </w:tc>
        <w:tc>
          <w:tcPr>
            <w:tcW w:w="1413" w:type="dxa"/>
            <w:shd w:val="clear" w:color="auto" w:fill="auto"/>
            <w:vAlign w:val="center"/>
            <w:hideMark/>
          </w:tcPr>
          <w:p w14:paraId="44C9D42D" w14:textId="1CCF2838" w:rsidR="00FE241B" w:rsidRPr="00856EE6" w:rsidRDefault="00A01958" w:rsidP="00FE241B">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0DDD9020" w14:textId="77777777" w:rsidR="00FE241B" w:rsidRPr="00856EE6" w:rsidRDefault="00FE241B" w:rsidP="00FE241B">
            <w:pPr>
              <w:jc w:val="center"/>
              <w:rPr>
                <w:sz w:val="16"/>
                <w:szCs w:val="18"/>
              </w:rPr>
            </w:pPr>
            <w:r w:rsidRPr="00856EE6">
              <w:rPr>
                <w:sz w:val="16"/>
                <w:szCs w:val="18"/>
              </w:rPr>
              <w:t> </w:t>
            </w:r>
          </w:p>
        </w:tc>
        <w:tc>
          <w:tcPr>
            <w:tcW w:w="2835" w:type="dxa"/>
            <w:shd w:val="clear" w:color="auto" w:fill="auto"/>
            <w:vAlign w:val="center"/>
            <w:hideMark/>
          </w:tcPr>
          <w:p w14:paraId="07EEE3EF" w14:textId="77777777" w:rsidR="00FE241B" w:rsidRPr="00856EE6" w:rsidRDefault="00FE241B" w:rsidP="00FE241B">
            <w:pPr>
              <w:jc w:val="center"/>
              <w:rPr>
                <w:sz w:val="16"/>
                <w:szCs w:val="18"/>
              </w:rPr>
            </w:pPr>
            <w:r w:rsidRPr="00856EE6">
              <w:rPr>
                <w:sz w:val="16"/>
                <w:szCs w:val="18"/>
              </w:rPr>
              <w:t>ESTADISTICA ESPACIAL</w:t>
            </w:r>
          </w:p>
        </w:tc>
        <w:tc>
          <w:tcPr>
            <w:tcW w:w="2693" w:type="dxa"/>
            <w:shd w:val="clear" w:color="auto" w:fill="auto"/>
            <w:vAlign w:val="center"/>
            <w:hideMark/>
          </w:tcPr>
          <w:p w14:paraId="72AB0629" w14:textId="33E5002C" w:rsidR="00FE241B" w:rsidRPr="00856EE6" w:rsidRDefault="00FE241B" w:rsidP="00FE241B">
            <w:pPr>
              <w:jc w:val="center"/>
              <w:rPr>
                <w:b/>
                <w:bCs/>
                <w:sz w:val="16"/>
                <w:szCs w:val="16"/>
              </w:rPr>
            </w:pPr>
            <w:r w:rsidRPr="00856EE6">
              <w:rPr>
                <w:b/>
                <w:bCs/>
                <w:sz w:val="16"/>
                <w:szCs w:val="16"/>
              </w:rPr>
              <w:t>Se reorganiza dentro del énfasis de GEOMATICA</w:t>
            </w:r>
          </w:p>
        </w:tc>
      </w:tr>
      <w:tr w:rsidR="007E60C8" w:rsidRPr="00856EE6" w14:paraId="4D4ACE18" w14:textId="77777777" w:rsidTr="007E24AF">
        <w:trPr>
          <w:trHeight w:val="735"/>
        </w:trPr>
        <w:tc>
          <w:tcPr>
            <w:tcW w:w="2675" w:type="dxa"/>
            <w:shd w:val="clear" w:color="auto" w:fill="auto"/>
            <w:vAlign w:val="center"/>
            <w:hideMark/>
          </w:tcPr>
          <w:p w14:paraId="0EF0AF8E" w14:textId="77777777" w:rsidR="00FE241B" w:rsidRPr="00856EE6" w:rsidRDefault="00FE241B" w:rsidP="00FE241B">
            <w:pPr>
              <w:jc w:val="center"/>
              <w:rPr>
                <w:sz w:val="16"/>
                <w:szCs w:val="18"/>
              </w:rPr>
            </w:pPr>
            <w:r w:rsidRPr="00856EE6">
              <w:rPr>
                <w:sz w:val="16"/>
                <w:szCs w:val="18"/>
              </w:rPr>
              <w:t>PROCESAMIENTO DIGITAL DE IMÁGENES Y ELABORACION DE PRODUCTOS CARTOGRAFICOS</w:t>
            </w:r>
          </w:p>
        </w:tc>
        <w:tc>
          <w:tcPr>
            <w:tcW w:w="1413" w:type="dxa"/>
            <w:shd w:val="clear" w:color="auto" w:fill="auto"/>
            <w:vAlign w:val="center"/>
            <w:hideMark/>
          </w:tcPr>
          <w:p w14:paraId="428B9960" w14:textId="79FDF200" w:rsidR="00FE241B" w:rsidRPr="00856EE6" w:rsidRDefault="00A01958" w:rsidP="00FE241B">
            <w:pPr>
              <w:jc w:val="center"/>
              <w:rPr>
                <w:sz w:val="16"/>
                <w:szCs w:val="18"/>
              </w:rPr>
            </w:pPr>
            <w:r w:rsidRPr="00856EE6">
              <w:rPr>
                <w:sz w:val="16"/>
                <w:szCs w:val="18"/>
              </w:rPr>
              <w:t>Electivo Énfasis</w:t>
            </w:r>
          </w:p>
        </w:tc>
        <w:tc>
          <w:tcPr>
            <w:tcW w:w="3987" w:type="dxa"/>
            <w:gridSpan w:val="6"/>
            <w:vMerge/>
            <w:vAlign w:val="center"/>
            <w:hideMark/>
          </w:tcPr>
          <w:p w14:paraId="0087D9F6" w14:textId="77777777" w:rsidR="00FE241B" w:rsidRPr="00856EE6" w:rsidRDefault="00FE241B" w:rsidP="00FE241B">
            <w:pPr>
              <w:rPr>
                <w:sz w:val="16"/>
                <w:szCs w:val="18"/>
              </w:rPr>
            </w:pPr>
          </w:p>
        </w:tc>
        <w:tc>
          <w:tcPr>
            <w:tcW w:w="2835" w:type="dxa"/>
            <w:shd w:val="clear" w:color="auto" w:fill="auto"/>
            <w:vAlign w:val="center"/>
            <w:hideMark/>
          </w:tcPr>
          <w:p w14:paraId="76C15CEC" w14:textId="77777777" w:rsidR="00FE241B" w:rsidRPr="00856EE6" w:rsidRDefault="00FE241B" w:rsidP="00FE241B">
            <w:pPr>
              <w:jc w:val="center"/>
              <w:rPr>
                <w:sz w:val="16"/>
                <w:szCs w:val="18"/>
              </w:rPr>
            </w:pPr>
            <w:r w:rsidRPr="00856EE6">
              <w:rPr>
                <w:sz w:val="16"/>
                <w:szCs w:val="18"/>
              </w:rPr>
              <w:t>PROCESAMIENTO DIGITAL DE IMÁGENES Y ELABORACION DE PRODUCTOS CARTOGRAFICOS</w:t>
            </w:r>
          </w:p>
        </w:tc>
        <w:tc>
          <w:tcPr>
            <w:tcW w:w="2693" w:type="dxa"/>
            <w:shd w:val="clear" w:color="auto" w:fill="auto"/>
            <w:vAlign w:val="center"/>
            <w:hideMark/>
          </w:tcPr>
          <w:p w14:paraId="7316D087" w14:textId="73445B0B" w:rsidR="00FE241B" w:rsidRPr="00856EE6" w:rsidRDefault="00FE241B" w:rsidP="00FE241B">
            <w:pPr>
              <w:jc w:val="center"/>
              <w:rPr>
                <w:b/>
                <w:bCs/>
                <w:sz w:val="16"/>
                <w:szCs w:val="16"/>
              </w:rPr>
            </w:pPr>
            <w:r w:rsidRPr="00856EE6">
              <w:rPr>
                <w:b/>
                <w:bCs/>
                <w:sz w:val="16"/>
                <w:szCs w:val="16"/>
              </w:rPr>
              <w:t>Se reorganiza dentro del énfasis de GEOMATICA</w:t>
            </w:r>
          </w:p>
        </w:tc>
      </w:tr>
      <w:tr w:rsidR="007E60C8" w:rsidRPr="00856EE6" w14:paraId="39A97D35" w14:textId="77777777" w:rsidTr="007E24AF">
        <w:trPr>
          <w:trHeight w:val="255"/>
        </w:trPr>
        <w:tc>
          <w:tcPr>
            <w:tcW w:w="4088" w:type="dxa"/>
            <w:gridSpan w:val="2"/>
            <w:shd w:val="clear" w:color="000000" w:fill="DBDBDB"/>
            <w:vAlign w:val="center"/>
            <w:hideMark/>
          </w:tcPr>
          <w:p w14:paraId="49D13CB8" w14:textId="77777777" w:rsidR="00FE241B" w:rsidRPr="00856EE6" w:rsidRDefault="00FE241B" w:rsidP="00FE241B">
            <w:pPr>
              <w:rPr>
                <w:b/>
                <w:bCs/>
                <w:sz w:val="16"/>
                <w:szCs w:val="18"/>
              </w:rPr>
            </w:pPr>
            <w:r w:rsidRPr="00856EE6">
              <w:rPr>
                <w:b/>
                <w:bCs/>
                <w:sz w:val="16"/>
                <w:szCs w:val="18"/>
              </w:rPr>
              <w:t>ENFASIS INGENIERIA DE SOFTWARE</w:t>
            </w:r>
          </w:p>
        </w:tc>
        <w:tc>
          <w:tcPr>
            <w:tcW w:w="567" w:type="dxa"/>
            <w:shd w:val="clear" w:color="auto" w:fill="auto"/>
            <w:vAlign w:val="center"/>
            <w:hideMark/>
          </w:tcPr>
          <w:p w14:paraId="7B133C0D"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2BF3BD6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40B6DE6E"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42800803"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44C04410"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1F000603"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5EF35FA7"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18ED4EC" w14:textId="77777777" w:rsidTr="007E24AF">
        <w:trPr>
          <w:trHeight w:val="495"/>
        </w:trPr>
        <w:tc>
          <w:tcPr>
            <w:tcW w:w="2675" w:type="dxa"/>
            <w:shd w:val="clear" w:color="auto" w:fill="auto"/>
            <w:vAlign w:val="center"/>
            <w:hideMark/>
          </w:tcPr>
          <w:p w14:paraId="3635378A" w14:textId="77777777" w:rsidR="00FE241B" w:rsidRPr="00856EE6" w:rsidRDefault="00FE241B" w:rsidP="00FE241B">
            <w:pPr>
              <w:jc w:val="center"/>
              <w:rPr>
                <w:sz w:val="16"/>
                <w:szCs w:val="18"/>
              </w:rPr>
            </w:pPr>
            <w:r w:rsidRPr="00856EE6">
              <w:rPr>
                <w:sz w:val="16"/>
                <w:szCs w:val="18"/>
              </w:rPr>
              <w:t>TENDENCIAS EN INGENIERIA DE SOFTWARE</w:t>
            </w:r>
          </w:p>
        </w:tc>
        <w:tc>
          <w:tcPr>
            <w:tcW w:w="1413" w:type="dxa"/>
            <w:shd w:val="clear" w:color="auto" w:fill="auto"/>
            <w:vAlign w:val="center"/>
            <w:hideMark/>
          </w:tcPr>
          <w:p w14:paraId="32A08871" w14:textId="2FE032F2"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noWrap/>
            <w:vAlign w:val="bottom"/>
            <w:hideMark/>
          </w:tcPr>
          <w:p w14:paraId="539F32B0" w14:textId="77777777" w:rsidR="00FE241B" w:rsidRPr="00856EE6" w:rsidRDefault="00FE241B" w:rsidP="00FE241B">
            <w:pPr>
              <w:jc w:val="center"/>
              <w:rPr>
                <w:sz w:val="16"/>
                <w:szCs w:val="20"/>
              </w:rPr>
            </w:pPr>
            <w:r w:rsidRPr="00856EE6">
              <w:rPr>
                <w:sz w:val="16"/>
                <w:szCs w:val="20"/>
              </w:rPr>
              <w:t> </w:t>
            </w:r>
          </w:p>
        </w:tc>
        <w:tc>
          <w:tcPr>
            <w:tcW w:w="2835" w:type="dxa"/>
            <w:shd w:val="clear" w:color="auto" w:fill="auto"/>
            <w:vAlign w:val="center"/>
            <w:hideMark/>
          </w:tcPr>
          <w:p w14:paraId="1D686966" w14:textId="77777777" w:rsidR="00FE241B" w:rsidRPr="00856EE6" w:rsidRDefault="00FE241B" w:rsidP="00FE241B">
            <w:pPr>
              <w:jc w:val="center"/>
              <w:rPr>
                <w:sz w:val="16"/>
                <w:szCs w:val="18"/>
              </w:rPr>
            </w:pPr>
            <w:r w:rsidRPr="00856EE6">
              <w:rPr>
                <w:sz w:val="16"/>
                <w:szCs w:val="18"/>
              </w:rPr>
              <w:t>TENDENCIAS EN INGENIERIA DE SOFTWARE</w:t>
            </w:r>
          </w:p>
        </w:tc>
        <w:tc>
          <w:tcPr>
            <w:tcW w:w="2693" w:type="dxa"/>
            <w:shd w:val="clear" w:color="auto" w:fill="auto"/>
            <w:vAlign w:val="center"/>
            <w:hideMark/>
          </w:tcPr>
          <w:p w14:paraId="49A03144" w14:textId="77777777" w:rsidR="00FE241B" w:rsidRPr="00856EE6" w:rsidRDefault="00FE241B" w:rsidP="00FE241B">
            <w:pPr>
              <w:jc w:val="center"/>
              <w:rPr>
                <w:sz w:val="16"/>
                <w:szCs w:val="16"/>
              </w:rPr>
            </w:pPr>
            <w:r w:rsidRPr="00856EE6">
              <w:rPr>
                <w:sz w:val="16"/>
                <w:szCs w:val="16"/>
              </w:rPr>
              <w:t>NINGUNA</w:t>
            </w:r>
          </w:p>
        </w:tc>
      </w:tr>
      <w:tr w:rsidR="007E60C8" w:rsidRPr="00856EE6" w14:paraId="4E308717" w14:textId="77777777" w:rsidTr="007E24AF">
        <w:trPr>
          <w:trHeight w:val="255"/>
        </w:trPr>
        <w:tc>
          <w:tcPr>
            <w:tcW w:w="4088" w:type="dxa"/>
            <w:gridSpan w:val="2"/>
            <w:shd w:val="clear" w:color="000000" w:fill="DBDBDB"/>
            <w:vAlign w:val="center"/>
            <w:hideMark/>
          </w:tcPr>
          <w:p w14:paraId="7F8B25B1" w14:textId="77777777" w:rsidR="00FE241B" w:rsidRPr="00856EE6" w:rsidRDefault="00FE241B" w:rsidP="00FE241B">
            <w:pPr>
              <w:rPr>
                <w:b/>
                <w:bCs/>
                <w:sz w:val="16"/>
                <w:szCs w:val="18"/>
              </w:rPr>
            </w:pPr>
            <w:r w:rsidRPr="00856EE6">
              <w:rPr>
                <w:b/>
                <w:bCs/>
                <w:sz w:val="16"/>
                <w:szCs w:val="18"/>
              </w:rPr>
              <w:t>ENFASIS INTELIGENCIA ARTIFICIAL</w:t>
            </w:r>
          </w:p>
        </w:tc>
        <w:tc>
          <w:tcPr>
            <w:tcW w:w="567" w:type="dxa"/>
            <w:shd w:val="clear" w:color="auto" w:fill="auto"/>
            <w:vAlign w:val="center"/>
            <w:hideMark/>
          </w:tcPr>
          <w:p w14:paraId="1831EDD7"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4E7E125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55938201"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16EF42BF"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3E05FD1"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01C8CB3E"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0F29B5CF"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6711211" w14:textId="77777777" w:rsidTr="007E24AF">
        <w:trPr>
          <w:trHeight w:val="480"/>
        </w:trPr>
        <w:tc>
          <w:tcPr>
            <w:tcW w:w="2675" w:type="dxa"/>
            <w:shd w:val="clear" w:color="auto" w:fill="auto"/>
            <w:vAlign w:val="center"/>
            <w:hideMark/>
          </w:tcPr>
          <w:p w14:paraId="36BB5360" w14:textId="77777777" w:rsidR="00FE241B" w:rsidRPr="00856EE6" w:rsidRDefault="00FE241B" w:rsidP="00FE241B">
            <w:pPr>
              <w:jc w:val="center"/>
              <w:rPr>
                <w:sz w:val="16"/>
                <w:szCs w:val="18"/>
              </w:rPr>
            </w:pPr>
            <w:r w:rsidRPr="00856EE6">
              <w:rPr>
                <w:sz w:val="16"/>
                <w:szCs w:val="18"/>
              </w:rPr>
              <w:t>ROBOTICA</w:t>
            </w:r>
          </w:p>
        </w:tc>
        <w:tc>
          <w:tcPr>
            <w:tcW w:w="1413" w:type="dxa"/>
            <w:shd w:val="clear" w:color="auto" w:fill="auto"/>
            <w:vAlign w:val="center"/>
            <w:hideMark/>
          </w:tcPr>
          <w:p w14:paraId="4B7A516E" w14:textId="2DD0C4DA"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noWrap/>
            <w:vAlign w:val="bottom"/>
            <w:hideMark/>
          </w:tcPr>
          <w:p w14:paraId="2E92D4B6" w14:textId="77777777" w:rsidR="00FE241B" w:rsidRPr="00856EE6" w:rsidRDefault="00FE241B" w:rsidP="00FE241B">
            <w:pPr>
              <w:jc w:val="center"/>
              <w:rPr>
                <w:sz w:val="16"/>
                <w:szCs w:val="20"/>
              </w:rPr>
            </w:pPr>
            <w:r w:rsidRPr="00856EE6">
              <w:rPr>
                <w:sz w:val="16"/>
                <w:szCs w:val="20"/>
              </w:rPr>
              <w:t> </w:t>
            </w:r>
          </w:p>
        </w:tc>
        <w:tc>
          <w:tcPr>
            <w:tcW w:w="2835" w:type="dxa"/>
            <w:shd w:val="clear" w:color="auto" w:fill="auto"/>
            <w:vAlign w:val="center"/>
            <w:hideMark/>
          </w:tcPr>
          <w:p w14:paraId="51F7053C" w14:textId="77777777" w:rsidR="00FE241B" w:rsidRPr="00856EE6" w:rsidRDefault="00FE241B" w:rsidP="00FE241B">
            <w:pPr>
              <w:jc w:val="center"/>
              <w:rPr>
                <w:sz w:val="16"/>
                <w:szCs w:val="18"/>
              </w:rPr>
            </w:pPr>
            <w:r w:rsidRPr="00856EE6">
              <w:rPr>
                <w:sz w:val="16"/>
                <w:szCs w:val="18"/>
              </w:rPr>
              <w:t>ROBOTICA</w:t>
            </w:r>
          </w:p>
        </w:tc>
        <w:tc>
          <w:tcPr>
            <w:tcW w:w="2693" w:type="dxa"/>
            <w:shd w:val="clear" w:color="auto" w:fill="auto"/>
            <w:vAlign w:val="center"/>
            <w:hideMark/>
          </w:tcPr>
          <w:p w14:paraId="0C90B4B4" w14:textId="77777777" w:rsidR="00FE241B" w:rsidRPr="00856EE6" w:rsidRDefault="00FE241B" w:rsidP="00FE241B">
            <w:pPr>
              <w:jc w:val="center"/>
              <w:rPr>
                <w:b/>
                <w:bCs/>
                <w:sz w:val="16"/>
                <w:szCs w:val="18"/>
              </w:rPr>
            </w:pPr>
            <w:r w:rsidRPr="00856EE6">
              <w:rPr>
                <w:b/>
                <w:bCs/>
                <w:sz w:val="16"/>
                <w:szCs w:val="18"/>
              </w:rPr>
              <w:t>Se crea el espacio académico</w:t>
            </w:r>
          </w:p>
        </w:tc>
      </w:tr>
      <w:tr w:rsidR="007E60C8" w:rsidRPr="00856EE6" w14:paraId="49AA5D02" w14:textId="77777777" w:rsidTr="007E24AF">
        <w:trPr>
          <w:trHeight w:val="270"/>
        </w:trPr>
        <w:tc>
          <w:tcPr>
            <w:tcW w:w="4655" w:type="dxa"/>
            <w:gridSpan w:val="3"/>
            <w:shd w:val="clear" w:color="000000" w:fill="E2EFD9"/>
            <w:vAlign w:val="center"/>
            <w:hideMark/>
          </w:tcPr>
          <w:p w14:paraId="5ACEE440" w14:textId="77777777" w:rsidR="00FE241B" w:rsidRPr="00856EE6" w:rsidRDefault="00FE241B" w:rsidP="00FE241B">
            <w:pPr>
              <w:jc w:val="center"/>
              <w:rPr>
                <w:b/>
                <w:bCs/>
                <w:sz w:val="16"/>
                <w:szCs w:val="18"/>
              </w:rPr>
            </w:pPr>
            <w:r w:rsidRPr="00856EE6">
              <w:rPr>
                <w:b/>
                <w:bCs/>
                <w:sz w:val="16"/>
                <w:szCs w:val="18"/>
              </w:rPr>
              <w:t>Subtotales</w:t>
            </w:r>
          </w:p>
        </w:tc>
        <w:tc>
          <w:tcPr>
            <w:tcW w:w="567" w:type="dxa"/>
            <w:shd w:val="clear" w:color="auto" w:fill="auto"/>
            <w:vAlign w:val="center"/>
            <w:hideMark/>
          </w:tcPr>
          <w:p w14:paraId="4E174F6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6F4F032E"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4539DBD8" w14:textId="77777777" w:rsidR="00FE241B" w:rsidRPr="00856EE6" w:rsidRDefault="00FE241B" w:rsidP="00FE241B">
            <w:pPr>
              <w:jc w:val="center"/>
              <w:rPr>
                <w:sz w:val="16"/>
                <w:szCs w:val="18"/>
              </w:rPr>
            </w:pPr>
            <w:r w:rsidRPr="00856EE6">
              <w:rPr>
                <w:sz w:val="16"/>
                <w:szCs w:val="18"/>
              </w:rPr>
              <w:t>476</w:t>
            </w:r>
          </w:p>
        </w:tc>
        <w:tc>
          <w:tcPr>
            <w:tcW w:w="1072" w:type="dxa"/>
            <w:shd w:val="clear" w:color="auto" w:fill="auto"/>
            <w:vAlign w:val="center"/>
            <w:hideMark/>
          </w:tcPr>
          <w:p w14:paraId="57B3C91B" w14:textId="77777777" w:rsidR="00FE241B" w:rsidRPr="00856EE6" w:rsidRDefault="00FE241B" w:rsidP="00FE241B">
            <w:pPr>
              <w:jc w:val="center"/>
              <w:rPr>
                <w:sz w:val="16"/>
                <w:szCs w:val="18"/>
              </w:rPr>
            </w:pPr>
            <w:r w:rsidRPr="00856EE6">
              <w:rPr>
                <w:sz w:val="16"/>
                <w:szCs w:val="18"/>
              </w:rPr>
              <w:t>540</w:t>
            </w:r>
          </w:p>
        </w:tc>
        <w:tc>
          <w:tcPr>
            <w:tcW w:w="709" w:type="dxa"/>
            <w:shd w:val="clear" w:color="auto" w:fill="auto"/>
            <w:vAlign w:val="center"/>
            <w:hideMark/>
          </w:tcPr>
          <w:p w14:paraId="2736F045" w14:textId="77777777" w:rsidR="00FE241B" w:rsidRPr="00856EE6" w:rsidRDefault="00FE241B" w:rsidP="00FE241B">
            <w:pPr>
              <w:jc w:val="center"/>
              <w:rPr>
                <w:sz w:val="16"/>
                <w:szCs w:val="18"/>
              </w:rPr>
            </w:pPr>
            <w:r w:rsidRPr="00856EE6">
              <w:rPr>
                <w:sz w:val="16"/>
                <w:szCs w:val="18"/>
              </w:rPr>
              <w:t>12</w:t>
            </w:r>
          </w:p>
        </w:tc>
        <w:tc>
          <w:tcPr>
            <w:tcW w:w="5528" w:type="dxa"/>
            <w:gridSpan w:val="2"/>
            <w:shd w:val="clear" w:color="000000" w:fill="E2EFD9"/>
            <w:vAlign w:val="center"/>
            <w:hideMark/>
          </w:tcPr>
          <w:p w14:paraId="01AC4A48" w14:textId="77777777" w:rsidR="00FE241B" w:rsidRPr="00856EE6" w:rsidRDefault="00FE241B" w:rsidP="00FE241B">
            <w:pPr>
              <w:jc w:val="center"/>
              <w:rPr>
                <w:sz w:val="16"/>
                <w:szCs w:val="18"/>
              </w:rPr>
            </w:pPr>
            <w:r w:rsidRPr="00856EE6">
              <w:rPr>
                <w:sz w:val="16"/>
                <w:szCs w:val="18"/>
              </w:rPr>
              <w:t> </w:t>
            </w:r>
          </w:p>
        </w:tc>
      </w:tr>
      <w:tr w:rsidR="007E60C8" w:rsidRPr="00856EE6" w14:paraId="534CA188" w14:textId="77777777" w:rsidTr="007E24AF">
        <w:trPr>
          <w:trHeight w:val="270"/>
        </w:trPr>
        <w:tc>
          <w:tcPr>
            <w:tcW w:w="4088" w:type="dxa"/>
            <w:gridSpan w:val="2"/>
            <w:shd w:val="clear" w:color="000000" w:fill="BDD6EE"/>
            <w:vAlign w:val="center"/>
            <w:hideMark/>
          </w:tcPr>
          <w:p w14:paraId="27BF000E" w14:textId="77777777" w:rsidR="00FE241B" w:rsidRPr="00856EE6" w:rsidRDefault="00FE241B" w:rsidP="00FE241B">
            <w:pPr>
              <w:jc w:val="center"/>
              <w:rPr>
                <w:b/>
                <w:bCs/>
                <w:sz w:val="16"/>
                <w:szCs w:val="18"/>
              </w:rPr>
            </w:pPr>
            <w:r w:rsidRPr="00856EE6">
              <w:rPr>
                <w:b/>
                <w:bCs/>
                <w:sz w:val="16"/>
                <w:szCs w:val="18"/>
              </w:rPr>
              <w:t>Total</w:t>
            </w:r>
          </w:p>
        </w:tc>
        <w:tc>
          <w:tcPr>
            <w:tcW w:w="567" w:type="dxa"/>
            <w:shd w:val="clear" w:color="000000" w:fill="BDD6EE"/>
            <w:vAlign w:val="center"/>
            <w:hideMark/>
          </w:tcPr>
          <w:p w14:paraId="6571D9E6" w14:textId="77777777" w:rsidR="00FE241B" w:rsidRPr="00856EE6" w:rsidRDefault="00FE241B" w:rsidP="00FE241B">
            <w:pPr>
              <w:jc w:val="center"/>
              <w:rPr>
                <w:b/>
                <w:bCs/>
                <w:sz w:val="16"/>
                <w:szCs w:val="18"/>
              </w:rPr>
            </w:pPr>
            <w:r w:rsidRPr="00856EE6">
              <w:rPr>
                <w:b/>
                <w:bCs/>
                <w:sz w:val="16"/>
                <w:szCs w:val="18"/>
              </w:rPr>
              <w:t> </w:t>
            </w:r>
          </w:p>
        </w:tc>
        <w:tc>
          <w:tcPr>
            <w:tcW w:w="567" w:type="dxa"/>
            <w:shd w:val="clear" w:color="000000" w:fill="BDD6EE"/>
            <w:vAlign w:val="center"/>
            <w:hideMark/>
          </w:tcPr>
          <w:p w14:paraId="5BC12AF7" w14:textId="77777777" w:rsidR="00FE241B" w:rsidRPr="00856EE6" w:rsidRDefault="00FE241B" w:rsidP="00FE241B">
            <w:pPr>
              <w:jc w:val="center"/>
              <w:rPr>
                <w:sz w:val="16"/>
                <w:szCs w:val="18"/>
              </w:rPr>
            </w:pPr>
            <w:r w:rsidRPr="00856EE6">
              <w:rPr>
                <w:sz w:val="16"/>
                <w:szCs w:val="18"/>
              </w:rPr>
              <w:t>288</w:t>
            </w:r>
          </w:p>
        </w:tc>
        <w:tc>
          <w:tcPr>
            <w:tcW w:w="567" w:type="dxa"/>
            <w:shd w:val="clear" w:color="000000" w:fill="BDD6EE"/>
            <w:vAlign w:val="center"/>
            <w:hideMark/>
          </w:tcPr>
          <w:p w14:paraId="1C9A1A7A" w14:textId="77777777" w:rsidR="00FE241B" w:rsidRPr="00856EE6" w:rsidRDefault="00FE241B" w:rsidP="00FE241B">
            <w:pPr>
              <w:jc w:val="center"/>
              <w:rPr>
                <w:sz w:val="16"/>
                <w:szCs w:val="18"/>
              </w:rPr>
            </w:pPr>
            <w:r w:rsidRPr="00856EE6">
              <w:rPr>
                <w:sz w:val="16"/>
                <w:szCs w:val="18"/>
              </w:rPr>
              <w:t>144</w:t>
            </w:r>
          </w:p>
        </w:tc>
        <w:tc>
          <w:tcPr>
            <w:tcW w:w="505" w:type="dxa"/>
            <w:shd w:val="clear" w:color="000000" w:fill="BDD6EE"/>
            <w:vAlign w:val="center"/>
            <w:hideMark/>
          </w:tcPr>
          <w:p w14:paraId="5EF67E81" w14:textId="77777777" w:rsidR="00FE241B" w:rsidRPr="00856EE6" w:rsidRDefault="00FE241B" w:rsidP="00FE241B">
            <w:pPr>
              <w:jc w:val="center"/>
              <w:rPr>
                <w:sz w:val="16"/>
                <w:szCs w:val="18"/>
              </w:rPr>
            </w:pPr>
            <w:r w:rsidRPr="00856EE6">
              <w:rPr>
                <w:sz w:val="16"/>
                <w:szCs w:val="18"/>
              </w:rPr>
              <w:t>1452</w:t>
            </w:r>
          </w:p>
        </w:tc>
        <w:tc>
          <w:tcPr>
            <w:tcW w:w="1072" w:type="dxa"/>
            <w:shd w:val="clear" w:color="000000" w:fill="BDD6EE"/>
            <w:vAlign w:val="center"/>
            <w:hideMark/>
          </w:tcPr>
          <w:p w14:paraId="315FFFF1" w14:textId="77777777" w:rsidR="00FE241B" w:rsidRPr="00856EE6" w:rsidRDefault="00FE241B" w:rsidP="00FE241B">
            <w:pPr>
              <w:jc w:val="center"/>
              <w:rPr>
                <w:sz w:val="16"/>
                <w:szCs w:val="18"/>
              </w:rPr>
            </w:pPr>
            <w:r w:rsidRPr="00856EE6">
              <w:rPr>
                <w:sz w:val="16"/>
                <w:szCs w:val="18"/>
              </w:rPr>
              <w:t>1884</w:t>
            </w:r>
          </w:p>
        </w:tc>
        <w:tc>
          <w:tcPr>
            <w:tcW w:w="709" w:type="dxa"/>
            <w:shd w:val="clear" w:color="000000" w:fill="BDD6EE"/>
            <w:vAlign w:val="center"/>
            <w:hideMark/>
          </w:tcPr>
          <w:p w14:paraId="4AEA9BAA" w14:textId="77777777" w:rsidR="00FE241B" w:rsidRPr="00856EE6" w:rsidRDefault="00FE241B" w:rsidP="00FE241B">
            <w:pPr>
              <w:jc w:val="center"/>
              <w:rPr>
                <w:sz w:val="16"/>
                <w:szCs w:val="18"/>
              </w:rPr>
            </w:pPr>
            <w:r w:rsidRPr="00856EE6">
              <w:rPr>
                <w:sz w:val="16"/>
                <w:szCs w:val="18"/>
              </w:rPr>
              <w:t>44</w:t>
            </w:r>
          </w:p>
        </w:tc>
        <w:tc>
          <w:tcPr>
            <w:tcW w:w="5528" w:type="dxa"/>
            <w:gridSpan w:val="2"/>
            <w:shd w:val="clear" w:color="000000" w:fill="BDD6EE"/>
            <w:vAlign w:val="center"/>
            <w:hideMark/>
          </w:tcPr>
          <w:p w14:paraId="25629DCE" w14:textId="77777777" w:rsidR="00FE241B" w:rsidRPr="00856EE6" w:rsidRDefault="00FE241B" w:rsidP="00FE241B">
            <w:pPr>
              <w:jc w:val="center"/>
              <w:rPr>
                <w:sz w:val="16"/>
                <w:szCs w:val="18"/>
              </w:rPr>
            </w:pPr>
            <w:r w:rsidRPr="00856EE6">
              <w:rPr>
                <w:sz w:val="16"/>
                <w:szCs w:val="18"/>
              </w:rPr>
              <w:t> </w:t>
            </w:r>
          </w:p>
        </w:tc>
      </w:tr>
    </w:tbl>
    <w:p w14:paraId="271CA723" w14:textId="4DC91831" w:rsidR="00D57ECC" w:rsidRPr="007E60C8" w:rsidRDefault="003A25BE" w:rsidP="003A25BE">
      <w:pPr>
        <w:ind w:hanging="2"/>
        <w:jc w:val="center"/>
        <w:rPr>
          <w:rFonts w:asciiTheme="majorHAnsi" w:hAnsiTheme="majorHAnsi" w:cstheme="majorHAnsi"/>
        </w:rPr>
      </w:pPr>
      <w:r w:rsidRPr="007E60C8">
        <w:rPr>
          <w:rFonts w:asciiTheme="majorHAnsi" w:hAnsiTheme="majorHAnsi" w:cstheme="majorHAnsi"/>
        </w:rPr>
        <w:t>Fuente: Propia</w:t>
      </w:r>
    </w:p>
    <w:p w14:paraId="5090377B" w14:textId="77777777" w:rsidR="00FE241B" w:rsidRPr="007E60C8" w:rsidRDefault="00FE241B" w:rsidP="003A25BE">
      <w:pPr>
        <w:ind w:hanging="2"/>
        <w:jc w:val="center"/>
        <w:rPr>
          <w:rFonts w:asciiTheme="majorHAnsi" w:hAnsiTheme="majorHAnsi" w:cstheme="majorHAnsi"/>
        </w:rPr>
      </w:pPr>
    </w:p>
    <w:p w14:paraId="7EA0FBE1" w14:textId="0DCFF477" w:rsidR="002B104D" w:rsidRPr="007E60C8" w:rsidRDefault="007E60C8" w:rsidP="002B104D">
      <w:pPr>
        <w:pStyle w:val="Descripcin"/>
        <w:spacing w:line="276" w:lineRule="auto"/>
        <w:ind w:hanging="2"/>
        <w:jc w:val="center"/>
        <w:rPr>
          <w:rFonts w:asciiTheme="majorHAnsi" w:hAnsiTheme="majorHAnsi" w:cstheme="majorHAnsi"/>
          <w:color w:val="auto"/>
          <w:sz w:val="24"/>
          <w:szCs w:val="24"/>
        </w:rPr>
      </w:pPr>
      <w:r w:rsidRPr="007E60C8">
        <w:rPr>
          <w:rFonts w:asciiTheme="majorHAnsi" w:hAnsiTheme="majorHAnsi" w:cstheme="majorHAnsi"/>
          <w:color w:val="auto"/>
          <w:sz w:val="22"/>
          <w:szCs w:val="22"/>
        </w:rPr>
        <w:lastRenderedPageBreak/>
        <w:t xml:space="preserve">Tabla </w:t>
      </w:r>
      <w:r>
        <w:rPr>
          <w:rFonts w:asciiTheme="majorHAnsi" w:hAnsiTheme="majorHAnsi" w:cstheme="majorHAnsi"/>
          <w:color w:val="auto"/>
          <w:sz w:val="22"/>
          <w:szCs w:val="22"/>
        </w:rPr>
        <w:t>8</w:t>
      </w:r>
      <w:r w:rsidRPr="007E60C8">
        <w:rPr>
          <w:rFonts w:asciiTheme="majorHAnsi" w:hAnsiTheme="majorHAnsi" w:cstheme="majorHAnsi"/>
          <w:color w:val="auto"/>
          <w:sz w:val="22"/>
          <w:szCs w:val="22"/>
        </w:rPr>
        <w:t xml:space="preserve">. </w:t>
      </w:r>
      <w:r w:rsidRPr="007E60C8">
        <w:rPr>
          <w:rFonts w:asciiTheme="majorHAnsi" w:eastAsia="Arial Narrow" w:hAnsiTheme="majorHAnsi" w:cs="Arial Narrow"/>
          <w:color w:val="auto"/>
          <w:sz w:val="22"/>
          <w:szCs w:val="22"/>
        </w:rPr>
        <w:t xml:space="preserve">Distribución sugerida por periodos académicos relacionando créditos y horas de trabajo y observaciones de la modificación -Componente </w:t>
      </w:r>
      <w:r w:rsidR="002B104D" w:rsidRPr="007E60C8">
        <w:rPr>
          <w:rFonts w:asciiTheme="majorHAnsi" w:eastAsia="Arial Narrow" w:hAnsiTheme="majorHAnsi" w:cs="Arial Narrow"/>
          <w:color w:val="auto"/>
          <w:sz w:val="22"/>
          <w:szCs w:val="22"/>
        </w:rPr>
        <w:t>Profundización</w:t>
      </w: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270"/>
        <w:gridCol w:w="573"/>
        <w:gridCol w:w="567"/>
        <w:gridCol w:w="567"/>
        <w:gridCol w:w="425"/>
        <w:gridCol w:w="1134"/>
        <w:gridCol w:w="709"/>
        <w:gridCol w:w="3119"/>
        <w:gridCol w:w="2551"/>
      </w:tblGrid>
      <w:tr w:rsidR="007E60C8" w:rsidRPr="00856EE6" w14:paraId="6A1D4CF0" w14:textId="77777777" w:rsidTr="00856EE6">
        <w:trPr>
          <w:trHeight w:val="255"/>
        </w:trPr>
        <w:tc>
          <w:tcPr>
            <w:tcW w:w="2830" w:type="dxa"/>
            <w:vMerge w:val="restart"/>
            <w:shd w:val="clear" w:color="000000" w:fill="D9D9D9"/>
            <w:tcMar>
              <w:top w:w="15" w:type="dxa"/>
              <w:left w:w="15" w:type="dxa"/>
              <w:bottom w:w="0" w:type="dxa"/>
              <w:right w:w="15" w:type="dxa"/>
            </w:tcMar>
            <w:vAlign w:val="center"/>
            <w:hideMark/>
          </w:tcPr>
          <w:p w14:paraId="4134478C" w14:textId="0D6936D9" w:rsidR="00F54666" w:rsidRPr="00856EE6" w:rsidRDefault="00F54666">
            <w:pPr>
              <w:jc w:val="center"/>
              <w:rPr>
                <w:b/>
                <w:bCs/>
                <w:sz w:val="16"/>
                <w:szCs w:val="18"/>
              </w:rPr>
            </w:pPr>
            <w:r w:rsidRPr="00856EE6">
              <w:rPr>
                <w:b/>
                <w:bCs/>
                <w:sz w:val="16"/>
                <w:szCs w:val="18"/>
              </w:rPr>
              <w:t xml:space="preserve"> </w:t>
            </w:r>
          </w:p>
        </w:tc>
        <w:tc>
          <w:tcPr>
            <w:tcW w:w="1270" w:type="dxa"/>
            <w:shd w:val="clear" w:color="000000" w:fill="D9D9D9"/>
            <w:tcMar>
              <w:top w:w="15" w:type="dxa"/>
              <w:left w:w="15" w:type="dxa"/>
              <w:bottom w:w="0" w:type="dxa"/>
              <w:right w:w="15" w:type="dxa"/>
            </w:tcMar>
            <w:vAlign w:val="center"/>
            <w:hideMark/>
          </w:tcPr>
          <w:p w14:paraId="0DA99DD4" w14:textId="77777777" w:rsidR="00F54666" w:rsidRPr="00856EE6" w:rsidRDefault="00F54666">
            <w:pPr>
              <w:ind w:hanging="2"/>
              <w:jc w:val="center"/>
              <w:rPr>
                <w:b/>
                <w:bCs/>
                <w:sz w:val="16"/>
                <w:szCs w:val="18"/>
              </w:rPr>
            </w:pPr>
            <w:r w:rsidRPr="00856EE6">
              <w:rPr>
                <w:b/>
                <w:bCs/>
                <w:sz w:val="16"/>
                <w:szCs w:val="18"/>
              </w:rPr>
              <w:t>Carácter</w:t>
            </w:r>
          </w:p>
        </w:tc>
        <w:tc>
          <w:tcPr>
            <w:tcW w:w="573" w:type="dxa"/>
            <w:vMerge w:val="restart"/>
            <w:shd w:val="clear" w:color="000000" w:fill="D9D9D9"/>
            <w:tcMar>
              <w:top w:w="15" w:type="dxa"/>
              <w:left w:w="15" w:type="dxa"/>
              <w:bottom w:w="0" w:type="dxa"/>
              <w:right w:w="15" w:type="dxa"/>
            </w:tcMar>
            <w:vAlign w:val="center"/>
            <w:hideMark/>
          </w:tcPr>
          <w:p w14:paraId="3F188AEF" w14:textId="77777777" w:rsidR="00F54666" w:rsidRPr="00856EE6" w:rsidRDefault="00F54666">
            <w:pPr>
              <w:ind w:hanging="2"/>
              <w:jc w:val="center"/>
              <w:rPr>
                <w:b/>
                <w:bCs/>
                <w:sz w:val="16"/>
                <w:szCs w:val="18"/>
              </w:rPr>
            </w:pPr>
            <w:r w:rsidRPr="00856EE6">
              <w:rPr>
                <w:b/>
                <w:bCs/>
                <w:sz w:val="16"/>
                <w:szCs w:val="18"/>
              </w:rPr>
              <w:t>Nivel</w:t>
            </w:r>
          </w:p>
        </w:tc>
        <w:tc>
          <w:tcPr>
            <w:tcW w:w="2693" w:type="dxa"/>
            <w:gridSpan w:val="4"/>
            <w:shd w:val="clear" w:color="000000" w:fill="D9D9D9"/>
            <w:tcMar>
              <w:top w:w="15" w:type="dxa"/>
              <w:left w:w="15" w:type="dxa"/>
              <w:bottom w:w="0" w:type="dxa"/>
              <w:right w:w="15" w:type="dxa"/>
            </w:tcMar>
            <w:vAlign w:val="center"/>
            <w:hideMark/>
          </w:tcPr>
          <w:p w14:paraId="2B96C027" w14:textId="77777777" w:rsidR="00F54666" w:rsidRPr="00856EE6" w:rsidRDefault="00F54666">
            <w:pPr>
              <w:ind w:hanging="2"/>
              <w:jc w:val="center"/>
              <w:rPr>
                <w:b/>
                <w:bCs/>
                <w:sz w:val="16"/>
                <w:szCs w:val="18"/>
              </w:rPr>
            </w:pPr>
            <w:r w:rsidRPr="00856EE6">
              <w:rPr>
                <w:b/>
                <w:bCs/>
                <w:sz w:val="16"/>
                <w:szCs w:val="18"/>
              </w:rPr>
              <w:t>Horas</w:t>
            </w:r>
          </w:p>
        </w:tc>
        <w:tc>
          <w:tcPr>
            <w:tcW w:w="709" w:type="dxa"/>
            <w:vMerge w:val="restart"/>
            <w:shd w:val="clear" w:color="000000" w:fill="D9D9D9"/>
            <w:tcMar>
              <w:top w:w="15" w:type="dxa"/>
              <w:left w:w="15" w:type="dxa"/>
              <w:bottom w:w="0" w:type="dxa"/>
              <w:right w:w="15" w:type="dxa"/>
            </w:tcMar>
            <w:vAlign w:val="center"/>
            <w:hideMark/>
          </w:tcPr>
          <w:p w14:paraId="51565D07" w14:textId="77777777" w:rsidR="00F54666" w:rsidRPr="00856EE6" w:rsidRDefault="00F54666">
            <w:pPr>
              <w:ind w:hanging="2"/>
              <w:jc w:val="center"/>
              <w:rPr>
                <w:b/>
                <w:bCs/>
                <w:sz w:val="16"/>
                <w:szCs w:val="18"/>
              </w:rPr>
            </w:pPr>
            <w:r w:rsidRPr="00856EE6">
              <w:rPr>
                <w:b/>
                <w:bCs/>
                <w:sz w:val="16"/>
                <w:szCs w:val="18"/>
              </w:rPr>
              <w:t>Créd.</w:t>
            </w:r>
          </w:p>
        </w:tc>
        <w:tc>
          <w:tcPr>
            <w:tcW w:w="3119" w:type="dxa"/>
            <w:vMerge w:val="restart"/>
            <w:shd w:val="clear" w:color="000000" w:fill="D9D9D9"/>
            <w:tcMar>
              <w:top w:w="15" w:type="dxa"/>
              <w:left w:w="15" w:type="dxa"/>
              <w:bottom w:w="0" w:type="dxa"/>
              <w:right w:w="15" w:type="dxa"/>
            </w:tcMar>
            <w:vAlign w:val="center"/>
            <w:hideMark/>
          </w:tcPr>
          <w:p w14:paraId="793BAC9B" w14:textId="77777777" w:rsidR="00F54666" w:rsidRPr="00856EE6" w:rsidRDefault="00F54666">
            <w:pPr>
              <w:ind w:hanging="2"/>
              <w:jc w:val="center"/>
              <w:rPr>
                <w:b/>
                <w:bCs/>
                <w:sz w:val="16"/>
                <w:szCs w:val="18"/>
              </w:rPr>
            </w:pPr>
            <w:r w:rsidRPr="00856EE6">
              <w:rPr>
                <w:b/>
                <w:bCs/>
                <w:sz w:val="16"/>
                <w:szCs w:val="18"/>
              </w:rPr>
              <w:t>Espacio académico pensum actual</w:t>
            </w:r>
          </w:p>
        </w:tc>
        <w:tc>
          <w:tcPr>
            <w:tcW w:w="2551" w:type="dxa"/>
            <w:vMerge w:val="restart"/>
            <w:shd w:val="clear" w:color="000000" w:fill="D9D9D9"/>
            <w:tcMar>
              <w:top w:w="15" w:type="dxa"/>
              <w:left w:w="15" w:type="dxa"/>
              <w:bottom w:w="0" w:type="dxa"/>
              <w:right w:w="15" w:type="dxa"/>
            </w:tcMar>
            <w:vAlign w:val="center"/>
            <w:hideMark/>
          </w:tcPr>
          <w:p w14:paraId="0159B910" w14:textId="77777777" w:rsidR="00F54666" w:rsidRPr="00856EE6" w:rsidRDefault="00F54666">
            <w:pPr>
              <w:ind w:hanging="2"/>
              <w:jc w:val="center"/>
              <w:rPr>
                <w:b/>
                <w:bCs/>
                <w:sz w:val="16"/>
                <w:szCs w:val="18"/>
              </w:rPr>
            </w:pPr>
            <w:r w:rsidRPr="00856EE6">
              <w:rPr>
                <w:b/>
                <w:bCs/>
                <w:sz w:val="16"/>
                <w:szCs w:val="18"/>
              </w:rPr>
              <w:t>Observación</w:t>
            </w:r>
          </w:p>
        </w:tc>
      </w:tr>
      <w:tr w:rsidR="007E60C8" w:rsidRPr="00856EE6" w14:paraId="5C3D584E" w14:textId="77777777" w:rsidTr="00856EE6">
        <w:trPr>
          <w:trHeight w:val="480"/>
        </w:trPr>
        <w:tc>
          <w:tcPr>
            <w:tcW w:w="2830" w:type="dxa"/>
            <w:vMerge/>
            <w:vAlign w:val="center"/>
            <w:hideMark/>
          </w:tcPr>
          <w:p w14:paraId="011D80E3" w14:textId="77777777" w:rsidR="00F54666" w:rsidRPr="00856EE6" w:rsidRDefault="00F54666">
            <w:pPr>
              <w:ind w:hanging="2"/>
              <w:rPr>
                <w:b/>
                <w:bCs/>
                <w:sz w:val="16"/>
                <w:szCs w:val="18"/>
              </w:rPr>
            </w:pPr>
          </w:p>
        </w:tc>
        <w:tc>
          <w:tcPr>
            <w:tcW w:w="1270" w:type="dxa"/>
            <w:shd w:val="clear" w:color="000000" w:fill="D9D9D9"/>
            <w:tcMar>
              <w:top w:w="15" w:type="dxa"/>
              <w:left w:w="15" w:type="dxa"/>
              <w:bottom w:w="0" w:type="dxa"/>
              <w:right w:w="15" w:type="dxa"/>
            </w:tcMar>
            <w:vAlign w:val="center"/>
            <w:hideMark/>
          </w:tcPr>
          <w:p w14:paraId="63E64068" w14:textId="77777777" w:rsidR="00F54666" w:rsidRPr="00856EE6" w:rsidRDefault="00F54666">
            <w:pPr>
              <w:ind w:hanging="2"/>
              <w:jc w:val="center"/>
              <w:rPr>
                <w:b/>
                <w:bCs/>
                <w:sz w:val="16"/>
                <w:szCs w:val="18"/>
              </w:rPr>
            </w:pPr>
            <w:r w:rsidRPr="00856EE6">
              <w:rPr>
                <w:b/>
                <w:bCs/>
                <w:sz w:val="16"/>
                <w:szCs w:val="18"/>
              </w:rPr>
              <w:t>(Teórico-Práctico)</w:t>
            </w:r>
          </w:p>
        </w:tc>
        <w:tc>
          <w:tcPr>
            <w:tcW w:w="573" w:type="dxa"/>
            <w:vMerge/>
            <w:vAlign w:val="center"/>
            <w:hideMark/>
          </w:tcPr>
          <w:p w14:paraId="1341BB9D" w14:textId="77777777" w:rsidR="00F54666" w:rsidRPr="00856EE6" w:rsidRDefault="00F54666">
            <w:pPr>
              <w:ind w:hanging="2"/>
              <w:rPr>
                <w:b/>
                <w:bCs/>
                <w:sz w:val="16"/>
                <w:szCs w:val="18"/>
              </w:rPr>
            </w:pPr>
          </w:p>
        </w:tc>
        <w:tc>
          <w:tcPr>
            <w:tcW w:w="567" w:type="dxa"/>
            <w:shd w:val="clear" w:color="000000" w:fill="D9D9D9"/>
            <w:tcMar>
              <w:top w:w="15" w:type="dxa"/>
              <w:left w:w="15" w:type="dxa"/>
              <w:bottom w:w="0" w:type="dxa"/>
              <w:right w:w="15" w:type="dxa"/>
            </w:tcMar>
            <w:vAlign w:val="center"/>
            <w:hideMark/>
          </w:tcPr>
          <w:p w14:paraId="5BC72F34" w14:textId="77777777" w:rsidR="00F54666" w:rsidRPr="00856EE6" w:rsidRDefault="00F54666">
            <w:pPr>
              <w:ind w:hanging="2"/>
              <w:jc w:val="center"/>
              <w:rPr>
                <w:b/>
                <w:bCs/>
                <w:sz w:val="16"/>
                <w:szCs w:val="18"/>
              </w:rPr>
            </w:pPr>
            <w:r w:rsidRPr="00856EE6">
              <w:rPr>
                <w:b/>
                <w:bCs/>
                <w:sz w:val="16"/>
                <w:szCs w:val="18"/>
              </w:rPr>
              <w:t>TD</w:t>
            </w:r>
          </w:p>
        </w:tc>
        <w:tc>
          <w:tcPr>
            <w:tcW w:w="567" w:type="dxa"/>
            <w:shd w:val="clear" w:color="000000" w:fill="D9D9D9"/>
            <w:tcMar>
              <w:top w:w="15" w:type="dxa"/>
              <w:left w:w="15" w:type="dxa"/>
              <w:bottom w:w="0" w:type="dxa"/>
              <w:right w:w="15" w:type="dxa"/>
            </w:tcMar>
            <w:vAlign w:val="center"/>
            <w:hideMark/>
          </w:tcPr>
          <w:p w14:paraId="036ACE70" w14:textId="77777777" w:rsidR="00F54666" w:rsidRPr="00856EE6" w:rsidRDefault="00F54666">
            <w:pPr>
              <w:ind w:hanging="2"/>
              <w:jc w:val="center"/>
              <w:rPr>
                <w:b/>
                <w:bCs/>
                <w:sz w:val="16"/>
                <w:szCs w:val="18"/>
              </w:rPr>
            </w:pPr>
            <w:r w:rsidRPr="00856EE6">
              <w:rPr>
                <w:b/>
                <w:bCs/>
                <w:sz w:val="16"/>
                <w:szCs w:val="18"/>
              </w:rPr>
              <w:t>TC</w:t>
            </w:r>
          </w:p>
        </w:tc>
        <w:tc>
          <w:tcPr>
            <w:tcW w:w="425" w:type="dxa"/>
            <w:shd w:val="clear" w:color="000000" w:fill="D9D9D9"/>
            <w:tcMar>
              <w:top w:w="15" w:type="dxa"/>
              <w:left w:w="15" w:type="dxa"/>
              <w:bottom w:w="0" w:type="dxa"/>
              <w:right w:w="15" w:type="dxa"/>
            </w:tcMar>
            <w:vAlign w:val="center"/>
            <w:hideMark/>
          </w:tcPr>
          <w:p w14:paraId="337E4B6C" w14:textId="77777777" w:rsidR="00F54666" w:rsidRPr="00856EE6" w:rsidRDefault="00F54666">
            <w:pPr>
              <w:ind w:hanging="2"/>
              <w:jc w:val="center"/>
              <w:rPr>
                <w:b/>
                <w:bCs/>
                <w:sz w:val="16"/>
                <w:szCs w:val="18"/>
              </w:rPr>
            </w:pPr>
            <w:r w:rsidRPr="00856EE6">
              <w:rPr>
                <w:b/>
                <w:bCs/>
                <w:sz w:val="16"/>
                <w:szCs w:val="18"/>
              </w:rPr>
              <w:t>TA</w:t>
            </w:r>
          </w:p>
        </w:tc>
        <w:tc>
          <w:tcPr>
            <w:tcW w:w="1134" w:type="dxa"/>
            <w:shd w:val="clear" w:color="000000" w:fill="D9D9D9"/>
            <w:tcMar>
              <w:top w:w="15" w:type="dxa"/>
              <w:left w:w="15" w:type="dxa"/>
              <w:bottom w:w="0" w:type="dxa"/>
              <w:right w:w="15" w:type="dxa"/>
            </w:tcMar>
            <w:vAlign w:val="center"/>
            <w:hideMark/>
          </w:tcPr>
          <w:p w14:paraId="0F203293" w14:textId="77777777" w:rsidR="00F54666" w:rsidRPr="00856EE6" w:rsidRDefault="00F54666">
            <w:pPr>
              <w:ind w:hanging="2"/>
              <w:jc w:val="center"/>
              <w:rPr>
                <w:b/>
                <w:bCs/>
                <w:sz w:val="16"/>
                <w:szCs w:val="18"/>
              </w:rPr>
            </w:pPr>
            <w:r w:rsidRPr="00856EE6">
              <w:rPr>
                <w:b/>
                <w:bCs/>
                <w:sz w:val="16"/>
                <w:szCs w:val="18"/>
              </w:rPr>
              <w:t>Total horas al semestre</w:t>
            </w:r>
          </w:p>
        </w:tc>
        <w:tc>
          <w:tcPr>
            <w:tcW w:w="709" w:type="dxa"/>
            <w:vMerge/>
            <w:vAlign w:val="center"/>
            <w:hideMark/>
          </w:tcPr>
          <w:p w14:paraId="6140D7B0" w14:textId="77777777" w:rsidR="00F54666" w:rsidRPr="00856EE6" w:rsidRDefault="00F54666">
            <w:pPr>
              <w:ind w:hanging="2"/>
              <w:rPr>
                <w:b/>
                <w:bCs/>
                <w:sz w:val="16"/>
                <w:szCs w:val="18"/>
              </w:rPr>
            </w:pPr>
          </w:p>
        </w:tc>
        <w:tc>
          <w:tcPr>
            <w:tcW w:w="3119" w:type="dxa"/>
            <w:vMerge/>
            <w:vAlign w:val="center"/>
            <w:hideMark/>
          </w:tcPr>
          <w:p w14:paraId="0F9F742D" w14:textId="77777777" w:rsidR="00F54666" w:rsidRPr="00856EE6" w:rsidRDefault="00F54666">
            <w:pPr>
              <w:ind w:hanging="2"/>
              <w:rPr>
                <w:b/>
                <w:bCs/>
                <w:sz w:val="16"/>
                <w:szCs w:val="18"/>
              </w:rPr>
            </w:pPr>
          </w:p>
        </w:tc>
        <w:tc>
          <w:tcPr>
            <w:tcW w:w="2551" w:type="dxa"/>
            <w:vMerge/>
            <w:vAlign w:val="center"/>
            <w:hideMark/>
          </w:tcPr>
          <w:p w14:paraId="733891C6" w14:textId="77777777" w:rsidR="00F54666" w:rsidRPr="00856EE6" w:rsidRDefault="00F54666">
            <w:pPr>
              <w:ind w:hanging="2"/>
              <w:rPr>
                <w:b/>
                <w:bCs/>
                <w:sz w:val="16"/>
                <w:szCs w:val="18"/>
              </w:rPr>
            </w:pPr>
          </w:p>
        </w:tc>
      </w:tr>
      <w:tr w:rsidR="007E60C8" w:rsidRPr="00856EE6" w14:paraId="7BC11708" w14:textId="77777777" w:rsidTr="00856EE6">
        <w:trPr>
          <w:trHeight w:val="255"/>
        </w:trPr>
        <w:tc>
          <w:tcPr>
            <w:tcW w:w="11194" w:type="dxa"/>
            <w:gridSpan w:val="9"/>
            <w:shd w:val="clear" w:color="000000" w:fill="DEEAF6"/>
            <w:tcMar>
              <w:top w:w="15" w:type="dxa"/>
              <w:left w:w="15" w:type="dxa"/>
              <w:bottom w:w="0" w:type="dxa"/>
              <w:right w:w="15" w:type="dxa"/>
            </w:tcMar>
            <w:vAlign w:val="center"/>
            <w:hideMark/>
          </w:tcPr>
          <w:p w14:paraId="3871A072" w14:textId="77777777" w:rsidR="00F54666" w:rsidRPr="00856EE6" w:rsidRDefault="00F54666">
            <w:pPr>
              <w:ind w:hanging="2"/>
              <w:jc w:val="center"/>
              <w:rPr>
                <w:b/>
                <w:bCs/>
                <w:sz w:val="16"/>
                <w:szCs w:val="18"/>
              </w:rPr>
            </w:pPr>
            <w:r w:rsidRPr="00856EE6">
              <w:rPr>
                <w:b/>
                <w:bCs/>
                <w:sz w:val="16"/>
                <w:szCs w:val="18"/>
              </w:rPr>
              <w:t>PRIMER SEMESTRE</w:t>
            </w:r>
          </w:p>
        </w:tc>
        <w:tc>
          <w:tcPr>
            <w:tcW w:w="2551" w:type="dxa"/>
            <w:shd w:val="clear" w:color="000000" w:fill="DEEAF6"/>
            <w:tcMar>
              <w:top w:w="15" w:type="dxa"/>
              <w:left w:w="15" w:type="dxa"/>
              <w:bottom w:w="0" w:type="dxa"/>
              <w:right w:w="15" w:type="dxa"/>
            </w:tcMar>
            <w:vAlign w:val="center"/>
            <w:hideMark/>
          </w:tcPr>
          <w:p w14:paraId="7A2515C5" w14:textId="77777777" w:rsidR="00F54666" w:rsidRPr="00856EE6" w:rsidRDefault="00F54666">
            <w:pPr>
              <w:ind w:hanging="2"/>
              <w:jc w:val="center"/>
              <w:rPr>
                <w:sz w:val="16"/>
                <w:szCs w:val="18"/>
              </w:rPr>
            </w:pPr>
            <w:r w:rsidRPr="00856EE6">
              <w:rPr>
                <w:sz w:val="16"/>
                <w:szCs w:val="18"/>
              </w:rPr>
              <w:t> </w:t>
            </w:r>
          </w:p>
        </w:tc>
      </w:tr>
      <w:tr w:rsidR="007E60C8" w:rsidRPr="00856EE6" w14:paraId="3621ADAE" w14:textId="77777777" w:rsidTr="00856EE6">
        <w:trPr>
          <w:trHeight w:val="255"/>
        </w:trPr>
        <w:tc>
          <w:tcPr>
            <w:tcW w:w="2830" w:type="dxa"/>
            <w:shd w:val="clear" w:color="auto" w:fill="auto"/>
            <w:tcMar>
              <w:top w:w="15" w:type="dxa"/>
              <w:left w:w="15" w:type="dxa"/>
              <w:bottom w:w="0" w:type="dxa"/>
              <w:right w:w="15" w:type="dxa"/>
            </w:tcMar>
            <w:vAlign w:val="center"/>
            <w:hideMark/>
          </w:tcPr>
          <w:p w14:paraId="399D8079" w14:textId="77777777" w:rsidR="00F54666" w:rsidRPr="00856EE6" w:rsidRDefault="00F54666">
            <w:pPr>
              <w:ind w:hanging="2"/>
              <w:jc w:val="center"/>
              <w:rPr>
                <w:sz w:val="16"/>
                <w:szCs w:val="16"/>
              </w:rPr>
            </w:pPr>
            <w:r w:rsidRPr="00856EE6">
              <w:rPr>
                <w:sz w:val="16"/>
                <w:szCs w:val="16"/>
              </w:rPr>
              <w:t>SEMINARIO DE INVESTIGACION</w:t>
            </w:r>
          </w:p>
        </w:tc>
        <w:tc>
          <w:tcPr>
            <w:tcW w:w="1270" w:type="dxa"/>
            <w:shd w:val="clear" w:color="auto" w:fill="auto"/>
            <w:tcMar>
              <w:top w:w="15" w:type="dxa"/>
              <w:left w:w="15" w:type="dxa"/>
              <w:bottom w:w="0" w:type="dxa"/>
              <w:right w:w="15" w:type="dxa"/>
            </w:tcMar>
            <w:vAlign w:val="center"/>
            <w:hideMark/>
          </w:tcPr>
          <w:p w14:paraId="6A567174" w14:textId="77777777" w:rsidR="00F54666" w:rsidRPr="00856EE6" w:rsidRDefault="00F54666">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14:paraId="114B64A2" w14:textId="77777777" w:rsidR="00F54666" w:rsidRPr="00856EE6" w:rsidRDefault="00F54666">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14:paraId="14604723" w14:textId="77777777" w:rsidR="00F54666" w:rsidRPr="00856EE6" w:rsidRDefault="00F54666">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14:paraId="4C95CA9A" w14:textId="77777777" w:rsidR="00F54666" w:rsidRPr="00856EE6" w:rsidRDefault="00F54666">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14:paraId="298A5B53" w14:textId="77777777" w:rsidR="00F54666" w:rsidRPr="00856EE6" w:rsidRDefault="00F54666">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14:paraId="3BDE4FC7" w14:textId="77777777" w:rsidR="00F54666" w:rsidRPr="00856EE6" w:rsidRDefault="00F54666">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14:paraId="5AA749DA" w14:textId="77777777" w:rsidR="00F54666" w:rsidRPr="00856EE6" w:rsidRDefault="00F54666">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14:paraId="5EC911C0" w14:textId="77777777" w:rsidR="00F54666" w:rsidRPr="00856EE6" w:rsidRDefault="00F54666">
            <w:pPr>
              <w:ind w:hanging="2"/>
              <w:jc w:val="center"/>
              <w:rPr>
                <w:sz w:val="16"/>
                <w:szCs w:val="16"/>
              </w:rPr>
            </w:pPr>
            <w:r w:rsidRPr="00856EE6">
              <w:rPr>
                <w:sz w:val="16"/>
                <w:szCs w:val="16"/>
              </w:rPr>
              <w:t>SEMINARIO DE INVESTIGACION</w:t>
            </w:r>
          </w:p>
        </w:tc>
        <w:tc>
          <w:tcPr>
            <w:tcW w:w="2551" w:type="dxa"/>
            <w:shd w:val="clear" w:color="auto" w:fill="auto"/>
            <w:tcMar>
              <w:top w:w="15" w:type="dxa"/>
              <w:left w:w="15" w:type="dxa"/>
              <w:bottom w:w="0" w:type="dxa"/>
              <w:right w:w="15" w:type="dxa"/>
            </w:tcMar>
            <w:vAlign w:val="center"/>
            <w:hideMark/>
          </w:tcPr>
          <w:p w14:paraId="62BADF9E" w14:textId="77777777" w:rsidR="00F54666" w:rsidRPr="00856EE6" w:rsidRDefault="00F54666">
            <w:pPr>
              <w:ind w:hanging="2"/>
              <w:jc w:val="center"/>
              <w:rPr>
                <w:sz w:val="16"/>
                <w:szCs w:val="16"/>
              </w:rPr>
            </w:pPr>
            <w:r w:rsidRPr="00856EE6">
              <w:rPr>
                <w:sz w:val="16"/>
                <w:szCs w:val="16"/>
              </w:rPr>
              <w:t>NINGUNA</w:t>
            </w:r>
          </w:p>
        </w:tc>
      </w:tr>
      <w:tr w:rsidR="007E60C8" w:rsidRPr="00856EE6" w14:paraId="2DD5C60E" w14:textId="77777777" w:rsidTr="00856EE6">
        <w:trPr>
          <w:trHeight w:val="252"/>
        </w:trPr>
        <w:tc>
          <w:tcPr>
            <w:tcW w:w="13745" w:type="dxa"/>
            <w:gridSpan w:val="10"/>
            <w:shd w:val="clear" w:color="000000" w:fill="DBDBDB"/>
            <w:tcMar>
              <w:top w:w="15" w:type="dxa"/>
              <w:left w:w="15" w:type="dxa"/>
              <w:bottom w:w="0" w:type="dxa"/>
              <w:right w:w="15" w:type="dxa"/>
            </w:tcMar>
            <w:vAlign w:val="center"/>
            <w:hideMark/>
          </w:tcPr>
          <w:p w14:paraId="4510BAA9" w14:textId="77777777" w:rsidR="00F54666" w:rsidRPr="00856EE6" w:rsidRDefault="00F54666">
            <w:pPr>
              <w:ind w:hanging="2"/>
              <w:rPr>
                <w:b/>
                <w:bCs/>
                <w:sz w:val="16"/>
                <w:szCs w:val="18"/>
              </w:rPr>
            </w:pPr>
            <w:r w:rsidRPr="00856EE6">
              <w:rPr>
                <w:b/>
                <w:bCs/>
                <w:sz w:val="16"/>
                <w:szCs w:val="18"/>
              </w:rPr>
              <w:t>FUNDAMENTALES</w:t>
            </w:r>
          </w:p>
        </w:tc>
      </w:tr>
      <w:tr w:rsidR="007E60C8" w:rsidRPr="00856EE6" w14:paraId="5FA4A6AC" w14:textId="77777777" w:rsidTr="00856EE6">
        <w:trPr>
          <w:trHeight w:val="510"/>
        </w:trPr>
        <w:tc>
          <w:tcPr>
            <w:tcW w:w="2830" w:type="dxa"/>
            <w:shd w:val="clear" w:color="auto" w:fill="auto"/>
            <w:tcMar>
              <w:top w:w="15" w:type="dxa"/>
              <w:left w:w="15" w:type="dxa"/>
              <w:bottom w:w="0" w:type="dxa"/>
              <w:right w:w="15" w:type="dxa"/>
            </w:tcMar>
            <w:vAlign w:val="center"/>
            <w:hideMark/>
          </w:tcPr>
          <w:p w14:paraId="7D1BC6B2" w14:textId="77777777" w:rsidR="00F54666" w:rsidRPr="00856EE6" w:rsidRDefault="00F54666">
            <w:pPr>
              <w:ind w:hanging="2"/>
              <w:jc w:val="center"/>
              <w:rPr>
                <w:sz w:val="16"/>
                <w:szCs w:val="16"/>
              </w:rPr>
            </w:pPr>
            <w:r w:rsidRPr="00856EE6">
              <w:rPr>
                <w:sz w:val="16"/>
                <w:szCs w:val="16"/>
              </w:rPr>
              <w:t>HERRAMIENTAS MATEMATICAS PARA EL MANEJO DE LA INFORMACION</w:t>
            </w:r>
          </w:p>
        </w:tc>
        <w:tc>
          <w:tcPr>
            <w:tcW w:w="1270" w:type="dxa"/>
            <w:shd w:val="clear" w:color="auto" w:fill="auto"/>
            <w:tcMar>
              <w:top w:w="15" w:type="dxa"/>
              <w:left w:w="15" w:type="dxa"/>
              <w:bottom w:w="0" w:type="dxa"/>
              <w:right w:w="15" w:type="dxa"/>
            </w:tcMar>
            <w:vAlign w:val="center"/>
            <w:hideMark/>
          </w:tcPr>
          <w:p w14:paraId="2DA2A309" w14:textId="77777777" w:rsidR="00F54666" w:rsidRPr="00856EE6" w:rsidRDefault="00F54666">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14:paraId="53555A39" w14:textId="77777777" w:rsidR="00F54666" w:rsidRPr="00856EE6" w:rsidRDefault="00F54666">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14:paraId="0C732144" w14:textId="77777777" w:rsidR="00F54666" w:rsidRPr="00856EE6" w:rsidRDefault="00F54666">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14:paraId="37CFD80A" w14:textId="77777777" w:rsidR="00F54666" w:rsidRPr="00856EE6" w:rsidRDefault="00F54666">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14:paraId="3B9FC329" w14:textId="77777777" w:rsidR="00F54666" w:rsidRPr="00856EE6" w:rsidRDefault="00F54666">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14:paraId="7B0ED954" w14:textId="77777777" w:rsidR="00F54666" w:rsidRPr="00856EE6" w:rsidRDefault="00F54666">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14:paraId="03B458C4" w14:textId="77777777" w:rsidR="00F54666" w:rsidRPr="00856EE6" w:rsidRDefault="00F54666">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14:paraId="38BE0463" w14:textId="77777777" w:rsidR="00F54666" w:rsidRPr="00856EE6" w:rsidRDefault="00F54666">
            <w:pPr>
              <w:ind w:hanging="2"/>
              <w:jc w:val="center"/>
              <w:rPr>
                <w:sz w:val="16"/>
                <w:szCs w:val="16"/>
              </w:rPr>
            </w:pPr>
            <w:r w:rsidRPr="00856EE6">
              <w:rPr>
                <w:sz w:val="16"/>
                <w:szCs w:val="16"/>
              </w:rPr>
              <w:t>HERRAMIENTAS MATEMATICAS PARA EL MANEJO DE LA INFORMACION</w:t>
            </w:r>
          </w:p>
        </w:tc>
        <w:tc>
          <w:tcPr>
            <w:tcW w:w="2551" w:type="dxa"/>
            <w:vMerge w:val="restart"/>
            <w:shd w:val="clear" w:color="auto" w:fill="auto"/>
            <w:tcMar>
              <w:top w:w="15" w:type="dxa"/>
              <w:left w:w="15" w:type="dxa"/>
              <w:bottom w:w="0" w:type="dxa"/>
              <w:right w:w="15" w:type="dxa"/>
            </w:tcMar>
            <w:vAlign w:val="center"/>
            <w:hideMark/>
          </w:tcPr>
          <w:p w14:paraId="6CBB11BE" w14:textId="77777777" w:rsidR="00F54666" w:rsidRPr="00856EE6" w:rsidRDefault="00F54666">
            <w:pPr>
              <w:ind w:hanging="2"/>
              <w:jc w:val="center"/>
              <w:rPr>
                <w:sz w:val="16"/>
                <w:szCs w:val="16"/>
              </w:rPr>
            </w:pPr>
            <w:r w:rsidRPr="00856EE6">
              <w:rPr>
                <w:sz w:val="16"/>
                <w:szCs w:val="16"/>
              </w:rPr>
              <w:t>NINGUNA</w:t>
            </w:r>
          </w:p>
        </w:tc>
      </w:tr>
      <w:tr w:rsidR="007E60C8" w:rsidRPr="00856EE6" w14:paraId="0D588B8E" w14:textId="77777777" w:rsidTr="00856EE6">
        <w:trPr>
          <w:trHeight w:val="289"/>
        </w:trPr>
        <w:tc>
          <w:tcPr>
            <w:tcW w:w="2830" w:type="dxa"/>
            <w:shd w:val="clear" w:color="auto" w:fill="auto"/>
            <w:tcMar>
              <w:top w:w="15" w:type="dxa"/>
              <w:left w:w="15" w:type="dxa"/>
              <w:bottom w:w="0" w:type="dxa"/>
              <w:right w:w="15" w:type="dxa"/>
            </w:tcMar>
            <w:vAlign w:val="center"/>
            <w:hideMark/>
          </w:tcPr>
          <w:p w14:paraId="4A9B100A" w14:textId="77777777" w:rsidR="00F54666" w:rsidRPr="00856EE6" w:rsidRDefault="00F54666">
            <w:pPr>
              <w:ind w:hanging="2"/>
              <w:jc w:val="center"/>
              <w:rPr>
                <w:sz w:val="16"/>
                <w:szCs w:val="16"/>
              </w:rPr>
            </w:pPr>
            <w:r w:rsidRPr="00856EE6">
              <w:rPr>
                <w:sz w:val="16"/>
                <w:szCs w:val="16"/>
              </w:rPr>
              <w:t>INFORMATICA</w:t>
            </w:r>
          </w:p>
        </w:tc>
        <w:tc>
          <w:tcPr>
            <w:tcW w:w="1270" w:type="dxa"/>
            <w:shd w:val="clear" w:color="auto" w:fill="auto"/>
            <w:tcMar>
              <w:top w:w="15" w:type="dxa"/>
              <w:left w:w="15" w:type="dxa"/>
              <w:bottom w:w="0" w:type="dxa"/>
              <w:right w:w="15" w:type="dxa"/>
            </w:tcMar>
            <w:vAlign w:val="center"/>
            <w:hideMark/>
          </w:tcPr>
          <w:p w14:paraId="39C33DA1" w14:textId="77777777" w:rsidR="00F54666" w:rsidRPr="00856EE6" w:rsidRDefault="00F54666">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14:paraId="122015D8" w14:textId="77777777" w:rsidR="00F54666" w:rsidRPr="00856EE6" w:rsidRDefault="00F54666">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14:paraId="73F2B677" w14:textId="77777777" w:rsidR="00F54666" w:rsidRPr="00856EE6" w:rsidRDefault="00F54666">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14:paraId="414ED982" w14:textId="77777777" w:rsidR="00F54666" w:rsidRPr="00856EE6" w:rsidRDefault="00F54666">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14:paraId="08FB27D2" w14:textId="77777777" w:rsidR="00F54666" w:rsidRPr="00856EE6" w:rsidRDefault="00F54666">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14:paraId="263363BB" w14:textId="77777777" w:rsidR="00F54666" w:rsidRPr="00856EE6" w:rsidRDefault="00F54666">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14:paraId="1C85B881" w14:textId="77777777" w:rsidR="00F54666" w:rsidRPr="00856EE6" w:rsidRDefault="00F54666">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14:paraId="5103EFD9" w14:textId="77777777" w:rsidR="00F54666" w:rsidRPr="00856EE6" w:rsidRDefault="00F54666">
            <w:pPr>
              <w:ind w:hanging="2"/>
              <w:jc w:val="center"/>
              <w:rPr>
                <w:sz w:val="16"/>
                <w:szCs w:val="16"/>
              </w:rPr>
            </w:pPr>
            <w:r w:rsidRPr="00856EE6">
              <w:rPr>
                <w:sz w:val="16"/>
                <w:szCs w:val="16"/>
              </w:rPr>
              <w:t>INFORMATICA</w:t>
            </w:r>
          </w:p>
        </w:tc>
        <w:tc>
          <w:tcPr>
            <w:tcW w:w="2551" w:type="dxa"/>
            <w:vMerge/>
            <w:vAlign w:val="center"/>
            <w:hideMark/>
          </w:tcPr>
          <w:p w14:paraId="1F154082" w14:textId="77777777" w:rsidR="00F54666" w:rsidRPr="00856EE6" w:rsidRDefault="00F54666">
            <w:pPr>
              <w:ind w:hanging="2"/>
              <w:rPr>
                <w:sz w:val="16"/>
                <w:szCs w:val="16"/>
              </w:rPr>
            </w:pPr>
          </w:p>
        </w:tc>
      </w:tr>
      <w:tr w:rsidR="007E60C8" w:rsidRPr="00856EE6" w14:paraId="5ADE9961"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18EE6F46" w14:textId="77777777" w:rsidR="00F54666" w:rsidRPr="00856EE6" w:rsidRDefault="00F54666">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14:paraId="0E2F9C1C"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5384A32E"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227500B7"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7DA9409F"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6121134A"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4CEDDDB7"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5C5F9B88"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00FF3779" w14:textId="77777777" w:rsidTr="00856EE6">
        <w:trPr>
          <w:trHeight w:val="259"/>
        </w:trPr>
        <w:tc>
          <w:tcPr>
            <w:tcW w:w="2830" w:type="dxa"/>
            <w:shd w:val="clear" w:color="auto" w:fill="auto"/>
            <w:tcMar>
              <w:top w:w="15" w:type="dxa"/>
              <w:left w:w="15" w:type="dxa"/>
              <w:bottom w:w="0" w:type="dxa"/>
              <w:right w:w="15" w:type="dxa"/>
            </w:tcMar>
            <w:vAlign w:val="center"/>
            <w:hideMark/>
          </w:tcPr>
          <w:p w14:paraId="28AF0A70" w14:textId="77777777" w:rsidR="00F54666" w:rsidRPr="00856EE6" w:rsidRDefault="00F54666">
            <w:pPr>
              <w:ind w:hanging="2"/>
              <w:jc w:val="center"/>
              <w:rPr>
                <w:sz w:val="16"/>
                <w:szCs w:val="16"/>
              </w:rPr>
            </w:pPr>
            <w:r w:rsidRPr="00856EE6">
              <w:rPr>
                <w:sz w:val="16"/>
                <w:szCs w:val="16"/>
              </w:rPr>
              <w:t>PROCESOS ESTOCASTICOS</w:t>
            </w:r>
          </w:p>
        </w:tc>
        <w:tc>
          <w:tcPr>
            <w:tcW w:w="1270" w:type="dxa"/>
            <w:shd w:val="clear" w:color="auto" w:fill="auto"/>
            <w:tcMar>
              <w:top w:w="15" w:type="dxa"/>
              <w:left w:w="15" w:type="dxa"/>
              <w:bottom w:w="0" w:type="dxa"/>
              <w:right w:w="15" w:type="dxa"/>
            </w:tcMar>
            <w:vAlign w:val="center"/>
            <w:hideMark/>
          </w:tcPr>
          <w:p w14:paraId="5E302940" w14:textId="0DEB6E5F"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78AB6FC9"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63EC75AB" w14:textId="77777777" w:rsidR="00F54666" w:rsidRPr="00856EE6" w:rsidRDefault="00F54666">
            <w:pPr>
              <w:ind w:hanging="2"/>
              <w:jc w:val="center"/>
              <w:rPr>
                <w:sz w:val="16"/>
                <w:szCs w:val="16"/>
              </w:rPr>
            </w:pPr>
            <w:r w:rsidRPr="00856EE6">
              <w:rPr>
                <w:sz w:val="16"/>
                <w:szCs w:val="16"/>
              </w:rPr>
              <w:t>PROCESOS ESTOCASTICOS</w:t>
            </w:r>
          </w:p>
        </w:tc>
        <w:tc>
          <w:tcPr>
            <w:tcW w:w="2551" w:type="dxa"/>
            <w:shd w:val="clear" w:color="auto" w:fill="auto"/>
            <w:tcMar>
              <w:top w:w="15" w:type="dxa"/>
              <w:left w:w="15" w:type="dxa"/>
              <w:bottom w:w="0" w:type="dxa"/>
              <w:right w:w="15" w:type="dxa"/>
            </w:tcMar>
            <w:vAlign w:val="center"/>
            <w:hideMark/>
          </w:tcPr>
          <w:p w14:paraId="016B0082" w14:textId="77777777" w:rsidR="00F54666" w:rsidRPr="00856EE6" w:rsidRDefault="00F54666">
            <w:pPr>
              <w:ind w:hanging="2"/>
              <w:jc w:val="center"/>
              <w:rPr>
                <w:sz w:val="16"/>
                <w:szCs w:val="16"/>
              </w:rPr>
            </w:pPr>
            <w:r w:rsidRPr="00856EE6">
              <w:rPr>
                <w:sz w:val="16"/>
                <w:szCs w:val="16"/>
              </w:rPr>
              <w:t>NINGUNA</w:t>
            </w:r>
          </w:p>
        </w:tc>
      </w:tr>
      <w:tr w:rsidR="007E60C8" w:rsidRPr="00856EE6" w14:paraId="02780071"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59FFD1EE" w14:textId="77777777" w:rsidR="00F54666" w:rsidRPr="00856EE6" w:rsidRDefault="00F54666">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14:paraId="46258CE9"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299B9206"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503DBFAE"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6BEF4555"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5543C6E3"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2431D9CB"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277D06BB"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44B1D356" w14:textId="77777777" w:rsidTr="00856EE6">
        <w:trPr>
          <w:trHeight w:val="252"/>
        </w:trPr>
        <w:tc>
          <w:tcPr>
            <w:tcW w:w="2830" w:type="dxa"/>
            <w:shd w:val="clear" w:color="auto" w:fill="auto"/>
            <w:tcMar>
              <w:top w:w="15" w:type="dxa"/>
              <w:left w:w="15" w:type="dxa"/>
              <w:bottom w:w="0" w:type="dxa"/>
              <w:right w:w="15" w:type="dxa"/>
            </w:tcMar>
            <w:vAlign w:val="center"/>
            <w:hideMark/>
          </w:tcPr>
          <w:p w14:paraId="50B58D9F" w14:textId="77777777" w:rsidR="00F54666" w:rsidRPr="00856EE6" w:rsidRDefault="00F54666">
            <w:pPr>
              <w:ind w:hanging="2"/>
              <w:jc w:val="center"/>
              <w:rPr>
                <w:sz w:val="16"/>
                <w:szCs w:val="16"/>
              </w:rPr>
            </w:pPr>
            <w:r w:rsidRPr="00856EE6">
              <w:rPr>
                <w:sz w:val="16"/>
                <w:szCs w:val="16"/>
              </w:rPr>
              <w:t>BASES DE DATOS ESPECIALES</w:t>
            </w:r>
          </w:p>
        </w:tc>
        <w:tc>
          <w:tcPr>
            <w:tcW w:w="1270" w:type="dxa"/>
            <w:shd w:val="clear" w:color="auto" w:fill="auto"/>
            <w:tcMar>
              <w:top w:w="15" w:type="dxa"/>
              <w:left w:w="15" w:type="dxa"/>
              <w:bottom w:w="0" w:type="dxa"/>
              <w:right w:w="15" w:type="dxa"/>
            </w:tcMar>
            <w:vAlign w:val="center"/>
            <w:hideMark/>
          </w:tcPr>
          <w:p w14:paraId="6006EACC" w14:textId="46B267FC"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046A8362"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053EEFF7" w14:textId="77777777" w:rsidR="00F54666" w:rsidRPr="00856EE6" w:rsidRDefault="00F54666">
            <w:pPr>
              <w:ind w:hanging="2"/>
              <w:jc w:val="center"/>
              <w:rPr>
                <w:sz w:val="16"/>
                <w:szCs w:val="16"/>
              </w:rPr>
            </w:pPr>
            <w:r w:rsidRPr="00856EE6">
              <w:rPr>
                <w:sz w:val="16"/>
                <w:szCs w:val="16"/>
              </w:rPr>
              <w:t>BASES DE DATOS ESPECIALES</w:t>
            </w:r>
          </w:p>
        </w:tc>
        <w:tc>
          <w:tcPr>
            <w:tcW w:w="2551" w:type="dxa"/>
            <w:shd w:val="clear" w:color="auto" w:fill="auto"/>
            <w:tcMar>
              <w:top w:w="15" w:type="dxa"/>
              <w:left w:w="15" w:type="dxa"/>
              <w:bottom w:w="0" w:type="dxa"/>
              <w:right w:w="15" w:type="dxa"/>
            </w:tcMar>
            <w:vAlign w:val="center"/>
            <w:hideMark/>
          </w:tcPr>
          <w:p w14:paraId="5A889465" w14:textId="77777777" w:rsidR="00F54666" w:rsidRPr="00856EE6" w:rsidRDefault="00F54666">
            <w:pPr>
              <w:ind w:hanging="2"/>
              <w:jc w:val="center"/>
              <w:rPr>
                <w:sz w:val="16"/>
                <w:szCs w:val="16"/>
              </w:rPr>
            </w:pPr>
            <w:r w:rsidRPr="00856EE6">
              <w:rPr>
                <w:sz w:val="16"/>
                <w:szCs w:val="16"/>
              </w:rPr>
              <w:t>NINGUNA</w:t>
            </w:r>
          </w:p>
        </w:tc>
      </w:tr>
      <w:tr w:rsidR="007E60C8" w:rsidRPr="00856EE6" w14:paraId="27F9D565"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7505729D" w14:textId="77777777" w:rsidR="00F54666" w:rsidRPr="00856EE6" w:rsidRDefault="00F54666">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14:paraId="6D0AF236"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57FAE126"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4E9C5F6C"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60058C4C"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4FE42630"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7E99CC76"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6D45C094"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7C3CD5B5" w14:textId="77777777" w:rsidTr="00856EE6">
        <w:trPr>
          <w:trHeight w:val="259"/>
        </w:trPr>
        <w:tc>
          <w:tcPr>
            <w:tcW w:w="2830" w:type="dxa"/>
            <w:shd w:val="clear" w:color="auto" w:fill="auto"/>
            <w:tcMar>
              <w:top w:w="15" w:type="dxa"/>
              <w:left w:w="15" w:type="dxa"/>
              <w:bottom w:w="0" w:type="dxa"/>
              <w:right w:w="15" w:type="dxa"/>
            </w:tcMar>
            <w:vAlign w:val="center"/>
            <w:hideMark/>
          </w:tcPr>
          <w:p w14:paraId="367C3F43" w14:textId="77777777" w:rsidR="00F54666" w:rsidRPr="00856EE6" w:rsidRDefault="00F54666">
            <w:pPr>
              <w:ind w:hanging="2"/>
              <w:jc w:val="center"/>
              <w:rPr>
                <w:sz w:val="16"/>
                <w:szCs w:val="16"/>
              </w:rPr>
            </w:pPr>
            <w:r w:rsidRPr="00856EE6">
              <w:rPr>
                <w:sz w:val="16"/>
                <w:szCs w:val="16"/>
              </w:rPr>
              <w:t>INGENIERIA DE SOTFWARE I</w:t>
            </w:r>
          </w:p>
        </w:tc>
        <w:tc>
          <w:tcPr>
            <w:tcW w:w="1270" w:type="dxa"/>
            <w:shd w:val="clear" w:color="auto" w:fill="auto"/>
            <w:tcMar>
              <w:top w:w="15" w:type="dxa"/>
              <w:left w:w="15" w:type="dxa"/>
              <w:bottom w:w="0" w:type="dxa"/>
              <w:right w:w="15" w:type="dxa"/>
            </w:tcMar>
            <w:vAlign w:val="center"/>
            <w:hideMark/>
          </w:tcPr>
          <w:p w14:paraId="5793B053" w14:textId="0E8C0AEE"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57E048D3"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5256BD57" w14:textId="77777777" w:rsidR="00F54666" w:rsidRPr="00856EE6" w:rsidRDefault="00F54666">
            <w:pPr>
              <w:ind w:hanging="2"/>
              <w:jc w:val="center"/>
              <w:rPr>
                <w:sz w:val="16"/>
                <w:szCs w:val="16"/>
              </w:rPr>
            </w:pPr>
            <w:r w:rsidRPr="00856EE6">
              <w:rPr>
                <w:sz w:val="16"/>
                <w:szCs w:val="16"/>
              </w:rPr>
              <w:t>INGENIERIA DE SOTFWARE I</w:t>
            </w:r>
          </w:p>
        </w:tc>
        <w:tc>
          <w:tcPr>
            <w:tcW w:w="2551" w:type="dxa"/>
            <w:shd w:val="clear" w:color="auto" w:fill="auto"/>
            <w:tcMar>
              <w:top w:w="15" w:type="dxa"/>
              <w:left w:w="15" w:type="dxa"/>
              <w:bottom w:w="0" w:type="dxa"/>
              <w:right w:w="15" w:type="dxa"/>
            </w:tcMar>
            <w:vAlign w:val="center"/>
            <w:hideMark/>
          </w:tcPr>
          <w:p w14:paraId="64AA81A7" w14:textId="77777777" w:rsidR="00F54666" w:rsidRPr="00856EE6" w:rsidRDefault="00F54666">
            <w:pPr>
              <w:ind w:hanging="2"/>
              <w:jc w:val="center"/>
              <w:rPr>
                <w:sz w:val="16"/>
                <w:szCs w:val="16"/>
              </w:rPr>
            </w:pPr>
            <w:r w:rsidRPr="00856EE6">
              <w:rPr>
                <w:sz w:val="16"/>
                <w:szCs w:val="16"/>
              </w:rPr>
              <w:t>NINGUNA</w:t>
            </w:r>
          </w:p>
        </w:tc>
      </w:tr>
      <w:tr w:rsidR="007E60C8" w:rsidRPr="00856EE6" w14:paraId="29C4B7A2"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44DF6C20" w14:textId="77777777" w:rsidR="00F54666" w:rsidRPr="00856EE6" w:rsidRDefault="00F54666">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14:paraId="4A43ECB4"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2ADC9081"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AA079E8"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29719957"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06147334"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59944823"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28A05409"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63ECEB0F" w14:textId="77777777" w:rsidTr="00856EE6">
        <w:trPr>
          <w:trHeight w:val="240"/>
        </w:trPr>
        <w:tc>
          <w:tcPr>
            <w:tcW w:w="2830" w:type="dxa"/>
            <w:shd w:val="clear" w:color="auto" w:fill="auto"/>
            <w:tcMar>
              <w:top w:w="15" w:type="dxa"/>
              <w:left w:w="15" w:type="dxa"/>
              <w:bottom w:w="0" w:type="dxa"/>
              <w:right w:w="15" w:type="dxa"/>
            </w:tcMar>
            <w:vAlign w:val="center"/>
            <w:hideMark/>
          </w:tcPr>
          <w:p w14:paraId="7AC59DEF" w14:textId="77777777" w:rsidR="00F54666" w:rsidRPr="00856EE6" w:rsidRDefault="00F54666">
            <w:pPr>
              <w:ind w:hanging="2"/>
              <w:jc w:val="center"/>
              <w:rPr>
                <w:sz w:val="16"/>
                <w:szCs w:val="16"/>
              </w:rPr>
            </w:pPr>
            <w:r w:rsidRPr="00856EE6">
              <w:rPr>
                <w:sz w:val="16"/>
                <w:szCs w:val="16"/>
              </w:rPr>
              <w:t>INTELIGENCIA COMPUTACIONAL</w:t>
            </w:r>
          </w:p>
        </w:tc>
        <w:tc>
          <w:tcPr>
            <w:tcW w:w="1270" w:type="dxa"/>
            <w:shd w:val="clear" w:color="auto" w:fill="auto"/>
            <w:tcMar>
              <w:top w:w="15" w:type="dxa"/>
              <w:left w:w="15" w:type="dxa"/>
              <w:bottom w:w="0" w:type="dxa"/>
              <w:right w:w="15" w:type="dxa"/>
            </w:tcMar>
            <w:vAlign w:val="center"/>
            <w:hideMark/>
          </w:tcPr>
          <w:p w14:paraId="0A48E319" w14:textId="6CE9A2BF"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293CE091"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1F7FF424" w14:textId="77777777" w:rsidR="00F54666" w:rsidRPr="00856EE6" w:rsidRDefault="00F54666">
            <w:pPr>
              <w:ind w:hanging="2"/>
              <w:jc w:val="center"/>
              <w:rPr>
                <w:sz w:val="16"/>
                <w:szCs w:val="16"/>
              </w:rPr>
            </w:pPr>
            <w:r w:rsidRPr="00856EE6">
              <w:rPr>
                <w:sz w:val="16"/>
                <w:szCs w:val="16"/>
              </w:rPr>
              <w:t>INTELIGENCIA COMPUTACIONAL</w:t>
            </w:r>
          </w:p>
        </w:tc>
        <w:tc>
          <w:tcPr>
            <w:tcW w:w="2551" w:type="dxa"/>
            <w:shd w:val="clear" w:color="auto" w:fill="auto"/>
            <w:tcMar>
              <w:top w:w="15" w:type="dxa"/>
              <w:left w:w="15" w:type="dxa"/>
              <w:bottom w:w="0" w:type="dxa"/>
              <w:right w:w="15" w:type="dxa"/>
            </w:tcMar>
            <w:vAlign w:val="center"/>
            <w:hideMark/>
          </w:tcPr>
          <w:p w14:paraId="0AC5DE46" w14:textId="6362A2B6" w:rsidR="00F54666" w:rsidRPr="00856EE6" w:rsidRDefault="00F54666">
            <w:pPr>
              <w:ind w:hanging="2"/>
              <w:jc w:val="center"/>
              <w:rPr>
                <w:b/>
                <w:bCs/>
                <w:sz w:val="16"/>
                <w:szCs w:val="16"/>
              </w:rPr>
            </w:pPr>
            <w:r w:rsidRPr="00856EE6">
              <w:rPr>
                <w:b/>
                <w:bCs/>
                <w:sz w:val="16"/>
                <w:szCs w:val="16"/>
              </w:rPr>
              <w:t>Se reorganiza dentro del énfasis de IA</w:t>
            </w:r>
          </w:p>
        </w:tc>
      </w:tr>
      <w:tr w:rsidR="007E60C8" w:rsidRPr="00856EE6" w14:paraId="039723F3" w14:textId="77777777" w:rsidTr="00856EE6">
        <w:trPr>
          <w:trHeight w:val="259"/>
        </w:trPr>
        <w:tc>
          <w:tcPr>
            <w:tcW w:w="4673" w:type="dxa"/>
            <w:gridSpan w:val="3"/>
            <w:shd w:val="clear" w:color="000000" w:fill="E2EFD9"/>
            <w:tcMar>
              <w:top w:w="15" w:type="dxa"/>
              <w:left w:w="15" w:type="dxa"/>
              <w:bottom w:w="0" w:type="dxa"/>
              <w:right w:w="15" w:type="dxa"/>
            </w:tcMar>
            <w:vAlign w:val="center"/>
            <w:hideMark/>
          </w:tcPr>
          <w:p w14:paraId="1302912B" w14:textId="77777777" w:rsidR="00F54666" w:rsidRPr="00856EE6" w:rsidRDefault="00F54666">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14:paraId="6487D59E" w14:textId="77777777" w:rsidR="00F54666" w:rsidRPr="00856EE6" w:rsidRDefault="00F54666">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14:paraId="4A1AF4AD" w14:textId="77777777" w:rsidR="00F54666" w:rsidRPr="00856EE6" w:rsidRDefault="00F54666">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14:paraId="0729685E" w14:textId="77777777" w:rsidR="00F54666" w:rsidRPr="00856EE6" w:rsidRDefault="00F54666">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14:paraId="5A95979E" w14:textId="77777777" w:rsidR="00F54666" w:rsidRPr="00856EE6" w:rsidRDefault="00F54666">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14:paraId="37E66E74" w14:textId="77777777" w:rsidR="00F54666" w:rsidRPr="00856EE6" w:rsidRDefault="00F54666">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14:paraId="1E281AC1" w14:textId="77777777" w:rsidR="00F54666" w:rsidRPr="00856EE6" w:rsidRDefault="00F54666">
            <w:pPr>
              <w:ind w:hanging="2"/>
              <w:jc w:val="center"/>
              <w:rPr>
                <w:sz w:val="16"/>
                <w:szCs w:val="18"/>
              </w:rPr>
            </w:pPr>
            <w:r w:rsidRPr="00856EE6">
              <w:rPr>
                <w:sz w:val="16"/>
                <w:szCs w:val="18"/>
              </w:rPr>
              <w:t> </w:t>
            </w:r>
          </w:p>
        </w:tc>
      </w:tr>
      <w:tr w:rsidR="007E60C8" w:rsidRPr="00856EE6" w14:paraId="4B7A2EA5" w14:textId="77777777" w:rsidTr="00856EE6">
        <w:trPr>
          <w:trHeight w:val="270"/>
        </w:trPr>
        <w:tc>
          <w:tcPr>
            <w:tcW w:w="13745" w:type="dxa"/>
            <w:gridSpan w:val="10"/>
            <w:shd w:val="clear" w:color="000000" w:fill="DEEAF6"/>
            <w:tcMar>
              <w:top w:w="15" w:type="dxa"/>
              <w:left w:w="15" w:type="dxa"/>
              <w:bottom w:w="0" w:type="dxa"/>
              <w:right w:w="15" w:type="dxa"/>
            </w:tcMar>
            <w:vAlign w:val="center"/>
            <w:hideMark/>
          </w:tcPr>
          <w:p w14:paraId="584ADFD7" w14:textId="77777777" w:rsidR="00F54666" w:rsidRPr="00856EE6" w:rsidRDefault="00F54666">
            <w:pPr>
              <w:ind w:hanging="2"/>
              <w:jc w:val="center"/>
              <w:rPr>
                <w:b/>
                <w:bCs/>
                <w:sz w:val="16"/>
                <w:szCs w:val="18"/>
              </w:rPr>
            </w:pPr>
            <w:r w:rsidRPr="00856EE6">
              <w:rPr>
                <w:b/>
                <w:bCs/>
                <w:sz w:val="16"/>
                <w:szCs w:val="18"/>
              </w:rPr>
              <w:t>SEGUNDO SEMESTRE</w:t>
            </w:r>
          </w:p>
        </w:tc>
      </w:tr>
      <w:tr w:rsidR="007E60C8" w:rsidRPr="00856EE6" w14:paraId="0E8F35E9"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295C4D3B" w14:textId="77777777" w:rsidR="00F54666" w:rsidRPr="00856EE6" w:rsidRDefault="00F54666">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14:paraId="550B8961"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36A229E0"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062D55D6"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1442B5F5"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5E4B28DB"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046B43E3"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22180547"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511FA318" w14:textId="77777777" w:rsidTr="00856EE6">
        <w:trPr>
          <w:trHeight w:val="255"/>
        </w:trPr>
        <w:tc>
          <w:tcPr>
            <w:tcW w:w="2830" w:type="dxa"/>
            <w:shd w:val="clear" w:color="auto" w:fill="auto"/>
            <w:tcMar>
              <w:top w:w="15" w:type="dxa"/>
              <w:left w:w="15" w:type="dxa"/>
              <w:bottom w:w="0" w:type="dxa"/>
              <w:right w:w="15" w:type="dxa"/>
            </w:tcMar>
            <w:vAlign w:val="center"/>
            <w:hideMark/>
          </w:tcPr>
          <w:p w14:paraId="2713D934" w14:textId="77777777" w:rsidR="00A01958" w:rsidRPr="00856EE6" w:rsidRDefault="00A01958" w:rsidP="00A01958">
            <w:pPr>
              <w:ind w:hanging="2"/>
              <w:jc w:val="center"/>
              <w:rPr>
                <w:sz w:val="16"/>
                <w:szCs w:val="18"/>
              </w:rPr>
            </w:pPr>
            <w:r w:rsidRPr="00856EE6">
              <w:rPr>
                <w:sz w:val="16"/>
                <w:szCs w:val="18"/>
              </w:rPr>
              <w:t>REDES</w:t>
            </w:r>
          </w:p>
        </w:tc>
        <w:tc>
          <w:tcPr>
            <w:tcW w:w="1270" w:type="dxa"/>
            <w:shd w:val="clear" w:color="auto" w:fill="auto"/>
            <w:tcMar>
              <w:top w:w="15" w:type="dxa"/>
              <w:left w:w="15" w:type="dxa"/>
              <w:bottom w:w="0" w:type="dxa"/>
              <w:right w:w="15" w:type="dxa"/>
            </w:tcMar>
            <w:hideMark/>
          </w:tcPr>
          <w:p w14:paraId="3F806427" w14:textId="0ED0FF3B"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3B8EF1DA"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75E10F2F" w14:textId="77777777" w:rsidR="00A01958" w:rsidRPr="00856EE6" w:rsidRDefault="00A01958" w:rsidP="00A01958">
            <w:pPr>
              <w:ind w:hanging="2"/>
              <w:jc w:val="center"/>
              <w:rPr>
                <w:sz w:val="16"/>
                <w:szCs w:val="18"/>
              </w:rPr>
            </w:pPr>
            <w:r w:rsidRPr="00856EE6">
              <w:rPr>
                <w:sz w:val="16"/>
                <w:szCs w:val="18"/>
              </w:rPr>
              <w:t>REDES</w:t>
            </w:r>
          </w:p>
        </w:tc>
        <w:tc>
          <w:tcPr>
            <w:tcW w:w="2551" w:type="dxa"/>
            <w:shd w:val="clear" w:color="auto" w:fill="auto"/>
            <w:tcMar>
              <w:top w:w="15" w:type="dxa"/>
              <w:left w:w="15" w:type="dxa"/>
              <w:bottom w:w="0" w:type="dxa"/>
              <w:right w:w="15" w:type="dxa"/>
            </w:tcMar>
            <w:vAlign w:val="center"/>
            <w:hideMark/>
          </w:tcPr>
          <w:p w14:paraId="561079DB"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362597C5" w14:textId="77777777" w:rsidTr="00856EE6">
        <w:trPr>
          <w:trHeight w:val="292"/>
        </w:trPr>
        <w:tc>
          <w:tcPr>
            <w:tcW w:w="2830" w:type="dxa"/>
            <w:shd w:val="clear" w:color="auto" w:fill="auto"/>
            <w:tcMar>
              <w:top w:w="15" w:type="dxa"/>
              <w:left w:w="15" w:type="dxa"/>
              <w:bottom w:w="0" w:type="dxa"/>
              <w:right w:w="15" w:type="dxa"/>
            </w:tcMar>
            <w:vAlign w:val="center"/>
            <w:hideMark/>
          </w:tcPr>
          <w:p w14:paraId="45C0B612" w14:textId="77777777" w:rsidR="00A01958" w:rsidRPr="00856EE6" w:rsidRDefault="00A01958" w:rsidP="00A01958">
            <w:pPr>
              <w:ind w:hanging="2"/>
              <w:jc w:val="center"/>
              <w:rPr>
                <w:sz w:val="16"/>
                <w:szCs w:val="18"/>
              </w:rPr>
            </w:pPr>
            <w:r w:rsidRPr="00856EE6">
              <w:rPr>
                <w:sz w:val="16"/>
                <w:szCs w:val="18"/>
              </w:rPr>
              <w:t>MODELADO Y SIMULACION DE REDES</w:t>
            </w:r>
          </w:p>
        </w:tc>
        <w:tc>
          <w:tcPr>
            <w:tcW w:w="1270" w:type="dxa"/>
            <w:shd w:val="clear" w:color="auto" w:fill="auto"/>
            <w:tcMar>
              <w:top w:w="15" w:type="dxa"/>
              <w:left w:w="15" w:type="dxa"/>
              <w:bottom w:w="0" w:type="dxa"/>
              <w:right w:w="15" w:type="dxa"/>
            </w:tcMar>
            <w:hideMark/>
          </w:tcPr>
          <w:p w14:paraId="0D15AF07" w14:textId="54A62C22"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13E854E5"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30D9541" w14:textId="77777777" w:rsidR="00A01958" w:rsidRPr="00856EE6" w:rsidRDefault="00A01958" w:rsidP="00A01958">
            <w:pPr>
              <w:ind w:hanging="2"/>
              <w:jc w:val="center"/>
              <w:rPr>
                <w:sz w:val="16"/>
                <w:szCs w:val="18"/>
              </w:rPr>
            </w:pPr>
            <w:r w:rsidRPr="00856EE6">
              <w:rPr>
                <w:sz w:val="16"/>
                <w:szCs w:val="18"/>
              </w:rPr>
              <w:t>MODELADO Y SIMULACION DE REDES</w:t>
            </w:r>
          </w:p>
        </w:tc>
        <w:tc>
          <w:tcPr>
            <w:tcW w:w="2551" w:type="dxa"/>
            <w:shd w:val="clear" w:color="auto" w:fill="auto"/>
            <w:tcMar>
              <w:top w:w="15" w:type="dxa"/>
              <w:left w:w="15" w:type="dxa"/>
              <w:bottom w:w="0" w:type="dxa"/>
              <w:right w:w="15" w:type="dxa"/>
            </w:tcMar>
            <w:vAlign w:val="center"/>
            <w:hideMark/>
          </w:tcPr>
          <w:p w14:paraId="4B23C411"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4A47CE01" w14:textId="77777777" w:rsidTr="00856EE6">
        <w:trPr>
          <w:trHeight w:val="241"/>
        </w:trPr>
        <w:tc>
          <w:tcPr>
            <w:tcW w:w="2830" w:type="dxa"/>
            <w:shd w:val="clear" w:color="auto" w:fill="auto"/>
            <w:tcMar>
              <w:top w:w="15" w:type="dxa"/>
              <w:left w:w="15" w:type="dxa"/>
              <w:bottom w:w="0" w:type="dxa"/>
              <w:right w:w="15" w:type="dxa"/>
            </w:tcMar>
            <w:vAlign w:val="center"/>
            <w:hideMark/>
          </w:tcPr>
          <w:p w14:paraId="5B3C2101" w14:textId="77777777" w:rsidR="00A01958" w:rsidRPr="00856EE6" w:rsidRDefault="00A01958" w:rsidP="00A01958">
            <w:pPr>
              <w:ind w:hanging="2"/>
              <w:jc w:val="center"/>
              <w:rPr>
                <w:sz w:val="16"/>
                <w:szCs w:val="18"/>
              </w:rPr>
            </w:pPr>
            <w:r w:rsidRPr="00856EE6">
              <w:rPr>
                <w:sz w:val="16"/>
                <w:szCs w:val="18"/>
              </w:rPr>
              <w:t>APLICACIONES SOBRE INTERNET EN LA NUBE</w:t>
            </w:r>
          </w:p>
        </w:tc>
        <w:tc>
          <w:tcPr>
            <w:tcW w:w="1270" w:type="dxa"/>
            <w:shd w:val="clear" w:color="auto" w:fill="auto"/>
            <w:tcMar>
              <w:top w:w="15" w:type="dxa"/>
              <w:left w:w="15" w:type="dxa"/>
              <w:bottom w:w="0" w:type="dxa"/>
              <w:right w:w="15" w:type="dxa"/>
            </w:tcMar>
            <w:hideMark/>
          </w:tcPr>
          <w:p w14:paraId="2CCB054C" w14:textId="309AA3C4"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0396F799"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1A56AE5" w14:textId="77777777" w:rsidR="00A01958" w:rsidRPr="00856EE6" w:rsidRDefault="00A01958" w:rsidP="00A01958">
            <w:pPr>
              <w:ind w:hanging="2"/>
              <w:jc w:val="center"/>
              <w:rPr>
                <w:sz w:val="16"/>
                <w:szCs w:val="18"/>
              </w:rPr>
            </w:pPr>
            <w:r w:rsidRPr="00856EE6">
              <w:rPr>
                <w:sz w:val="16"/>
                <w:szCs w:val="18"/>
              </w:rPr>
              <w:t>APLICACIONES SOBRE INTERNET EN LA NUBE</w:t>
            </w:r>
          </w:p>
        </w:tc>
        <w:tc>
          <w:tcPr>
            <w:tcW w:w="2551" w:type="dxa"/>
            <w:shd w:val="clear" w:color="auto" w:fill="auto"/>
            <w:tcMar>
              <w:top w:w="15" w:type="dxa"/>
              <w:left w:w="15" w:type="dxa"/>
              <w:bottom w:w="0" w:type="dxa"/>
              <w:right w:w="15" w:type="dxa"/>
            </w:tcMar>
            <w:vAlign w:val="center"/>
            <w:hideMark/>
          </w:tcPr>
          <w:p w14:paraId="5202A384"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76C70DFA" w14:textId="77777777" w:rsidTr="00856EE6">
        <w:trPr>
          <w:trHeight w:val="258"/>
        </w:trPr>
        <w:tc>
          <w:tcPr>
            <w:tcW w:w="2830" w:type="dxa"/>
            <w:shd w:val="clear" w:color="auto" w:fill="auto"/>
            <w:tcMar>
              <w:top w:w="15" w:type="dxa"/>
              <w:left w:w="15" w:type="dxa"/>
              <w:bottom w:w="0" w:type="dxa"/>
              <w:right w:w="15" w:type="dxa"/>
            </w:tcMar>
            <w:vAlign w:val="center"/>
            <w:hideMark/>
          </w:tcPr>
          <w:p w14:paraId="3FB6C80B" w14:textId="77777777" w:rsidR="00A01958" w:rsidRPr="00856EE6" w:rsidRDefault="00A01958" w:rsidP="00A01958">
            <w:pPr>
              <w:ind w:hanging="2"/>
              <w:jc w:val="center"/>
              <w:rPr>
                <w:sz w:val="16"/>
                <w:szCs w:val="18"/>
              </w:rPr>
            </w:pPr>
            <w:r w:rsidRPr="00856EE6">
              <w:rPr>
                <w:sz w:val="16"/>
                <w:szCs w:val="18"/>
              </w:rPr>
              <w:t>AVANCES EN REDES INALAMBRICAS</w:t>
            </w:r>
          </w:p>
        </w:tc>
        <w:tc>
          <w:tcPr>
            <w:tcW w:w="1270" w:type="dxa"/>
            <w:shd w:val="clear" w:color="auto" w:fill="auto"/>
            <w:tcMar>
              <w:top w:w="15" w:type="dxa"/>
              <w:left w:w="15" w:type="dxa"/>
              <w:bottom w:w="0" w:type="dxa"/>
              <w:right w:w="15" w:type="dxa"/>
            </w:tcMar>
            <w:hideMark/>
          </w:tcPr>
          <w:p w14:paraId="62251301" w14:textId="2A57D8D0"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356F25E"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799CD44A" w14:textId="77777777" w:rsidR="00A01958" w:rsidRPr="00856EE6" w:rsidRDefault="00A01958" w:rsidP="00A01958">
            <w:pPr>
              <w:ind w:hanging="2"/>
              <w:jc w:val="center"/>
              <w:rPr>
                <w:sz w:val="16"/>
                <w:szCs w:val="18"/>
              </w:rPr>
            </w:pPr>
            <w:r w:rsidRPr="00856EE6">
              <w:rPr>
                <w:sz w:val="16"/>
                <w:szCs w:val="18"/>
              </w:rPr>
              <w:t>AVANCES EN REDES INALAMBRICAS</w:t>
            </w:r>
          </w:p>
        </w:tc>
        <w:tc>
          <w:tcPr>
            <w:tcW w:w="2551" w:type="dxa"/>
            <w:shd w:val="clear" w:color="auto" w:fill="auto"/>
            <w:tcMar>
              <w:top w:w="15" w:type="dxa"/>
              <w:left w:w="15" w:type="dxa"/>
              <w:bottom w:w="0" w:type="dxa"/>
              <w:right w:w="15" w:type="dxa"/>
            </w:tcMar>
            <w:vAlign w:val="center"/>
            <w:hideMark/>
          </w:tcPr>
          <w:p w14:paraId="10891A6A"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7E60C8" w:rsidRPr="00856EE6" w14:paraId="15B3DA59"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4D7015DF" w14:textId="77777777" w:rsidR="00F54666" w:rsidRPr="00856EE6" w:rsidRDefault="00F54666">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14:paraId="6003F522"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12E0137D"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395858BC"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0D50F23A"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75694AF2"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636D28BD"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6DC0BA31"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6BE657DF" w14:textId="77777777" w:rsidTr="00856EE6">
        <w:trPr>
          <w:trHeight w:val="255"/>
        </w:trPr>
        <w:tc>
          <w:tcPr>
            <w:tcW w:w="2830" w:type="dxa"/>
            <w:shd w:val="clear" w:color="auto" w:fill="auto"/>
            <w:tcMar>
              <w:top w:w="15" w:type="dxa"/>
              <w:left w:w="15" w:type="dxa"/>
              <w:bottom w:w="0" w:type="dxa"/>
              <w:right w:w="15" w:type="dxa"/>
            </w:tcMar>
            <w:vAlign w:val="center"/>
            <w:hideMark/>
          </w:tcPr>
          <w:p w14:paraId="2FCC3537" w14:textId="77777777" w:rsidR="00A01958" w:rsidRPr="00856EE6" w:rsidRDefault="00A01958" w:rsidP="00A01958">
            <w:pPr>
              <w:ind w:hanging="2"/>
              <w:jc w:val="center"/>
              <w:rPr>
                <w:sz w:val="16"/>
                <w:szCs w:val="18"/>
              </w:rPr>
            </w:pPr>
            <w:r w:rsidRPr="00856EE6">
              <w:rPr>
                <w:sz w:val="16"/>
                <w:szCs w:val="18"/>
              </w:rPr>
              <w:t>ANALISIS ESPACIAL</w:t>
            </w:r>
          </w:p>
        </w:tc>
        <w:tc>
          <w:tcPr>
            <w:tcW w:w="1270" w:type="dxa"/>
            <w:shd w:val="clear" w:color="auto" w:fill="auto"/>
            <w:tcMar>
              <w:top w:w="15" w:type="dxa"/>
              <w:left w:w="15" w:type="dxa"/>
              <w:bottom w:w="0" w:type="dxa"/>
              <w:right w:w="15" w:type="dxa"/>
            </w:tcMar>
            <w:hideMark/>
          </w:tcPr>
          <w:p w14:paraId="48225140" w14:textId="33C4FB34"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793EF05"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31458CCD" w14:textId="77777777" w:rsidR="00A01958" w:rsidRPr="00856EE6" w:rsidRDefault="00A01958" w:rsidP="00A01958">
            <w:pPr>
              <w:ind w:hanging="2"/>
              <w:jc w:val="center"/>
              <w:rPr>
                <w:sz w:val="16"/>
                <w:szCs w:val="18"/>
              </w:rPr>
            </w:pPr>
            <w:r w:rsidRPr="00856EE6">
              <w:rPr>
                <w:sz w:val="16"/>
                <w:szCs w:val="18"/>
              </w:rPr>
              <w:t>ANALISIS ESPACIAL</w:t>
            </w:r>
          </w:p>
        </w:tc>
        <w:tc>
          <w:tcPr>
            <w:tcW w:w="2551" w:type="dxa"/>
            <w:shd w:val="clear" w:color="auto" w:fill="auto"/>
            <w:tcMar>
              <w:top w:w="15" w:type="dxa"/>
              <w:left w:w="15" w:type="dxa"/>
              <w:bottom w:w="0" w:type="dxa"/>
              <w:right w:w="15" w:type="dxa"/>
            </w:tcMar>
            <w:vAlign w:val="center"/>
            <w:hideMark/>
          </w:tcPr>
          <w:p w14:paraId="54376339"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7A6418EB" w14:textId="77777777" w:rsidTr="00856EE6">
        <w:trPr>
          <w:trHeight w:val="255"/>
        </w:trPr>
        <w:tc>
          <w:tcPr>
            <w:tcW w:w="2830" w:type="dxa"/>
            <w:shd w:val="clear" w:color="auto" w:fill="auto"/>
            <w:tcMar>
              <w:top w:w="15" w:type="dxa"/>
              <w:left w:w="15" w:type="dxa"/>
              <w:bottom w:w="0" w:type="dxa"/>
              <w:right w:w="15" w:type="dxa"/>
            </w:tcMar>
            <w:vAlign w:val="center"/>
            <w:hideMark/>
          </w:tcPr>
          <w:p w14:paraId="7EC601DD" w14:textId="77777777" w:rsidR="00A01958" w:rsidRPr="00856EE6" w:rsidRDefault="00A01958" w:rsidP="00A01958">
            <w:pPr>
              <w:ind w:hanging="2"/>
              <w:jc w:val="center"/>
              <w:rPr>
                <w:sz w:val="16"/>
                <w:szCs w:val="18"/>
              </w:rPr>
            </w:pPr>
            <w:r w:rsidRPr="00856EE6">
              <w:rPr>
                <w:sz w:val="16"/>
                <w:szCs w:val="18"/>
              </w:rPr>
              <w:t>SERVICIOS GEOGRAFICOS WEB</w:t>
            </w:r>
          </w:p>
        </w:tc>
        <w:tc>
          <w:tcPr>
            <w:tcW w:w="1270" w:type="dxa"/>
            <w:shd w:val="clear" w:color="auto" w:fill="auto"/>
            <w:tcMar>
              <w:top w:w="15" w:type="dxa"/>
              <w:left w:w="15" w:type="dxa"/>
              <w:bottom w:w="0" w:type="dxa"/>
              <w:right w:w="15" w:type="dxa"/>
            </w:tcMar>
            <w:hideMark/>
          </w:tcPr>
          <w:p w14:paraId="0D42853B" w14:textId="5707607D"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BFDEB58"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673A70AC" w14:textId="77777777" w:rsidR="00A01958" w:rsidRPr="00856EE6" w:rsidRDefault="00A01958" w:rsidP="00A01958">
            <w:pPr>
              <w:ind w:hanging="2"/>
              <w:jc w:val="center"/>
              <w:rPr>
                <w:sz w:val="16"/>
                <w:szCs w:val="18"/>
              </w:rPr>
            </w:pPr>
            <w:r w:rsidRPr="00856EE6">
              <w:rPr>
                <w:sz w:val="16"/>
                <w:szCs w:val="18"/>
              </w:rPr>
              <w:t>SERVICIOS GEOGRAFICOS WEB</w:t>
            </w:r>
          </w:p>
        </w:tc>
        <w:tc>
          <w:tcPr>
            <w:tcW w:w="2551" w:type="dxa"/>
            <w:shd w:val="clear" w:color="auto" w:fill="auto"/>
            <w:tcMar>
              <w:top w:w="15" w:type="dxa"/>
              <w:left w:w="15" w:type="dxa"/>
              <w:bottom w:w="0" w:type="dxa"/>
              <w:right w:w="15" w:type="dxa"/>
            </w:tcMar>
            <w:vAlign w:val="center"/>
            <w:hideMark/>
          </w:tcPr>
          <w:p w14:paraId="4801714B"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2B33BEF4" w14:textId="77777777" w:rsidTr="00856EE6">
        <w:trPr>
          <w:trHeight w:val="232"/>
        </w:trPr>
        <w:tc>
          <w:tcPr>
            <w:tcW w:w="2830" w:type="dxa"/>
            <w:shd w:val="clear" w:color="auto" w:fill="auto"/>
            <w:tcMar>
              <w:top w:w="15" w:type="dxa"/>
              <w:left w:w="15" w:type="dxa"/>
              <w:bottom w:w="0" w:type="dxa"/>
              <w:right w:w="15" w:type="dxa"/>
            </w:tcMar>
            <w:vAlign w:val="center"/>
            <w:hideMark/>
          </w:tcPr>
          <w:p w14:paraId="6D1CE4EE" w14:textId="77777777" w:rsidR="00A01958" w:rsidRPr="00856EE6" w:rsidRDefault="00A01958" w:rsidP="00A01958">
            <w:pPr>
              <w:ind w:hanging="2"/>
              <w:jc w:val="center"/>
              <w:rPr>
                <w:sz w:val="16"/>
                <w:szCs w:val="18"/>
              </w:rPr>
            </w:pPr>
            <w:r w:rsidRPr="00856EE6">
              <w:rPr>
                <w:sz w:val="16"/>
                <w:szCs w:val="18"/>
              </w:rPr>
              <w:t>SISTEMAS DE POSICIONAMIENTO GEODESICO</w:t>
            </w:r>
          </w:p>
        </w:tc>
        <w:tc>
          <w:tcPr>
            <w:tcW w:w="1270" w:type="dxa"/>
            <w:shd w:val="clear" w:color="auto" w:fill="auto"/>
            <w:tcMar>
              <w:top w:w="15" w:type="dxa"/>
              <w:left w:w="15" w:type="dxa"/>
              <w:bottom w:w="0" w:type="dxa"/>
              <w:right w:w="15" w:type="dxa"/>
            </w:tcMar>
            <w:hideMark/>
          </w:tcPr>
          <w:p w14:paraId="08877E84" w14:textId="4AB2FFBB"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510D51C3"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07068E72" w14:textId="77777777" w:rsidR="00A01958" w:rsidRPr="00856EE6" w:rsidRDefault="00A01958" w:rsidP="00A01958">
            <w:pPr>
              <w:ind w:hanging="2"/>
              <w:jc w:val="center"/>
              <w:rPr>
                <w:sz w:val="16"/>
                <w:szCs w:val="18"/>
              </w:rPr>
            </w:pPr>
            <w:r w:rsidRPr="00856EE6">
              <w:rPr>
                <w:sz w:val="16"/>
                <w:szCs w:val="18"/>
              </w:rPr>
              <w:t>SISTEMAS DE POSICIONAMIENTO GEODESICO</w:t>
            </w:r>
          </w:p>
        </w:tc>
        <w:tc>
          <w:tcPr>
            <w:tcW w:w="2551" w:type="dxa"/>
            <w:shd w:val="clear" w:color="auto" w:fill="auto"/>
            <w:tcMar>
              <w:top w:w="15" w:type="dxa"/>
              <w:left w:w="15" w:type="dxa"/>
              <w:bottom w:w="0" w:type="dxa"/>
              <w:right w:w="15" w:type="dxa"/>
            </w:tcMar>
            <w:vAlign w:val="center"/>
            <w:hideMark/>
          </w:tcPr>
          <w:p w14:paraId="21934E68"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09D6B708" w14:textId="77777777" w:rsidTr="00856EE6">
        <w:trPr>
          <w:trHeight w:val="495"/>
        </w:trPr>
        <w:tc>
          <w:tcPr>
            <w:tcW w:w="2830" w:type="dxa"/>
            <w:shd w:val="clear" w:color="auto" w:fill="auto"/>
            <w:tcMar>
              <w:top w:w="15" w:type="dxa"/>
              <w:left w:w="15" w:type="dxa"/>
              <w:bottom w:w="0" w:type="dxa"/>
              <w:right w:w="15" w:type="dxa"/>
            </w:tcMar>
            <w:vAlign w:val="center"/>
            <w:hideMark/>
          </w:tcPr>
          <w:p w14:paraId="7B3161F1" w14:textId="77777777" w:rsidR="00A01958" w:rsidRPr="00856EE6" w:rsidRDefault="00A01958" w:rsidP="00A01958">
            <w:pPr>
              <w:ind w:hanging="2"/>
              <w:jc w:val="center"/>
              <w:rPr>
                <w:sz w:val="16"/>
                <w:szCs w:val="18"/>
              </w:rPr>
            </w:pPr>
            <w:r w:rsidRPr="00856EE6">
              <w:rPr>
                <w:sz w:val="16"/>
                <w:szCs w:val="18"/>
              </w:rPr>
              <w:t>METODOS AVANZADOS EN ANALISIS DE IMÁGENES</w:t>
            </w:r>
          </w:p>
        </w:tc>
        <w:tc>
          <w:tcPr>
            <w:tcW w:w="1270" w:type="dxa"/>
            <w:shd w:val="clear" w:color="auto" w:fill="auto"/>
            <w:tcMar>
              <w:top w:w="15" w:type="dxa"/>
              <w:left w:w="15" w:type="dxa"/>
              <w:bottom w:w="0" w:type="dxa"/>
              <w:right w:w="15" w:type="dxa"/>
            </w:tcMar>
            <w:hideMark/>
          </w:tcPr>
          <w:p w14:paraId="30874972" w14:textId="194C47B2"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51196DA9"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790BEAA" w14:textId="77777777" w:rsidR="00A01958" w:rsidRPr="00856EE6" w:rsidRDefault="00A01958" w:rsidP="00A01958">
            <w:pPr>
              <w:ind w:hanging="2"/>
              <w:jc w:val="center"/>
              <w:rPr>
                <w:sz w:val="16"/>
                <w:szCs w:val="18"/>
              </w:rPr>
            </w:pPr>
            <w:r w:rsidRPr="00856EE6">
              <w:rPr>
                <w:sz w:val="16"/>
                <w:szCs w:val="18"/>
              </w:rPr>
              <w:t>METODOS AVANZADOS EN ANALISIS DE IMÁGENES</w:t>
            </w:r>
          </w:p>
        </w:tc>
        <w:tc>
          <w:tcPr>
            <w:tcW w:w="2551" w:type="dxa"/>
            <w:shd w:val="clear" w:color="auto" w:fill="auto"/>
            <w:tcMar>
              <w:top w:w="15" w:type="dxa"/>
              <w:left w:w="15" w:type="dxa"/>
              <w:bottom w:w="0" w:type="dxa"/>
              <w:right w:w="15" w:type="dxa"/>
            </w:tcMar>
            <w:vAlign w:val="center"/>
            <w:hideMark/>
          </w:tcPr>
          <w:p w14:paraId="66EF6A87" w14:textId="77777777" w:rsidR="00A01958" w:rsidRPr="00856EE6" w:rsidRDefault="00A01958" w:rsidP="00A01958">
            <w:pPr>
              <w:ind w:hanging="2"/>
              <w:jc w:val="center"/>
              <w:rPr>
                <w:sz w:val="16"/>
                <w:szCs w:val="16"/>
              </w:rPr>
            </w:pPr>
            <w:r w:rsidRPr="00856EE6">
              <w:rPr>
                <w:sz w:val="16"/>
                <w:szCs w:val="16"/>
              </w:rPr>
              <w:t>NINGUNA</w:t>
            </w:r>
          </w:p>
        </w:tc>
      </w:tr>
      <w:tr w:rsidR="007E60C8" w:rsidRPr="00856EE6" w14:paraId="7407D8FA"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0D38564C" w14:textId="77777777" w:rsidR="00F54666" w:rsidRPr="00856EE6" w:rsidRDefault="00F54666">
            <w:pPr>
              <w:ind w:hanging="2"/>
              <w:rPr>
                <w:b/>
                <w:bCs/>
                <w:sz w:val="16"/>
                <w:szCs w:val="18"/>
              </w:rPr>
            </w:pPr>
            <w:r w:rsidRPr="00856EE6">
              <w:rPr>
                <w:b/>
                <w:bCs/>
                <w:sz w:val="16"/>
                <w:szCs w:val="18"/>
              </w:rPr>
              <w:lastRenderedPageBreak/>
              <w:t>ENFASIS INGENIERIA DE SOFTWARE</w:t>
            </w:r>
          </w:p>
        </w:tc>
        <w:tc>
          <w:tcPr>
            <w:tcW w:w="573" w:type="dxa"/>
            <w:shd w:val="clear" w:color="auto" w:fill="auto"/>
            <w:tcMar>
              <w:top w:w="15" w:type="dxa"/>
              <w:left w:w="15" w:type="dxa"/>
              <w:bottom w:w="0" w:type="dxa"/>
              <w:right w:w="15" w:type="dxa"/>
            </w:tcMar>
            <w:vAlign w:val="center"/>
            <w:hideMark/>
          </w:tcPr>
          <w:p w14:paraId="4553516A"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28672501"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18035482"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52CDBB18"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398F6694"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4D5F13F5"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538D6FD3"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1187624C" w14:textId="77777777" w:rsidTr="00856EE6">
        <w:trPr>
          <w:trHeight w:val="255"/>
        </w:trPr>
        <w:tc>
          <w:tcPr>
            <w:tcW w:w="2830" w:type="dxa"/>
            <w:shd w:val="clear" w:color="auto" w:fill="auto"/>
            <w:tcMar>
              <w:top w:w="15" w:type="dxa"/>
              <w:left w:w="15" w:type="dxa"/>
              <w:bottom w:w="0" w:type="dxa"/>
              <w:right w:w="15" w:type="dxa"/>
            </w:tcMar>
            <w:vAlign w:val="center"/>
            <w:hideMark/>
          </w:tcPr>
          <w:p w14:paraId="6C1BDB2A" w14:textId="77777777" w:rsidR="00A01958" w:rsidRPr="00856EE6" w:rsidRDefault="00A01958" w:rsidP="00A01958">
            <w:pPr>
              <w:ind w:hanging="2"/>
              <w:jc w:val="center"/>
              <w:rPr>
                <w:sz w:val="16"/>
                <w:szCs w:val="18"/>
              </w:rPr>
            </w:pPr>
            <w:r w:rsidRPr="00856EE6">
              <w:rPr>
                <w:sz w:val="16"/>
                <w:szCs w:val="18"/>
              </w:rPr>
              <w:t>BASES DE DATOS</w:t>
            </w:r>
          </w:p>
        </w:tc>
        <w:tc>
          <w:tcPr>
            <w:tcW w:w="1270" w:type="dxa"/>
            <w:shd w:val="clear" w:color="auto" w:fill="auto"/>
            <w:tcMar>
              <w:top w:w="15" w:type="dxa"/>
              <w:left w:w="15" w:type="dxa"/>
              <w:bottom w:w="0" w:type="dxa"/>
              <w:right w:w="15" w:type="dxa"/>
            </w:tcMar>
            <w:hideMark/>
          </w:tcPr>
          <w:p w14:paraId="03B3CD47" w14:textId="55D45E05"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23D6C961"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01F844A4" w14:textId="77777777" w:rsidR="00A01958" w:rsidRPr="00856EE6" w:rsidRDefault="00A01958" w:rsidP="00A01958">
            <w:pPr>
              <w:ind w:hanging="2"/>
              <w:jc w:val="center"/>
              <w:rPr>
                <w:sz w:val="16"/>
                <w:szCs w:val="18"/>
              </w:rPr>
            </w:pPr>
            <w:r w:rsidRPr="00856EE6">
              <w:rPr>
                <w:sz w:val="16"/>
                <w:szCs w:val="18"/>
              </w:rPr>
              <w:t>BASES DE DATOS</w:t>
            </w:r>
          </w:p>
        </w:tc>
        <w:tc>
          <w:tcPr>
            <w:tcW w:w="2551" w:type="dxa"/>
            <w:shd w:val="clear" w:color="auto" w:fill="auto"/>
            <w:tcMar>
              <w:top w:w="15" w:type="dxa"/>
              <w:left w:w="15" w:type="dxa"/>
              <w:bottom w:w="0" w:type="dxa"/>
              <w:right w:w="15" w:type="dxa"/>
            </w:tcMar>
            <w:vAlign w:val="center"/>
            <w:hideMark/>
          </w:tcPr>
          <w:p w14:paraId="2C6DF61C"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2D06BEE9" w14:textId="77777777" w:rsidTr="00856EE6">
        <w:trPr>
          <w:trHeight w:val="255"/>
        </w:trPr>
        <w:tc>
          <w:tcPr>
            <w:tcW w:w="2830" w:type="dxa"/>
            <w:shd w:val="clear" w:color="auto" w:fill="auto"/>
            <w:tcMar>
              <w:top w:w="15" w:type="dxa"/>
              <w:left w:w="15" w:type="dxa"/>
              <w:bottom w:w="0" w:type="dxa"/>
              <w:right w:w="15" w:type="dxa"/>
            </w:tcMar>
            <w:vAlign w:val="center"/>
            <w:hideMark/>
          </w:tcPr>
          <w:p w14:paraId="11D2CB17" w14:textId="77777777" w:rsidR="00A01958" w:rsidRPr="00856EE6" w:rsidRDefault="00A01958" w:rsidP="00A01958">
            <w:pPr>
              <w:ind w:hanging="2"/>
              <w:jc w:val="center"/>
              <w:rPr>
                <w:sz w:val="16"/>
                <w:szCs w:val="18"/>
              </w:rPr>
            </w:pPr>
            <w:r w:rsidRPr="00856EE6">
              <w:rPr>
                <w:sz w:val="16"/>
                <w:szCs w:val="18"/>
              </w:rPr>
              <w:t>INGENIERIA DE SOTFWARE II</w:t>
            </w:r>
          </w:p>
        </w:tc>
        <w:tc>
          <w:tcPr>
            <w:tcW w:w="1270" w:type="dxa"/>
            <w:shd w:val="clear" w:color="auto" w:fill="auto"/>
            <w:tcMar>
              <w:top w:w="15" w:type="dxa"/>
              <w:left w:w="15" w:type="dxa"/>
              <w:bottom w:w="0" w:type="dxa"/>
              <w:right w:w="15" w:type="dxa"/>
            </w:tcMar>
            <w:hideMark/>
          </w:tcPr>
          <w:p w14:paraId="5EC5DDC9" w14:textId="43B6B8C8"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67DA5D35"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3F369764" w14:textId="77777777" w:rsidR="00A01958" w:rsidRPr="00856EE6" w:rsidRDefault="00A01958" w:rsidP="00A01958">
            <w:pPr>
              <w:ind w:hanging="2"/>
              <w:jc w:val="center"/>
              <w:rPr>
                <w:sz w:val="16"/>
                <w:szCs w:val="18"/>
              </w:rPr>
            </w:pPr>
            <w:r w:rsidRPr="00856EE6">
              <w:rPr>
                <w:sz w:val="16"/>
                <w:szCs w:val="18"/>
              </w:rPr>
              <w:t>INGENIERIA DE SOTFWARE II</w:t>
            </w:r>
          </w:p>
        </w:tc>
        <w:tc>
          <w:tcPr>
            <w:tcW w:w="2551" w:type="dxa"/>
            <w:shd w:val="clear" w:color="auto" w:fill="auto"/>
            <w:tcMar>
              <w:top w:w="15" w:type="dxa"/>
              <w:left w:w="15" w:type="dxa"/>
              <w:bottom w:w="0" w:type="dxa"/>
              <w:right w:w="15" w:type="dxa"/>
            </w:tcMar>
            <w:vAlign w:val="center"/>
            <w:hideMark/>
          </w:tcPr>
          <w:p w14:paraId="2C5AA8B4"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53EDF6D3" w14:textId="77777777" w:rsidTr="00856EE6">
        <w:trPr>
          <w:trHeight w:val="377"/>
        </w:trPr>
        <w:tc>
          <w:tcPr>
            <w:tcW w:w="2830" w:type="dxa"/>
            <w:shd w:val="clear" w:color="auto" w:fill="auto"/>
            <w:tcMar>
              <w:top w:w="15" w:type="dxa"/>
              <w:left w:w="15" w:type="dxa"/>
              <w:bottom w:w="0" w:type="dxa"/>
              <w:right w:w="15" w:type="dxa"/>
            </w:tcMar>
            <w:vAlign w:val="center"/>
            <w:hideMark/>
          </w:tcPr>
          <w:p w14:paraId="76D6A8FD" w14:textId="77777777" w:rsidR="00A01958" w:rsidRPr="00856EE6" w:rsidRDefault="00A01958" w:rsidP="00A01958">
            <w:pPr>
              <w:ind w:hanging="2"/>
              <w:jc w:val="center"/>
              <w:rPr>
                <w:sz w:val="16"/>
                <w:szCs w:val="18"/>
              </w:rPr>
            </w:pPr>
            <w:r w:rsidRPr="00856EE6">
              <w:rPr>
                <w:sz w:val="16"/>
                <w:szCs w:val="18"/>
              </w:rPr>
              <w:t>PATRONES DE ARQUITECTURA DE SOFTWARE</w:t>
            </w:r>
          </w:p>
        </w:tc>
        <w:tc>
          <w:tcPr>
            <w:tcW w:w="1270" w:type="dxa"/>
            <w:shd w:val="clear" w:color="auto" w:fill="auto"/>
            <w:tcMar>
              <w:top w:w="15" w:type="dxa"/>
              <w:left w:w="15" w:type="dxa"/>
              <w:bottom w:w="0" w:type="dxa"/>
              <w:right w:w="15" w:type="dxa"/>
            </w:tcMar>
            <w:hideMark/>
          </w:tcPr>
          <w:p w14:paraId="241DE288" w14:textId="2AB8D7E0"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29882F2F"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6886E541" w14:textId="77777777" w:rsidR="00A01958" w:rsidRPr="00856EE6" w:rsidRDefault="00A01958" w:rsidP="00A01958">
            <w:pPr>
              <w:ind w:hanging="2"/>
              <w:jc w:val="center"/>
              <w:rPr>
                <w:sz w:val="16"/>
                <w:szCs w:val="18"/>
              </w:rPr>
            </w:pPr>
            <w:r w:rsidRPr="00856EE6">
              <w:rPr>
                <w:sz w:val="16"/>
                <w:szCs w:val="18"/>
              </w:rPr>
              <w:t>PATRONES DE ARQUITECTURA DE SOFTWARE</w:t>
            </w:r>
          </w:p>
        </w:tc>
        <w:tc>
          <w:tcPr>
            <w:tcW w:w="2551" w:type="dxa"/>
            <w:shd w:val="clear" w:color="auto" w:fill="auto"/>
            <w:tcMar>
              <w:top w:w="15" w:type="dxa"/>
              <w:left w:w="15" w:type="dxa"/>
              <w:bottom w:w="0" w:type="dxa"/>
              <w:right w:w="15" w:type="dxa"/>
            </w:tcMar>
            <w:vAlign w:val="center"/>
            <w:hideMark/>
          </w:tcPr>
          <w:p w14:paraId="1A15DDE2"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66B13B55" w14:textId="77777777" w:rsidTr="00856EE6">
        <w:trPr>
          <w:trHeight w:val="270"/>
        </w:trPr>
        <w:tc>
          <w:tcPr>
            <w:tcW w:w="2830" w:type="dxa"/>
            <w:shd w:val="clear" w:color="auto" w:fill="auto"/>
            <w:tcMar>
              <w:top w:w="15" w:type="dxa"/>
              <w:left w:w="15" w:type="dxa"/>
              <w:bottom w:w="0" w:type="dxa"/>
              <w:right w:w="15" w:type="dxa"/>
            </w:tcMar>
            <w:vAlign w:val="center"/>
            <w:hideMark/>
          </w:tcPr>
          <w:p w14:paraId="6B22E0AE" w14:textId="77777777" w:rsidR="00A01958" w:rsidRPr="00856EE6" w:rsidRDefault="00A01958" w:rsidP="00A01958">
            <w:pPr>
              <w:ind w:hanging="2"/>
              <w:jc w:val="center"/>
              <w:rPr>
                <w:sz w:val="16"/>
                <w:szCs w:val="18"/>
              </w:rPr>
            </w:pPr>
            <w:r w:rsidRPr="00856EE6">
              <w:rPr>
                <w:sz w:val="16"/>
                <w:szCs w:val="18"/>
              </w:rPr>
              <w:t>CONSTRUCCION Y PRUEBAS DE SOFTWARE</w:t>
            </w:r>
          </w:p>
        </w:tc>
        <w:tc>
          <w:tcPr>
            <w:tcW w:w="1270" w:type="dxa"/>
            <w:shd w:val="clear" w:color="auto" w:fill="auto"/>
            <w:tcMar>
              <w:top w:w="15" w:type="dxa"/>
              <w:left w:w="15" w:type="dxa"/>
              <w:bottom w:w="0" w:type="dxa"/>
              <w:right w:w="15" w:type="dxa"/>
            </w:tcMar>
            <w:hideMark/>
          </w:tcPr>
          <w:p w14:paraId="34125FDC" w14:textId="45A7CC15"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3FF43D15"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17D83762" w14:textId="77777777" w:rsidR="00A01958" w:rsidRPr="00856EE6" w:rsidRDefault="00A01958" w:rsidP="00A01958">
            <w:pPr>
              <w:ind w:hanging="2"/>
              <w:jc w:val="center"/>
              <w:rPr>
                <w:sz w:val="16"/>
                <w:szCs w:val="18"/>
              </w:rPr>
            </w:pPr>
            <w:r w:rsidRPr="00856EE6">
              <w:rPr>
                <w:sz w:val="16"/>
                <w:szCs w:val="18"/>
              </w:rPr>
              <w:t>CONSTRUCCION Y PRUEBAS DE SOFTWARE</w:t>
            </w:r>
          </w:p>
        </w:tc>
        <w:tc>
          <w:tcPr>
            <w:tcW w:w="2551" w:type="dxa"/>
            <w:shd w:val="clear" w:color="auto" w:fill="auto"/>
            <w:tcMar>
              <w:top w:w="15" w:type="dxa"/>
              <w:left w:w="15" w:type="dxa"/>
              <w:bottom w:w="0" w:type="dxa"/>
              <w:right w:w="15" w:type="dxa"/>
            </w:tcMar>
            <w:vAlign w:val="center"/>
            <w:hideMark/>
          </w:tcPr>
          <w:p w14:paraId="5CD15B87"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7E60C8" w:rsidRPr="00856EE6" w14:paraId="212A5B09"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383E1E4C" w14:textId="77777777" w:rsidR="00F54666" w:rsidRPr="00856EE6" w:rsidRDefault="00F54666">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14:paraId="421D0B19"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6F3F8E7A"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7449DAB3"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5057F2F2"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591019BC"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59B829BF"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0926662C"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7340086A" w14:textId="77777777" w:rsidTr="00856EE6">
        <w:trPr>
          <w:trHeight w:val="255"/>
        </w:trPr>
        <w:tc>
          <w:tcPr>
            <w:tcW w:w="2830" w:type="dxa"/>
            <w:shd w:val="clear" w:color="auto" w:fill="auto"/>
            <w:tcMar>
              <w:top w:w="15" w:type="dxa"/>
              <w:left w:w="15" w:type="dxa"/>
              <w:bottom w:w="0" w:type="dxa"/>
              <w:right w:w="15" w:type="dxa"/>
            </w:tcMar>
            <w:vAlign w:val="center"/>
            <w:hideMark/>
          </w:tcPr>
          <w:p w14:paraId="70F332D2" w14:textId="77777777" w:rsidR="00A01958" w:rsidRPr="00856EE6" w:rsidRDefault="00A01958" w:rsidP="00A01958">
            <w:pPr>
              <w:ind w:hanging="2"/>
              <w:jc w:val="center"/>
              <w:rPr>
                <w:sz w:val="16"/>
                <w:szCs w:val="18"/>
              </w:rPr>
            </w:pPr>
            <w:r w:rsidRPr="00856EE6">
              <w:rPr>
                <w:sz w:val="16"/>
                <w:szCs w:val="18"/>
              </w:rPr>
              <w:t>BIG DATA</w:t>
            </w:r>
          </w:p>
        </w:tc>
        <w:tc>
          <w:tcPr>
            <w:tcW w:w="1270" w:type="dxa"/>
            <w:shd w:val="clear" w:color="auto" w:fill="auto"/>
            <w:tcMar>
              <w:top w:w="15" w:type="dxa"/>
              <w:left w:w="15" w:type="dxa"/>
              <w:bottom w:w="0" w:type="dxa"/>
              <w:right w:w="15" w:type="dxa"/>
            </w:tcMar>
            <w:hideMark/>
          </w:tcPr>
          <w:p w14:paraId="3CF1983A" w14:textId="3F13B4AC"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1B69BF51"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42DD3C86" w14:textId="77777777" w:rsidR="00A01958" w:rsidRPr="00856EE6" w:rsidRDefault="00A01958" w:rsidP="00A01958">
            <w:pPr>
              <w:ind w:hanging="2"/>
              <w:jc w:val="center"/>
              <w:rPr>
                <w:sz w:val="16"/>
                <w:szCs w:val="18"/>
              </w:rPr>
            </w:pPr>
            <w:r w:rsidRPr="00856EE6">
              <w:rPr>
                <w:sz w:val="16"/>
                <w:szCs w:val="18"/>
              </w:rPr>
              <w:t>BIG DATA</w:t>
            </w:r>
          </w:p>
        </w:tc>
        <w:tc>
          <w:tcPr>
            <w:tcW w:w="2551" w:type="dxa"/>
            <w:shd w:val="clear" w:color="auto" w:fill="auto"/>
            <w:tcMar>
              <w:top w:w="15" w:type="dxa"/>
              <w:left w:w="15" w:type="dxa"/>
              <w:bottom w:w="0" w:type="dxa"/>
              <w:right w:w="15" w:type="dxa"/>
            </w:tcMar>
            <w:vAlign w:val="center"/>
            <w:hideMark/>
          </w:tcPr>
          <w:p w14:paraId="3C67C010" w14:textId="1F566F3A" w:rsidR="00A01958" w:rsidRPr="00856EE6" w:rsidRDefault="00A01958" w:rsidP="00A01958">
            <w:pPr>
              <w:ind w:hanging="2"/>
              <w:jc w:val="center"/>
              <w:rPr>
                <w:b/>
                <w:bCs/>
                <w:sz w:val="16"/>
                <w:szCs w:val="16"/>
              </w:rPr>
            </w:pPr>
            <w:r w:rsidRPr="00856EE6">
              <w:rPr>
                <w:b/>
                <w:bCs/>
                <w:sz w:val="16"/>
                <w:szCs w:val="16"/>
              </w:rPr>
              <w:t>Se reorganiza dentro del énfasis de IA</w:t>
            </w:r>
          </w:p>
        </w:tc>
      </w:tr>
      <w:tr w:rsidR="00A01958" w:rsidRPr="00856EE6" w14:paraId="0B3D1317" w14:textId="77777777" w:rsidTr="00856EE6">
        <w:trPr>
          <w:trHeight w:val="255"/>
        </w:trPr>
        <w:tc>
          <w:tcPr>
            <w:tcW w:w="2830" w:type="dxa"/>
            <w:shd w:val="clear" w:color="auto" w:fill="auto"/>
            <w:tcMar>
              <w:top w:w="15" w:type="dxa"/>
              <w:left w:w="15" w:type="dxa"/>
              <w:bottom w:w="0" w:type="dxa"/>
              <w:right w:w="15" w:type="dxa"/>
            </w:tcMar>
            <w:vAlign w:val="center"/>
            <w:hideMark/>
          </w:tcPr>
          <w:p w14:paraId="7A8FCC35" w14:textId="77777777" w:rsidR="00A01958" w:rsidRPr="00856EE6" w:rsidRDefault="00A01958" w:rsidP="00A01958">
            <w:pPr>
              <w:ind w:hanging="2"/>
              <w:jc w:val="center"/>
              <w:rPr>
                <w:sz w:val="16"/>
                <w:szCs w:val="18"/>
              </w:rPr>
            </w:pPr>
            <w:r w:rsidRPr="00856EE6">
              <w:rPr>
                <w:sz w:val="16"/>
                <w:szCs w:val="18"/>
              </w:rPr>
              <w:t>ANALITICA DE DATOS</w:t>
            </w:r>
          </w:p>
        </w:tc>
        <w:tc>
          <w:tcPr>
            <w:tcW w:w="1270" w:type="dxa"/>
            <w:shd w:val="clear" w:color="auto" w:fill="auto"/>
            <w:tcMar>
              <w:top w:w="15" w:type="dxa"/>
              <w:left w:w="15" w:type="dxa"/>
              <w:bottom w:w="0" w:type="dxa"/>
              <w:right w:w="15" w:type="dxa"/>
            </w:tcMar>
            <w:hideMark/>
          </w:tcPr>
          <w:p w14:paraId="7999F746" w14:textId="12351637"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22B03989"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D9BEF0C" w14:textId="77777777" w:rsidR="00A01958" w:rsidRPr="00856EE6" w:rsidRDefault="00A01958" w:rsidP="00A01958">
            <w:pPr>
              <w:ind w:hanging="2"/>
              <w:jc w:val="center"/>
              <w:rPr>
                <w:sz w:val="16"/>
                <w:szCs w:val="18"/>
              </w:rPr>
            </w:pPr>
            <w:r w:rsidRPr="00856EE6">
              <w:rPr>
                <w:sz w:val="16"/>
                <w:szCs w:val="18"/>
              </w:rPr>
              <w:t>ANALITICA DE DATOS</w:t>
            </w:r>
          </w:p>
        </w:tc>
        <w:tc>
          <w:tcPr>
            <w:tcW w:w="2551" w:type="dxa"/>
            <w:shd w:val="clear" w:color="auto" w:fill="auto"/>
            <w:tcMar>
              <w:top w:w="15" w:type="dxa"/>
              <w:left w:w="15" w:type="dxa"/>
              <w:bottom w:w="0" w:type="dxa"/>
              <w:right w:w="15" w:type="dxa"/>
            </w:tcMar>
            <w:vAlign w:val="center"/>
            <w:hideMark/>
          </w:tcPr>
          <w:p w14:paraId="422E74A1"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A01958" w:rsidRPr="00856EE6" w14:paraId="5D777B0F" w14:textId="77777777" w:rsidTr="00856EE6">
        <w:trPr>
          <w:trHeight w:val="255"/>
        </w:trPr>
        <w:tc>
          <w:tcPr>
            <w:tcW w:w="2830" w:type="dxa"/>
            <w:shd w:val="clear" w:color="auto" w:fill="auto"/>
            <w:tcMar>
              <w:top w:w="15" w:type="dxa"/>
              <w:left w:w="15" w:type="dxa"/>
              <w:bottom w:w="0" w:type="dxa"/>
              <w:right w:w="15" w:type="dxa"/>
            </w:tcMar>
            <w:vAlign w:val="center"/>
            <w:hideMark/>
          </w:tcPr>
          <w:p w14:paraId="41122196" w14:textId="77777777" w:rsidR="00A01958" w:rsidRPr="00856EE6" w:rsidRDefault="00A01958" w:rsidP="00A01958">
            <w:pPr>
              <w:ind w:hanging="2"/>
              <w:jc w:val="center"/>
              <w:rPr>
                <w:sz w:val="16"/>
                <w:szCs w:val="18"/>
              </w:rPr>
            </w:pPr>
            <w:r w:rsidRPr="00856EE6">
              <w:rPr>
                <w:sz w:val="16"/>
                <w:szCs w:val="18"/>
              </w:rPr>
              <w:t>INTELIGENCIA DE NEGOCIOS</w:t>
            </w:r>
          </w:p>
        </w:tc>
        <w:tc>
          <w:tcPr>
            <w:tcW w:w="1270" w:type="dxa"/>
            <w:shd w:val="clear" w:color="auto" w:fill="auto"/>
            <w:tcMar>
              <w:top w:w="15" w:type="dxa"/>
              <w:left w:w="15" w:type="dxa"/>
              <w:bottom w:w="0" w:type="dxa"/>
              <w:right w:w="15" w:type="dxa"/>
            </w:tcMar>
            <w:hideMark/>
          </w:tcPr>
          <w:p w14:paraId="6F9F553A" w14:textId="7638187B"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E9574D3"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6AFAC13" w14:textId="77777777" w:rsidR="00A01958" w:rsidRPr="00856EE6" w:rsidRDefault="00A01958" w:rsidP="00A01958">
            <w:pPr>
              <w:ind w:hanging="2"/>
              <w:jc w:val="center"/>
              <w:rPr>
                <w:sz w:val="16"/>
                <w:szCs w:val="18"/>
              </w:rPr>
            </w:pPr>
            <w:r w:rsidRPr="00856EE6">
              <w:rPr>
                <w:sz w:val="16"/>
                <w:szCs w:val="18"/>
              </w:rPr>
              <w:t>INTELIGENCIA DE NEGOCIOS</w:t>
            </w:r>
          </w:p>
        </w:tc>
        <w:tc>
          <w:tcPr>
            <w:tcW w:w="2551" w:type="dxa"/>
            <w:shd w:val="clear" w:color="auto" w:fill="auto"/>
            <w:tcMar>
              <w:top w:w="15" w:type="dxa"/>
              <w:left w:w="15" w:type="dxa"/>
              <w:bottom w:w="0" w:type="dxa"/>
              <w:right w:w="15" w:type="dxa"/>
            </w:tcMar>
            <w:vAlign w:val="center"/>
            <w:hideMark/>
          </w:tcPr>
          <w:p w14:paraId="2C69448C" w14:textId="51F5C089" w:rsidR="00A01958" w:rsidRPr="00856EE6" w:rsidRDefault="00A01958" w:rsidP="00A01958">
            <w:pPr>
              <w:ind w:hanging="2"/>
              <w:jc w:val="center"/>
              <w:rPr>
                <w:b/>
                <w:bCs/>
                <w:sz w:val="16"/>
                <w:szCs w:val="16"/>
              </w:rPr>
            </w:pPr>
            <w:r w:rsidRPr="00856EE6">
              <w:rPr>
                <w:b/>
                <w:bCs/>
                <w:sz w:val="16"/>
                <w:szCs w:val="16"/>
              </w:rPr>
              <w:t>Se reorganiza dentro del énfasis de IA</w:t>
            </w:r>
          </w:p>
        </w:tc>
      </w:tr>
      <w:tr w:rsidR="00A01958" w:rsidRPr="00856EE6" w14:paraId="13CF359E" w14:textId="77777777" w:rsidTr="00856EE6">
        <w:trPr>
          <w:trHeight w:val="255"/>
        </w:trPr>
        <w:tc>
          <w:tcPr>
            <w:tcW w:w="2830" w:type="dxa"/>
            <w:shd w:val="clear" w:color="auto" w:fill="auto"/>
            <w:tcMar>
              <w:top w:w="15" w:type="dxa"/>
              <w:left w:w="15" w:type="dxa"/>
              <w:bottom w:w="0" w:type="dxa"/>
              <w:right w:w="15" w:type="dxa"/>
            </w:tcMar>
            <w:vAlign w:val="center"/>
            <w:hideMark/>
          </w:tcPr>
          <w:p w14:paraId="4BB8E43C" w14:textId="77777777" w:rsidR="00A01958" w:rsidRPr="00856EE6" w:rsidRDefault="00A01958" w:rsidP="00A01958">
            <w:pPr>
              <w:ind w:hanging="2"/>
              <w:jc w:val="center"/>
              <w:rPr>
                <w:sz w:val="16"/>
                <w:szCs w:val="18"/>
              </w:rPr>
            </w:pPr>
            <w:r w:rsidRPr="00856EE6">
              <w:rPr>
                <w:sz w:val="16"/>
                <w:szCs w:val="18"/>
              </w:rPr>
              <w:t>COMPUTACION PARALELA</w:t>
            </w:r>
          </w:p>
        </w:tc>
        <w:tc>
          <w:tcPr>
            <w:tcW w:w="1270" w:type="dxa"/>
            <w:shd w:val="clear" w:color="auto" w:fill="auto"/>
            <w:tcMar>
              <w:top w:w="15" w:type="dxa"/>
              <w:left w:w="15" w:type="dxa"/>
              <w:bottom w:w="0" w:type="dxa"/>
              <w:right w:w="15" w:type="dxa"/>
            </w:tcMar>
            <w:hideMark/>
          </w:tcPr>
          <w:p w14:paraId="0F18C052" w14:textId="428B7167"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396BA31"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0871D0AE" w14:textId="77777777" w:rsidR="00A01958" w:rsidRPr="00856EE6" w:rsidRDefault="00A01958" w:rsidP="00A01958">
            <w:pPr>
              <w:ind w:hanging="2"/>
              <w:jc w:val="center"/>
              <w:rPr>
                <w:sz w:val="16"/>
                <w:szCs w:val="18"/>
              </w:rPr>
            </w:pPr>
            <w:r w:rsidRPr="00856EE6">
              <w:rPr>
                <w:sz w:val="16"/>
                <w:szCs w:val="18"/>
              </w:rPr>
              <w:t>COMPUTACION PARALELA</w:t>
            </w:r>
          </w:p>
        </w:tc>
        <w:tc>
          <w:tcPr>
            <w:tcW w:w="2551" w:type="dxa"/>
            <w:shd w:val="clear" w:color="auto" w:fill="auto"/>
            <w:tcMar>
              <w:top w:w="15" w:type="dxa"/>
              <w:left w:w="15" w:type="dxa"/>
              <w:bottom w:w="0" w:type="dxa"/>
              <w:right w:w="15" w:type="dxa"/>
            </w:tcMar>
            <w:vAlign w:val="center"/>
            <w:hideMark/>
          </w:tcPr>
          <w:p w14:paraId="115F65C0"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7E60C8" w:rsidRPr="00856EE6" w14:paraId="5A47B42B" w14:textId="77777777" w:rsidTr="00856EE6">
        <w:trPr>
          <w:trHeight w:val="259"/>
        </w:trPr>
        <w:tc>
          <w:tcPr>
            <w:tcW w:w="4673" w:type="dxa"/>
            <w:gridSpan w:val="3"/>
            <w:shd w:val="clear" w:color="000000" w:fill="E2EFD9"/>
            <w:tcMar>
              <w:top w:w="15" w:type="dxa"/>
              <w:left w:w="15" w:type="dxa"/>
              <w:bottom w:w="0" w:type="dxa"/>
              <w:right w:w="15" w:type="dxa"/>
            </w:tcMar>
            <w:vAlign w:val="center"/>
            <w:hideMark/>
          </w:tcPr>
          <w:p w14:paraId="0F48B117" w14:textId="77777777" w:rsidR="00F54666" w:rsidRPr="00856EE6" w:rsidRDefault="00F54666">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14:paraId="72BE65CA" w14:textId="77777777" w:rsidR="00F54666" w:rsidRPr="00856EE6" w:rsidRDefault="00F54666">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14:paraId="0D53FD8F" w14:textId="77777777" w:rsidR="00F54666" w:rsidRPr="00856EE6" w:rsidRDefault="00F54666">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14:paraId="6A32FE22" w14:textId="77777777" w:rsidR="00F54666" w:rsidRPr="00856EE6" w:rsidRDefault="00F54666">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14:paraId="414C5E7B" w14:textId="77777777" w:rsidR="00F54666" w:rsidRPr="00856EE6" w:rsidRDefault="00F54666">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14:paraId="29D15F64" w14:textId="77777777" w:rsidR="00F54666" w:rsidRPr="00856EE6" w:rsidRDefault="00F54666">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14:paraId="60453679" w14:textId="77777777" w:rsidR="00F54666" w:rsidRPr="00856EE6" w:rsidRDefault="00F54666">
            <w:pPr>
              <w:ind w:hanging="2"/>
              <w:jc w:val="center"/>
              <w:rPr>
                <w:sz w:val="16"/>
                <w:szCs w:val="18"/>
              </w:rPr>
            </w:pPr>
            <w:r w:rsidRPr="00856EE6">
              <w:rPr>
                <w:sz w:val="16"/>
                <w:szCs w:val="18"/>
              </w:rPr>
              <w:t> </w:t>
            </w:r>
          </w:p>
        </w:tc>
      </w:tr>
      <w:tr w:rsidR="007E60C8" w:rsidRPr="00856EE6" w14:paraId="709D838E" w14:textId="77777777" w:rsidTr="00856EE6">
        <w:trPr>
          <w:trHeight w:val="255"/>
        </w:trPr>
        <w:tc>
          <w:tcPr>
            <w:tcW w:w="13745" w:type="dxa"/>
            <w:gridSpan w:val="10"/>
            <w:shd w:val="clear" w:color="000000" w:fill="DEEAF6"/>
            <w:tcMar>
              <w:top w:w="15" w:type="dxa"/>
              <w:left w:w="15" w:type="dxa"/>
              <w:bottom w:w="0" w:type="dxa"/>
              <w:right w:w="15" w:type="dxa"/>
            </w:tcMar>
            <w:vAlign w:val="center"/>
            <w:hideMark/>
          </w:tcPr>
          <w:p w14:paraId="0BD7CB43" w14:textId="7DE0FBBA" w:rsidR="00F54666" w:rsidRPr="00856EE6" w:rsidRDefault="00F54666">
            <w:pPr>
              <w:ind w:hanging="2"/>
              <w:jc w:val="center"/>
              <w:rPr>
                <w:b/>
                <w:bCs/>
                <w:sz w:val="16"/>
                <w:szCs w:val="18"/>
              </w:rPr>
            </w:pPr>
            <w:del w:id="958" w:author="RUBIANO SUAREZ ALISON KATHERINE" w:date="2024-12-04T10:37:00Z">
              <w:r w:rsidRPr="00856EE6" w:rsidDel="003A6EF0">
                <w:rPr>
                  <w:b/>
                  <w:bCs/>
                  <w:sz w:val="16"/>
                  <w:szCs w:val="18"/>
                </w:rPr>
                <w:delText xml:space="preserve">SEGUNDO </w:delText>
              </w:r>
            </w:del>
            <w:ins w:id="959" w:author="RUBIANO SUAREZ ALISON KATHERINE" w:date="2024-12-04T10:37:00Z">
              <w:r w:rsidR="003A6EF0">
                <w:rPr>
                  <w:b/>
                  <w:bCs/>
                  <w:sz w:val="16"/>
                  <w:szCs w:val="18"/>
                </w:rPr>
                <w:t>TERCER</w:t>
              </w:r>
              <w:bookmarkStart w:id="960" w:name="_GoBack"/>
              <w:bookmarkEnd w:id="960"/>
              <w:r w:rsidR="003A6EF0" w:rsidRPr="00856EE6">
                <w:rPr>
                  <w:b/>
                  <w:bCs/>
                  <w:sz w:val="16"/>
                  <w:szCs w:val="18"/>
                </w:rPr>
                <w:t xml:space="preserve"> </w:t>
              </w:r>
            </w:ins>
            <w:r w:rsidRPr="00856EE6">
              <w:rPr>
                <w:b/>
                <w:bCs/>
                <w:sz w:val="16"/>
                <w:szCs w:val="18"/>
              </w:rPr>
              <w:t>SEMESTRE</w:t>
            </w:r>
          </w:p>
        </w:tc>
      </w:tr>
      <w:tr w:rsidR="007E60C8" w:rsidRPr="00856EE6" w14:paraId="237B84C5" w14:textId="77777777" w:rsidTr="00856EE6">
        <w:trPr>
          <w:trHeight w:val="270"/>
        </w:trPr>
        <w:tc>
          <w:tcPr>
            <w:tcW w:w="2830" w:type="dxa"/>
            <w:shd w:val="clear" w:color="auto" w:fill="auto"/>
            <w:tcMar>
              <w:top w:w="15" w:type="dxa"/>
              <w:left w:w="15" w:type="dxa"/>
              <w:bottom w:w="0" w:type="dxa"/>
              <w:right w:w="15" w:type="dxa"/>
            </w:tcMar>
            <w:vAlign w:val="center"/>
            <w:hideMark/>
          </w:tcPr>
          <w:p w14:paraId="65CCE3F5" w14:textId="77777777" w:rsidR="00F54666" w:rsidRPr="00856EE6" w:rsidRDefault="00F54666">
            <w:pPr>
              <w:ind w:hanging="2"/>
              <w:jc w:val="center"/>
              <w:rPr>
                <w:sz w:val="16"/>
                <w:szCs w:val="18"/>
              </w:rPr>
            </w:pPr>
            <w:r w:rsidRPr="00856EE6">
              <w:rPr>
                <w:sz w:val="16"/>
                <w:szCs w:val="18"/>
              </w:rPr>
              <w:t xml:space="preserve">TRABAJO DE GRADO </w:t>
            </w:r>
          </w:p>
        </w:tc>
        <w:tc>
          <w:tcPr>
            <w:tcW w:w="1270" w:type="dxa"/>
            <w:shd w:val="clear" w:color="auto" w:fill="auto"/>
            <w:tcMar>
              <w:top w:w="15" w:type="dxa"/>
              <w:left w:w="15" w:type="dxa"/>
              <w:bottom w:w="0" w:type="dxa"/>
              <w:right w:w="15" w:type="dxa"/>
            </w:tcMar>
            <w:vAlign w:val="center"/>
            <w:hideMark/>
          </w:tcPr>
          <w:p w14:paraId="00521423" w14:textId="77777777" w:rsidR="00F54666" w:rsidRPr="00856EE6" w:rsidRDefault="00F54666">
            <w:pPr>
              <w:ind w:hanging="2"/>
              <w:jc w:val="center"/>
              <w:rPr>
                <w:sz w:val="16"/>
                <w:szCs w:val="18"/>
              </w:rPr>
            </w:pPr>
            <w:r w:rsidRPr="00856EE6">
              <w:rPr>
                <w:sz w:val="16"/>
                <w:szCs w:val="18"/>
              </w:rPr>
              <w:t>OBLIGATORIO</w:t>
            </w:r>
          </w:p>
        </w:tc>
        <w:tc>
          <w:tcPr>
            <w:tcW w:w="573" w:type="dxa"/>
            <w:shd w:val="clear" w:color="auto" w:fill="auto"/>
            <w:tcMar>
              <w:top w:w="15" w:type="dxa"/>
              <w:left w:w="15" w:type="dxa"/>
              <w:bottom w:w="0" w:type="dxa"/>
              <w:right w:w="15" w:type="dxa"/>
            </w:tcMar>
            <w:vAlign w:val="center"/>
            <w:hideMark/>
          </w:tcPr>
          <w:p w14:paraId="67DB25EE"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5D4B0389" w14:textId="77777777" w:rsidR="00F54666" w:rsidRPr="00856EE6" w:rsidRDefault="00F54666">
            <w:pPr>
              <w:ind w:hanging="2"/>
              <w:jc w:val="center"/>
              <w:rPr>
                <w:sz w:val="16"/>
                <w:szCs w:val="18"/>
              </w:rPr>
            </w:pPr>
            <w:r w:rsidRPr="00856EE6">
              <w:rPr>
                <w:sz w:val="16"/>
                <w:szCs w:val="18"/>
              </w:rPr>
              <w:t>0</w:t>
            </w:r>
          </w:p>
        </w:tc>
        <w:tc>
          <w:tcPr>
            <w:tcW w:w="567" w:type="dxa"/>
            <w:shd w:val="clear" w:color="auto" w:fill="auto"/>
            <w:tcMar>
              <w:top w:w="15" w:type="dxa"/>
              <w:left w:w="15" w:type="dxa"/>
              <w:bottom w:w="0" w:type="dxa"/>
              <w:right w:w="15" w:type="dxa"/>
            </w:tcMar>
            <w:vAlign w:val="center"/>
            <w:hideMark/>
          </w:tcPr>
          <w:p w14:paraId="21D39276" w14:textId="77777777" w:rsidR="00F54666" w:rsidRPr="00856EE6" w:rsidRDefault="00F54666">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14:paraId="4CA67DBA" w14:textId="77777777" w:rsidR="00F54666" w:rsidRPr="00856EE6" w:rsidRDefault="00F54666">
            <w:pPr>
              <w:ind w:hanging="2"/>
              <w:jc w:val="center"/>
              <w:rPr>
                <w:sz w:val="16"/>
                <w:szCs w:val="18"/>
              </w:rPr>
            </w:pPr>
            <w:r w:rsidRPr="00856EE6">
              <w:rPr>
                <w:sz w:val="16"/>
                <w:szCs w:val="18"/>
              </w:rPr>
              <w:t>128</w:t>
            </w:r>
          </w:p>
        </w:tc>
        <w:tc>
          <w:tcPr>
            <w:tcW w:w="1134" w:type="dxa"/>
            <w:shd w:val="clear" w:color="auto" w:fill="auto"/>
            <w:tcMar>
              <w:top w:w="15" w:type="dxa"/>
              <w:left w:w="15" w:type="dxa"/>
              <w:bottom w:w="0" w:type="dxa"/>
              <w:right w:w="15" w:type="dxa"/>
            </w:tcMar>
            <w:vAlign w:val="center"/>
            <w:hideMark/>
          </w:tcPr>
          <w:p w14:paraId="2A321FA3" w14:textId="77777777" w:rsidR="00F54666" w:rsidRPr="00856EE6" w:rsidRDefault="00F54666">
            <w:pPr>
              <w:ind w:hanging="2"/>
              <w:jc w:val="center"/>
              <w:rPr>
                <w:sz w:val="16"/>
                <w:szCs w:val="18"/>
              </w:rPr>
            </w:pPr>
            <w:r w:rsidRPr="00856EE6">
              <w:rPr>
                <w:sz w:val="16"/>
                <w:szCs w:val="18"/>
              </w:rPr>
              <w:t>192</w:t>
            </w:r>
          </w:p>
        </w:tc>
        <w:tc>
          <w:tcPr>
            <w:tcW w:w="709" w:type="dxa"/>
            <w:shd w:val="clear" w:color="auto" w:fill="auto"/>
            <w:tcMar>
              <w:top w:w="15" w:type="dxa"/>
              <w:left w:w="15" w:type="dxa"/>
              <w:bottom w:w="0" w:type="dxa"/>
              <w:right w:w="15" w:type="dxa"/>
            </w:tcMar>
            <w:vAlign w:val="center"/>
            <w:hideMark/>
          </w:tcPr>
          <w:p w14:paraId="5FF48C9A" w14:textId="77777777" w:rsidR="00F54666" w:rsidRPr="00856EE6" w:rsidRDefault="00F54666">
            <w:pPr>
              <w:ind w:hanging="2"/>
              <w:jc w:val="center"/>
              <w:rPr>
                <w:sz w:val="16"/>
                <w:szCs w:val="18"/>
              </w:rPr>
            </w:pPr>
            <w:r w:rsidRPr="00856EE6">
              <w:rPr>
                <w:sz w:val="16"/>
                <w:szCs w:val="18"/>
              </w:rPr>
              <w:t>4</w:t>
            </w:r>
          </w:p>
        </w:tc>
        <w:tc>
          <w:tcPr>
            <w:tcW w:w="3119" w:type="dxa"/>
            <w:shd w:val="clear" w:color="auto" w:fill="auto"/>
            <w:tcMar>
              <w:top w:w="15" w:type="dxa"/>
              <w:left w:w="15" w:type="dxa"/>
              <w:bottom w:w="0" w:type="dxa"/>
              <w:right w:w="15" w:type="dxa"/>
            </w:tcMar>
            <w:vAlign w:val="center"/>
            <w:hideMark/>
          </w:tcPr>
          <w:p w14:paraId="43C2C85C" w14:textId="77777777" w:rsidR="00F54666" w:rsidRPr="00856EE6" w:rsidRDefault="00F54666">
            <w:pPr>
              <w:ind w:hanging="2"/>
              <w:jc w:val="center"/>
              <w:rPr>
                <w:sz w:val="16"/>
                <w:szCs w:val="18"/>
              </w:rPr>
            </w:pPr>
            <w:r w:rsidRPr="00856EE6">
              <w:rPr>
                <w:sz w:val="16"/>
                <w:szCs w:val="18"/>
              </w:rPr>
              <w:t>TESIS I</w:t>
            </w:r>
          </w:p>
        </w:tc>
        <w:tc>
          <w:tcPr>
            <w:tcW w:w="2551" w:type="dxa"/>
            <w:shd w:val="clear" w:color="auto" w:fill="auto"/>
            <w:tcMar>
              <w:top w:w="15" w:type="dxa"/>
              <w:left w:w="15" w:type="dxa"/>
              <w:bottom w:w="0" w:type="dxa"/>
              <w:right w:w="15" w:type="dxa"/>
            </w:tcMar>
            <w:vAlign w:val="center"/>
            <w:hideMark/>
          </w:tcPr>
          <w:p w14:paraId="228D5827" w14:textId="77777777" w:rsidR="00F54666" w:rsidRPr="00856EE6" w:rsidRDefault="00F54666">
            <w:pPr>
              <w:ind w:hanging="2"/>
              <w:jc w:val="center"/>
              <w:rPr>
                <w:b/>
                <w:bCs/>
                <w:sz w:val="16"/>
                <w:szCs w:val="18"/>
              </w:rPr>
            </w:pPr>
            <w:r w:rsidRPr="00856EE6">
              <w:rPr>
                <w:b/>
                <w:bCs/>
                <w:sz w:val="16"/>
                <w:szCs w:val="18"/>
              </w:rPr>
              <w:t>Cambio de denominación</w:t>
            </w:r>
          </w:p>
        </w:tc>
      </w:tr>
      <w:tr w:rsidR="007E60C8" w:rsidRPr="00856EE6" w14:paraId="22DD8E51"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54A140AC" w14:textId="77777777" w:rsidR="00F54666" w:rsidRPr="00856EE6" w:rsidRDefault="00F54666">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14:paraId="493AEEC9"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4E768DD"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CAEC9F0"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0885EC82"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14CEF57F"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62ACBA70"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17794876"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0EE0D307" w14:textId="77777777" w:rsidTr="00856EE6">
        <w:trPr>
          <w:trHeight w:val="495"/>
        </w:trPr>
        <w:tc>
          <w:tcPr>
            <w:tcW w:w="2830" w:type="dxa"/>
            <w:shd w:val="clear" w:color="auto" w:fill="auto"/>
            <w:tcMar>
              <w:top w:w="15" w:type="dxa"/>
              <w:left w:w="15" w:type="dxa"/>
              <w:bottom w:w="0" w:type="dxa"/>
              <w:right w:w="15" w:type="dxa"/>
            </w:tcMar>
            <w:vAlign w:val="center"/>
            <w:hideMark/>
          </w:tcPr>
          <w:p w14:paraId="28A97CCA" w14:textId="77777777" w:rsidR="00F54666" w:rsidRPr="00856EE6" w:rsidRDefault="00F54666">
            <w:pPr>
              <w:ind w:hanging="2"/>
              <w:jc w:val="center"/>
              <w:rPr>
                <w:sz w:val="16"/>
                <w:szCs w:val="18"/>
              </w:rPr>
            </w:pPr>
            <w:r w:rsidRPr="00856EE6">
              <w:rPr>
                <w:sz w:val="16"/>
                <w:szCs w:val="18"/>
              </w:rPr>
              <w:t>POLITICA SECTORIAL Y REGULACION EN TELECOMUNICACIONES</w:t>
            </w:r>
          </w:p>
        </w:tc>
        <w:tc>
          <w:tcPr>
            <w:tcW w:w="1270" w:type="dxa"/>
            <w:shd w:val="clear" w:color="auto" w:fill="auto"/>
            <w:tcMar>
              <w:top w:w="15" w:type="dxa"/>
              <w:left w:w="15" w:type="dxa"/>
              <w:bottom w:w="0" w:type="dxa"/>
              <w:right w:w="15" w:type="dxa"/>
            </w:tcMar>
            <w:vAlign w:val="center"/>
            <w:hideMark/>
          </w:tcPr>
          <w:p w14:paraId="0925102D" w14:textId="28D6CB3E"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14:paraId="6DEA4A10" w14:textId="77777777" w:rsidR="00F54666" w:rsidRPr="00856EE6" w:rsidRDefault="00F54666">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14:paraId="50283F19" w14:textId="77777777" w:rsidR="00F54666" w:rsidRPr="00856EE6" w:rsidRDefault="00F54666">
            <w:pPr>
              <w:ind w:hanging="2"/>
              <w:jc w:val="center"/>
              <w:rPr>
                <w:sz w:val="16"/>
                <w:szCs w:val="18"/>
              </w:rPr>
            </w:pPr>
            <w:r w:rsidRPr="00856EE6">
              <w:rPr>
                <w:sz w:val="16"/>
                <w:szCs w:val="18"/>
              </w:rPr>
              <w:t>POLITICA SECTORIAL Y REGULACION EN TELECOMUNICACIONES</w:t>
            </w:r>
          </w:p>
        </w:tc>
        <w:tc>
          <w:tcPr>
            <w:tcW w:w="2551" w:type="dxa"/>
            <w:shd w:val="clear" w:color="auto" w:fill="auto"/>
            <w:tcMar>
              <w:top w:w="15" w:type="dxa"/>
              <w:left w:w="15" w:type="dxa"/>
              <w:bottom w:w="0" w:type="dxa"/>
              <w:right w:w="15" w:type="dxa"/>
            </w:tcMar>
            <w:vAlign w:val="center"/>
            <w:hideMark/>
          </w:tcPr>
          <w:p w14:paraId="33098284" w14:textId="5BE83803" w:rsidR="00F54666" w:rsidRPr="00856EE6" w:rsidRDefault="00F54666">
            <w:pPr>
              <w:ind w:hanging="2"/>
              <w:jc w:val="center"/>
              <w:rPr>
                <w:b/>
                <w:bCs/>
                <w:sz w:val="16"/>
                <w:szCs w:val="16"/>
              </w:rPr>
            </w:pPr>
            <w:r w:rsidRPr="00856EE6">
              <w:rPr>
                <w:b/>
                <w:bCs/>
                <w:sz w:val="16"/>
                <w:szCs w:val="16"/>
              </w:rPr>
              <w:t>Se reorganiza dentro del énfasis de TELEINFORMATICA</w:t>
            </w:r>
          </w:p>
        </w:tc>
      </w:tr>
      <w:tr w:rsidR="007E60C8" w:rsidRPr="00856EE6" w14:paraId="1B3069EA"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620C7B8C" w14:textId="77777777" w:rsidR="00F54666" w:rsidRPr="00856EE6" w:rsidRDefault="00F54666">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14:paraId="13EC990E"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6B876D7"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1DB3FE42"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1D2DF009"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065E5CBE"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6D18A5D6"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659EE126"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43B8ED3C" w14:textId="77777777" w:rsidTr="00856EE6">
        <w:trPr>
          <w:trHeight w:val="450"/>
        </w:trPr>
        <w:tc>
          <w:tcPr>
            <w:tcW w:w="2830" w:type="dxa"/>
            <w:shd w:val="clear" w:color="auto" w:fill="auto"/>
            <w:tcMar>
              <w:top w:w="15" w:type="dxa"/>
              <w:left w:w="15" w:type="dxa"/>
              <w:bottom w:w="0" w:type="dxa"/>
              <w:right w:w="15" w:type="dxa"/>
            </w:tcMar>
            <w:vAlign w:val="center"/>
            <w:hideMark/>
          </w:tcPr>
          <w:p w14:paraId="2B5BFA32" w14:textId="77777777" w:rsidR="00A01958" w:rsidRPr="00856EE6" w:rsidRDefault="00A01958" w:rsidP="00A01958">
            <w:pPr>
              <w:ind w:hanging="2"/>
              <w:jc w:val="center"/>
              <w:rPr>
                <w:sz w:val="16"/>
                <w:szCs w:val="18"/>
              </w:rPr>
            </w:pPr>
            <w:r w:rsidRPr="00856EE6">
              <w:rPr>
                <w:sz w:val="16"/>
                <w:szCs w:val="18"/>
              </w:rPr>
              <w:t>ESTADISTICA ESPACIAL</w:t>
            </w:r>
          </w:p>
        </w:tc>
        <w:tc>
          <w:tcPr>
            <w:tcW w:w="1270" w:type="dxa"/>
            <w:shd w:val="clear" w:color="auto" w:fill="auto"/>
            <w:tcMar>
              <w:top w:w="15" w:type="dxa"/>
              <w:left w:w="15" w:type="dxa"/>
              <w:bottom w:w="0" w:type="dxa"/>
              <w:right w:w="15" w:type="dxa"/>
            </w:tcMar>
            <w:hideMark/>
          </w:tcPr>
          <w:p w14:paraId="029A0EE2" w14:textId="50B8E7B4"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B39A8D9"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1E0F883E" w14:textId="77777777" w:rsidR="00A01958" w:rsidRPr="00856EE6" w:rsidRDefault="00A01958" w:rsidP="00A01958">
            <w:pPr>
              <w:ind w:hanging="2"/>
              <w:jc w:val="center"/>
              <w:rPr>
                <w:sz w:val="16"/>
                <w:szCs w:val="18"/>
              </w:rPr>
            </w:pPr>
            <w:r w:rsidRPr="00856EE6">
              <w:rPr>
                <w:sz w:val="16"/>
                <w:szCs w:val="18"/>
              </w:rPr>
              <w:t>ESTADISTICA ESPACIAL</w:t>
            </w:r>
          </w:p>
        </w:tc>
        <w:tc>
          <w:tcPr>
            <w:tcW w:w="2551" w:type="dxa"/>
            <w:shd w:val="clear" w:color="auto" w:fill="auto"/>
            <w:tcMar>
              <w:top w:w="15" w:type="dxa"/>
              <w:left w:w="15" w:type="dxa"/>
              <w:bottom w:w="0" w:type="dxa"/>
              <w:right w:w="15" w:type="dxa"/>
            </w:tcMar>
            <w:vAlign w:val="center"/>
            <w:hideMark/>
          </w:tcPr>
          <w:p w14:paraId="54EA8338" w14:textId="76B9A8AC" w:rsidR="00A01958" w:rsidRPr="00856EE6" w:rsidRDefault="00A01958" w:rsidP="00A01958">
            <w:pPr>
              <w:ind w:hanging="2"/>
              <w:jc w:val="center"/>
              <w:rPr>
                <w:b/>
                <w:bCs/>
                <w:sz w:val="16"/>
                <w:szCs w:val="16"/>
              </w:rPr>
            </w:pPr>
            <w:r w:rsidRPr="00856EE6">
              <w:rPr>
                <w:b/>
                <w:bCs/>
                <w:sz w:val="16"/>
                <w:szCs w:val="16"/>
              </w:rPr>
              <w:t>Se reorganiza dentro del énfasis de GEOMATICA</w:t>
            </w:r>
          </w:p>
        </w:tc>
      </w:tr>
      <w:tr w:rsidR="00A01958" w:rsidRPr="00856EE6" w14:paraId="0085FB6C" w14:textId="77777777" w:rsidTr="00856EE6">
        <w:trPr>
          <w:trHeight w:val="735"/>
        </w:trPr>
        <w:tc>
          <w:tcPr>
            <w:tcW w:w="2830" w:type="dxa"/>
            <w:shd w:val="clear" w:color="auto" w:fill="auto"/>
            <w:tcMar>
              <w:top w:w="15" w:type="dxa"/>
              <w:left w:w="15" w:type="dxa"/>
              <w:bottom w:w="0" w:type="dxa"/>
              <w:right w:w="15" w:type="dxa"/>
            </w:tcMar>
            <w:vAlign w:val="center"/>
            <w:hideMark/>
          </w:tcPr>
          <w:p w14:paraId="2871F43C" w14:textId="77777777" w:rsidR="00A01958" w:rsidRPr="00856EE6" w:rsidRDefault="00A01958" w:rsidP="00A01958">
            <w:pPr>
              <w:ind w:hanging="2"/>
              <w:jc w:val="center"/>
              <w:rPr>
                <w:sz w:val="16"/>
                <w:szCs w:val="18"/>
              </w:rPr>
            </w:pPr>
            <w:r w:rsidRPr="00856EE6">
              <w:rPr>
                <w:sz w:val="16"/>
                <w:szCs w:val="18"/>
              </w:rPr>
              <w:t>PROCESAMIENTO DIGITAL DE IMÁGENES Y ELABORACION DE PRODUCTOS CARTOGRAFICOS</w:t>
            </w:r>
          </w:p>
        </w:tc>
        <w:tc>
          <w:tcPr>
            <w:tcW w:w="1270" w:type="dxa"/>
            <w:shd w:val="clear" w:color="auto" w:fill="auto"/>
            <w:tcMar>
              <w:top w:w="15" w:type="dxa"/>
              <w:left w:w="15" w:type="dxa"/>
              <w:bottom w:w="0" w:type="dxa"/>
              <w:right w:w="15" w:type="dxa"/>
            </w:tcMar>
            <w:hideMark/>
          </w:tcPr>
          <w:p w14:paraId="36B368AE" w14:textId="1FFC1F12"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1BC3AE9C"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3D0E5084" w14:textId="77777777" w:rsidR="00A01958" w:rsidRPr="00856EE6" w:rsidRDefault="00A01958" w:rsidP="00A01958">
            <w:pPr>
              <w:ind w:hanging="2"/>
              <w:jc w:val="center"/>
              <w:rPr>
                <w:sz w:val="16"/>
                <w:szCs w:val="18"/>
              </w:rPr>
            </w:pPr>
            <w:r w:rsidRPr="00856EE6">
              <w:rPr>
                <w:sz w:val="16"/>
                <w:szCs w:val="18"/>
              </w:rPr>
              <w:t>PROCESAMIENTO DIGITAL DE IMÁGENES Y ELABORACION DE PRODUCTOS CARTOGRAFICOS</w:t>
            </w:r>
          </w:p>
        </w:tc>
        <w:tc>
          <w:tcPr>
            <w:tcW w:w="2551" w:type="dxa"/>
            <w:shd w:val="clear" w:color="auto" w:fill="auto"/>
            <w:tcMar>
              <w:top w:w="15" w:type="dxa"/>
              <w:left w:w="15" w:type="dxa"/>
              <w:bottom w:w="0" w:type="dxa"/>
              <w:right w:w="15" w:type="dxa"/>
            </w:tcMar>
            <w:vAlign w:val="center"/>
            <w:hideMark/>
          </w:tcPr>
          <w:p w14:paraId="6933BA7B" w14:textId="4B88C9AB" w:rsidR="00A01958" w:rsidRPr="00856EE6" w:rsidRDefault="00A01958" w:rsidP="00A01958">
            <w:pPr>
              <w:ind w:hanging="2"/>
              <w:jc w:val="center"/>
              <w:rPr>
                <w:b/>
                <w:bCs/>
                <w:sz w:val="16"/>
                <w:szCs w:val="16"/>
              </w:rPr>
            </w:pPr>
            <w:r w:rsidRPr="00856EE6">
              <w:rPr>
                <w:b/>
                <w:bCs/>
                <w:sz w:val="16"/>
                <w:szCs w:val="16"/>
              </w:rPr>
              <w:t>Se reorganiza dentro del énfasis de GEOMATICA</w:t>
            </w:r>
          </w:p>
        </w:tc>
      </w:tr>
      <w:tr w:rsidR="007E60C8" w:rsidRPr="00856EE6" w14:paraId="755FFECD"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2F0AFF94" w14:textId="77777777" w:rsidR="00F54666" w:rsidRPr="00856EE6" w:rsidRDefault="00F54666">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14:paraId="53FBA416"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7D2C4BB"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BD22F45"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796C5549"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4C10CF06"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3BE2FC9C"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0E01C7F0"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4C9472C9" w14:textId="77777777" w:rsidTr="00856EE6">
        <w:trPr>
          <w:trHeight w:val="495"/>
        </w:trPr>
        <w:tc>
          <w:tcPr>
            <w:tcW w:w="2830" w:type="dxa"/>
            <w:shd w:val="clear" w:color="auto" w:fill="auto"/>
            <w:tcMar>
              <w:top w:w="15" w:type="dxa"/>
              <w:left w:w="15" w:type="dxa"/>
              <w:bottom w:w="0" w:type="dxa"/>
              <w:right w:w="15" w:type="dxa"/>
            </w:tcMar>
            <w:vAlign w:val="center"/>
            <w:hideMark/>
          </w:tcPr>
          <w:p w14:paraId="7EBEFCA6" w14:textId="77777777" w:rsidR="00F54666" w:rsidRPr="00856EE6" w:rsidRDefault="00F54666">
            <w:pPr>
              <w:ind w:hanging="2"/>
              <w:jc w:val="center"/>
              <w:rPr>
                <w:sz w:val="16"/>
                <w:szCs w:val="18"/>
              </w:rPr>
            </w:pPr>
            <w:r w:rsidRPr="00856EE6">
              <w:rPr>
                <w:sz w:val="16"/>
                <w:szCs w:val="18"/>
              </w:rPr>
              <w:t>TENDENCIAS EN INGENIERIA DE SOFTWARE</w:t>
            </w:r>
          </w:p>
        </w:tc>
        <w:tc>
          <w:tcPr>
            <w:tcW w:w="1270" w:type="dxa"/>
            <w:shd w:val="clear" w:color="auto" w:fill="auto"/>
            <w:tcMar>
              <w:top w:w="15" w:type="dxa"/>
              <w:left w:w="15" w:type="dxa"/>
              <w:bottom w:w="0" w:type="dxa"/>
              <w:right w:w="15" w:type="dxa"/>
            </w:tcMar>
            <w:vAlign w:val="center"/>
            <w:hideMark/>
          </w:tcPr>
          <w:p w14:paraId="7FEF6802" w14:textId="1D77E3E6"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14:paraId="1E7610BC" w14:textId="77777777" w:rsidR="00F54666" w:rsidRPr="00856EE6" w:rsidRDefault="00F54666">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14:paraId="326CC773" w14:textId="77777777" w:rsidR="00F54666" w:rsidRPr="00856EE6" w:rsidRDefault="00F54666">
            <w:pPr>
              <w:ind w:hanging="2"/>
              <w:jc w:val="center"/>
              <w:rPr>
                <w:sz w:val="16"/>
                <w:szCs w:val="18"/>
              </w:rPr>
            </w:pPr>
            <w:r w:rsidRPr="00856EE6">
              <w:rPr>
                <w:sz w:val="16"/>
                <w:szCs w:val="18"/>
              </w:rPr>
              <w:t>TENDENCIAS EN INGENIERIA DE SOFTWARE</w:t>
            </w:r>
          </w:p>
        </w:tc>
        <w:tc>
          <w:tcPr>
            <w:tcW w:w="2551" w:type="dxa"/>
            <w:shd w:val="clear" w:color="auto" w:fill="auto"/>
            <w:tcMar>
              <w:top w:w="15" w:type="dxa"/>
              <w:left w:w="15" w:type="dxa"/>
              <w:bottom w:w="0" w:type="dxa"/>
              <w:right w:w="15" w:type="dxa"/>
            </w:tcMar>
            <w:vAlign w:val="center"/>
            <w:hideMark/>
          </w:tcPr>
          <w:p w14:paraId="122C67BD" w14:textId="77777777" w:rsidR="00F54666" w:rsidRPr="00856EE6" w:rsidRDefault="00F54666">
            <w:pPr>
              <w:ind w:hanging="2"/>
              <w:jc w:val="center"/>
              <w:rPr>
                <w:sz w:val="16"/>
                <w:szCs w:val="16"/>
              </w:rPr>
            </w:pPr>
            <w:r w:rsidRPr="00856EE6">
              <w:rPr>
                <w:sz w:val="16"/>
                <w:szCs w:val="16"/>
              </w:rPr>
              <w:t>NINGUNA</w:t>
            </w:r>
          </w:p>
        </w:tc>
      </w:tr>
      <w:tr w:rsidR="007E60C8" w:rsidRPr="00856EE6" w14:paraId="580DAC65"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76045A8A" w14:textId="77777777" w:rsidR="00F54666" w:rsidRPr="00856EE6" w:rsidRDefault="00F54666">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14:paraId="201251F3"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9DEADD1"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EBF2342"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35B89064"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04881816"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7410A99A"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3E478031"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3808F652" w14:textId="77777777" w:rsidTr="00856EE6">
        <w:trPr>
          <w:trHeight w:val="255"/>
        </w:trPr>
        <w:tc>
          <w:tcPr>
            <w:tcW w:w="2830" w:type="dxa"/>
            <w:shd w:val="clear" w:color="auto" w:fill="auto"/>
            <w:tcMar>
              <w:top w:w="15" w:type="dxa"/>
              <w:left w:w="15" w:type="dxa"/>
              <w:bottom w:w="0" w:type="dxa"/>
              <w:right w:w="15" w:type="dxa"/>
            </w:tcMar>
            <w:vAlign w:val="center"/>
            <w:hideMark/>
          </w:tcPr>
          <w:p w14:paraId="1F9B7B4E" w14:textId="77777777" w:rsidR="00F54666" w:rsidRPr="00856EE6" w:rsidRDefault="00F54666">
            <w:pPr>
              <w:ind w:hanging="2"/>
              <w:jc w:val="center"/>
              <w:rPr>
                <w:sz w:val="16"/>
                <w:szCs w:val="18"/>
              </w:rPr>
            </w:pPr>
            <w:r w:rsidRPr="00856EE6">
              <w:rPr>
                <w:sz w:val="16"/>
                <w:szCs w:val="18"/>
              </w:rPr>
              <w:t>ROBOTICA</w:t>
            </w:r>
          </w:p>
        </w:tc>
        <w:tc>
          <w:tcPr>
            <w:tcW w:w="1270" w:type="dxa"/>
            <w:shd w:val="clear" w:color="auto" w:fill="auto"/>
            <w:tcMar>
              <w:top w:w="15" w:type="dxa"/>
              <w:left w:w="15" w:type="dxa"/>
              <w:bottom w:w="0" w:type="dxa"/>
              <w:right w:w="15" w:type="dxa"/>
            </w:tcMar>
            <w:vAlign w:val="center"/>
            <w:hideMark/>
          </w:tcPr>
          <w:p w14:paraId="2AD6264B" w14:textId="7FBACE05"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14:paraId="7487E59B" w14:textId="77777777" w:rsidR="00F54666" w:rsidRPr="00856EE6" w:rsidRDefault="00F54666">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14:paraId="1C806DC3" w14:textId="77777777" w:rsidR="00F54666" w:rsidRPr="00856EE6" w:rsidRDefault="00F54666">
            <w:pPr>
              <w:ind w:hanging="2"/>
              <w:jc w:val="center"/>
              <w:rPr>
                <w:sz w:val="16"/>
                <w:szCs w:val="18"/>
              </w:rPr>
            </w:pPr>
            <w:r w:rsidRPr="00856EE6">
              <w:rPr>
                <w:sz w:val="16"/>
                <w:szCs w:val="18"/>
              </w:rPr>
              <w:t>ROBOTICA</w:t>
            </w:r>
          </w:p>
        </w:tc>
        <w:tc>
          <w:tcPr>
            <w:tcW w:w="2551" w:type="dxa"/>
            <w:shd w:val="clear" w:color="auto" w:fill="auto"/>
            <w:tcMar>
              <w:top w:w="15" w:type="dxa"/>
              <w:left w:w="15" w:type="dxa"/>
              <w:bottom w:w="0" w:type="dxa"/>
              <w:right w:w="15" w:type="dxa"/>
            </w:tcMar>
            <w:vAlign w:val="center"/>
            <w:hideMark/>
          </w:tcPr>
          <w:p w14:paraId="05FF8E76" w14:textId="77777777" w:rsidR="00F54666" w:rsidRPr="00856EE6" w:rsidRDefault="00F54666">
            <w:pPr>
              <w:ind w:hanging="2"/>
              <w:jc w:val="center"/>
              <w:rPr>
                <w:b/>
                <w:bCs/>
                <w:sz w:val="16"/>
                <w:szCs w:val="18"/>
              </w:rPr>
            </w:pPr>
            <w:r w:rsidRPr="00856EE6">
              <w:rPr>
                <w:b/>
                <w:bCs/>
                <w:sz w:val="16"/>
                <w:szCs w:val="18"/>
              </w:rPr>
              <w:t>Se crea el espacio académico</w:t>
            </w:r>
          </w:p>
        </w:tc>
      </w:tr>
      <w:tr w:rsidR="007E60C8" w:rsidRPr="00856EE6" w14:paraId="2A04F73A" w14:textId="77777777" w:rsidTr="00856EE6">
        <w:trPr>
          <w:trHeight w:val="259"/>
        </w:trPr>
        <w:tc>
          <w:tcPr>
            <w:tcW w:w="4673" w:type="dxa"/>
            <w:gridSpan w:val="3"/>
            <w:shd w:val="clear" w:color="000000" w:fill="E2EFD9"/>
            <w:tcMar>
              <w:top w:w="15" w:type="dxa"/>
              <w:left w:w="15" w:type="dxa"/>
              <w:bottom w:w="0" w:type="dxa"/>
              <w:right w:w="15" w:type="dxa"/>
            </w:tcMar>
            <w:vAlign w:val="center"/>
            <w:hideMark/>
          </w:tcPr>
          <w:p w14:paraId="4ADE7D22" w14:textId="77777777" w:rsidR="00F54666" w:rsidRPr="00856EE6" w:rsidRDefault="00F54666">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14:paraId="547356EB"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7DA5FD8" w14:textId="77777777" w:rsidR="00F54666" w:rsidRPr="00856EE6" w:rsidRDefault="00F54666">
            <w:pPr>
              <w:ind w:hanging="2"/>
              <w:jc w:val="center"/>
              <w:rPr>
                <w:sz w:val="16"/>
                <w:szCs w:val="18"/>
              </w:rPr>
            </w:pPr>
            <w:r w:rsidRPr="00856EE6">
              <w:rPr>
                <w:sz w:val="16"/>
                <w:szCs w:val="18"/>
              </w:rPr>
              <w:t>80</w:t>
            </w:r>
          </w:p>
        </w:tc>
        <w:tc>
          <w:tcPr>
            <w:tcW w:w="425" w:type="dxa"/>
            <w:shd w:val="clear" w:color="auto" w:fill="auto"/>
            <w:tcMar>
              <w:top w:w="15" w:type="dxa"/>
              <w:left w:w="15" w:type="dxa"/>
              <w:bottom w:w="0" w:type="dxa"/>
              <w:right w:w="15" w:type="dxa"/>
            </w:tcMar>
            <w:vAlign w:val="center"/>
            <w:hideMark/>
          </w:tcPr>
          <w:p w14:paraId="3F9BBF94" w14:textId="77777777" w:rsidR="00F54666" w:rsidRPr="00856EE6" w:rsidRDefault="00F54666">
            <w:pPr>
              <w:ind w:hanging="2"/>
              <w:jc w:val="center"/>
              <w:rPr>
                <w:sz w:val="16"/>
                <w:szCs w:val="18"/>
              </w:rPr>
            </w:pPr>
            <w:r w:rsidRPr="00856EE6">
              <w:rPr>
                <w:sz w:val="16"/>
                <w:szCs w:val="18"/>
              </w:rPr>
              <w:t>256</w:t>
            </w:r>
          </w:p>
        </w:tc>
        <w:tc>
          <w:tcPr>
            <w:tcW w:w="1134" w:type="dxa"/>
            <w:shd w:val="clear" w:color="auto" w:fill="auto"/>
            <w:tcMar>
              <w:top w:w="15" w:type="dxa"/>
              <w:left w:w="15" w:type="dxa"/>
              <w:bottom w:w="0" w:type="dxa"/>
              <w:right w:w="15" w:type="dxa"/>
            </w:tcMar>
            <w:vAlign w:val="center"/>
            <w:hideMark/>
          </w:tcPr>
          <w:p w14:paraId="55117000" w14:textId="77777777" w:rsidR="00F54666" w:rsidRPr="00856EE6" w:rsidRDefault="00F54666">
            <w:pPr>
              <w:ind w:hanging="2"/>
              <w:jc w:val="center"/>
              <w:rPr>
                <w:sz w:val="16"/>
                <w:szCs w:val="18"/>
              </w:rPr>
            </w:pPr>
            <w:r w:rsidRPr="00856EE6">
              <w:rPr>
                <w:sz w:val="16"/>
                <w:szCs w:val="18"/>
              </w:rPr>
              <w:t>384</w:t>
            </w:r>
          </w:p>
        </w:tc>
        <w:tc>
          <w:tcPr>
            <w:tcW w:w="709" w:type="dxa"/>
            <w:shd w:val="clear" w:color="auto" w:fill="auto"/>
            <w:tcMar>
              <w:top w:w="15" w:type="dxa"/>
              <w:left w:w="15" w:type="dxa"/>
              <w:bottom w:w="0" w:type="dxa"/>
              <w:right w:w="15" w:type="dxa"/>
            </w:tcMar>
            <w:vAlign w:val="center"/>
            <w:hideMark/>
          </w:tcPr>
          <w:p w14:paraId="190284AC" w14:textId="77777777" w:rsidR="00F54666" w:rsidRPr="00856EE6" w:rsidRDefault="00F54666">
            <w:pPr>
              <w:ind w:hanging="2"/>
              <w:jc w:val="center"/>
              <w:rPr>
                <w:sz w:val="16"/>
                <w:szCs w:val="18"/>
              </w:rPr>
            </w:pPr>
            <w:r w:rsidRPr="00856EE6">
              <w:rPr>
                <w:sz w:val="16"/>
                <w:szCs w:val="18"/>
              </w:rPr>
              <w:t>12</w:t>
            </w:r>
          </w:p>
        </w:tc>
        <w:tc>
          <w:tcPr>
            <w:tcW w:w="5670" w:type="dxa"/>
            <w:gridSpan w:val="2"/>
            <w:shd w:val="clear" w:color="000000" w:fill="E2EFD9"/>
            <w:tcMar>
              <w:top w:w="15" w:type="dxa"/>
              <w:left w:w="15" w:type="dxa"/>
              <w:bottom w:w="0" w:type="dxa"/>
              <w:right w:w="15" w:type="dxa"/>
            </w:tcMar>
            <w:vAlign w:val="center"/>
            <w:hideMark/>
          </w:tcPr>
          <w:p w14:paraId="10A877B4" w14:textId="77777777" w:rsidR="00F54666" w:rsidRPr="00856EE6" w:rsidRDefault="00F54666">
            <w:pPr>
              <w:ind w:hanging="2"/>
              <w:jc w:val="center"/>
              <w:rPr>
                <w:sz w:val="16"/>
                <w:szCs w:val="18"/>
              </w:rPr>
            </w:pPr>
            <w:r w:rsidRPr="00856EE6">
              <w:rPr>
                <w:sz w:val="16"/>
                <w:szCs w:val="18"/>
              </w:rPr>
              <w:t> </w:t>
            </w:r>
          </w:p>
        </w:tc>
      </w:tr>
      <w:tr w:rsidR="007E60C8" w:rsidRPr="00856EE6" w14:paraId="218869BD" w14:textId="77777777" w:rsidTr="00856EE6">
        <w:trPr>
          <w:trHeight w:val="255"/>
        </w:trPr>
        <w:tc>
          <w:tcPr>
            <w:tcW w:w="4100" w:type="dxa"/>
            <w:gridSpan w:val="2"/>
            <w:shd w:val="clear" w:color="000000" w:fill="BDD6EE"/>
            <w:tcMar>
              <w:top w:w="15" w:type="dxa"/>
              <w:left w:w="15" w:type="dxa"/>
              <w:bottom w:w="0" w:type="dxa"/>
              <w:right w:w="15" w:type="dxa"/>
            </w:tcMar>
            <w:vAlign w:val="center"/>
            <w:hideMark/>
          </w:tcPr>
          <w:p w14:paraId="1B8D46D0" w14:textId="77777777" w:rsidR="00F54666" w:rsidRPr="00856EE6" w:rsidRDefault="00F54666">
            <w:pPr>
              <w:ind w:hanging="2"/>
              <w:jc w:val="center"/>
              <w:rPr>
                <w:b/>
                <w:bCs/>
                <w:sz w:val="16"/>
                <w:szCs w:val="18"/>
              </w:rPr>
            </w:pPr>
            <w:r w:rsidRPr="00856EE6">
              <w:rPr>
                <w:b/>
                <w:bCs/>
                <w:sz w:val="16"/>
                <w:szCs w:val="18"/>
              </w:rPr>
              <w:t>Total</w:t>
            </w:r>
          </w:p>
        </w:tc>
        <w:tc>
          <w:tcPr>
            <w:tcW w:w="573" w:type="dxa"/>
            <w:shd w:val="clear" w:color="000000" w:fill="BDD6EE"/>
            <w:tcMar>
              <w:top w:w="15" w:type="dxa"/>
              <w:left w:w="15" w:type="dxa"/>
              <w:bottom w:w="0" w:type="dxa"/>
              <w:right w:w="15" w:type="dxa"/>
            </w:tcMar>
            <w:vAlign w:val="center"/>
            <w:hideMark/>
          </w:tcPr>
          <w:p w14:paraId="15E24BC4" w14:textId="77777777" w:rsidR="00F54666" w:rsidRPr="00856EE6" w:rsidRDefault="00F54666">
            <w:pPr>
              <w:ind w:hanging="2"/>
              <w:jc w:val="center"/>
              <w:rPr>
                <w:b/>
                <w:bCs/>
                <w:sz w:val="16"/>
                <w:szCs w:val="18"/>
              </w:rPr>
            </w:pPr>
            <w:r w:rsidRPr="00856EE6">
              <w:rPr>
                <w:b/>
                <w:bCs/>
                <w:sz w:val="16"/>
                <w:szCs w:val="18"/>
              </w:rPr>
              <w:t> </w:t>
            </w:r>
          </w:p>
        </w:tc>
        <w:tc>
          <w:tcPr>
            <w:tcW w:w="567" w:type="dxa"/>
            <w:shd w:val="clear" w:color="000000" w:fill="BDD6EE"/>
            <w:tcMar>
              <w:top w:w="15" w:type="dxa"/>
              <w:left w:w="15" w:type="dxa"/>
              <w:bottom w:w="0" w:type="dxa"/>
              <w:right w:w="15" w:type="dxa"/>
            </w:tcMar>
            <w:vAlign w:val="center"/>
            <w:hideMark/>
          </w:tcPr>
          <w:p w14:paraId="25816C81" w14:textId="77777777" w:rsidR="00F54666" w:rsidRPr="00856EE6" w:rsidRDefault="00F54666">
            <w:pPr>
              <w:ind w:hanging="2"/>
              <w:jc w:val="center"/>
              <w:rPr>
                <w:sz w:val="16"/>
                <w:szCs w:val="18"/>
              </w:rPr>
            </w:pPr>
            <w:r w:rsidRPr="00856EE6">
              <w:rPr>
                <w:sz w:val="16"/>
                <w:szCs w:val="18"/>
              </w:rPr>
              <w:t>432</w:t>
            </w:r>
          </w:p>
        </w:tc>
        <w:tc>
          <w:tcPr>
            <w:tcW w:w="567" w:type="dxa"/>
            <w:shd w:val="clear" w:color="000000" w:fill="BDD6EE"/>
            <w:tcMar>
              <w:top w:w="15" w:type="dxa"/>
              <w:left w:w="15" w:type="dxa"/>
              <w:bottom w:w="0" w:type="dxa"/>
              <w:right w:w="15" w:type="dxa"/>
            </w:tcMar>
            <w:vAlign w:val="center"/>
            <w:hideMark/>
          </w:tcPr>
          <w:p w14:paraId="712C6395" w14:textId="77777777" w:rsidR="00F54666" w:rsidRPr="00856EE6" w:rsidRDefault="00F54666">
            <w:pPr>
              <w:ind w:hanging="2"/>
              <w:jc w:val="center"/>
              <w:rPr>
                <w:sz w:val="16"/>
                <w:szCs w:val="18"/>
              </w:rPr>
            </w:pPr>
            <w:r w:rsidRPr="00856EE6">
              <w:rPr>
                <w:sz w:val="16"/>
                <w:szCs w:val="18"/>
              </w:rPr>
              <w:t>208</w:t>
            </w:r>
          </w:p>
        </w:tc>
        <w:tc>
          <w:tcPr>
            <w:tcW w:w="425" w:type="dxa"/>
            <w:shd w:val="clear" w:color="000000" w:fill="BDD6EE"/>
            <w:tcMar>
              <w:top w:w="15" w:type="dxa"/>
              <w:left w:w="15" w:type="dxa"/>
              <w:bottom w:w="0" w:type="dxa"/>
              <w:right w:w="15" w:type="dxa"/>
            </w:tcMar>
            <w:vAlign w:val="center"/>
            <w:hideMark/>
          </w:tcPr>
          <w:p w14:paraId="4EF53959" w14:textId="77777777" w:rsidR="00F54666" w:rsidRPr="00856EE6" w:rsidRDefault="00F54666">
            <w:pPr>
              <w:ind w:hanging="2"/>
              <w:jc w:val="center"/>
              <w:rPr>
                <w:sz w:val="16"/>
                <w:szCs w:val="18"/>
              </w:rPr>
            </w:pPr>
            <w:r w:rsidRPr="00856EE6">
              <w:rPr>
                <w:sz w:val="16"/>
                <w:szCs w:val="18"/>
              </w:rPr>
              <w:t>1280</w:t>
            </w:r>
          </w:p>
        </w:tc>
        <w:tc>
          <w:tcPr>
            <w:tcW w:w="1134" w:type="dxa"/>
            <w:shd w:val="clear" w:color="000000" w:fill="BDD6EE"/>
            <w:tcMar>
              <w:top w:w="15" w:type="dxa"/>
              <w:left w:w="15" w:type="dxa"/>
              <w:bottom w:w="0" w:type="dxa"/>
              <w:right w:w="15" w:type="dxa"/>
            </w:tcMar>
            <w:vAlign w:val="center"/>
            <w:hideMark/>
          </w:tcPr>
          <w:p w14:paraId="30A5ECAA" w14:textId="77777777" w:rsidR="00F54666" w:rsidRPr="00856EE6" w:rsidRDefault="00F54666">
            <w:pPr>
              <w:ind w:hanging="2"/>
              <w:jc w:val="center"/>
              <w:rPr>
                <w:sz w:val="16"/>
                <w:szCs w:val="18"/>
              </w:rPr>
            </w:pPr>
            <w:r w:rsidRPr="00856EE6">
              <w:rPr>
                <w:sz w:val="16"/>
                <w:szCs w:val="18"/>
              </w:rPr>
              <w:t>1920</w:t>
            </w:r>
          </w:p>
        </w:tc>
        <w:tc>
          <w:tcPr>
            <w:tcW w:w="709" w:type="dxa"/>
            <w:shd w:val="clear" w:color="000000" w:fill="BDD6EE"/>
            <w:tcMar>
              <w:top w:w="15" w:type="dxa"/>
              <w:left w:w="15" w:type="dxa"/>
              <w:bottom w:w="0" w:type="dxa"/>
              <w:right w:w="15" w:type="dxa"/>
            </w:tcMar>
            <w:vAlign w:val="center"/>
            <w:hideMark/>
          </w:tcPr>
          <w:p w14:paraId="68750DB9" w14:textId="77777777" w:rsidR="00F54666" w:rsidRPr="00856EE6" w:rsidRDefault="00F54666">
            <w:pPr>
              <w:ind w:hanging="2"/>
              <w:jc w:val="center"/>
              <w:rPr>
                <w:sz w:val="16"/>
                <w:szCs w:val="18"/>
              </w:rPr>
            </w:pPr>
            <w:r w:rsidRPr="00856EE6">
              <w:rPr>
                <w:sz w:val="16"/>
                <w:szCs w:val="18"/>
              </w:rPr>
              <w:t>44</w:t>
            </w:r>
          </w:p>
        </w:tc>
        <w:tc>
          <w:tcPr>
            <w:tcW w:w="5670" w:type="dxa"/>
            <w:gridSpan w:val="2"/>
            <w:shd w:val="clear" w:color="000000" w:fill="BDD6EE"/>
            <w:tcMar>
              <w:top w:w="15" w:type="dxa"/>
              <w:left w:w="15" w:type="dxa"/>
              <w:bottom w:w="0" w:type="dxa"/>
              <w:right w:w="15" w:type="dxa"/>
            </w:tcMar>
            <w:vAlign w:val="center"/>
            <w:hideMark/>
          </w:tcPr>
          <w:p w14:paraId="6D9C557C" w14:textId="77777777" w:rsidR="00F54666" w:rsidRPr="00856EE6" w:rsidRDefault="00F54666">
            <w:pPr>
              <w:ind w:hanging="2"/>
              <w:jc w:val="center"/>
              <w:rPr>
                <w:sz w:val="16"/>
                <w:szCs w:val="18"/>
              </w:rPr>
            </w:pPr>
            <w:r w:rsidRPr="00856EE6">
              <w:rPr>
                <w:sz w:val="16"/>
                <w:szCs w:val="18"/>
              </w:rPr>
              <w:t> </w:t>
            </w:r>
          </w:p>
        </w:tc>
      </w:tr>
    </w:tbl>
    <w:p w14:paraId="7197E4DE" w14:textId="70A4EFAE" w:rsidR="002B104D" w:rsidRPr="007E60C8" w:rsidRDefault="00F54666" w:rsidP="002B104D">
      <w:pPr>
        <w:ind w:hanging="2"/>
        <w:jc w:val="center"/>
        <w:rPr>
          <w:rFonts w:asciiTheme="majorHAnsi" w:hAnsiTheme="majorHAnsi" w:cstheme="majorHAnsi"/>
        </w:rPr>
      </w:pPr>
      <w:r w:rsidRPr="007E60C8">
        <w:rPr>
          <w:rFonts w:asciiTheme="majorHAnsi" w:hAnsiTheme="majorHAnsi" w:cstheme="majorHAnsi"/>
        </w:rPr>
        <w:t xml:space="preserve"> </w:t>
      </w:r>
      <w:r w:rsidR="002B104D" w:rsidRPr="007E60C8">
        <w:rPr>
          <w:rFonts w:asciiTheme="majorHAnsi" w:hAnsiTheme="majorHAnsi" w:cstheme="majorHAnsi"/>
        </w:rPr>
        <w:t>Fuente: Propia</w:t>
      </w:r>
    </w:p>
    <w:p w14:paraId="070FA271" w14:textId="4CADE950" w:rsidR="0053244E" w:rsidRPr="007E60C8" w:rsidRDefault="0053244E">
      <w:pPr>
        <w:spacing w:after="200"/>
        <w:rPr>
          <w:rFonts w:asciiTheme="majorHAnsi" w:hAnsiTheme="majorHAnsi" w:cstheme="majorHAnsi"/>
        </w:rPr>
        <w:sectPr w:rsidR="0053244E" w:rsidRPr="007E60C8" w:rsidSect="00074780">
          <w:pgSz w:w="15840" w:h="12240" w:orient="landscape"/>
          <w:pgMar w:top="1134" w:right="1134" w:bottom="1134" w:left="1134" w:header="709" w:footer="709" w:gutter="0"/>
          <w:pgNumType w:start="1"/>
          <w:cols w:space="720"/>
          <w:titlePg/>
        </w:sectPr>
      </w:pPr>
      <w:bookmarkStart w:id="961" w:name="_Toc169507174"/>
      <w:bookmarkStart w:id="962" w:name="_Toc169508331"/>
    </w:p>
    <w:p w14:paraId="0CCFACAE" w14:textId="6CD2F3D9" w:rsidR="00D57ECC" w:rsidRPr="007E60C8" w:rsidRDefault="008D19AE" w:rsidP="007B4A60">
      <w:pPr>
        <w:pStyle w:val="Ttulo1"/>
        <w:numPr>
          <w:ilvl w:val="0"/>
          <w:numId w:val="13"/>
        </w:numPr>
        <w:jc w:val="center"/>
        <w:rPr>
          <w:rFonts w:asciiTheme="majorHAnsi" w:hAnsiTheme="majorHAnsi" w:cstheme="majorHAnsi"/>
          <w:sz w:val="24"/>
          <w:szCs w:val="24"/>
        </w:rPr>
      </w:pPr>
      <w:bookmarkStart w:id="963" w:name="_Toc183699814"/>
      <w:r w:rsidRPr="007E60C8">
        <w:rPr>
          <w:rFonts w:asciiTheme="majorHAnsi" w:hAnsiTheme="majorHAnsi" w:cstheme="majorHAnsi"/>
          <w:sz w:val="24"/>
          <w:szCs w:val="24"/>
        </w:rPr>
        <w:lastRenderedPageBreak/>
        <w:t>PLAN DE HOMOLOGACIÓN Y TRANSICIÓN</w:t>
      </w:r>
      <w:bookmarkEnd w:id="961"/>
      <w:bookmarkEnd w:id="962"/>
      <w:bookmarkEnd w:id="963"/>
    </w:p>
    <w:p w14:paraId="4A990D24" w14:textId="4C36B461" w:rsidR="00D57ECC" w:rsidRPr="007E60C8" w:rsidRDefault="00D57ECC" w:rsidP="00BC6927">
      <w:pPr>
        <w:ind w:hanging="2"/>
        <w:rPr>
          <w:rFonts w:asciiTheme="majorHAnsi" w:hAnsiTheme="majorHAnsi" w:cstheme="majorHAnsi"/>
        </w:rPr>
      </w:pPr>
    </w:p>
    <w:p w14:paraId="0983A7D7" w14:textId="43169898" w:rsidR="00DB6571" w:rsidRPr="007E60C8" w:rsidRDefault="00DB6571" w:rsidP="00BC6927">
      <w:pPr>
        <w:ind w:hanging="2"/>
        <w:jc w:val="both"/>
        <w:rPr>
          <w:rFonts w:asciiTheme="majorHAnsi" w:hAnsiTheme="majorHAnsi" w:cstheme="majorHAnsi"/>
        </w:rPr>
      </w:pPr>
      <w:bookmarkStart w:id="964" w:name="_Toc169507175"/>
      <w:bookmarkStart w:id="965" w:name="_Toc169508332"/>
      <w:r w:rsidRPr="007E60C8">
        <w:rPr>
          <w:rFonts w:asciiTheme="majorHAnsi" w:hAnsiTheme="majorHAnsi" w:cstheme="majorHAnsi"/>
          <w:lang w:val="es-ES" w:eastAsia="es-ES"/>
        </w:rPr>
        <w:t>Debido a que no se realiza cambio en la estructura de la malla curricular o plan de estudios no se requiere un plan de transición, s</w:t>
      </w:r>
      <w:r w:rsidRPr="007E60C8">
        <w:rPr>
          <w:rFonts w:asciiTheme="majorHAnsi" w:hAnsiTheme="majorHAnsi" w:cstheme="majorHAnsi"/>
        </w:rPr>
        <w:t xml:space="preserve">in embargo, los estudiantes que se encuentren cursando la Maestría bajo uno de los otros 3 (tres) énfasis actuales (Ingeniería de Software, Teleinformática y Geomática) </w:t>
      </w:r>
      <w:r w:rsidR="00E37D98">
        <w:rPr>
          <w:rFonts w:asciiTheme="majorHAnsi" w:hAnsiTheme="majorHAnsi" w:cstheme="majorHAnsi"/>
        </w:rPr>
        <w:t>pueden solicitar</w:t>
      </w:r>
      <w:r w:rsidRPr="007E60C8">
        <w:rPr>
          <w:rFonts w:asciiTheme="majorHAnsi" w:hAnsiTheme="majorHAnsi" w:cstheme="majorHAnsi"/>
        </w:rPr>
        <w:t xml:space="preserve"> </w:t>
      </w:r>
      <w:r w:rsidR="00E37D98" w:rsidRPr="007E60C8">
        <w:rPr>
          <w:rFonts w:asciiTheme="majorHAnsi" w:hAnsiTheme="majorHAnsi" w:cstheme="majorHAnsi"/>
        </w:rPr>
        <w:t>cambi</w:t>
      </w:r>
      <w:r w:rsidR="00E37D98">
        <w:rPr>
          <w:rFonts w:asciiTheme="majorHAnsi" w:hAnsiTheme="majorHAnsi" w:cstheme="majorHAnsi"/>
        </w:rPr>
        <w:t>o</w:t>
      </w:r>
      <w:r w:rsidR="00E37D98" w:rsidRPr="007E60C8">
        <w:rPr>
          <w:rFonts w:asciiTheme="majorHAnsi" w:hAnsiTheme="majorHAnsi" w:cstheme="majorHAnsi"/>
        </w:rPr>
        <w:t xml:space="preserve"> </w:t>
      </w:r>
      <w:r w:rsidR="00E37D98">
        <w:rPr>
          <w:rFonts w:asciiTheme="majorHAnsi" w:hAnsiTheme="majorHAnsi" w:cstheme="majorHAnsi"/>
        </w:rPr>
        <w:t>al</w:t>
      </w:r>
      <w:r w:rsidR="00E37D98" w:rsidRPr="007E60C8">
        <w:rPr>
          <w:rFonts w:asciiTheme="majorHAnsi" w:hAnsiTheme="majorHAnsi" w:cstheme="majorHAnsi"/>
        </w:rPr>
        <w:t xml:space="preserve"> </w:t>
      </w:r>
      <w:r w:rsidRPr="007E60C8">
        <w:rPr>
          <w:rFonts w:asciiTheme="majorHAnsi" w:hAnsiTheme="majorHAnsi" w:cstheme="majorHAnsi"/>
        </w:rPr>
        <w:t>énfasis a Inteligencia Artificial (énfasis entrante)</w:t>
      </w:r>
      <w:r w:rsidR="00E37D98">
        <w:rPr>
          <w:rFonts w:asciiTheme="majorHAnsi" w:hAnsiTheme="majorHAnsi" w:cstheme="majorHAnsi"/>
        </w:rPr>
        <w:t>. En este caso,</w:t>
      </w:r>
      <w:r w:rsidRPr="007E60C8">
        <w:rPr>
          <w:rFonts w:asciiTheme="majorHAnsi" w:hAnsiTheme="majorHAnsi" w:cstheme="majorHAnsi"/>
        </w:rPr>
        <w:t xml:space="preserve"> se realizará una validación de los espacios académicos Obligatorios (fundamentales – línea de investigación) y </w:t>
      </w:r>
      <w:r w:rsidR="00050458">
        <w:rPr>
          <w:rFonts w:asciiTheme="majorHAnsi" w:hAnsiTheme="majorHAnsi" w:cstheme="majorHAnsi"/>
        </w:rPr>
        <w:t xml:space="preserve">se evaluará </w:t>
      </w:r>
      <w:r w:rsidRPr="007E60C8">
        <w:rPr>
          <w:rFonts w:asciiTheme="majorHAnsi" w:hAnsiTheme="majorHAnsi" w:cstheme="majorHAnsi"/>
        </w:rPr>
        <w:t xml:space="preserve">si cuenta con espacios de énfasis cursados. Esta validación se deberá realizar </w:t>
      </w:r>
      <w:r w:rsidR="00050458">
        <w:rPr>
          <w:rFonts w:asciiTheme="majorHAnsi" w:hAnsiTheme="majorHAnsi" w:cstheme="majorHAnsi"/>
        </w:rPr>
        <w:t>para</w:t>
      </w:r>
      <w:r w:rsidR="00050458" w:rsidRPr="007E60C8">
        <w:rPr>
          <w:rFonts w:asciiTheme="majorHAnsi" w:hAnsiTheme="majorHAnsi" w:cstheme="majorHAnsi"/>
        </w:rPr>
        <w:t xml:space="preserve"> </w:t>
      </w:r>
      <w:r w:rsidRPr="007E60C8">
        <w:rPr>
          <w:rFonts w:asciiTheme="majorHAnsi" w:hAnsiTheme="majorHAnsi" w:cstheme="majorHAnsi"/>
        </w:rPr>
        <w:t>cada estudiante que lo requiera, dado que, pueden contar con diferentes espacios académicos cursados.</w:t>
      </w:r>
      <w:bookmarkEnd w:id="964"/>
      <w:bookmarkEnd w:id="965"/>
    </w:p>
    <w:p w14:paraId="61F7AAFD" w14:textId="0F73ACA8" w:rsidR="00DB6571" w:rsidRDefault="00DB6571" w:rsidP="00BC6927">
      <w:pPr>
        <w:ind w:hanging="2"/>
        <w:jc w:val="both"/>
        <w:rPr>
          <w:rFonts w:asciiTheme="majorHAnsi" w:hAnsiTheme="majorHAnsi" w:cstheme="majorHAnsi"/>
        </w:rPr>
      </w:pPr>
    </w:p>
    <w:p w14:paraId="63B36858" w14:textId="30678233" w:rsidR="000B6CC8" w:rsidRDefault="000B6CC8" w:rsidP="00BC6927">
      <w:pPr>
        <w:ind w:hanging="2"/>
        <w:jc w:val="both"/>
        <w:rPr>
          <w:rFonts w:asciiTheme="majorHAnsi" w:hAnsiTheme="majorHAnsi" w:cstheme="majorHAnsi"/>
        </w:rPr>
      </w:pPr>
      <w:r w:rsidRPr="00CA1618">
        <w:rPr>
          <w:rFonts w:asciiTheme="majorHAnsi" w:hAnsiTheme="majorHAnsi" w:cstheme="majorHAnsi"/>
        </w:rPr>
        <w:t>Las Ilustraciones 8 y 9 presenta</w:t>
      </w:r>
      <w:r w:rsidR="00274D5D" w:rsidRPr="00CA1618">
        <w:rPr>
          <w:rFonts w:asciiTheme="majorHAnsi" w:hAnsiTheme="majorHAnsi" w:cstheme="majorHAnsi"/>
        </w:rPr>
        <w:t>n las tablas de equivalencia para los componentes de investigación y Profundización respectivamente</w:t>
      </w:r>
      <w:r w:rsidR="00274D5D" w:rsidRPr="00B83F74">
        <w:rPr>
          <w:rFonts w:asciiTheme="majorHAnsi" w:hAnsiTheme="majorHAnsi" w:cstheme="majorHAnsi"/>
        </w:rPr>
        <w:t>.</w:t>
      </w:r>
    </w:p>
    <w:p w14:paraId="035E1B61" w14:textId="77777777" w:rsidR="00274D5D" w:rsidRPr="007E60C8" w:rsidRDefault="00274D5D" w:rsidP="00BC6927">
      <w:pPr>
        <w:ind w:hanging="2"/>
        <w:jc w:val="both"/>
        <w:rPr>
          <w:rFonts w:asciiTheme="majorHAnsi" w:hAnsiTheme="majorHAnsi" w:cstheme="majorHAnsi"/>
        </w:rPr>
      </w:pPr>
    </w:p>
    <w:p w14:paraId="6610E359" w14:textId="4D713B4D" w:rsidR="00E269C9" w:rsidRDefault="004032CA" w:rsidP="00E269C9">
      <w:pPr>
        <w:pStyle w:val="Descripcin"/>
        <w:spacing w:line="276" w:lineRule="auto"/>
        <w:ind w:hanging="2"/>
        <w:jc w:val="center"/>
        <w:rPr>
          <w:rFonts w:asciiTheme="majorHAnsi" w:hAnsiTheme="majorHAnsi" w:cstheme="majorHAnsi"/>
          <w:color w:val="auto"/>
          <w:sz w:val="24"/>
          <w:szCs w:val="24"/>
        </w:rPr>
      </w:pPr>
      <w:bookmarkStart w:id="966" w:name="_Toc169507178"/>
      <w:bookmarkStart w:id="967" w:name="_Toc169508335"/>
      <w:r w:rsidRPr="00E20EEA">
        <w:rPr>
          <w:rFonts w:asciiTheme="majorHAnsi" w:hAnsiTheme="majorHAnsi" w:cstheme="majorHAnsi"/>
          <w:color w:val="auto"/>
          <w:sz w:val="24"/>
          <w:szCs w:val="24"/>
        </w:rPr>
        <w:t xml:space="preserve">Ilustración </w:t>
      </w:r>
      <w:r w:rsidR="007E60C8" w:rsidRPr="00E20EEA">
        <w:rPr>
          <w:rFonts w:asciiTheme="majorHAnsi" w:hAnsiTheme="majorHAnsi" w:cstheme="majorHAnsi"/>
          <w:color w:val="auto"/>
          <w:sz w:val="24"/>
          <w:szCs w:val="24"/>
        </w:rPr>
        <w:t>8</w:t>
      </w:r>
      <w:r w:rsidRPr="00215A11">
        <w:rPr>
          <w:rFonts w:asciiTheme="majorHAnsi" w:hAnsiTheme="majorHAnsi" w:cstheme="majorHAnsi"/>
          <w:color w:val="auto"/>
          <w:sz w:val="24"/>
          <w:szCs w:val="24"/>
        </w:rPr>
        <w:t xml:space="preserve">. </w:t>
      </w:r>
      <w:r w:rsidR="00F65488" w:rsidRPr="00215A11">
        <w:rPr>
          <w:rFonts w:asciiTheme="majorHAnsi" w:hAnsiTheme="majorHAnsi" w:cstheme="majorHAnsi"/>
          <w:color w:val="auto"/>
          <w:sz w:val="24"/>
          <w:szCs w:val="24"/>
        </w:rPr>
        <w:t xml:space="preserve">Tabla de </w:t>
      </w:r>
      <w:r w:rsidR="00D838F1" w:rsidRPr="00215A11">
        <w:rPr>
          <w:rFonts w:asciiTheme="majorHAnsi" w:hAnsiTheme="majorHAnsi" w:cstheme="majorHAnsi"/>
          <w:color w:val="auto"/>
          <w:sz w:val="24"/>
          <w:szCs w:val="24"/>
        </w:rPr>
        <w:t>Equivalencias</w:t>
      </w:r>
      <w:r w:rsidR="00DB6571" w:rsidRPr="009B25F2">
        <w:rPr>
          <w:rFonts w:asciiTheme="majorHAnsi" w:hAnsiTheme="majorHAnsi" w:cstheme="majorHAnsi"/>
          <w:color w:val="auto"/>
          <w:sz w:val="24"/>
          <w:szCs w:val="24"/>
        </w:rPr>
        <w:t>- Investigación</w:t>
      </w:r>
      <w:bookmarkEnd w:id="966"/>
      <w:bookmarkEnd w:id="967"/>
    </w:p>
    <w:p w14:paraId="0BFCD98F" w14:textId="0F2ED5AE" w:rsidR="00A75A60" w:rsidRPr="00A75A60" w:rsidRDefault="00A75A60" w:rsidP="00A75A60">
      <w:pPr>
        <w:jc w:val="center"/>
      </w:pPr>
      <w:r w:rsidRPr="00A75A60">
        <w:rPr>
          <w:noProof/>
        </w:rPr>
        <w:drawing>
          <wp:inline distT="0" distB="0" distL="0" distR="0" wp14:anchorId="2B6185D6" wp14:editId="577B2209">
            <wp:extent cx="5391150" cy="2357465"/>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2918" cy="2358238"/>
                    </a:xfrm>
                    <a:prstGeom prst="rect">
                      <a:avLst/>
                    </a:prstGeom>
                    <a:noFill/>
                    <a:ln>
                      <a:noFill/>
                    </a:ln>
                  </pic:spPr>
                </pic:pic>
              </a:graphicData>
            </a:graphic>
          </wp:inline>
        </w:drawing>
      </w:r>
    </w:p>
    <w:p w14:paraId="10937BBB" w14:textId="77777777" w:rsidR="004032CA" w:rsidRPr="007E60C8" w:rsidRDefault="004032CA" w:rsidP="004032CA">
      <w:pPr>
        <w:ind w:hanging="2"/>
        <w:jc w:val="center"/>
        <w:rPr>
          <w:rFonts w:asciiTheme="majorHAnsi" w:hAnsiTheme="majorHAnsi" w:cstheme="majorHAnsi"/>
        </w:rPr>
      </w:pPr>
      <w:r w:rsidRPr="007E60C8">
        <w:rPr>
          <w:rFonts w:asciiTheme="majorHAnsi" w:hAnsiTheme="majorHAnsi" w:cstheme="majorHAnsi"/>
        </w:rPr>
        <w:t>Fuente: Propia</w:t>
      </w:r>
    </w:p>
    <w:p w14:paraId="5E7BEDC7" w14:textId="77777777" w:rsidR="00DB6571" w:rsidRPr="007E60C8" w:rsidRDefault="00DB6571" w:rsidP="004032CA">
      <w:pPr>
        <w:ind w:hanging="2"/>
        <w:jc w:val="center"/>
        <w:rPr>
          <w:rFonts w:asciiTheme="majorHAnsi" w:hAnsiTheme="majorHAnsi" w:cstheme="majorHAnsi"/>
        </w:rPr>
      </w:pPr>
    </w:p>
    <w:p w14:paraId="5187C9C0" w14:textId="0682DA38" w:rsidR="00557B17" w:rsidRDefault="004032CA" w:rsidP="00A75A60">
      <w:pPr>
        <w:pStyle w:val="Descripcin"/>
        <w:spacing w:line="276" w:lineRule="auto"/>
        <w:ind w:hanging="2"/>
        <w:jc w:val="center"/>
        <w:rPr>
          <w:rFonts w:asciiTheme="majorHAnsi" w:hAnsiTheme="majorHAnsi" w:cstheme="majorHAnsi"/>
          <w:color w:val="auto"/>
          <w:sz w:val="24"/>
          <w:szCs w:val="24"/>
        </w:rPr>
      </w:pPr>
      <w:bookmarkStart w:id="968" w:name="_Toc169507176"/>
      <w:bookmarkStart w:id="969" w:name="_Toc169508333"/>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9</w:t>
      </w:r>
      <w:r w:rsidRPr="007E60C8">
        <w:rPr>
          <w:rFonts w:asciiTheme="majorHAnsi" w:hAnsiTheme="majorHAnsi" w:cstheme="majorHAnsi"/>
          <w:color w:val="auto"/>
          <w:sz w:val="24"/>
          <w:szCs w:val="24"/>
        </w:rPr>
        <w:t xml:space="preserve">. </w:t>
      </w:r>
      <w:r w:rsidR="00F65488">
        <w:rPr>
          <w:rFonts w:asciiTheme="majorHAnsi" w:hAnsiTheme="majorHAnsi" w:cstheme="majorHAnsi"/>
          <w:color w:val="auto"/>
          <w:sz w:val="24"/>
          <w:szCs w:val="24"/>
        </w:rPr>
        <w:t xml:space="preserve">Tabla de </w:t>
      </w:r>
      <w:r w:rsidR="00D838F1">
        <w:rPr>
          <w:rFonts w:asciiTheme="majorHAnsi" w:hAnsiTheme="majorHAnsi" w:cstheme="majorHAnsi"/>
          <w:color w:val="auto"/>
          <w:sz w:val="24"/>
          <w:szCs w:val="24"/>
        </w:rPr>
        <w:t>Equivalencias</w:t>
      </w:r>
      <w:r w:rsidR="00F65488" w:rsidRPr="007E60C8" w:rsidDel="00F65488">
        <w:rPr>
          <w:rFonts w:asciiTheme="majorHAnsi" w:hAnsiTheme="majorHAnsi" w:cstheme="majorHAnsi"/>
          <w:color w:val="auto"/>
          <w:sz w:val="24"/>
          <w:szCs w:val="24"/>
        </w:rPr>
        <w:t xml:space="preserve"> </w:t>
      </w:r>
      <w:r w:rsidR="00557B17" w:rsidRPr="007E60C8">
        <w:rPr>
          <w:rFonts w:asciiTheme="majorHAnsi" w:hAnsiTheme="majorHAnsi" w:cstheme="majorHAnsi"/>
          <w:color w:val="auto"/>
          <w:sz w:val="24"/>
          <w:szCs w:val="24"/>
        </w:rPr>
        <w:t>– Profundización</w:t>
      </w:r>
      <w:bookmarkEnd w:id="968"/>
      <w:bookmarkEnd w:id="969"/>
    </w:p>
    <w:p w14:paraId="64FA4AF1" w14:textId="24E8EC02" w:rsidR="00A75A60" w:rsidRPr="00A75A60" w:rsidRDefault="00A75A60" w:rsidP="00A75A60">
      <w:pPr>
        <w:jc w:val="center"/>
      </w:pPr>
      <w:r w:rsidRPr="00A75A60">
        <w:rPr>
          <w:noProof/>
        </w:rPr>
        <w:drawing>
          <wp:inline distT="0" distB="0" distL="0" distR="0" wp14:anchorId="28729EF6" wp14:editId="385F58F1">
            <wp:extent cx="5428999" cy="2530201"/>
            <wp:effectExtent l="0" t="0" r="635"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32656" cy="2531905"/>
                    </a:xfrm>
                    <a:prstGeom prst="rect">
                      <a:avLst/>
                    </a:prstGeom>
                    <a:noFill/>
                    <a:ln>
                      <a:noFill/>
                    </a:ln>
                  </pic:spPr>
                </pic:pic>
              </a:graphicData>
            </a:graphic>
          </wp:inline>
        </w:drawing>
      </w:r>
    </w:p>
    <w:p w14:paraId="67978C13" w14:textId="19FC5934" w:rsidR="00E70BEA" w:rsidRDefault="004032CA" w:rsidP="00A75A60">
      <w:pPr>
        <w:ind w:hanging="2"/>
        <w:jc w:val="center"/>
        <w:rPr>
          <w:rFonts w:asciiTheme="majorHAnsi" w:hAnsiTheme="majorHAnsi" w:cstheme="majorHAnsi"/>
        </w:rPr>
      </w:pPr>
      <w:r w:rsidRPr="007E60C8">
        <w:rPr>
          <w:rFonts w:asciiTheme="majorHAnsi" w:hAnsiTheme="majorHAnsi" w:cstheme="majorHAnsi"/>
        </w:rPr>
        <w:t>Fuente: Pro</w:t>
      </w:r>
      <w:r w:rsidRPr="00CA1618">
        <w:rPr>
          <w:rFonts w:asciiTheme="majorHAnsi" w:hAnsiTheme="majorHAnsi" w:cstheme="majorHAnsi"/>
        </w:rPr>
        <w:t>pi</w:t>
      </w:r>
      <w:r w:rsidR="00462669" w:rsidRPr="00CA1618">
        <w:rPr>
          <w:rFonts w:asciiTheme="majorHAnsi" w:hAnsiTheme="majorHAnsi" w:cstheme="majorHAnsi"/>
        </w:rPr>
        <w:t>a</w:t>
      </w:r>
    </w:p>
    <w:p w14:paraId="46F233CA" w14:textId="0C24E661" w:rsidR="00CE4DA7" w:rsidRDefault="00250BA6" w:rsidP="00CE4DA7">
      <w:pPr>
        <w:ind w:hanging="2"/>
        <w:jc w:val="both"/>
        <w:rPr>
          <w:rFonts w:asciiTheme="majorHAnsi" w:hAnsiTheme="majorHAnsi" w:cstheme="majorHAnsi"/>
          <w:b/>
          <w:i/>
        </w:rPr>
      </w:pPr>
      <w:r>
        <w:rPr>
          <w:rFonts w:asciiTheme="majorHAnsi" w:hAnsiTheme="majorHAnsi" w:cstheme="majorHAnsi"/>
        </w:rPr>
        <w:lastRenderedPageBreak/>
        <w:t xml:space="preserve">El </w:t>
      </w:r>
      <w:r w:rsidR="00A75A60">
        <w:rPr>
          <w:rFonts w:asciiTheme="majorHAnsi" w:hAnsiTheme="majorHAnsi" w:cstheme="majorHAnsi"/>
        </w:rPr>
        <w:t>término</w:t>
      </w:r>
      <w:r>
        <w:rPr>
          <w:rFonts w:asciiTheme="majorHAnsi" w:hAnsiTheme="majorHAnsi" w:cstheme="majorHAnsi"/>
        </w:rPr>
        <w:t xml:space="preserve"> “No</w:t>
      </w:r>
      <w:r w:rsidR="00CE4DA7" w:rsidRPr="008B1EC9">
        <w:rPr>
          <w:rFonts w:asciiTheme="majorHAnsi" w:hAnsiTheme="majorHAnsi" w:cstheme="majorHAnsi"/>
        </w:rPr>
        <w:t xml:space="preserve"> homologa</w:t>
      </w:r>
      <w:r w:rsidR="00AA315F">
        <w:rPr>
          <w:rFonts w:asciiTheme="majorHAnsi" w:hAnsiTheme="majorHAnsi" w:cstheme="majorHAnsi"/>
        </w:rPr>
        <w:t>ble</w:t>
      </w:r>
      <w:r w:rsidR="00CE4DA7" w:rsidRPr="008B1EC9">
        <w:rPr>
          <w:rFonts w:asciiTheme="majorHAnsi" w:hAnsiTheme="majorHAnsi" w:cstheme="majorHAnsi"/>
        </w:rPr>
        <w:t xml:space="preserve">”, se presenta debido a que estas asignaturas no son de formación del énfasis entrante (Inteligencia Artificial), por ende, el estudiante deberá cursar y aprobar los créditos faltantes de este énfasis y que en las ilustraciones 8 y 9 se presentan como </w:t>
      </w:r>
      <w:r w:rsidR="00CE4DA7" w:rsidRPr="008B1EC9">
        <w:rPr>
          <w:rFonts w:asciiTheme="majorHAnsi" w:hAnsiTheme="majorHAnsi" w:cstheme="majorHAnsi"/>
          <w:b/>
          <w:i/>
        </w:rPr>
        <w:t>“No homologa</w:t>
      </w:r>
      <w:r w:rsidR="00AA315F">
        <w:rPr>
          <w:rFonts w:asciiTheme="majorHAnsi" w:hAnsiTheme="majorHAnsi" w:cstheme="majorHAnsi"/>
          <w:b/>
          <w:i/>
        </w:rPr>
        <w:t>ble</w:t>
      </w:r>
      <w:r w:rsidR="00CE4DA7" w:rsidRPr="00462669">
        <w:rPr>
          <w:rFonts w:asciiTheme="majorHAnsi" w:hAnsiTheme="majorHAnsi" w:cstheme="majorHAnsi"/>
          <w:b/>
          <w:i/>
        </w:rPr>
        <w:t>”</w:t>
      </w:r>
      <w:r w:rsidR="00CE4DA7">
        <w:rPr>
          <w:rFonts w:asciiTheme="majorHAnsi" w:hAnsiTheme="majorHAnsi" w:cstheme="majorHAnsi"/>
          <w:b/>
          <w:i/>
        </w:rPr>
        <w:br w:type="page"/>
      </w:r>
    </w:p>
    <w:p w14:paraId="7EEE2AC0" w14:textId="7EA6CBFC" w:rsidR="00D57ECC" w:rsidRPr="007E60C8" w:rsidRDefault="008D19AE" w:rsidP="00A75A60">
      <w:pPr>
        <w:pStyle w:val="Ttulo1"/>
        <w:numPr>
          <w:ilvl w:val="0"/>
          <w:numId w:val="13"/>
        </w:numPr>
        <w:jc w:val="center"/>
        <w:rPr>
          <w:rFonts w:asciiTheme="majorHAnsi" w:hAnsiTheme="majorHAnsi" w:cstheme="majorHAnsi"/>
          <w:sz w:val="24"/>
          <w:szCs w:val="24"/>
        </w:rPr>
      </w:pPr>
      <w:bookmarkStart w:id="970" w:name="_Toc169507185"/>
      <w:bookmarkStart w:id="971" w:name="_Toc169508342"/>
      <w:bookmarkStart w:id="972" w:name="_Toc183699815"/>
      <w:r w:rsidRPr="007E60C8">
        <w:rPr>
          <w:rFonts w:asciiTheme="majorHAnsi" w:hAnsiTheme="majorHAnsi" w:cstheme="majorHAnsi"/>
          <w:sz w:val="24"/>
          <w:szCs w:val="24"/>
        </w:rPr>
        <w:lastRenderedPageBreak/>
        <w:t>RELACIÓN DE ANEXOS</w:t>
      </w:r>
      <w:bookmarkEnd w:id="970"/>
      <w:bookmarkEnd w:id="971"/>
      <w:bookmarkEnd w:id="972"/>
    </w:p>
    <w:p w14:paraId="38FED717" w14:textId="77777777" w:rsidR="004C5FEE" w:rsidRPr="007E60C8" w:rsidRDefault="004C5FEE" w:rsidP="004C5FEE">
      <w:pPr>
        <w:ind w:hanging="2"/>
      </w:pPr>
    </w:p>
    <w:p w14:paraId="43DDD82D" w14:textId="77777777" w:rsidR="00D57ECC" w:rsidRPr="007E60C8" w:rsidRDefault="008D19AE" w:rsidP="00BC6927">
      <w:pPr>
        <w:ind w:hanging="2"/>
        <w:jc w:val="both"/>
        <w:rPr>
          <w:rFonts w:asciiTheme="majorHAnsi" w:hAnsiTheme="majorHAnsi" w:cstheme="majorHAnsi"/>
        </w:rPr>
      </w:pPr>
      <w:bookmarkStart w:id="973" w:name="_Toc169507186"/>
      <w:bookmarkStart w:id="974" w:name="_Toc169508343"/>
      <w:r w:rsidRPr="007E60C8">
        <w:rPr>
          <w:rFonts w:asciiTheme="majorHAnsi" w:hAnsiTheme="majorHAnsi" w:cstheme="majorHAnsi"/>
        </w:rPr>
        <w:t>Con el propósito de evidenciar la aprobación de las modificaciones ante las diferentes instancias de aprobación, es pertinente contar con los siguientes anexos:</w:t>
      </w:r>
      <w:bookmarkEnd w:id="973"/>
      <w:bookmarkEnd w:id="974"/>
      <w:r w:rsidRPr="007E60C8">
        <w:rPr>
          <w:rFonts w:asciiTheme="majorHAnsi" w:hAnsiTheme="majorHAnsi" w:cstheme="majorHAnsi"/>
        </w:rPr>
        <w:t xml:space="preserve"> </w:t>
      </w:r>
    </w:p>
    <w:p w14:paraId="71049383" w14:textId="77777777" w:rsidR="00D57ECC" w:rsidRPr="007E60C8" w:rsidRDefault="00D57ECC" w:rsidP="00BC6927">
      <w:pPr>
        <w:ind w:hanging="2"/>
        <w:jc w:val="both"/>
        <w:rPr>
          <w:rFonts w:asciiTheme="majorHAnsi" w:hAnsiTheme="majorHAnsi" w:cstheme="majorHAnsi"/>
        </w:rPr>
      </w:pPr>
    </w:p>
    <w:tbl>
      <w:tblPr>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8095"/>
      </w:tblGrid>
      <w:tr w:rsidR="00DE642E" w:rsidRPr="007E60C8" w14:paraId="304213EA" w14:textId="77777777" w:rsidTr="3B5BE5AE">
        <w:trPr>
          <w:trHeight w:val="458"/>
        </w:trPr>
        <w:tc>
          <w:tcPr>
            <w:tcW w:w="2093" w:type="dxa"/>
            <w:shd w:val="clear" w:color="auto" w:fill="BDD6EE"/>
          </w:tcPr>
          <w:p w14:paraId="3FF9C5F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975" w:name="_Toc169507187"/>
            <w:bookmarkStart w:id="976" w:name="_Toc169508344"/>
            <w:r w:rsidRPr="007E60C8">
              <w:rPr>
                <w:rFonts w:asciiTheme="majorHAnsi" w:hAnsiTheme="majorHAnsi" w:cstheme="majorHAnsi"/>
                <w:b/>
              </w:rPr>
              <w:t>Tipo de soporte</w:t>
            </w:r>
            <w:bookmarkEnd w:id="975"/>
            <w:bookmarkEnd w:id="976"/>
          </w:p>
        </w:tc>
        <w:tc>
          <w:tcPr>
            <w:tcW w:w="8095" w:type="dxa"/>
            <w:shd w:val="clear" w:color="auto" w:fill="BDD6EE"/>
          </w:tcPr>
          <w:p w14:paraId="1D5BF69B"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977" w:name="_Toc169507188"/>
            <w:bookmarkStart w:id="978" w:name="_Toc169508345"/>
            <w:r w:rsidRPr="007E60C8">
              <w:rPr>
                <w:rFonts w:asciiTheme="majorHAnsi" w:hAnsiTheme="majorHAnsi" w:cstheme="majorHAnsi"/>
                <w:b/>
              </w:rPr>
              <w:t>Anexos</w:t>
            </w:r>
            <w:bookmarkEnd w:id="977"/>
            <w:bookmarkEnd w:id="978"/>
          </w:p>
        </w:tc>
      </w:tr>
      <w:tr w:rsidR="00A86AEF" w:rsidRPr="007E60C8" w14:paraId="3B517FE8" w14:textId="77777777" w:rsidTr="3B5BE5AE">
        <w:trPr>
          <w:trHeight w:val="1391"/>
        </w:trPr>
        <w:tc>
          <w:tcPr>
            <w:tcW w:w="2093" w:type="dxa"/>
          </w:tcPr>
          <w:p w14:paraId="3A3AA952"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979" w:name="_Toc169507189"/>
            <w:bookmarkStart w:id="980" w:name="_Toc169508346"/>
            <w:r w:rsidRPr="007E60C8">
              <w:rPr>
                <w:rFonts w:asciiTheme="majorHAnsi" w:hAnsiTheme="majorHAnsi" w:cstheme="majorHAnsi"/>
              </w:rPr>
              <w:t>Actas de aval y actos administrativos</w:t>
            </w:r>
            <w:bookmarkEnd w:id="979"/>
            <w:bookmarkEnd w:id="980"/>
          </w:p>
        </w:tc>
        <w:tc>
          <w:tcPr>
            <w:tcW w:w="8095" w:type="dxa"/>
          </w:tcPr>
          <w:p w14:paraId="4DFA32EE" w14:textId="78E1739E"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Resolución No. 032 de octubre 2002</w:t>
            </w:r>
            <w:r w:rsidRPr="00E623D4">
              <w:rPr>
                <w:rFonts w:asciiTheme="majorHAnsi" w:hAnsiTheme="majorHAnsi" w:cstheme="majorHAnsi"/>
                <w:b/>
              </w:rPr>
              <w:t xml:space="preserve"> (Anexo 1)</w:t>
            </w:r>
          </w:p>
          <w:p w14:paraId="1280BD70" w14:textId="169C8F88" w:rsidR="00E623D4" w:rsidRPr="00681F90" w:rsidRDefault="4A1B1F62" w:rsidP="3B5BE5AE">
            <w:pPr>
              <w:pBdr>
                <w:top w:val="nil"/>
                <w:left w:val="nil"/>
                <w:bottom w:val="nil"/>
                <w:right w:val="nil"/>
                <w:between w:val="nil"/>
              </w:pBdr>
              <w:jc w:val="both"/>
              <w:rPr>
                <w:rFonts w:asciiTheme="majorHAnsi" w:hAnsiTheme="majorHAnsi" w:cstheme="majorBidi"/>
              </w:rPr>
            </w:pPr>
            <w:r w:rsidRPr="00681F90">
              <w:rPr>
                <w:rFonts w:asciiTheme="majorHAnsi" w:hAnsiTheme="majorHAnsi" w:cstheme="majorBidi"/>
              </w:rPr>
              <w:t>R</w:t>
            </w:r>
            <w:r w:rsidR="00E623D4" w:rsidRPr="00681F90">
              <w:rPr>
                <w:rFonts w:asciiTheme="majorHAnsi" w:hAnsiTheme="majorHAnsi" w:cstheme="majorBidi"/>
              </w:rPr>
              <w:t>egistro calificado</w:t>
            </w:r>
            <w:r w:rsidR="001D3921" w:rsidRPr="00681F90">
              <w:rPr>
                <w:rFonts w:asciiTheme="majorHAnsi" w:hAnsiTheme="majorHAnsi" w:cstheme="majorBidi"/>
              </w:rPr>
              <w:t xml:space="preserve"> Resolución No. 05485</w:t>
            </w:r>
            <w:r w:rsidR="00AA315F" w:rsidRPr="00681F90">
              <w:rPr>
                <w:rFonts w:asciiTheme="majorHAnsi" w:hAnsiTheme="majorHAnsi" w:cstheme="majorBidi"/>
              </w:rPr>
              <w:t xml:space="preserve"> de</w:t>
            </w:r>
            <w:r w:rsidR="001D3921" w:rsidRPr="00681F90">
              <w:rPr>
                <w:rFonts w:asciiTheme="majorHAnsi" w:hAnsiTheme="majorHAnsi" w:cstheme="majorBidi"/>
              </w:rPr>
              <w:t xml:space="preserve"> abril </w:t>
            </w:r>
            <w:r w:rsidR="00E623D4" w:rsidRPr="00681F90">
              <w:rPr>
                <w:rFonts w:asciiTheme="majorHAnsi" w:hAnsiTheme="majorHAnsi" w:cstheme="majorBidi"/>
              </w:rPr>
              <w:t>2015</w:t>
            </w:r>
            <w:r w:rsidR="00E623D4" w:rsidRPr="00681F90">
              <w:rPr>
                <w:rFonts w:asciiTheme="majorHAnsi" w:hAnsiTheme="majorHAnsi" w:cstheme="majorBidi"/>
                <w:b/>
                <w:bCs/>
              </w:rPr>
              <w:t xml:space="preserve"> (Anexo 2) </w:t>
            </w:r>
          </w:p>
          <w:p w14:paraId="6FF03785" w14:textId="11FE73A3"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Acuerdo 01 de</w:t>
            </w:r>
            <w:r w:rsidR="001D3921" w:rsidRPr="00681F90">
              <w:rPr>
                <w:rFonts w:asciiTheme="majorHAnsi" w:hAnsiTheme="majorHAnsi" w:cstheme="majorHAnsi"/>
              </w:rPr>
              <w:t xml:space="preserve"> </w:t>
            </w:r>
            <w:r w:rsidR="00AA315F" w:rsidRPr="00681F90">
              <w:rPr>
                <w:rFonts w:asciiTheme="majorHAnsi" w:hAnsiTheme="majorHAnsi" w:cstheme="majorHAnsi"/>
              </w:rPr>
              <w:t>m</w:t>
            </w:r>
            <w:r w:rsidR="001D3921" w:rsidRPr="00681F90">
              <w:rPr>
                <w:rFonts w:asciiTheme="majorHAnsi" w:hAnsiTheme="majorHAnsi" w:cstheme="majorHAnsi"/>
              </w:rPr>
              <w:t>arzo</w:t>
            </w:r>
            <w:r w:rsidRPr="00681F90">
              <w:rPr>
                <w:rFonts w:asciiTheme="majorHAnsi" w:hAnsiTheme="majorHAnsi" w:cstheme="majorHAnsi"/>
              </w:rPr>
              <w:t xml:space="preserve"> 2019 </w:t>
            </w:r>
            <w:r w:rsidRPr="00681F90">
              <w:rPr>
                <w:rFonts w:asciiTheme="majorHAnsi" w:hAnsiTheme="majorHAnsi" w:cstheme="majorHAnsi"/>
                <w:b/>
              </w:rPr>
              <w:t>(Anexo 3)</w:t>
            </w:r>
            <w:r w:rsidRPr="00681F90">
              <w:rPr>
                <w:rFonts w:asciiTheme="majorHAnsi" w:hAnsiTheme="majorHAnsi" w:cstheme="majorHAnsi"/>
              </w:rPr>
              <w:t xml:space="preserve"> </w:t>
            </w:r>
          </w:p>
          <w:p w14:paraId="6D8ECE3E" w14:textId="334E3C12"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Acuerdo 04 </w:t>
            </w:r>
            <w:r w:rsidR="003D6752" w:rsidRPr="00681F90">
              <w:rPr>
                <w:rFonts w:asciiTheme="majorHAnsi" w:hAnsiTheme="majorHAnsi" w:cstheme="majorHAnsi"/>
              </w:rPr>
              <w:t xml:space="preserve">de abril </w:t>
            </w:r>
            <w:r w:rsidRPr="00681F90">
              <w:rPr>
                <w:rFonts w:asciiTheme="majorHAnsi" w:hAnsiTheme="majorHAnsi" w:cstheme="majorHAnsi"/>
              </w:rPr>
              <w:t xml:space="preserve">2022 </w:t>
            </w:r>
            <w:r w:rsidRPr="00681F90">
              <w:rPr>
                <w:rFonts w:asciiTheme="majorHAnsi" w:hAnsiTheme="majorHAnsi" w:cstheme="majorHAnsi"/>
                <w:b/>
              </w:rPr>
              <w:t xml:space="preserve">(Anexo 4)  </w:t>
            </w:r>
          </w:p>
          <w:p w14:paraId="1A8B1424" w14:textId="59538837" w:rsidR="00E623D4" w:rsidRPr="00681F90" w:rsidRDefault="00226D52"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Resolución No. 09925 de</w:t>
            </w:r>
            <w:r w:rsidR="00AA315F" w:rsidRPr="00681F90">
              <w:rPr>
                <w:rFonts w:asciiTheme="majorHAnsi" w:hAnsiTheme="majorHAnsi" w:cstheme="majorHAnsi"/>
              </w:rPr>
              <w:t xml:space="preserve"> </w:t>
            </w:r>
            <w:r w:rsidRPr="00681F90">
              <w:rPr>
                <w:rFonts w:asciiTheme="majorHAnsi" w:hAnsiTheme="majorHAnsi" w:cstheme="majorHAnsi"/>
              </w:rPr>
              <w:t>junio 2023</w:t>
            </w:r>
            <w:r w:rsidRPr="00681F90" w:rsidDel="00226D52">
              <w:rPr>
                <w:rFonts w:asciiTheme="majorHAnsi" w:hAnsiTheme="majorHAnsi" w:cstheme="majorHAnsi"/>
              </w:rPr>
              <w:t xml:space="preserve"> </w:t>
            </w:r>
            <w:r w:rsidR="00E623D4" w:rsidRPr="00681F90">
              <w:rPr>
                <w:rFonts w:asciiTheme="majorHAnsi" w:hAnsiTheme="majorHAnsi" w:cstheme="majorHAnsi"/>
                <w:b/>
              </w:rPr>
              <w:t>(anexo 5)</w:t>
            </w:r>
            <w:r w:rsidR="00E623D4" w:rsidRPr="00681F90">
              <w:rPr>
                <w:rFonts w:asciiTheme="majorHAnsi" w:hAnsiTheme="majorHAnsi" w:cstheme="majorHAnsi"/>
              </w:rPr>
              <w:t xml:space="preserve"> </w:t>
            </w:r>
          </w:p>
          <w:p w14:paraId="6490670B" w14:textId="21E40ABB" w:rsidR="00E623D4" w:rsidRPr="00681F90" w:rsidRDefault="00226D52"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Resolución No. 016163 de septiembre 2023</w:t>
            </w:r>
            <w:r w:rsidRPr="00681F90" w:rsidDel="00226D52">
              <w:rPr>
                <w:rFonts w:asciiTheme="majorHAnsi" w:hAnsiTheme="majorHAnsi" w:cstheme="majorHAnsi"/>
              </w:rPr>
              <w:t xml:space="preserve"> </w:t>
            </w:r>
            <w:r w:rsidR="00E623D4" w:rsidRPr="00681F90">
              <w:rPr>
                <w:rFonts w:asciiTheme="majorHAnsi" w:hAnsiTheme="majorHAnsi" w:cstheme="majorHAnsi"/>
                <w:b/>
              </w:rPr>
              <w:t>(anexo 6)</w:t>
            </w:r>
            <w:r w:rsidR="00E623D4" w:rsidRPr="00681F90">
              <w:rPr>
                <w:rFonts w:asciiTheme="majorHAnsi" w:hAnsiTheme="majorHAnsi" w:cstheme="majorHAnsi"/>
              </w:rPr>
              <w:t xml:space="preserve"> </w:t>
            </w:r>
          </w:p>
          <w:p w14:paraId="12CDF328" w14:textId="461B8572" w:rsidR="00E623D4" w:rsidRPr="00681F90" w:rsidRDefault="009B529D"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Aval </w:t>
            </w:r>
            <w:r w:rsidR="00E623D4" w:rsidRPr="00681F90">
              <w:rPr>
                <w:rFonts w:asciiTheme="majorHAnsi" w:hAnsiTheme="majorHAnsi" w:cstheme="majorHAnsi"/>
              </w:rPr>
              <w:t xml:space="preserve">Consejo Curricular </w:t>
            </w:r>
            <w:r w:rsidR="00AA315F" w:rsidRPr="00681F90">
              <w:rPr>
                <w:rFonts w:asciiTheme="majorHAnsi" w:hAnsiTheme="majorHAnsi" w:cstheme="majorHAnsi"/>
              </w:rPr>
              <w:t xml:space="preserve">de marzo </w:t>
            </w:r>
            <w:r w:rsidR="00E623D4" w:rsidRPr="00681F90">
              <w:rPr>
                <w:rFonts w:asciiTheme="majorHAnsi" w:hAnsiTheme="majorHAnsi" w:cstheme="majorHAnsi"/>
              </w:rPr>
              <w:t xml:space="preserve">2021 </w:t>
            </w:r>
            <w:r w:rsidR="00E623D4" w:rsidRPr="00681F90">
              <w:rPr>
                <w:rFonts w:asciiTheme="majorHAnsi" w:hAnsiTheme="majorHAnsi" w:cstheme="majorHAnsi"/>
                <w:b/>
              </w:rPr>
              <w:t xml:space="preserve">(anexo 7) </w:t>
            </w:r>
          </w:p>
          <w:p w14:paraId="01F5F710" w14:textId="657A8EDD"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Aval Consejo de Facultad </w:t>
            </w:r>
            <w:r w:rsidR="00AA315F" w:rsidRPr="00681F90">
              <w:rPr>
                <w:rFonts w:asciiTheme="majorHAnsi" w:hAnsiTheme="majorHAnsi" w:cstheme="majorHAnsi"/>
              </w:rPr>
              <w:t>de septiembre</w:t>
            </w:r>
            <w:r w:rsidR="003D6752" w:rsidRPr="00681F90">
              <w:rPr>
                <w:rFonts w:asciiTheme="majorHAnsi" w:hAnsiTheme="majorHAnsi" w:cstheme="majorHAnsi"/>
              </w:rPr>
              <w:t xml:space="preserve"> 2021 </w:t>
            </w:r>
            <w:r w:rsidRPr="00681F90">
              <w:rPr>
                <w:rFonts w:asciiTheme="majorHAnsi" w:hAnsiTheme="majorHAnsi" w:cstheme="majorHAnsi"/>
                <w:b/>
              </w:rPr>
              <w:t>(anexo 8)</w:t>
            </w:r>
            <w:r w:rsidRPr="00681F90">
              <w:rPr>
                <w:rFonts w:asciiTheme="majorHAnsi" w:hAnsiTheme="majorHAnsi" w:cstheme="majorHAnsi"/>
              </w:rPr>
              <w:t xml:space="preserve"> </w:t>
            </w:r>
          </w:p>
          <w:p w14:paraId="5413D6C3" w14:textId="1F361B9B"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Aval Consejo Académico</w:t>
            </w:r>
            <w:r w:rsidR="003D6752" w:rsidRPr="00681F90">
              <w:rPr>
                <w:rFonts w:asciiTheme="majorHAnsi" w:hAnsiTheme="majorHAnsi" w:cstheme="majorHAnsi"/>
              </w:rPr>
              <w:t xml:space="preserve"> </w:t>
            </w:r>
            <w:r w:rsidR="00986D21" w:rsidRPr="00681F90">
              <w:rPr>
                <w:rFonts w:asciiTheme="majorHAnsi" w:hAnsiTheme="majorHAnsi" w:cstheme="majorHAnsi"/>
              </w:rPr>
              <w:t xml:space="preserve">acta No. 014 </w:t>
            </w:r>
            <w:r w:rsidR="00AA315F" w:rsidRPr="00681F90">
              <w:rPr>
                <w:rFonts w:asciiTheme="majorHAnsi" w:hAnsiTheme="majorHAnsi" w:cstheme="majorHAnsi"/>
              </w:rPr>
              <w:t>de</w:t>
            </w:r>
            <w:r w:rsidR="004E6E56" w:rsidRPr="00681F90">
              <w:rPr>
                <w:rFonts w:asciiTheme="majorHAnsi" w:hAnsiTheme="majorHAnsi" w:cstheme="majorHAnsi"/>
              </w:rPr>
              <w:t xml:space="preserve"> </w:t>
            </w:r>
            <w:r w:rsidR="005A07B3" w:rsidRPr="00681F90">
              <w:rPr>
                <w:rFonts w:asciiTheme="majorHAnsi" w:hAnsiTheme="majorHAnsi" w:cstheme="majorHAnsi"/>
              </w:rPr>
              <w:t xml:space="preserve">junio </w:t>
            </w:r>
            <w:r w:rsidR="00986D21" w:rsidRPr="00681F90">
              <w:rPr>
                <w:rFonts w:asciiTheme="majorHAnsi" w:hAnsiTheme="majorHAnsi" w:cstheme="majorHAnsi"/>
              </w:rPr>
              <w:t xml:space="preserve">2021 </w:t>
            </w:r>
            <w:r w:rsidRPr="00681F90">
              <w:rPr>
                <w:rFonts w:asciiTheme="majorHAnsi" w:hAnsiTheme="majorHAnsi" w:cstheme="majorHAnsi"/>
                <w:b/>
              </w:rPr>
              <w:t>(anexo 9)</w:t>
            </w:r>
          </w:p>
          <w:p w14:paraId="1822C84B" w14:textId="54DD497D" w:rsidR="00E623D4" w:rsidRPr="00681F90" w:rsidRDefault="00C11A4E"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Acuerdo No. 005 de noviembre de 2021 C</w:t>
            </w:r>
            <w:r w:rsidR="00AA315F" w:rsidRPr="00681F90">
              <w:rPr>
                <w:rFonts w:asciiTheme="majorHAnsi" w:hAnsiTheme="majorHAnsi" w:cstheme="majorHAnsi"/>
              </w:rPr>
              <w:t>SU</w:t>
            </w:r>
            <w:r w:rsidR="00986D21" w:rsidRPr="00681F90">
              <w:rPr>
                <w:rFonts w:asciiTheme="majorHAnsi" w:hAnsiTheme="majorHAnsi" w:cstheme="majorHAnsi"/>
              </w:rPr>
              <w:t xml:space="preserve"> </w:t>
            </w:r>
            <w:r w:rsidR="00E623D4" w:rsidRPr="00681F90">
              <w:rPr>
                <w:rFonts w:asciiTheme="majorHAnsi" w:hAnsiTheme="majorHAnsi" w:cstheme="majorHAnsi"/>
                <w:b/>
              </w:rPr>
              <w:t>(anexo 10)</w:t>
            </w:r>
          </w:p>
          <w:p w14:paraId="096A9A60" w14:textId="77777777" w:rsidR="00E623D4" w:rsidRPr="00681F90" w:rsidRDefault="00E623D4" w:rsidP="00E623D4">
            <w:pPr>
              <w:pBdr>
                <w:top w:val="nil"/>
                <w:left w:val="nil"/>
                <w:bottom w:val="nil"/>
                <w:right w:val="nil"/>
                <w:between w:val="nil"/>
              </w:pBdr>
              <w:jc w:val="both"/>
              <w:rPr>
                <w:rFonts w:asciiTheme="majorHAnsi" w:hAnsiTheme="majorHAnsi" w:cstheme="majorHAnsi"/>
                <w:b/>
              </w:rPr>
            </w:pPr>
            <w:r w:rsidRPr="00681F90">
              <w:rPr>
                <w:rFonts w:asciiTheme="majorHAnsi" w:hAnsiTheme="majorHAnsi" w:cstheme="majorHAnsi"/>
              </w:rPr>
              <w:t xml:space="preserve">Acreditación de Alta Calidad </w:t>
            </w:r>
            <w:r w:rsidRPr="00681F90">
              <w:rPr>
                <w:rFonts w:asciiTheme="majorHAnsi" w:hAnsiTheme="majorHAnsi" w:cstheme="majorHAnsi"/>
                <w:b/>
              </w:rPr>
              <w:t>(Anexo 11)</w:t>
            </w:r>
          </w:p>
          <w:p w14:paraId="59B10008" w14:textId="2C1CC61D"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Resolución 310 </w:t>
            </w:r>
            <w:r w:rsidR="00BD5328" w:rsidRPr="00681F90">
              <w:rPr>
                <w:rFonts w:asciiTheme="majorHAnsi" w:hAnsiTheme="majorHAnsi" w:cstheme="majorHAnsi"/>
              </w:rPr>
              <w:t>de febrero 2003</w:t>
            </w:r>
            <w:r w:rsidR="00E252BB" w:rsidRPr="00681F90">
              <w:rPr>
                <w:rFonts w:asciiTheme="majorHAnsi" w:hAnsiTheme="majorHAnsi" w:cstheme="majorHAnsi"/>
              </w:rPr>
              <w:t xml:space="preserve"> </w:t>
            </w:r>
            <w:r w:rsidRPr="00681F90">
              <w:rPr>
                <w:rFonts w:asciiTheme="majorHAnsi" w:hAnsiTheme="majorHAnsi" w:cstheme="majorHAnsi"/>
              </w:rPr>
              <w:t>del ME</w:t>
            </w:r>
            <w:r w:rsidR="00AA315F" w:rsidRPr="00681F90">
              <w:rPr>
                <w:rFonts w:asciiTheme="majorHAnsi" w:hAnsiTheme="majorHAnsi" w:cstheme="majorHAnsi"/>
              </w:rPr>
              <w:t>N</w:t>
            </w:r>
            <w:r w:rsidRPr="00681F90">
              <w:rPr>
                <w:rFonts w:asciiTheme="majorHAnsi" w:hAnsiTheme="majorHAnsi" w:cstheme="majorHAnsi"/>
                <w:b/>
              </w:rPr>
              <w:t xml:space="preserve"> (Anexo 12).</w:t>
            </w:r>
          </w:p>
          <w:p w14:paraId="765B24B8" w14:textId="2DFBD302" w:rsidR="00E623D4" w:rsidRPr="00681F90" w:rsidRDefault="00DD4D30"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Resolución 10615 de noviembre 2011 MEN</w:t>
            </w:r>
            <w:r w:rsidRPr="00681F90" w:rsidDel="00DD4D30">
              <w:rPr>
                <w:rFonts w:asciiTheme="majorHAnsi" w:hAnsiTheme="majorHAnsi" w:cstheme="majorHAnsi"/>
              </w:rPr>
              <w:t xml:space="preserve"> </w:t>
            </w:r>
            <w:r w:rsidR="00E623D4" w:rsidRPr="00681F90">
              <w:rPr>
                <w:rFonts w:asciiTheme="majorHAnsi" w:hAnsiTheme="majorHAnsi" w:cstheme="majorHAnsi"/>
                <w:b/>
              </w:rPr>
              <w:t>(Anexo 13)</w:t>
            </w:r>
          </w:p>
          <w:p w14:paraId="7D27740A" w14:textId="367A38CF" w:rsidR="00D57ECC" w:rsidRDefault="00E623D4" w:rsidP="00E623D4">
            <w:pPr>
              <w:pBdr>
                <w:top w:val="nil"/>
                <w:left w:val="nil"/>
                <w:bottom w:val="nil"/>
                <w:right w:val="nil"/>
                <w:between w:val="nil"/>
              </w:pBdr>
              <w:jc w:val="both"/>
              <w:rPr>
                <w:rFonts w:asciiTheme="majorHAnsi" w:hAnsiTheme="majorHAnsi" w:cstheme="majorHAnsi"/>
                <w:b/>
              </w:rPr>
            </w:pPr>
            <w:r w:rsidRPr="00681F90">
              <w:rPr>
                <w:rFonts w:asciiTheme="majorHAnsi" w:hAnsiTheme="majorHAnsi" w:cstheme="majorHAnsi"/>
              </w:rPr>
              <w:t xml:space="preserve">Resolución 155 </w:t>
            </w:r>
            <w:r w:rsidR="00E3254A" w:rsidRPr="00681F90">
              <w:rPr>
                <w:rFonts w:asciiTheme="majorHAnsi" w:hAnsiTheme="majorHAnsi" w:cstheme="majorHAnsi"/>
              </w:rPr>
              <w:t>de septiembre</w:t>
            </w:r>
            <w:r w:rsidRPr="00681F90">
              <w:rPr>
                <w:rFonts w:asciiTheme="majorHAnsi" w:hAnsiTheme="majorHAnsi" w:cstheme="majorHAnsi"/>
              </w:rPr>
              <w:t xml:space="preserve"> 2014</w:t>
            </w:r>
            <w:r w:rsidRPr="00E623D4">
              <w:rPr>
                <w:rFonts w:asciiTheme="majorHAnsi" w:hAnsiTheme="majorHAnsi" w:cstheme="majorHAnsi"/>
              </w:rPr>
              <w:t xml:space="preserve"> </w:t>
            </w:r>
            <w:r w:rsidRPr="00E623D4">
              <w:rPr>
                <w:rFonts w:asciiTheme="majorHAnsi" w:hAnsiTheme="majorHAnsi" w:cstheme="majorHAnsi"/>
                <w:b/>
              </w:rPr>
              <w:t>(</w:t>
            </w:r>
            <w:r w:rsidR="00DD4D30">
              <w:rPr>
                <w:rFonts w:asciiTheme="majorHAnsi" w:hAnsiTheme="majorHAnsi" w:cstheme="majorHAnsi"/>
                <w:b/>
              </w:rPr>
              <w:t>A</w:t>
            </w:r>
            <w:r w:rsidRPr="00E623D4">
              <w:rPr>
                <w:rFonts w:asciiTheme="majorHAnsi" w:hAnsiTheme="majorHAnsi" w:cstheme="majorHAnsi"/>
                <w:b/>
              </w:rPr>
              <w:t>nexo 14)</w:t>
            </w:r>
          </w:p>
          <w:p w14:paraId="205ECC95" w14:textId="4E044819" w:rsidR="00C11A4E" w:rsidRPr="007E60C8" w:rsidRDefault="00C11A4E" w:rsidP="00E623D4">
            <w:pPr>
              <w:pBdr>
                <w:top w:val="nil"/>
                <w:left w:val="nil"/>
                <w:bottom w:val="nil"/>
                <w:right w:val="nil"/>
                <w:between w:val="nil"/>
              </w:pBdr>
              <w:jc w:val="both"/>
              <w:rPr>
                <w:rFonts w:asciiTheme="majorHAnsi" w:hAnsiTheme="majorHAnsi" w:cstheme="majorHAnsi"/>
              </w:rPr>
            </w:pPr>
            <w:r w:rsidRPr="00DD4D30">
              <w:rPr>
                <w:rFonts w:asciiTheme="majorHAnsi" w:hAnsiTheme="majorHAnsi" w:cstheme="majorHAnsi"/>
              </w:rPr>
              <w:t>Acuerdo 010 1987 y Resolución 44 de 1989</w:t>
            </w:r>
            <w:r w:rsidRPr="00DD4D30">
              <w:rPr>
                <w:rFonts w:asciiTheme="majorHAnsi" w:hAnsiTheme="majorHAnsi" w:cstheme="majorHAnsi"/>
                <w:b/>
              </w:rPr>
              <w:t xml:space="preserve"> (Anexo 15)</w:t>
            </w:r>
          </w:p>
        </w:tc>
      </w:tr>
      <w:tr w:rsidR="00A86AEF" w:rsidRPr="007E60C8" w14:paraId="3D1DDABC" w14:textId="77777777" w:rsidTr="3B5BE5AE">
        <w:trPr>
          <w:trHeight w:val="934"/>
        </w:trPr>
        <w:tc>
          <w:tcPr>
            <w:tcW w:w="2093" w:type="dxa"/>
          </w:tcPr>
          <w:p w14:paraId="047D43C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981" w:name="_Toc169507194"/>
            <w:bookmarkStart w:id="982" w:name="_Toc169508351"/>
            <w:r w:rsidRPr="007E60C8">
              <w:rPr>
                <w:rFonts w:asciiTheme="majorHAnsi" w:hAnsiTheme="majorHAnsi" w:cstheme="majorHAnsi"/>
              </w:rPr>
              <w:t>Evidencias</w:t>
            </w:r>
            <w:bookmarkEnd w:id="981"/>
            <w:bookmarkEnd w:id="982"/>
          </w:p>
        </w:tc>
        <w:tc>
          <w:tcPr>
            <w:tcW w:w="8095" w:type="dxa"/>
          </w:tcPr>
          <w:p w14:paraId="5CA1DCFD" w14:textId="77777777" w:rsidR="00D57ECC" w:rsidRPr="007E60C8" w:rsidRDefault="008D19AE" w:rsidP="00BC6927">
            <w:pPr>
              <w:numPr>
                <w:ilvl w:val="0"/>
                <w:numId w:val="4"/>
              </w:numPr>
              <w:pBdr>
                <w:top w:val="nil"/>
                <w:left w:val="nil"/>
                <w:bottom w:val="nil"/>
                <w:right w:val="nil"/>
                <w:between w:val="nil"/>
              </w:pBdr>
              <w:ind w:left="0" w:hanging="2"/>
              <w:jc w:val="both"/>
              <w:rPr>
                <w:rFonts w:asciiTheme="majorHAnsi" w:hAnsiTheme="majorHAnsi" w:cstheme="majorHAnsi"/>
              </w:rPr>
            </w:pPr>
            <w:bookmarkStart w:id="983" w:name="_Toc169507195"/>
            <w:bookmarkStart w:id="984" w:name="_Toc169508352"/>
            <w:r w:rsidRPr="007E60C8">
              <w:rPr>
                <w:rFonts w:asciiTheme="majorHAnsi" w:hAnsiTheme="majorHAnsi" w:cstheme="majorHAnsi"/>
              </w:rPr>
              <w:t>Syllabus de cada una de las materias nuevas descritas en el plan de estudios.</w:t>
            </w:r>
            <w:bookmarkEnd w:id="983"/>
            <w:bookmarkEnd w:id="984"/>
          </w:p>
          <w:p w14:paraId="61F824E3" w14:textId="473858CE" w:rsidR="00C11A4E" w:rsidRDefault="008D19AE" w:rsidP="00E623D4">
            <w:pPr>
              <w:numPr>
                <w:ilvl w:val="0"/>
                <w:numId w:val="4"/>
              </w:numPr>
              <w:pBdr>
                <w:top w:val="nil"/>
                <w:left w:val="nil"/>
                <w:bottom w:val="nil"/>
                <w:right w:val="nil"/>
                <w:between w:val="nil"/>
              </w:pBdr>
              <w:ind w:left="0" w:hanging="2"/>
              <w:jc w:val="both"/>
              <w:rPr>
                <w:rFonts w:asciiTheme="majorHAnsi" w:hAnsiTheme="majorHAnsi" w:cstheme="majorHAnsi"/>
              </w:rPr>
            </w:pPr>
            <w:bookmarkStart w:id="985" w:name="_Toc169507196"/>
            <w:bookmarkStart w:id="986" w:name="_Toc169508353"/>
            <w:r w:rsidRPr="007E60C8">
              <w:rPr>
                <w:rFonts w:asciiTheme="majorHAnsi" w:hAnsiTheme="majorHAnsi" w:cstheme="majorHAnsi"/>
              </w:rPr>
              <w:t xml:space="preserve">Plan de estudios (malla curricular) </w:t>
            </w:r>
            <w:r w:rsidR="00C11A4E">
              <w:rPr>
                <w:rFonts w:asciiTheme="majorHAnsi" w:hAnsiTheme="majorHAnsi" w:cstheme="majorHAnsi"/>
              </w:rPr>
              <w:t>Componente Investigación</w:t>
            </w:r>
          </w:p>
          <w:p w14:paraId="596D4A8B" w14:textId="77777777" w:rsidR="00D57ECC" w:rsidRDefault="008D19AE" w:rsidP="00C11A4E">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bookmarkEnd w:id="985"/>
            <w:bookmarkEnd w:id="986"/>
            <w:r w:rsidRPr="007E60C8">
              <w:rPr>
                <w:rFonts w:asciiTheme="majorHAnsi" w:hAnsiTheme="majorHAnsi" w:cstheme="majorHAnsi"/>
              </w:rPr>
              <w:t xml:space="preserve"> </w:t>
            </w:r>
          </w:p>
          <w:p w14:paraId="5C2B7929" w14:textId="3B0C197E" w:rsidR="00C11A4E" w:rsidRDefault="00C11A4E" w:rsidP="00C11A4E">
            <w:pPr>
              <w:numPr>
                <w:ilvl w:val="0"/>
                <w:numId w:val="4"/>
              </w:numPr>
              <w:pBdr>
                <w:top w:val="nil"/>
                <w:left w:val="nil"/>
                <w:bottom w:val="nil"/>
                <w:right w:val="nil"/>
                <w:between w:val="nil"/>
              </w:pBdr>
              <w:ind w:left="0" w:hanging="2"/>
              <w:jc w:val="both"/>
              <w:rPr>
                <w:rFonts w:asciiTheme="majorHAnsi" w:hAnsiTheme="majorHAnsi" w:cstheme="majorHAnsi"/>
              </w:rPr>
            </w:pPr>
            <w:r w:rsidRPr="007E60C8">
              <w:rPr>
                <w:rFonts w:asciiTheme="majorHAnsi" w:hAnsiTheme="majorHAnsi" w:cstheme="majorHAnsi"/>
              </w:rPr>
              <w:t xml:space="preserve">Plan de estudios (malla curricular) </w:t>
            </w:r>
            <w:r>
              <w:rPr>
                <w:rFonts w:asciiTheme="majorHAnsi" w:hAnsiTheme="majorHAnsi" w:cstheme="majorHAnsi"/>
              </w:rPr>
              <w:t>Componente Profundización</w:t>
            </w:r>
          </w:p>
          <w:p w14:paraId="1411D3F4" w14:textId="0AD40BDD" w:rsidR="00C11A4E" w:rsidRPr="00E623D4" w:rsidRDefault="00C11A4E" w:rsidP="00C11A4E">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p>
        </w:tc>
      </w:tr>
    </w:tbl>
    <w:p w14:paraId="4D16AC41" w14:textId="77777777" w:rsidR="00D57ECC" w:rsidRPr="007E60C8" w:rsidRDefault="00D57ECC" w:rsidP="00BC6927">
      <w:pPr>
        <w:ind w:hanging="2"/>
        <w:rPr>
          <w:rFonts w:asciiTheme="majorHAnsi" w:hAnsiTheme="majorHAnsi" w:cstheme="majorHAnsi"/>
        </w:rPr>
      </w:pPr>
    </w:p>
    <w:sectPr w:rsidR="00D57ECC" w:rsidRPr="007E60C8" w:rsidSect="0053244E">
      <w:pgSz w:w="12240" w:h="15840"/>
      <w:pgMar w:top="1134" w:right="1134"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BA09B" w14:textId="77777777" w:rsidR="00134126" w:rsidRDefault="00134126">
      <w:pPr>
        <w:ind w:hanging="2"/>
      </w:pPr>
      <w:r>
        <w:separator/>
      </w:r>
    </w:p>
  </w:endnote>
  <w:endnote w:type="continuationSeparator" w:id="0">
    <w:p w14:paraId="101AA5C8" w14:textId="77777777" w:rsidR="00134126" w:rsidRDefault="00134126">
      <w:pPr>
        <w:ind w:hanging="2"/>
      </w:pPr>
      <w:r>
        <w:continuationSeparator/>
      </w:r>
    </w:p>
  </w:endnote>
  <w:endnote w:type="continuationNotice" w:id="1">
    <w:p w14:paraId="3D3E1759" w14:textId="77777777" w:rsidR="00134126" w:rsidRDefault="00134126">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583F2" w14:textId="77777777" w:rsidR="00134126" w:rsidRDefault="00134126">
    <w:pPr>
      <w:pStyle w:val="Piedepgin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EDD17" w14:textId="462434DF" w:rsidR="00134126" w:rsidRDefault="00134126">
    <w:pPr>
      <w:pBdr>
        <w:top w:val="nil"/>
        <w:left w:val="nil"/>
        <w:bottom w:val="nil"/>
        <w:right w:val="nil"/>
        <w:between w:val="nil"/>
      </w:pBdr>
      <w:ind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p w14:paraId="12A4EA11" w14:textId="77777777" w:rsidR="00134126" w:rsidRDefault="00134126">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134126" w14:paraId="15A7E93D" w14:textId="77777777" w:rsidTr="77BE14A1">
      <w:trPr>
        <w:trHeight w:val="300"/>
      </w:trPr>
      <w:tc>
        <w:tcPr>
          <w:tcW w:w="3320" w:type="dxa"/>
        </w:tcPr>
        <w:p w14:paraId="710D7522" w14:textId="14B9FEE0" w:rsidR="00134126" w:rsidRDefault="00134126" w:rsidP="77BE14A1">
          <w:pPr>
            <w:pStyle w:val="Encabezado"/>
            <w:ind w:hanging="2"/>
          </w:pPr>
        </w:p>
      </w:tc>
      <w:tc>
        <w:tcPr>
          <w:tcW w:w="3320" w:type="dxa"/>
        </w:tcPr>
        <w:p w14:paraId="388ED920" w14:textId="355E3E5C" w:rsidR="00134126" w:rsidRDefault="00134126" w:rsidP="77BE14A1">
          <w:pPr>
            <w:pStyle w:val="Encabezado"/>
            <w:ind w:hanging="2"/>
            <w:jc w:val="center"/>
          </w:pPr>
        </w:p>
      </w:tc>
      <w:tc>
        <w:tcPr>
          <w:tcW w:w="3320" w:type="dxa"/>
        </w:tcPr>
        <w:p w14:paraId="055B200E" w14:textId="5F570305" w:rsidR="00134126" w:rsidRDefault="00134126" w:rsidP="77BE14A1">
          <w:pPr>
            <w:pStyle w:val="Encabezado"/>
            <w:ind w:right="-115" w:hanging="2"/>
            <w:jc w:val="right"/>
          </w:pPr>
        </w:p>
      </w:tc>
    </w:tr>
  </w:tbl>
  <w:p w14:paraId="01C4A24F" w14:textId="768FE51D" w:rsidR="00134126" w:rsidRDefault="00134126" w:rsidP="77BE14A1">
    <w:pPr>
      <w:pStyle w:val="Piedepgin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F26994" w14:textId="77777777" w:rsidR="00134126" w:rsidRDefault="00134126">
      <w:pPr>
        <w:ind w:hanging="2"/>
      </w:pPr>
      <w:r>
        <w:separator/>
      </w:r>
    </w:p>
  </w:footnote>
  <w:footnote w:type="continuationSeparator" w:id="0">
    <w:p w14:paraId="1A348557" w14:textId="77777777" w:rsidR="00134126" w:rsidRDefault="00134126">
      <w:pPr>
        <w:ind w:hanging="2"/>
      </w:pPr>
      <w:r>
        <w:continuationSeparator/>
      </w:r>
    </w:p>
  </w:footnote>
  <w:footnote w:type="continuationNotice" w:id="1">
    <w:p w14:paraId="5C0A1499" w14:textId="77777777" w:rsidR="00134126" w:rsidRDefault="00134126">
      <w:pPr>
        <w:ind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A43BF" w14:textId="77777777" w:rsidR="00134126" w:rsidRDefault="00134126">
    <w:pPr>
      <w:pStyle w:val="Encabezado"/>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134126" w14:paraId="75261D3A" w14:textId="77777777" w:rsidTr="77BE14A1">
      <w:trPr>
        <w:trHeight w:val="300"/>
      </w:trPr>
      <w:tc>
        <w:tcPr>
          <w:tcW w:w="3320" w:type="dxa"/>
        </w:tcPr>
        <w:p w14:paraId="01DC4F98" w14:textId="761E6205" w:rsidR="00134126" w:rsidRDefault="00134126" w:rsidP="77BE14A1">
          <w:pPr>
            <w:pStyle w:val="Encabezado"/>
            <w:ind w:hanging="2"/>
          </w:pPr>
        </w:p>
      </w:tc>
      <w:tc>
        <w:tcPr>
          <w:tcW w:w="3320" w:type="dxa"/>
        </w:tcPr>
        <w:p w14:paraId="2542092E" w14:textId="5D29F778" w:rsidR="00134126" w:rsidRDefault="00134126" w:rsidP="77BE14A1">
          <w:pPr>
            <w:pStyle w:val="Encabezado"/>
            <w:ind w:hanging="2"/>
            <w:jc w:val="center"/>
          </w:pPr>
        </w:p>
      </w:tc>
      <w:tc>
        <w:tcPr>
          <w:tcW w:w="3320" w:type="dxa"/>
        </w:tcPr>
        <w:p w14:paraId="0B61003E" w14:textId="34CAC4EF" w:rsidR="00134126" w:rsidRDefault="00134126" w:rsidP="77BE14A1">
          <w:pPr>
            <w:pStyle w:val="Encabezado"/>
            <w:ind w:right="-115" w:hanging="2"/>
            <w:jc w:val="right"/>
          </w:pPr>
        </w:p>
      </w:tc>
    </w:tr>
  </w:tbl>
  <w:p w14:paraId="6177E426" w14:textId="292F161D" w:rsidR="00134126" w:rsidRDefault="00134126" w:rsidP="77BE14A1">
    <w:pPr>
      <w:pStyle w:val="Encabezado"/>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134126" w14:paraId="7579C7A8" w14:textId="77777777" w:rsidTr="77BE14A1">
      <w:trPr>
        <w:trHeight w:val="300"/>
      </w:trPr>
      <w:tc>
        <w:tcPr>
          <w:tcW w:w="3320" w:type="dxa"/>
        </w:tcPr>
        <w:p w14:paraId="4AABF36F" w14:textId="2288713B" w:rsidR="00134126" w:rsidRDefault="00134126" w:rsidP="77BE14A1">
          <w:pPr>
            <w:pStyle w:val="Encabezado"/>
            <w:ind w:hanging="2"/>
          </w:pPr>
        </w:p>
      </w:tc>
      <w:tc>
        <w:tcPr>
          <w:tcW w:w="3320" w:type="dxa"/>
        </w:tcPr>
        <w:p w14:paraId="7B7673F3" w14:textId="19B57485" w:rsidR="00134126" w:rsidRDefault="00134126" w:rsidP="77BE14A1">
          <w:pPr>
            <w:pStyle w:val="Encabezado"/>
            <w:ind w:hanging="2"/>
            <w:jc w:val="center"/>
          </w:pPr>
        </w:p>
      </w:tc>
      <w:tc>
        <w:tcPr>
          <w:tcW w:w="3320" w:type="dxa"/>
        </w:tcPr>
        <w:p w14:paraId="477983CE" w14:textId="67981931" w:rsidR="00134126" w:rsidRDefault="00134126" w:rsidP="77BE14A1">
          <w:pPr>
            <w:pStyle w:val="Encabezado"/>
            <w:ind w:right="-115" w:hanging="2"/>
            <w:jc w:val="right"/>
          </w:pPr>
        </w:p>
      </w:tc>
    </w:tr>
  </w:tbl>
  <w:p w14:paraId="534C710A" w14:textId="7FC4CB39" w:rsidR="00134126" w:rsidRDefault="00134126" w:rsidP="77BE14A1">
    <w:pPr>
      <w:pStyle w:val="Encabezado"/>
      <w:ind w:hanging="2"/>
    </w:pPr>
  </w:p>
</w:hdr>
</file>

<file path=word/intelligence2.xml><?xml version="1.0" encoding="utf-8"?>
<int2:intelligence xmlns:int2="http://schemas.microsoft.com/office/intelligence/2020/intelligence" xmlns:oel="http://schemas.microsoft.com/office/2019/extlst">
  <int2:observations>
    <int2:bookmark int2:bookmarkName="_Int_XfTxc5oU" int2:invalidationBookmarkName="" int2:hashCode="7e63C/ichHtX+X" int2:id="WG6lFjK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524A"/>
    <w:multiLevelType w:val="hybridMultilevel"/>
    <w:tmpl w:val="7004A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65875"/>
    <w:multiLevelType w:val="hybridMultilevel"/>
    <w:tmpl w:val="6CA2FF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26484D"/>
    <w:multiLevelType w:val="multilevel"/>
    <w:tmpl w:val="F38E18AA"/>
    <w:lvl w:ilvl="0">
      <w:start w:val="2"/>
      <w:numFmt w:val="decimal"/>
      <w:lvlText w:val="%1"/>
      <w:lvlJc w:val="left"/>
      <w:pPr>
        <w:ind w:left="375" w:hanging="375"/>
      </w:pPr>
      <w:rPr>
        <w:rFonts w:hint="default"/>
        <w:color w:val="000000"/>
        <w:sz w:val="28"/>
      </w:rPr>
    </w:lvl>
    <w:lvl w:ilvl="1">
      <w:start w:val="1"/>
      <w:numFmt w:val="decimal"/>
      <w:lvlText w:val="%1.%2"/>
      <w:lvlJc w:val="left"/>
      <w:pPr>
        <w:ind w:left="1093" w:hanging="375"/>
      </w:pPr>
      <w:rPr>
        <w:rFonts w:hint="default"/>
        <w:color w:val="000000"/>
        <w:sz w:val="28"/>
      </w:rPr>
    </w:lvl>
    <w:lvl w:ilvl="2">
      <w:start w:val="1"/>
      <w:numFmt w:val="decimal"/>
      <w:lvlText w:val="%1.%2.%3"/>
      <w:lvlJc w:val="left"/>
      <w:pPr>
        <w:ind w:left="2156" w:hanging="720"/>
      </w:pPr>
      <w:rPr>
        <w:rFonts w:hint="default"/>
        <w:color w:val="000000"/>
        <w:sz w:val="28"/>
      </w:rPr>
    </w:lvl>
    <w:lvl w:ilvl="3">
      <w:start w:val="1"/>
      <w:numFmt w:val="decimal"/>
      <w:lvlText w:val="%1.%2.%3.%4"/>
      <w:lvlJc w:val="left"/>
      <w:pPr>
        <w:ind w:left="2874" w:hanging="720"/>
      </w:pPr>
      <w:rPr>
        <w:rFonts w:hint="default"/>
        <w:color w:val="000000"/>
        <w:sz w:val="28"/>
      </w:rPr>
    </w:lvl>
    <w:lvl w:ilvl="4">
      <w:start w:val="1"/>
      <w:numFmt w:val="decimal"/>
      <w:lvlText w:val="%1.%2.%3.%4.%5"/>
      <w:lvlJc w:val="left"/>
      <w:pPr>
        <w:ind w:left="3952" w:hanging="1080"/>
      </w:pPr>
      <w:rPr>
        <w:rFonts w:hint="default"/>
        <w:color w:val="000000"/>
        <w:sz w:val="28"/>
      </w:rPr>
    </w:lvl>
    <w:lvl w:ilvl="5">
      <w:start w:val="1"/>
      <w:numFmt w:val="decimal"/>
      <w:lvlText w:val="%1.%2.%3.%4.%5.%6"/>
      <w:lvlJc w:val="left"/>
      <w:pPr>
        <w:ind w:left="4670" w:hanging="1080"/>
      </w:pPr>
      <w:rPr>
        <w:rFonts w:hint="default"/>
        <w:color w:val="000000"/>
        <w:sz w:val="28"/>
      </w:rPr>
    </w:lvl>
    <w:lvl w:ilvl="6">
      <w:start w:val="1"/>
      <w:numFmt w:val="decimal"/>
      <w:lvlText w:val="%1.%2.%3.%4.%5.%6.%7"/>
      <w:lvlJc w:val="left"/>
      <w:pPr>
        <w:ind w:left="5748" w:hanging="1440"/>
      </w:pPr>
      <w:rPr>
        <w:rFonts w:hint="default"/>
        <w:color w:val="000000"/>
        <w:sz w:val="28"/>
      </w:rPr>
    </w:lvl>
    <w:lvl w:ilvl="7">
      <w:start w:val="1"/>
      <w:numFmt w:val="decimal"/>
      <w:lvlText w:val="%1.%2.%3.%4.%5.%6.%7.%8"/>
      <w:lvlJc w:val="left"/>
      <w:pPr>
        <w:ind w:left="6466" w:hanging="1440"/>
      </w:pPr>
      <w:rPr>
        <w:rFonts w:hint="default"/>
        <w:color w:val="000000"/>
        <w:sz w:val="28"/>
      </w:rPr>
    </w:lvl>
    <w:lvl w:ilvl="8">
      <w:start w:val="1"/>
      <w:numFmt w:val="decimal"/>
      <w:lvlText w:val="%1.%2.%3.%4.%5.%6.%7.%8.%9"/>
      <w:lvlJc w:val="left"/>
      <w:pPr>
        <w:ind w:left="7184" w:hanging="1440"/>
      </w:pPr>
      <w:rPr>
        <w:rFonts w:hint="default"/>
        <w:color w:val="000000"/>
        <w:sz w:val="28"/>
      </w:rPr>
    </w:lvl>
  </w:abstractNum>
  <w:abstractNum w:abstractNumId="3" w15:restartNumberingAfterBreak="0">
    <w:nsid w:val="127F3CA6"/>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4" w15:restartNumberingAfterBreak="0">
    <w:nsid w:val="16847BBC"/>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85115F6"/>
    <w:multiLevelType w:val="hybridMultilevel"/>
    <w:tmpl w:val="47AAD0EE"/>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6" w15:restartNumberingAfterBreak="0">
    <w:nsid w:val="1E931F1A"/>
    <w:multiLevelType w:val="multilevel"/>
    <w:tmpl w:val="FFFFFFFF"/>
    <w:lvl w:ilvl="0">
      <w:start w:val="1"/>
      <w:numFmt w:val="decimal"/>
      <w:lvlText w:val="%1."/>
      <w:lvlJc w:val="left"/>
      <w:pPr>
        <w:ind w:left="720" w:hanging="360"/>
      </w:pPr>
      <w:rPr>
        <w:sz w:val="28"/>
        <w:szCs w:val="2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2DE59B2"/>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8" w15:restartNumberingAfterBreak="0">
    <w:nsid w:val="2E407B58"/>
    <w:multiLevelType w:val="hybridMultilevel"/>
    <w:tmpl w:val="47D885F6"/>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9" w15:restartNumberingAfterBreak="0">
    <w:nsid w:val="3D650055"/>
    <w:multiLevelType w:val="hybridMultilevel"/>
    <w:tmpl w:val="0E32F672"/>
    <w:lvl w:ilvl="0" w:tplc="F490F3F8">
      <w:start w:val="1"/>
      <w:numFmt w:val="decimal"/>
      <w:lvlText w:val="%1."/>
      <w:lvlJc w:val="left"/>
      <w:pPr>
        <w:ind w:left="358" w:hanging="360"/>
      </w:pPr>
      <w:rPr>
        <w:rFonts w:hint="default"/>
      </w:rPr>
    </w:lvl>
    <w:lvl w:ilvl="1" w:tplc="240A0019" w:tentative="1">
      <w:start w:val="1"/>
      <w:numFmt w:val="lowerLetter"/>
      <w:lvlText w:val="%2."/>
      <w:lvlJc w:val="left"/>
      <w:pPr>
        <w:ind w:left="1078" w:hanging="360"/>
      </w:pPr>
    </w:lvl>
    <w:lvl w:ilvl="2" w:tplc="240A001B" w:tentative="1">
      <w:start w:val="1"/>
      <w:numFmt w:val="lowerRoman"/>
      <w:lvlText w:val="%3."/>
      <w:lvlJc w:val="right"/>
      <w:pPr>
        <w:ind w:left="1798" w:hanging="180"/>
      </w:pPr>
    </w:lvl>
    <w:lvl w:ilvl="3" w:tplc="240A000F" w:tentative="1">
      <w:start w:val="1"/>
      <w:numFmt w:val="decimal"/>
      <w:lvlText w:val="%4."/>
      <w:lvlJc w:val="left"/>
      <w:pPr>
        <w:ind w:left="2518" w:hanging="360"/>
      </w:pPr>
    </w:lvl>
    <w:lvl w:ilvl="4" w:tplc="240A0019" w:tentative="1">
      <w:start w:val="1"/>
      <w:numFmt w:val="lowerLetter"/>
      <w:lvlText w:val="%5."/>
      <w:lvlJc w:val="left"/>
      <w:pPr>
        <w:ind w:left="3238" w:hanging="360"/>
      </w:pPr>
    </w:lvl>
    <w:lvl w:ilvl="5" w:tplc="240A001B" w:tentative="1">
      <w:start w:val="1"/>
      <w:numFmt w:val="lowerRoman"/>
      <w:lvlText w:val="%6."/>
      <w:lvlJc w:val="right"/>
      <w:pPr>
        <w:ind w:left="3958" w:hanging="180"/>
      </w:pPr>
    </w:lvl>
    <w:lvl w:ilvl="6" w:tplc="240A000F" w:tentative="1">
      <w:start w:val="1"/>
      <w:numFmt w:val="decimal"/>
      <w:lvlText w:val="%7."/>
      <w:lvlJc w:val="left"/>
      <w:pPr>
        <w:ind w:left="4678" w:hanging="360"/>
      </w:pPr>
    </w:lvl>
    <w:lvl w:ilvl="7" w:tplc="240A0019" w:tentative="1">
      <w:start w:val="1"/>
      <w:numFmt w:val="lowerLetter"/>
      <w:lvlText w:val="%8."/>
      <w:lvlJc w:val="left"/>
      <w:pPr>
        <w:ind w:left="5398" w:hanging="360"/>
      </w:pPr>
    </w:lvl>
    <w:lvl w:ilvl="8" w:tplc="240A001B" w:tentative="1">
      <w:start w:val="1"/>
      <w:numFmt w:val="lowerRoman"/>
      <w:lvlText w:val="%9."/>
      <w:lvlJc w:val="right"/>
      <w:pPr>
        <w:ind w:left="6118" w:hanging="180"/>
      </w:pPr>
    </w:lvl>
  </w:abstractNum>
  <w:abstractNum w:abstractNumId="10" w15:restartNumberingAfterBreak="0">
    <w:nsid w:val="4D89369B"/>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4EC46A23"/>
    <w:multiLevelType w:val="multilevel"/>
    <w:tmpl w:val="BFDABE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C0E4B03"/>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61046BE"/>
    <w:multiLevelType w:val="multilevel"/>
    <w:tmpl w:val="FFFFFFFF"/>
    <w:lvl w:ilvl="0">
      <w:start w:val="1"/>
      <w:numFmt w:val="lowerLetter"/>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4" w15:restartNumberingAfterBreak="0">
    <w:nsid w:val="6CCB69DF"/>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3C33FE0"/>
    <w:multiLevelType w:val="multilevel"/>
    <w:tmpl w:val="1960DEF8"/>
    <w:lvl w:ilvl="0">
      <w:start w:val="1"/>
      <w:numFmt w:val="decimal"/>
      <w:lvlText w:val="%1."/>
      <w:lvlJc w:val="left"/>
      <w:pPr>
        <w:ind w:left="718" w:hanging="360"/>
      </w:pPr>
    </w:lvl>
    <w:lvl w:ilvl="1">
      <w:start w:val="1"/>
      <w:numFmt w:val="decimal"/>
      <w:isLgl/>
      <w:lvlText w:val="%1.%2"/>
      <w:lvlJc w:val="left"/>
      <w:pPr>
        <w:ind w:left="1078" w:hanging="360"/>
      </w:pPr>
      <w:rPr>
        <w:rFonts w:hint="default"/>
        <w:color w:val="000000"/>
      </w:rPr>
    </w:lvl>
    <w:lvl w:ilvl="2">
      <w:start w:val="1"/>
      <w:numFmt w:val="decimal"/>
      <w:isLgl/>
      <w:lvlText w:val="%1.%2.%3"/>
      <w:lvlJc w:val="left"/>
      <w:pPr>
        <w:ind w:left="1798" w:hanging="720"/>
      </w:pPr>
      <w:rPr>
        <w:rFonts w:hint="default"/>
        <w:color w:val="000000"/>
      </w:rPr>
    </w:lvl>
    <w:lvl w:ilvl="3">
      <w:start w:val="1"/>
      <w:numFmt w:val="decimal"/>
      <w:isLgl/>
      <w:lvlText w:val="%1.%2.%3.%4"/>
      <w:lvlJc w:val="left"/>
      <w:pPr>
        <w:ind w:left="2158" w:hanging="720"/>
      </w:pPr>
      <w:rPr>
        <w:rFonts w:hint="default"/>
        <w:color w:val="000000"/>
      </w:rPr>
    </w:lvl>
    <w:lvl w:ilvl="4">
      <w:start w:val="1"/>
      <w:numFmt w:val="decimal"/>
      <w:isLgl/>
      <w:lvlText w:val="%1.%2.%3.%4.%5"/>
      <w:lvlJc w:val="left"/>
      <w:pPr>
        <w:ind w:left="2878" w:hanging="1080"/>
      </w:pPr>
      <w:rPr>
        <w:rFonts w:hint="default"/>
        <w:color w:val="000000"/>
      </w:rPr>
    </w:lvl>
    <w:lvl w:ilvl="5">
      <w:start w:val="1"/>
      <w:numFmt w:val="decimal"/>
      <w:isLgl/>
      <w:lvlText w:val="%1.%2.%3.%4.%5.%6"/>
      <w:lvlJc w:val="left"/>
      <w:pPr>
        <w:ind w:left="3238" w:hanging="1080"/>
      </w:pPr>
      <w:rPr>
        <w:rFonts w:hint="default"/>
        <w:color w:val="000000"/>
      </w:rPr>
    </w:lvl>
    <w:lvl w:ilvl="6">
      <w:start w:val="1"/>
      <w:numFmt w:val="decimal"/>
      <w:isLgl/>
      <w:lvlText w:val="%1.%2.%3.%4.%5.%6.%7"/>
      <w:lvlJc w:val="left"/>
      <w:pPr>
        <w:ind w:left="3958" w:hanging="1440"/>
      </w:pPr>
      <w:rPr>
        <w:rFonts w:hint="default"/>
        <w:color w:val="000000"/>
      </w:rPr>
    </w:lvl>
    <w:lvl w:ilvl="7">
      <w:start w:val="1"/>
      <w:numFmt w:val="decimal"/>
      <w:isLgl/>
      <w:lvlText w:val="%1.%2.%3.%4.%5.%6.%7.%8"/>
      <w:lvlJc w:val="left"/>
      <w:pPr>
        <w:ind w:left="4318" w:hanging="1440"/>
      </w:pPr>
      <w:rPr>
        <w:rFonts w:hint="default"/>
        <w:color w:val="000000"/>
      </w:rPr>
    </w:lvl>
    <w:lvl w:ilvl="8">
      <w:start w:val="1"/>
      <w:numFmt w:val="decimal"/>
      <w:isLgl/>
      <w:lvlText w:val="%1.%2.%3.%4.%5.%6.%7.%8.%9"/>
      <w:lvlJc w:val="left"/>
      <w:pPr>
        <w:ind w:left="4678" w:hanging="1440"/>
      </w:pPr>
      <w:rPr>
        <w:rFonts w:hint="default"/>
        <w:color w:val="000000"/>
      </w:rPr>
    </w:lvl>
  </w:abstractNum>
  <w:abstractNum w:abstractNumId="16" w15:restartNumberingAfterBreak="0">
    <w:nsid w:val="762B180B"/>
    <w:multiLevelType w:val="multilevel"/>
    <w:tmpl w:val="1960DEF8"/>
    <w:lvl w:ilvl="0">
      <w:start w:val="1"/>
      <w:numFmt w:val="decimal"/>
      <w:lvlText w:val="%1."/>
      <w:lvlJc w:val="left"/>
      <w:pPr>
        <w:ind w:left="142" w:hanging="360"/>
      </w:pPr>
    </w:lvl>
    <w:lvl w:ilvl="1">
      <w:start w:val="1"/>
      <w:numFmt w:val="decimal"/>
      <w:isLgl/>
      <w:lvlText w:val="%1.%2"/>
      <w:lvlJc w:val="left"/>
      <w:pPr>
        <w:ind w:left="502" w:hanging="360"/>
      </w:pPr>
      <w:rPr>
        <w:rFonts w:hint="default"/>
        <w:color w:val="000000"/>
      </w:rPr>
    </w:lvl>
    <w:lvl w:ilvl="2">
      <w:start w:val="1"/>
      <w:numFmt w:val="decimal"/>
      <w:isLgl/>
      <w:lvlText w:val="%1.%2.%3"/>
      <w:lvlJc w:val="left"/>
      <w:pPr>
        <w:ind w:left="1222" w:hanging="720"/>
      </w:pPr>
      <w:rPr>
        <w:rFonts w:hint="default"/>
        <w:color w:val="000000"/>
      </w:rPr>
    </w:lvl>
    <w:lvl w:ilvl="3">
      <w:start w:val="1"/>
      <w:numFmt w:val="decimal"/>
      <w:isLgl/>
      <w:lvlText w:val="%1.%2.%3.%4"/>
      <w:lvlJc w:val="left"/>
      <w:pPr>
        <w:ind w:left="1582" w:hanging="720"/>
      </w:pPr>
      <w:rPr>
        <w:rFonts w:hint="default"/>
        <w:color w:val="000000"/>
      </w:rPr>
    </w:lvl>
    <w:lvl w:ilvl="4">
      <w:start w:val="1"/>
      <w:numFmt w:val="decimal"/>
      <w:isLgl/>
      <w:lvlText w:val="%1.%2.%3.%4.%5"/>
      <w:lvlJc w:val="left"/>
      <w:pPr>
        <w:ind w:left="2302" w:hanging="1080"/>
      </w:pPr>
      <w:rPr>
        <w:rFonts w:hint="default"/>
        <w:color w:val="000000"/>
      </w:rPr>
    </w:lvl>
    <w:lvl w:ilvl="5">
      <w:start w:val="1"/>
      <w:numFmt w:val="decimal"/>
      <w:isLgl/>
      <w:lvlText w:val="%1.%2.%3.%4.%5.%6"/>
      <w:lvlJc w:val="left"/>
      <w:pPr>
        <w:ind w:left="2662" w:hanging="1080"/>
      </w:pPr>
      <w:rPr>
        <w:rFonts w:hint="default"/>
        <w:color w:val="000000"/>
      </w:rPr>
    </w:lvl>
    <w:lvl w:ilvl="6">
      <w:start w:val="1"/>
      <w:numFmt w:val="decimal"/>
      <w:isLgl/>
      <w:lvlText w:val="%1.%2.%3.%4.%5.%6.%7"/>
      <w:lvlJc w:val="left"/>
      <w:pPr>
        <w:ind w:left="3382" w:hanging="1440"/>
      </w:pPr>
      <w:rPr>
        <w:rFonts w:hint="default"/>
        <w:color w:val="000000"/>
      </w:rPr>
    </w:lvl>
    <w:lvl w:ilvl="7">
      <w:start w:val="1"/>
      <w:numFmt w:val="decimal"/>
      <w:isLgl/>
      <w:lvlText w:val="%1.%2.%3.%4.%5.%6.%7.%8"/>
      <w:lvlJc w:val="left"/>
      <w:pPr>
        <w:ind w:left="3742" w:hanging="1440"/>
      </w:pPr>
      <w:rPr>
        <w:rFonts w:hint="default"/>
        <w:color w:val="000000"/>
      </w:rPr>
    </w:lvl>
    <w:lvl w:ilvl="8">
      <w:start w:val="1"/>
      <w:numFmt w:val="decimal"/>
      <w:isLgl/>
      <w:lvlText w:val="%1.%2.%3.%4.%5.%6.%7.%8.%9"/>
      <w:lvlJc w:val="left"/>
      <w:pPr>
        <w:ind w:left="4102" w:hanging="1440"/>
      </w:pPr>
      <w:rPr>
        <w:rFonts w:hint="default"/>
        <w:color w:val="000000"/>
      </w:rPr>
    </w:lvl>
  </w:abstractNum>
  <w:abstractNum w:abstractNumId="17" w15:restartNumberingAfterBreak="0">
    <w:nsid w:val="78BA4624"/>
    <w:multiLevelType w:val="multilevel"/>
    <w:tmpl w:val="FFFFFFFF"/>
    <w:lvl w:ilvl="0">
      <w:start w:val="1"/>
      <w:numFmt w:val="bullet"/>
      <w:lvlText w:val="●"/>
      <w:lvlJc w:val="left"/>
      <w:pPr>
        <w:ind w:left="363" w:hanging="360"/>
      </w:pPr>
      <w:rPr>
        <w:rFonts w:ascii="Noto Sans Symbols" w:eastAsia="Noto Sans Symbols" w:hAnsi="Noto Sans Symbols" w:cs="Noto Sans Symbols"/>
        <w:color w:val="2F5496"/>
        <w:vertAlign w:val="baseline"/>
      </w:rPr>
    </w:lvl>
    <w:lvl w:ilvl="1">
      <w:start w:val="1"/>
      <w:numFmt w:val="bullet"/>
      <w:lvlText w:val="o"/>
      <w:lvlJc w:val="left"/>
      <w:pPr>
        <w:ind w:left="1083" w:hanging="360"/>
      </w:pPr>
      <w:rPr>
        <w:rFonts w:ascii="Courier New" w:eastAsia="Courier New" w:hAnsi="Courier New" w:cs="Courier New"/>
        <w:vertAlign w:val="baseline"/>
      </w:rPr>
    </w:lvl>
    <w:lvl w:ilvl="2">
      <w:start w:val="1"/>
      <w:numFmt w:val="bullet"/>
      <w:lvlText w:val="▪"/>
      <w:lvlJc w:val="left"/>
      <w:pPr>
        <w:ind w:left="1803" w:hanging="360"/>
      </w:pPr>
      <w:rPr>
        <w:rFonts w:ascii="Noto Sans Symbols" w:eastAsia="Noto Sans Symbols" w:hAnsi="Noto Sans Symbols" w:cs="Noto Sans Symbols"/>
        <w:vertAlign w:val="baseline"/>
      </w:rPr>
    </w:lvl>
    <w:lvl w:ilvl="3">
      <w:start w:val="1"/>
      <w:numFmt w:val="bullet"/>
      <w:lvlText w:val="●"/>
      <w:lvlJc w:val="left"/>
      <w:pPr>
        <w:ind w:left="2523" w:hanging="360"/>
      </w:pPr>
      <w:rPr>
        <w:rFonts w:ascii="Noto Sans Symbols" w:eastAsia="Noto Sans Symbols" w:hAnsi="Noto Sans Symbols" w:cs="Noto Sans Symbols"/>
        <w:vertAlign w:val="baseline"/>
      </w:rPr>
    </w:lvl>
    <w:lvl w:ilvl="4">
      <w:start w:val="1"/>
      <w:numFmt w:val="bullet"/>
      <w:lvlText w:val="o"/>
      <w:lvlJc w:val="left"/>
      <w:pPr>
        <w:ind w:left="3243" w:hanging="360"/>
      </w:pPr>
      <w:rPr>
        <w:rFonts w:ascii="Courier New" w:eastAsia="Courier New" w:hAnsi="Courier New" w:cs="Courier New"/>
        <w:vertAlign w:val="baseline"/>
      </w:rPr>
    </w:lvl>
    <w:lvl w:ilvl="5">
      <w:start w:val="1"/>
      <w:numFmt w:val="bullet"/>
      <w:lvlText w:val="▪"/>
      <w:lvlJc w:val="left"/>
      <w:pPr>
        <w:ind w:left="3963" w:hanging="360"/>
      </w:pPr>
      <w:rPr>
        <w:rFonts w:ascii="Noto Sans Symbols" w:eastAsia="Noto Sans Symbols" w:hAnsi="Noto Sans Symbols" w:cs="Noto Sans Symbols"/>
        <w:vertAlign w:val="baseline"/>
      </w:rPr>
    </w:lvl>
    <w:lvl w:ilvl="6">
      <w:start w:val="1"/>
      <w:numFmt w:val="bullet"/>
      <w:lvlText w:val="●"/>
      <w:lvlJc w:val="left"/>
      <w:pPr>
        <w:ind w:left="4683" w:hanging="360"/>
      </w:pPr>
      <w:rPr>
        <w:rFonts w:ascii="Noto Sans Symbols" w:eastAsia="Noto Sans Symbols" w:hAnsi="Noto Sans Symbols" w:cs="Noto Sans Symbols"/>
        <w:vertAlign w:val="baseline"/>
      </w:rPr>
    </w:lvl>
    <w:lvl w:ilvl="7">
      <w:start w:val="1"/>
      <w:numFmt w:val="bullet"/>
      <w:lvlText w:val="o"/>
      <w:lvlJc w:val="left"/>
      <w:pPr>
        <w:ind w:left="5403" w:hanging="360"/>
      </w:pPr>
      <w:rPr>
        <w:rFonts w:ascii="Courier New" w:eastAsia="Courier New" w:hAnsi="Courier New" w:cs="Courier New"/>
        <w:vertAlign w:val="baseline"/>
      </w:rPr>
    </w:lvl>
    <w:lvl w:ilvl="8">
      <w:start w:val="1"/>
      <w:numFmt w:val="bullet"/>
      <w:lvlText w:val="▪"/>
      <w:lvlJc w:val="left"/>
      <w:pPr>
        <w:ind w:left="6123" w:hanging="360"/>
      </w:pPr>
      <w:rPr>
        <w:rFonts w:ascii="Noto Sans Symbols" w:eastAsia="Noto Sans Symbols" w:hAnsi="Noto Sans Symbols" w:cs="Noto Sans Symbols"/>
        <w:vertAlign w:val="baseline"/>
      </w:rPr>
    </w:lvl>
  </w:abstractNum>
  <w:num w:numId="1">
    <w:abstractNumId w:val="10"/>
  </w:num>
  <w:num w:numId="2">
    <w:abstractNumId w:val="12"/>
  </w:num>
  <w:num w:numId="3">
    <w:abstractNumId w:val="17"/>
  </w:num>
  <w:num w:numId="4">
    <w:abstractNumId w:val="4"/>
  </w:num>
  <w:num w:numId="5">
    <w:abstractNumId w:val="14"/>
  </w:num>
  <w:num w:numId="6">
    <w:abstractNumId w:val="13"/>
  </w:num>
  <w:num w:numId="7">
    <w:abstractNumId w:val="6"/>
  </w:num>
  <w:num w:numId="8">
    <w:abstractNumId w:val="11"/>
  </w:num>
  <w:num w:numId="9">
    <w:abstractNumId w:val="8"/>
  </w:num>
  <w:num w:numId="10">
    <w:abstractNumId w:val="2"/>
  </w:num>
  <w:num w:numId="11">
    <w:abstractNumId w:val="16"/>
  </w:num>
  <w:num w:numId="12">
    <w:abstractNumId w:val="15"/>
  </w:num>
  <w:num w:numId="13">
    <w:abstractNumId w:val="3"/>
  </w:num>
  <w:num w:numId="14">
    <w:abstractNumId w:val="5"/>
  </w:num>
  <w:num w:numId="15">
    <w:abstractNumId w:val="1"/>
  </w:num>
  <w:num w:numId="16">
    <w:abstractNumId w:val="7"/>
  </w:num>
  <w:num w:numId="17">
    <w:abstractNumId w:val="0"/>
  </w:num>
  <w:num w:numId="1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UBIANO SUAREZ ALISON KATHERINE">
    <w15:presenceInfo w15:providerId="None" w15:userId="RUBIANO SUAREZ ALISON KATHER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CC"/>
    <w:rsid w:val="00004EDD"/>
    <w:rsid w:val="00007AE4"/>
    <w:rsid w:val="00034EEC"/>
    <w:rsid w:val="0003548D"/>
    <w:rsid w:val="00037F2E"/>
    <w:rsid w:val="000423BE"/>
    <w:rsid w:val="00044B07"/>
    <w:rsid w:val="00045C65"/>
    <w:rsid w:val="00050458"/>
    <w:rsid w:val="00051304"/>
    <w:rsid w:val="00056DBA"/>
    <w:rsid w:val="00060E7C"/>
    <w:rsid w:val="000656D3"/>
    <w:rsid w:val="00067420"/>
    <w:rsid w:val="00070C0B"/>
    <w:rsid w:val="00073677"/>
    <w:rsid w:val="00074780"/>
    <w:rsid w:val="000763D6"/>
    <w:rsid w:val="0008182F"/>
    <w:rsid w:val="00085ADD"/>
    <w:rsid w:val="00093902"/>
    <w:rsid w:val="000A3FA6"/>
    <w:rsid w:val="000A6ABE"/>
    <w:rsid w:val="000B1CF4"/>
    <w:rsid w:val="000B6CC8"/>
    <w:rsid w:val="000C3774"/>
    <w:rsid w:val="000C5214"/>
    <w:rsid w:val="000C773D"/>
    <w:rsid w:val="000D64B8"/>
    <w:rsid w:val="000E4AB9"/>
    <w:rsid w:val="000E6809"/>
    <w:rsid w:val="000E7FFA"/>
    <w:rsid w:val="000F1E14"/>
    <w:rsid w:val="000F3DB9"/>
    <w:rsid w:val="000F54F2"/>
    <w:rsid w:val="000F5B8F"/>
    <w:rsid w:val="00100237"/>
    <w:rsid w:val="0010058F"/>
    <w:rsid w:val="001025DC"/>
    <w:rsid w:val="001040C9"/>
    <w:rsid w:val="001048FF"/>
    <w:rsid w:val="00113482"/>
    <w:rsid w:val="00115CEE"/>
    <w:rsid w:val="001170D1"/>
    <w:rsid w:val="00122F29"/>
    <w:rsid w:val="001239AF"/>
    <w:rsid w:val="001242D4"/>
    <w:rsid w:val="00126D9B"/>
    <w:rsid w:val="00134126"/>
    <w:rsid w:val="001353D0"/>
    <w:rsid w:val="00135BC2"/>
    <w:rsid w:val="0015022E"/>
    <w:rsid w:val="00152E15"/>
    <w:rsid w:val="00156B3B"/>
    <w:rsid w:val="001628A4"/>
    <w:rsid w:val="00166758"/>
    <w:rsid w:val="00167F9D"/>
    <w:rsid w:val="0017780E"/>
    <w:rsid w:val="00180A64"/>
    <w:rsid w:val="00183136"/>
    <w:rsid w:val="00183553"/>
    <w:rsid w:val="00192151"/>
    <w:rsid w:val="00193A35"/>
    <w:rsid w:val="0019499D"/>
    <w:rsid w:val="00194B96"/>
    <w:rsid w:val="00195629"/>
    <w:rsid w:val="00196F17"/>
    <w:rsid w:val="001A7CB3"/>
    <w:rsid w:val="001B1B06"/>
    <w:rsid w:val="001B1C38"/>
    <w:rsid w:val="001B293E"/>
    <w:rsid w:val="001D2DA7"/>
    <w:rsid w:val="001D3921"/>
    <w:rsid w:val="001D41D0"/>
    <w:rsid w:val="001E1072"/>
    <w:rsid w:val="001E10C2"/>
    <w:rsid w:val="001E209E"/>
    <w:rsid w:val="001E3ACA"/>
    <w:rsid w:val="001E3B99"/>
    <w:rsid w:val="001F30C3"/>
    <w:rsid w:val="00200A09"/>
    <w:rsid w:val="0020247F"/>
    <w:rsid w:val="00204B0C"/>
    <w:rsid w:val="00206B95"/>
    <w:rsid w:val="00214336"/>
    <w:rsid w:val="002159D9"/>
    <w:rsid w:val="00215A11"/>
    <w:rsid w:val="00215A69"/>
    <w:rsid w:val="00215B36"/>
    <w:rsid w:val="00217C5A"/>
    <w:rsid w:val="00221C86"/>
    <w:rsid w:val="00223E60"/>
    <w:rsid w:val="00226D52"/>
    <w:rsid w:val="0022787B"/>
    <w:rsid w:val="00230999"/>
    <w:rsid w:val="00231E3D"/>
    <w:rsid w:val="00232268"/>
    <w:rsid w:val="00234B8E"/>
    <w:rsid w:val="00244A0B"/>
    <w:rsid w:val="002506F8"/>
    <w:rsid w:val="00250BA6"/>
    <w:rsid w:val="002659B8"/>
    <w:rsid w:val="002745B4"/>
    <w:rsid w:val="00274D5D"/>
    <w:rsid w:val="002815DF"/>
    <w:rsid w:val="00281996"/>
    <w:rsid w:val="00286DF8"/>
    <w:rsid w:val="00287822"/>
    <w:rsid w:val="0028794A"/>
    <w:rsid w:val="00290742"/>
    <w:rsid w:val="00291BBA"/>
    <w:rsid w:val="0029235B"/>
    <w:rsid w:val="00296849"/>
    <w:rsid w:val="002A0017"/>
    <w:rsid w:val="002A0705"/>
    <w:rsid w:val="002A442D"/>
    <w:rsid w:val="002A4D00"/>
    <w:rsid w:val="002A64A0"/>
    <w:rsid w:val="002B104D"/>
    <w:rsid w:val="002B7777"/>
    <w:rsid w:val="002C2117"/>
    <w:rsid w:val="002C3C8A"/>
    <w:rsid w:val="002D071F"/>
    <w:rsid w:val="002D461F"/>
    <w:rsid w:val="002D5B60"/>
    <w:rsid w:val="002E35B7"/>
    <w:rsid w:val="002E3F2D"/>
    <w:rsid w:val="002F013C"/>
    <w:rsid w:val="002F28B1"/>
    <w:rsid w:val="002F424D"/>
    <w:rsid w:val="002F6C43"/>
    <w:rsid w:val="003038BE"/>
    <w:rsid w:val="003064D5"/>
    <w:rsid w:val="00306635"/>
    <w:rsid w:val="00307EAD"/>
    <w:rsid w:val="00311A30"/>
    <w:rsid w:val="003179BD"/>
    <w:rsid w:val="00317CB8"/>
    <w:rsid w:val="003314D7"/>
    <w:rsid w:val="00332F2F"/>
    <w:rsid w:val="00335A77"/>
    <w:rsid w:val="00340CA5"/>
    <w:rsid w:val="003416EA"/>
    <w:rsid w:val="00346741"/>
    <w:rsid w:val="00350270"/>
    <w:rsid w:val="00351217"/>
    <w:rsid w:val="00353B03"/>
    <w:rsid w:val="00354374"/>
    <w:rsid w:val="00355838"/>
    <w:rsid w:val="00356CBC"/>
    <w:rsid w:val="003573E0"/>
    <w:rsid w:val="00362C60"/>
    <w:rsid w:val="003755BC"/>
    <w:rsid w:val="00375C77"/>
    <w:rsid w:val="00376E1B"/>
    <w:rsid w:val="00385DE6"/>
    <w:rsid w:val="00386583"/>
    <w:rsid w:val="003967DE"/>
    <w:rsid w:val="00397E92"/>
    <w:rsid w:val="003A1CA7"/>
    <w:rsid w:val="003A25BE"/>
    <w:rsid w:val="003A6252"/>
    <w:rsid w:val="003A6423"/>
    <w:rsid w:val="003A6EF0"/>
    <w:rsid w:val="003B32D2"/>
    <w:rsid w:val="003B5F65"/>
    <w:rsid w:val="003B605C"/>
    <w:rsid w:val="003B6804"/>
    <w:rsid w:val="003C668C"/>
    <w:rsid w:val="003C68EF"/>
    <w:rsid w:val="003D3347"/>
    <w:rsid w:val="003D5244"/>
    <w:rsid w:val="003D6752"/>
    <w:rsid w:val="003D710E"/>
    <w:rsid w:val="003E2F09"/>
    <w:rsid w:val="003E425A"/>
    <w:rsid w:val="003F3DC9"/>
    <w:rsid w:val="003F455A"/>
    <w:rsid w:val="003F46B6"/>
    <w:rsid w:val="00400329"/>
    <w:rsid w:val="004032CA"/>
    <w:rsid w:val="0040553C"/>
    <w:rsid w:val="00406041"/>
    <w:rsid w:val="00411D74"/>
    <w:rsid w:val="00412D09"/>
    <w:rsid w:val="00414595"/>
    <w:rsid w:val="004177BB"/>
    <w:rsid w:val="00417987"/>
    <w:rsid w:val="00417F57"/>
    <w:rsid w:val="004314BD"/>
    <w:rsid w:val="004333CB"/>
    <w:rsid w:val="004333DA"/>
    <w:rsid w:val="00440FAC"/>
    <w:rsid w:val="00442620"/>
    <w:rsid w:val="00447F1F"/>
    <w:rsid w:val="004519D0"/>
    <w:rsid w:val="00456D33"/>
    <w:rsid w:val="00456F78"/>
    <w:rsid w:val="00462669"/>
    <w:rsid w:val="004733AB"/>
    <w:rsid w:val="00473DFD"/>
    <w:rsid w:val="004752D6"/>
    <w:rsid w:val="00475589"/>
    <w:rsid w:val="00475935"/>
    <w:rsid w:val="00482419"/>
    <w:rsid w:val="004842C7"/>
    <w:rsid w:val="00484E50"/>
    <w:rsid w:val="00485D8C"/>
    <w:rsid w:val="004911CC"/>
    <w:rsid w:val="0049131D"/>
    <w:rsid w:val="004921D5"/>
    <w:rsid w:val="004923C8"/>
    <w:rsid w:val="004A309B"/>
    <w:rsid w:val="004B6AD6"/>
    <w:rsid w:val="004C050B"/>
    <w:rsid w:val="004C267E"/>
    <w:rsid w:val="004C3081"/>
    <w:rsid w:val="004C5FEE"/>
    <w:rsid w:val="004D07FB"/>
    <w:rsid w:val="004D7B5B"/>
    <w:rsid w:val="004E3E56"/>
    <w:rsid w:val="004E475E"/>
    <w:rsid w:val="004E4C39"/>
    <w:rsid w:val="004E67B7"/>
    <w:rsid w:val="004E6E56"/>
    <w:rsid w:val="004F0167"/>
    <w:rsid w:val="0050425C"/>
    <w:rsid w:val="00504F25"/>
    <w:rsid w:val="00513545"/>
    <w:rsid w:val="00515DAD"/>
    <w:rsid w:val="00517A42"/>
    <w:rsid w:val="00522394"/>
    <w:rsid w:val="00525C4A"/>
    <w:rsid w:val="00530494"/>
    <w:rsid w:val="0053244E"/>
    <w:rsid w:val="00532D5D"/>
    <w:rsid w:val="00534B27"/>
    <w:rsid w:val="00537269"/>
    <w:rsid w:val="0054444C"/>
    <w:rsid w:val="00544CC5"/>
    <w:rsid w:val="00547C26"/>
    <w:rsid w:val="00555920"/>
    <w:rsid w:val="00556B47"/>
    <w:rsid w:val="00557B17"/>
    <w:rsid w:val="00560EE6"/>
    <w:rsid w:val="005612EC"/>
    <w:rsid w:val="005624F1"/>
    <w:rsid w:val="0056602F"/>
    <w:rsid w:val="00570EC5"/>
    <w:rsid w:val="005725EC"/>
    <w:rsid w:val="0057574F"/>
    <w:rsid w:val="0057651C"/>
    <w:rsid w:val="005800D8"/>
    <w:rsid w:val="00583C7A"/>
    <w:rsid w:val="00584853"/>
    <w:rsid w:val="00584B26"/>
    <w:rsid w:val="0058610A"/>
    <w:rsid w:val="00590DAE"/>
    <w:rsid w:val="005A054D"/>
    <w:rsid w:val="005A07B3"/>
    <w:rsid w:val="005A4784"/>
    <w:rsid w:val="005A5747"/>
    <w:rsid w:val="005A7FDD"/>
    <w:rsid w:val="005B2C0D"/>
    <w:rsid w:val="005B5ED0"/>
    <w:rsid w:val="005C020D"/>
    <w:rsid w:val="005D0B0F"/>
    <w:rsid w:val="005D4329"/>
    <w:rsid w:val="005E293E"/>
    <w:rsid w:val="005F3995"/>
    <w:rsid w:val="005F72E9"/>
    <w:rsid w:val="00600379"/>
    <w:rsid w:val="00601BC4"/>
    <w:rsid w:val="00603424"/>
    <w:rsid w:val="00607C1B"/>
    <w:rsid w:val="00610902"/>
    <w:rsid w:val="00622212"/>
    <w:rsid w:val="00623982"/>
    <w:rsid w:val="00633770"/>
    <w:rsid w:val="00635089"/>
    <w:rsid w:val="0064360A"/>
    <w:rsid w:val="0064764D"/>
    <w:rsid w:val="00660C54"/>
    <w:rsid w:val="006662CB"/>
    <w:rsid w:val="00666413"/>
    <w:rsid w:val="00670E07"/>
    <w:rsid w:val="00672CBE"/>
    <w:rsid w:val="00673BB2"/>
    <w:rsid w:val="0067669D"/>
    <w:rsid w:val="00681F90"/>
    <w:rsid w:val="006834D7"/>
    <w:rsid w:val="00687456"/>
    <w:rsid w:val="0069147C"/>
    <w:rsid w:val="00692D44"/>
    <w:rsid w:val="006A18C5"/>
    <w:rsid w:val="006B6F08"/>
    <w:rsid w:val="006C2757"/>
    <w:rsid w:val="006C2AE0"/>
    <w:rsid w:val="006D6903"/>
    <w:rsid w:val="006E5D24"/>
    <w:rsid w:val="006F117A"/>
    <w:rsid w:val="006F2369"/>
    <w:rsid w:val="006F5E86"/>
    <w:rsid w:val="006F68ED"/>
    <w:rsid w:val="00703BBE"/>
    <w:rsid w:val="00704FBB"/>
    <w:rsid w:val="0070732B"/>
    <w:rsid w:val="007102D9"/>
    <w:rsid w:val="007124B7"/>
    <w:rsid w:val="00713C79"/>
    <w:rsid w:val="00714160"/>
    <w:rsid w:val="0072286B"/>
    <w:rsid w:val="00730201"/>
    <w:rsid w:val="00733E71"/>
    <w:rsid w:val="00741176"/>
    <w:rsid w:val="007435D4"/>
    <w:rsid w:val="007472EB"/>
    <w:rsid w:val="007503B2"/>
    <w:rsid w:val="007535A1"/>
    <w:rsid w:val="007549A6"/>
    <w:rsid w:val="007621BA"/>
    <w:rsid w:val="007629BD"/>
    <w:rsid w:val="00766CE8"/>
    <w:rsid w:val="00767CF2"/>
    <w:rsid w:val="007711E6"/>
    <w:rsid w:val="0077673D"/>
    <w:rsid w:val="00777DDB"/>
    <w:rsid w:val="00786915"/>
    <w:rsid w:val="00786C1F"/>
    <w:rsid w:val="00791C42"/>
    <w:rsid w:val="007A38C1"/>
    <w:rsid w:val="007A3AEE"/>
    <w:rsid w:val="007A4F1E"/>
    <w:rsid w:val="007A77C8"/>
    <w:rsid w:val="007B0896"/>
    <w:rsid w:val="007B0D55"/>
    <w:rsid w:val="007B4A60"/>
    <w:rsid w:val="007B5999"/>
    <w:rsid w:val="007B63F9"/>
    <w:rsid w:val="007B66B1"/>
    <w:rsid w:val="007C316B"/>
    <w:rsid w:val="007C4DC9"/>
    <w:rsid w:val="007C7748"/>
    <w:rsid w:val="007D0802"/>
    <w:rsid w:val="007D163E"/>
    <w:rsid w:val="007D6A6D"/>
    <w:rsid w:val="007E06D6"/>
    <w:rsid w:val="007E2100"/>
    <w:rsid w:val="007E24AF"/>
    <w:rsid w:val="007E331E"/>
    <w:rsid w:val="007E334B"/>
    <w:rsid w:val="007E3510"/>
    <w:rsid w:val="007E4107"/>
    <w:rsid w:val="007E5A60"/>
    <w:rsid w:val="007E60C8"/>
    <w:rsid w:val="007F0337"/>
    <w:rsid w:val="007F0BEA"/>
    <w:rsid w:val="007F6637"/>
    <w:rsid w:val="007F66EB"/>
    <w:rsid w:val="00800F88"/>
    <w:rsid w:val="00801BEB"/>
    <w:rsid w:val="00805CC3"/>
    <w:rsid w:val="008136CD"/>
    <w:rsid w:val="00815609"/>
    <w:rsid w:val="0081601D"/>
    <w:rsid w:val="00816490"/>
    <w:rsid w:val="008173BE"/>
    <w:rsid w:val="00827990"/>
    <w:rsid w:val="00835F26"/>
    <w:rsid w:val="00837100"/>
    <w:rsid w:val="00851BFF"/>
    <w:rsid w:val="00853D51"/>
    <w:rsid w:val="0085404C"/>
    <w:rsid w:val="00856EE6"/>
    <w:rsid w:val="00873277"/>
    <w:rsid w:val="00881601"/>
    <w:rsid w:val="00881AC8"/>
    <w:rsid w:val="00882F30"/>
    <w:rsid w:val="00884085"/>
    <w:rsid w:val="008866FD"/>
    <w:rsid w:val="00887647"/>
    <w:rsid w:val="00890CAF"/>
    <w:rsid w:val="0089603E"/>
    <w:rsid w:val="008A0905"/>
    <w:rsid w:val="008A1051"/>
    <w:rsid w:val="008A6FA7"/>
    <w:rsid w:val="008B129A"/>
    <w:rsid w:val="008B1EC9"/>
    <w:rsid w:val="008B3EBF"/>
    <w:rsid w:val="008B4024"/>
    <w:rsid w:val="008B70D4"/>
    <w:rsid w:val="008C2020"/>
    <w:rsid w:val="008D12FF"/>
    <w:rsid w:val="008D19AE"/>
    <w:rsid w:val="008D6B2D"/>
    <w:rsid w:val="008E3CDF"/>
    <w:rsid w:val="008E46C6"/>
    <w:rsid w:val="008F4F69"/>
    <w:rsid w:val="008F59D4"/>
    <w:rsid w:val="00901DB5"/>
    <w:rsid w:val="00902F0F"/>
    <w:rsid w:val="00903481"/>
    <w:rsid w:val="00907193"/>
    <w:rsid w:val="00910871"/>
    <w:rsid w:val="00911780"/>
    <w:rsid w:val="00914A9D"/>
    <w:rsid w:val="00916332"/>
    <w:rsid w:val="009268C5"/>
    <w:rsid w:val="00927808"/>
    <w:rsid w:val="0093163A"/>
    <w:rsid w:val="009318A8"/>
    <w:rsid w:val="009349C4"/>
    <w:rsid w:val="00945677"/>
    <w:rsid w:val="0095082A"/>
    <w:rsid w:val="009602DA"/>
    <w:rsid w:val="00962F98"/>
    <w:rsid w:val="009641BD"/>
    <w:rsid w:val="009711E2"/>
    <w:rsid w:val="009760F2"/>
    <w:rsid w:val="0098317E"/>
    <w:rsid w:val="00986D21"/>
    <w:rsid w:val="0098740A"/>
    <w:rsid w:val="0099317E"/>
    <w:rsid w:val="00993A9B"/>
    <w:rsid w:val="009942BC"/>
    <w:rsid w:val="00996613"/>
    <w:rsid w:val="009A068D"/>
    <w:rsid w:val="009A2A5F"/>
    <w:rsid w:val="009A5E58"/>
    <w:rsid w:val="009B25F2"/>
    <w:rsid w:val="009B3451"/>
    <w:rsid w:val="009B529D"/>
    <w:rsid w:val="009B58BF"/>
    <w:rsid w:val="009B6EA8"/>
    <w:rsid w:val="009C1CE9"/>
    <w:rsid w:val="009C2163"/>
    <w:rsid w:val="009C2A08"/>
    <w:rsid w:val="009C44B1"/>
    <w:rsid w:val="009C5296"/>
    <w:rsid w:val="009C63D2"/>
    <w:rsid w:val="009C7273"/>
    <w:rsid w:val="009D0F49"/>
    <w:rsid w:val="009D1283"/>
    <w:rsid w:val="009D22ED"/>
    <w:rsid w:val="009D3B31"/>
    <w:rsid w:val="009D5183"/>
    <w:rsid w:val="009D57C7"/>
    <w:rsid w:val="009E4BDC"/>
    <w:rsid w:val="009E6226"/>
    <w:rsid w:val="009F17B4"/>
    <w:rsid w:val="009F4B5D"/>
    <w:rsid w:val="009F5BB7"/>
    <w:rsid w:val="009F7381"/>
    <w:rsid w:val="00A01958"/>
    <w:rsid w:val="00A04D2E"/>
    <w:rsid w:val="00A04E36"/>
    <w:rsid w:val="00A221E0"/>
    <w:rsid w:val="00A25C8E"/>
    <w:rsid w:val="00A31E3B"/>
    <w:rsid w:val="00A33908"/>
    <w:rsid w:val="00A3678E"/>
    <w:rsid w:val="00A37061"/>
    <w:rsid w:val="00A40953"/>
    <w:rsid w:val="00A46B43"/>
    <w:rsid w:val="00A639D0"/>
    <w:rsid w:val="00A66D38"/>
    <w:rsid w:val="00A66DAD"/>
    <w:rsid w:val="00A67DA6"/>
    <w:rsid w:val="00A75A60"/>
    <w:rsid w:val="00A778D5"/>
    <w:rsid w:val="00A82CFC"/>
    <w:rsid w:val="00A83A02"/>
    <w:rsid w:val="00A86AEF"/>
    <w:rsid w:val="00A86FA6"/>
    <w:rsid w:val="00A87664"/>
    <w:rsid w:val="00A93322"/>
    <w:rsid w:val="00A9656A"/>
    <w:rsid w:val="00AA2F9E"/>
    <w:rsid w:val="00AA315F"/>
    <w:rsid w:val="00AA77E7"/>
    <w:rsid w:val="00AB5A98"/>
    <w:rsid w:val="00AC0EE3"/>
    <w:rsid w:val="00AC5F4B"/>
    <w:rsid w:val="00AE2EE3"/>
    <w:rsid w:val="00AE580D"/>
    <w:rsid w:val="00AF5BE5"/>
    <w:rsid w:val="00B068E6"/>
    <w:rsid w:val="00B159B1"/>
    <w:rsid w:val="00B17FB1"/>
    <w:rsid w:val="00B21C0C"/>
    <w:rsid w:val="00B2311F"/>
    <w:rsid w:val="00B235F8"/>
    <w:rsid w:val="00B27266"/>
    <w:rsid w:val="00B310CA"/>
    <w:rsid w:val="00B34CAE"/>
    <w:rsid w:val="00B350B2"/>
    <w:rsid w:val="00B40833"/>
    <w:rsid w:val="00B45E53"/>
    <w:rsid w:val="00B52EF0"/>
    <w:rsid w:val="00B531E1"/>
    <w:rsid w:val="00B60ADE"/>
    <w:rsid w:val="00B6652A"/>
    <w:rsid w:val="00B670C6"/>
    <w:rsid w:val="00B733D4"/>
    <w:rsid w:val="00B75F91"/>
    <w:rsid w:val="00B83153"/>
    <w:rsid w:val="00B83F74"/>
    <w:rsid w:val="00B8418D"/>
    <w:rsid w:val="00B84D04"/>
    <w:rsid w:val="00B95311"/>
    <w:rsid w:val="00B95D62"/>
    <w:rsid w:val="00B97A90"/>
    <w:rsid w:val="00BC4AC6"/>
    <w:rsid w:val="00BC5271"/>
    <w:rsid w:val="00BC5380"/>
    <w:rsid w:val="00BC64C1"/>
    <w:rsid w:val="00BC6927"/>
    <w:rsid w:val="00BD0348"/>
    <w:rsid w:val="00BD3F99"/>
    <w:rsid w:val="00BD5328"/>
    <w:rsid w:val="00BD67C1"/>
    <w:rsid w:val="00BD7EA9"/>
    <w:rsid w:val="00BE1ED0"/>
    <w:rsid w:val="00BE36DC"/>
    <w:rsid w:val="00BF6F76"/>
    <w:rsid w:val="00C0355F"/>
    <w:rsid w:val="00C063DE"/>
    <w:rsid w:val="00C10C4D"/>
    <w:rsid w:val="00C11A4E"/>
    <w:rsid w:val="00C11BB8"/>
    <w:rsid w:val="00C11E45"/>
    <w:rsid w:val="00C2415A"/>
    <w:rsid w:val="00C42D32"/>
    <w:rsid w:val="00C4349A"/>
    <w:rsid w:val="00C43AC9"/>
    <w:rsid w:val="00C5285B"/>
    <w:rsid w:val="00C53120"/>
    <w:rsid w:val="00C55FDD"/>
    <w:rsid w:val="00C63394"/>
    <w:rsid w:val="00C655E4"/>
    <w:rsid w:val="00C72C69"/>
    <w:rsid w:val="00C74064"/>
    <w:rsid w:val="00C768A0"/>
    <w:rsid w:val="00C83DC1"/>
    <w:rsid w:val="00C869F1"/>
    <w:rsid w:val="00C86EB7"/>
    <w:rsid w:val="00C876A2"/>
    <w:rsid w:val="00C9134B"/>
    <w:rsid w:val="00C913F1"/>
    <w:rsid w:val="00C9F145"/>
    <w:rsid w:val="00CA1618"/>
    <w:rsid w:val="00CA7815"/>
    <w:rsid w:val="00CC3F99"/>
    <w:rsid w:val="00CC55BA"/>
    <w:rsid w:val="00CD479B"/>
    <w:rsid w:val="00CD6DEE"/>
    <w:rsid w:val="00CE1106"/>
    <w:rsid w:val="00CE4DA7"/>
    <w:rsid w:val="00CF2AF4"/>
    <w:rsid w:val="00CF54EB"/>
    <w:rsid w:val="00CF561C"/>
    <w:rsid w:val="00D04E5A"/>
    <w:rsid w:val="00D050DC"/>
    <w:rsid w:val="00D07A13"/>
    <w:rsid w:val="00D1366A"/>
    <w:rsid w:val="00D17019"/>
    <w:rsid w:val="00D21E26"/>
    <w:rsid w:val="00D32092"/>
    <w:rsid w:val="00D37B44"/>
    <w:rsid w:val="00D448F8"/>
    <w:rsid w:val="00D46D42"/>
    <w:rsid w:val="00D51BC9"/>
    <w:rsid w:val="00D542A8"/>
    <w:rsid w:val="00D55FC3"/>
    <w:rsid w:val="00D5799E"/>
    <w:rsid w:val="00D57ECC"/>
    <w:rsid w:val="00D60EF8"/>
    <w:rsid w:val="00D60F68"/>
    <w:rsid w:val="00D7305D"/>
    <w:rsid w:val="00D742D9"/>
    <w:rsid w:val="00D834CA"/>
    <w:rsid w:val="00D838F1"/>
    <w:rsid w:val="00D85745"/>
    <w:rsid w:val="00D85912"/>
    <w:rsid w:val="00D91CDC"/>
    <w:rsid w:val="00DA1003"/>
    <w:rsid w:val="00DA1B4E"/>
    <w:rsid w:val="00DA44A7"/>
    <w:rsid w:val="00DA4690"/>
    <w:rsid w:val="00DA5928"/>
    <w:rsid w:val="00DA6C84"/>
    <w:rsid w:val="00DA7FEB"/>
    <w:rsid w:val="00DB03BC"/>
    <w:rsid w:val="00DB3929"/>
    <w:rsid w:val="00DB6571"/>
    <w:rsid w:val="00DC2F30"/>
    <w:rsid w:val="00DC3DB5"/>
    <w:rsid w:val="00DD0D2A"/>
    <w:rsid w:val="00DD1EB6"/>
    <w:rsid w:val="00DD4965"/>
    <w:rsid w:val="00DD4D30"/>
    <w:rsid w:val="00DD562D"/>
    <w:rsid w:val="00DD79FB"/>
    <w:rsid w:val="00DE61CD"/>
    <w:rsid w:val="00DE642E"/>
    <w:rsid w:val="00DE6914"/>
    <w:rsid w:val="00E025E7"/>
    <w:rsid w:val="00E10144"/>
    <w:rsid w:val="00E13466"/>
    <w:rsid w:val="00E1624B"/>
    <w:rsid w:val="00E20EEA"/>
    <w:rsid w:val="00E2477C"/>
    <w:rsid w:val="00E24859"/>
    <w:rsid w:val="00E252BB"/>
    <w:rsid w:val="00E25586"/>
    <w:rsid w:val="00E269C9"/>
    <w:rsid w:val="00E26F83"/>
    <w:rsid w:val="00E272EB"/>
    <w:rsid w:val="00E312AC"/>
    <w:rsid w:val="00E3254A"/>
    <w:rsid w:val="00E330A2"/>
    <w:rsid w:val="00E34F95"/>
    <w:rsid w:val="00E36DF0"/>
    <w:rsid w:val="00E3746A"/>
    <w:rsid w:val="00E37D98"/>
    <w:rsid w:val="00E40BCB"/>
    <w:rsid w:val="00E418EE"/>
    <w:rsid w:val="00E418FB"/>
    <w:rsid w:val="00E43944"/>
    <w:rsid w:val="00E44C26"/>
    <w:rsid w:val="00E50DEE"/>
    <w:rsid w:val="00E54495"/>
    <w:rsid w:val="00E54EA4"/>
    <w:rsid w:val="00E566EE"/>
    <w:rsid w:val="00E607FE"/>
    <w:rsid w:val="00E623D4"/>
    <w:rsid w:val="00E6280F"/>
    <w:rsid w:val="00E6545C"/>
    <w:rsid w:val="00E66C41"/>
    <w:rsid w:val="00E670CF"/>
    <w:rsid w:val="00E709FA"/>
    <w:rsid w:val="00E70BEA"/>
    <w:rsid w:val="00E7117B"/>
    <w:rsid w:val="00E72FF6"/>
    <w:rsid w:val="00E81617"/>
    <w:rsid w:val="00E84AA6"/>
    <w:rsid w:val="00E92F02"/>
    <w:rsid w:val="00E96F50"/>
    <w:rsid w:val="00E9723A"/>
    <w:rsid w:val="00EA4629"/>
    <w:rsid w:val="00EA7F48"/>
    <w:rsid w:val="00EB7032"/>
    <w:rsid w:val="00EC1150"/>
    <w:rsid w:val="00EC41B7"/>
    <w:rsid w:val="00EC4BB6"/>
    <w:rsid w:val="00ED1B51"/>
    <w:rsid w:val="00ED2D77"/>
    <w:rsid w:val="00ED7FBA"/>
    <w:rsid w:val="00EE2D7C"/>
    <w:rsid w:val="00EE7BA9"/>
    <w:rsid w:val="00EE7FA9"/>
    <w:rsid w:val="00EF0617"/>
    <w:rsid w:val="00EF0D26"/>
    <w:rsid w:val="00EF527B"/>
    <w:rsid w:val="00EF647D"/>
    <w:rsid w:val="00EF6EEF"/>
    <w:rsid w:val="00F04FBD"/>
    <w:rsid w:val="00F12594"/>
    <w:rsid w:val="00F22078"/>
    <w:rsid w:val="00F24D0A"/>
    <w:rsid w:val="00F316B4"/>
    <w:rsid w:val="00F31B87"/>
    <w:rsid w:val="00F32206"/>
    <w:rsid w:val="00F43AFF"/>
    <w:rsid w:val="00F4463D"/>
    <w:rsid w:val="00F5029A"/>
    <w:rsid w:val="00F50895"/>
    <w:rsid w:val="00F54666"/>
    <w:rsid w:val="00F60C15"/>
    <w:rsid w:val="00F62B6B"/>
    <w:rsid w:val="00F65488"/>
    <w:rsid w:val="00F656E8"/>
    <w:rsid w:val="00F66B75"/>
    <w:rsid w:val="00F72D00"/>
    <w:rsid w:val="00F81999"/>
    <w:rsid w:val="00F862D7"/>
    <w:rsid w:val="00F87A59"/>
    <w:rsid w:val="00F91E78"/>
    <w:rsid w:val="00F93792"/>
    <w:rsid w:val="00F944A6"/>
    <w:rsid w:val="00F962F4"/>
    <w:rsid w:val="00F96DA0"/>
    <w:rsid w:val="00F97155"/>
    <w:rsid w:val="00F97B3C"/>
    <w:rsid w:val="00FB2F50"/>
    <w:rsid w:val="00FB6535"/>
    <w:rsid w:val="00FC269D"/>
    <w:rsid w:val="00FC30A7"/>
    <w:rsid w:val="00FC363B"/>
    <w:rsid w:val="00FC4993"/>
    <w:rsid w:val="00FC6EF7"/>
    <w:rsid w:val="00FC7E72"/>
    <w:rsid w:val="00FD73CC"/>
    <w:rsid w:val="00FD75C9"/>
    <w:rsid w:val="00FE241B"/>
    <w:rsid w:val="00FE3F7C"/>
    <w:rsid w:val="00FE653E"/>
    <w:rsid w:val="00FF1AD8"/>
    <w:rsid w:val="00FF2C1C"/>
    <w:rsid w:val="00FF2C39"/>
    <w:rsid w:val="00FF4417"/>
    <w:rsid w:val="013F2C18"/>
    <w:rsid w:val="014F8371"/>
    <w:rsid w:val="01BA1177"/>
    <w:rsid w:val="022AA662"/>
    <w:rsid w:val="02F86C24"/>
    <w:rsid w:val="03B66BA3"/>
    <w:rsid w:val="03CBBFA9"/>
    <w:rsid w:val="048CB4F9"/>
    <w:rsid w:val="051173C7"/>
    <w:rsid w:val="0546CED2"/>
    <w:rsid w:val="06288098"/>
    <w:rsid w:val="068935E0"/>
    <w:rsid w:val="068D6350"/>
    <w:rsid w:val="069606D9"/>
    <w:rsid w:val="06F36563"/>
    <w:rsid w:val="071D9E93"/>
    <w:rsid w:val="0759AF5A"/>
    <w:rsid w:val="078F0A9D"/>
    <w:rsid w:val="08DF22AD"/>
    <w:rsid w:val="08EECB9D"/>
    <w:rsid w:val="0914A028"/>
    <w:rsid w:val="0A9CB7F4"/>
    <w:rsid w:val="0ABBDE85"/>
    <w:rsid w:val="0AE51311"/>
    <w:rsid w:val="0D8ADA61"/>
    <w:rsid w:val="0DD9EAEE"/>
    <w:rsid w:val="0E3FB06E"/>
    <w:rsid w:val="0E734E7D"/>
    <w:rsid w:val="0EA686CE"/>
    <w:rsid w:val="0F50E045"/>
    <w:rsid w:val="0FA8B6E7"/>
    <w:rsid w:val="0FD72CA5"/>
    <w:rsid w:val="0FE57D45"/>
    <w:rsid w:val="11CC0BB3"/>
    <w:rsid w:val="12AB501D"/>
    <w:rsid w:val="12EAA777"/>
    <w:rsid w:val="1345688B"/>
    <w:rsid w:val="13F48376"/>
    <w:rsid w:val="14B9CF94"/>
    <w:rsid w:val="14D9C64B"/>
    <w:rsid w:val="14E8FC82"/>
    <w:rsid w:val="150F7BC8"/>
    <w:rsid w:val="15B4C983"/>
    <w:rsid w:val="15C2B311"/>
    <w:rsid w:val="16F35042"/>
    <w:rsid w:val="171A73F4"/>
    <w:rsid w:val="173602BE"/>
    <w:rsid w:val="174312B8"/>
    <w:rsid w:val="176AF43A"/>
    <w:rsid w:val="17DFF5FC"/>
    <w:rsid w:val="18E3C145"/>
    <w:rsid w:val="192359CB"/>
    <w:rsid w:val="193CB9F9"/>
    <w:rsid w:val="195B3982"/>
    <w:rsid w:val="19B48CD9"/>
    <w:rsid w:val="1C303B87"/>
    <w:rsid w:val="1D9417F5"/>
    <w:rsid w:val="1FBA54CB"/>
    <w:rsid w:val="1FCE6870"/>
    <w:rsid w:val="204D9267"/>
    <w:rsid w:val="216D8B60"/>
    <w:rsid w:val="21B9C960"/>
    <w:rsid w:val="2426C889"/>
    <w:rsid w:val="246F94E5"/>
    <w:rsid w:val="24807A41"/>
    <w:rsid w:val="24BC47CA"/>
    <w:rsid w:val="2512BF0B"/>
    <w:rsid w:val="2512DA63"/>
    <w:rsid w:val="2608A97F"/>
    <w:rsid w:val="26A262E9"/>
    <w:rsid w:val="26D7807A"/>
    <w:rsid w:val="26FC58DE"/>
    <w:rsid w:val="26FF8C24"/>
    <w:rsid w:val="2776D662"/>
    <w:rsid w:val="279B64FF"/>
    <w:rsid w:val="27B250BD"/>
    <w:rsid w:val="27D21660"/>
    <w:rsid w:val="27E56F22"/>
    <w:rsid w:val="27F98E6F"/>
    <w:rsid w:val="284B0748"/>
    <w:rsid w:val="28B33075"/>
    <w:rsid w:val="29175CBB"/>
    <w:rsid w:val="299725F5"/>
    <w:rsid w:val="2A9F66D0"/>
    <w:rsid w:val="2AE60DE5"/>
    <w:rsid w:val="2B22D38A"/>
    <w:rsid w:val="2C36B44C"/>
    <w:rsid w:val="2EABC41E"/>
    <w:rsid w:val="2FF4F9B9"/>
    <w:rsid w:val="309D4EE0"/>
    <w:rsid w:val="3134582E"/>
    <w:rsid w:val="32751128"/>
    <w:rsid w:val="32DEFF7C"/>
    <w:rsid w:val="3302DFBA"/>
    <w:rsid w:val="33163AC7"/>
    <w:rsid w:val="337F66C3"/>
    <w:rsid w:val="34289953"/>
    <w:rsid w:val="343E5D98"/>
    <w:rsid w:val="34D8869B"/>
    <w:rsid w:val="34E97D3C"/>
    <w:rsid w:val="35276A7F"/>
    <w:rsid w:val="35ABAED8"/>
    <w:rsid w:val="365AAD3D"/>
    <w:rsid w:val="378A4912"/>
    <w:rsid w:val="37A634E0"/>
    <w:rsid w:val="38617D88"/>
    <w:rsid w:val="395DCDA3"/>
    <w:rsid w:val="39975D09"/>
    <w:rsid w:val="39FC19E2"/>
    <w:rsid w:val="3B5BE5AE"/>
    <w:rsid w:val="3BC25EA4"/>
    <w:rsid w:val="3C93A305"/>
    <w:rsid w:val="3C946D4D"/>
    <w:rsid w:val="3D533326"/>
    <w:rsid w:val="3DA59F00"/>
    <w:rsid w:val="3DBFA249"/>
    <w:rsid w:val="3E24871A"/>
    <w:rsid w:val="3EDC08AC"/>
    <w:rsid w:val="41179E60"/>
    <w:rsid w:val="419E2924"/>
    <w:rsid w:val="41BCAF42"/>
    <w:rsid w:val="41C15916"/>
    <w:rsid w:val="41E15A60"/>
    <w:rsid w:val="4257D931"/>
    <w:rsid w:val="4277C8E1"/>
    <w:rsid w:val="4282240C"/>
    <w:rsid w:val="4351E10B"/>
    <w:rsid w:val="436E149C"/>
    <w:rsid w:val="439F67BF"/>
    <w:rsid w:val="4495F2F1"/>
    <w:rsid w:val="451EB0C2"/>
    <w:rsid w:val="452AD6E3"/>
    <w:rsid w:val="45EA0347"/>
    <w:rsid w:val="460488B7"/>
    <w:rsid w:val="46B0EBF3"/>
    <w:rsid w:val="46F6EF39"/>
    <w:rsid w:val="4726587A"/>
    <w:rsid w:val="47FE6170"/>
    <w:rsid w:val="481163B5"/>
    <w:rsid w:val="48BB2963"/>
    <w:rsid w:val="49F793A9"/>
    <w:rsid w:val="4A1B1F62"/>
    <w:rsid w:val="4A759500"/>
    <w:rsid w:val="4A93A623"/>
    <w:rsid w:val="4AD4D583"/>
    <w:rsid w:val="4BAA6F3B"/>
    <w:rsid w:val="4BFA50AE"/>
    <w:rsid w:val="4E82E493"/>
    <w:rsid w:val="4ED14A74"/>
    <w:rsid w:val="4F43D596"/>
    <w:rsid w:val="4F83B9FC"/>
    <w:rsid w:val="4FBC38CD"/>
    <w:rsid w:val="500494AB"/>
    <w:rsid w:val="50AEC0D1"/>
    <w:rsid w:val="50C7005D"/>
    <w:rsid w:val="51217E59"/>
    <w:rsid w:val="519444DF"/>
    <w:rsid w:val="52441654"/>
    <w:rsid w:val="52888C43"/>
    <w:rsid w:val="53406D3F"/>
    <w:rsid w:val="5357AEDC"/>
    <w:rsid w:val="53DF14D2"/>
    <w:rsid w:val="54331DFC"/>
    <w:rsid w:val="5441630A"/>
    <w:rsid w:val="549732DC"/>
    <w:rsid w:val="54C04492"/>
    <w:rsid w:val="54F56AFA"/>
    <w:rsid w:val="5534D5CD"/>
    <w:rsid w:val="56BDAFFB"/>
    <w:rsid w:val="57761112"/>
    <w:rsid w:val="57982CFF"/>
    <w:rsid w:val="580E08FC"/>
    <w:rsid w:val="581FDC14"/>
    <w:rsid w:val="58391AA4"/>
    <w:rsid w:val="5941413F"/>
    <w:rsid w:val="595EA017"/>
    <w:rsid w:val="595F8465"/>
    <w:rsid w:val="5AB0D5A2"/>
    <w:rsid w:val="5ABA692F"/>
    <w:rsid w:val="5AE01E54"/>
    <w:rsid w:val="5C496607"/>
    <w:rsid w:val="5CF93DEA"/>
    <w:rsid w:val="5D82FBC8"/>
    <w:rsid w:val="5E7F5D34"/>
    <w:rsid w:val="5E9F64F6"/>
    <w:rsid w:val="5F84D396"/>
    <w:rsid w:val="5FC39483"/>
    <w:rsid w:val="60294541"/>
    <w:rsid w:val="60DD3EC2"/>
    <w:rsid w:val="60F021F1"/>
    <w:rsid w:val="60F4A54C"/>
    <w:rsid w:val="6122A728"/>
    <w:rsid w:val="6196BF96"/>
    <w:rsid w:val="61B8FB94"/>
    <w:rsid w:val="6230627F"/>
    <w:rsid w:val="637A3E84"/>
    <w:rsid w:val="63945B0D"/>
    <w:rsid w:val="63E2E5DD"/>
    <w:rsid w:val="6409B47C"/>
    <w:rsid w:val="640D372C"/>
    <w:rsid w:val="653B707F"/>
    <w:rsid w:val="6586548C"/>
    <w:rsid w:val="65DBFFBE"/>
    <w:rsid w:val="67355956"/>
    <w:rsid w:val="67524FCC"/>
    <w:rsid w:val="6771875A"/>
    <w:rsid w:val="67CF30CB"/>
    <w:rsid w:val="67D80524"/>
    <w:rsid w:val="67DEE494"/>
    <w:rsid w:val="680BE7DF"/>
    <w:rsid w:val="692BEDB0"/>
    <w:rsid w:val="6AA2870A"/>
    <w:rsid w:val="6AA86151"/>
    <w:rsid w:val="6AB605CA"/>
    <w:rsid w:val="6B14BD62"/>
    <w:rsid w:val="6B352D13"/>
    <w:rsid w:val="6D63C06E"/>
    <w:rsid w:val="6DBF095A"/>
    <w:rsid w:val="6DFEDAD9"/>
    <w:rsid w:val="6E0454C8"/>
    <w:rsid w:val="6EEE15A5"/>
    <w:rsid w:val="6F5EA1D8"/>
    <w:rsid w:val="702E50C7"/>
    <w:rsid w:val="70ED5967"/>
    <w:rsid w:val="713DA9AF"/>
    <w:rsid w:val="7184AB8F"/>
    <w:rsid w:val="71B08982"/>
    <w:rsid w:val="71BBCC38"/>
    <w:rsid w:val="725E0CC1"/>
    <w:rsid w:val="731E0FB9"/>
    <w:rsid w:val="734E59FF"/>
    <w:rsid w:val="7388BCB5"/>
    <w:rsid w:val="73F34326"/>
    <w:rsid w:val="749CE93C"/>
    <w:rsid w:val="75BE98FB"/>
    <w:rsid w:val="76F1DD7A"/>
    <w:rsid w:val="7779E993"/>
    <w:rsid w:val="77814193"/>
    <w:rsid w:val="77BE14A1"/>
    <w:rsid w:val="77C61242"/>
    <w:rsid w:val="7811F1AE"/>
    <w:rsid w:val="782B0E71"/>
    <w:rsid w:val="7838908E"/>
    <w:rsid w:val="78D8A1EC"/>
    <w:rsid w:val="790EA86E"/>
    <w:rsid w:val="7A549460"/>
    <w:rsid w:val="7B442D7A"/>
    <w:rsid w:val="7BB03CBF"/>
    <w:rsid w:val="7C0A6EA4"/>
    <w:rsid w:val="7CC41D8A"/>
    <w:rsid w:val="7D9A1347"/>
    <w:rsid w:val="7EE0385C"/>
    <w:rsid w:val="7F118D4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B9E6"/>
  <w15:docId w15:val="{E679B32D-D571-4B78-A977-FC35E3CE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23D4"/>
    <w:pPr>
      <w:spacing w:after="0" w:line="240" w:lineRule="auto"/>
    </w:pPr>
    <w:rPr>
      <w:rFonts w:ascii="Times New Roman" w:eastAsia="Times New Roman" w:hAnsi="Times New Roman" w:cs="Times New Roman"/>
      <w:sz w:val="24"/>
      <w:szCs w:val="24"/>
      <w:lang w:eastAsia="es-CO"/>
    </w:rPr>
  </w:style>
  <w:style w:type="paragraph" w:styleId="Ttulo1">
    <w:name w:val="heading 1"/>
    <w:basedOn w:val="Normal"/>
    <w:next w:val="Normal"/>
    <w:uiPriority w:val="9"/>
    <w:qFormat/>
    <w:rsid w:val="00DC2F30"/>
    <w:pPr>
      <w:keepNext/>
      <w:keepLines/>
      <w:spacing w:before="360"/>
      <w:outlineLvl w:val="0"/>
    </w:pPr>
    <w:rPr>
      <w:rFonts w:asciiTheme="minorHAnsi" w:hAnsiTheme="minorHAnsi"/>
      <w:b/>
      <w:bCs/>
      <w:sz w:val="28"/>
      <w:szCs w:val="28"/>
    </w:rPr>
  </w:style>
  <w:style w:type="paragraph" w:styleId="Ttulo2">
    <w:name w:val="heading 2"/>
    <w:basedOn w:val="Normal"/>
    <w:next w:val="Normal"/>
    <w:uiPriority w:val="9"/>
    <w:unhideWhenUsed/>
    <w:qFormat/>
    <w:rsid w:val="00335A77"/>
    <w:pPr>
      <w:keepNext/>
      <w:keepLines/>
      <w:spacing w:before="200"/>
      <w:outlineLvl w:val="1"/>
    </w:pPr>
    <w:rPr>
      <w:rFonts w:ascii="Cambria" w:hAnsi="Cambria"/>
      <w:b/>
      <w:bCs/>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hAnsi="Cambria"/>
      <w:b/>
      <w:bCs/>
      <w:color w:val="4F81BD"/>
      <w:sz w:val="20"/>
      <w:szCs w:val="20"/>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qFormat/>
  </w:style>
  <w:style w:type="character" w:customStyle="1" w:styleId="EncabezadoCar">
    <w:name w:val="Encabezado Car"/>
    <w:basedOn w:val="Fuentedeprrafopredeter"/>
    <w:rPr>
      <w:w w:val="100"/>
      <w:position w:val="-1"/>
      <w:effect w:val="none"/>
      <w:vertAlign w:val="baseline"/>
      <w:cs w:val="0"/>
      <w:em w:val="none"/>
    </w:rPr>
  </w:style>
  <w:style w:type="paragraph" w:styleId="Piedepgina">
    <w:name w:val="footer"/>
    <w:basedOn w:val="Normal"/>
    <w:qFormat/>
  </w:style>
  <w:style w:type="character" w:customStyle="1" w:styleId="PiedepginaCar">
    <w:name w:val="Pie de página Car"/>
    <w:basedOn w:val="Fuentedeprrafopredeter"/>
    <w:rPr>
      <w:w w:val="100"/>
      <w:position w:val="-1"/>
      <w:effect w:val="none"/>
      <w:vertAlign w:val="baseline"/>
      <w:cs w:val="0"/>
      <w:em w:val="none"/>
    </w:rPr>
  </w:style>
  <w:style w:type="paragraph" w:styleId="Prrafodelista">
    <w:name w:val="List Paragraph"/>
    <w:basedOn w:val="Normal"/>
    <w:uiPriority w:val="34"/>
    <w:qFormat/>
    <w:pPr>
      <w:ind w:left="720"/>
      <w:contextualSpacing/>
    </w:p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character" w:customStyle="1" w:styleId="Ttulo1Car">
    <w:name w:val="Título 1 Car"/>
    <w:rPr>
      <w:rFonts w:ascii="Cambria" w:eastAsia="Times New Roman" w:hAnsi="Cambria" w:cs="Times New Roman"/>
      <w:b/>
      <w:bCs/>
      <w:color w:val="365F91"/>
      <w:w w:val="100"/>
      <w:position w:val="-1"/>
      <w:sz w:val="28"/>
      <w:szCs w:val="28"/>
      <w:effect w:val="none"/>
      <w:vertAlign w:val="baseline"/>
      <w:cs w:val="0"/>
      <w:em w:val="none"/>
    </w:rPr>
  </w:style>
  <w:style w:type="character" w:customStyle="1" w:styleId="Ttulo2Car">
    <w:name w:val="Título 2 Car"/>
    <w:rPr>
      <w:rFonts w:ascii="Cambria" w:eastAsia="Times New Roman" w:hAnsi="Cambria" w:cs="Times New Roman"/>
      <w:b/>
      <w:bCs/>
      <w:color w:val="4F81BD"/>
      <w:w w:val="100"/>
      <w:position w:val="-1"/>
      <w:sz w:val="26"/>
      <w:szCs w:val="26"/>
      <w:effect w:val="none"/>
      <w:vertAlign w:val="baseline"/>
      <w:cs w:val="0"/>
      <w:em w:val="none"/>
    </w:rPr>
  </w:style>
  <w:style w:type="paragraph" w:styleId="Textonotapie">
    <w:name w:val="footnote text"/>
    <w:basedOn w:val="Normal"/>
    <w:qFormat/>
    <w:rPr>
      <w:sz w:val="20"/>
      <w:szCs w:val="20"/>
    </w:rPr>
  </w:style>
  <w:style w:type="character" w:customStyle="1" w:styleId="TextonotapieCar">
    <w:name w:val="Texto nota pie Car"/>
    <w:rPr>
      <w:w w:val="100"/>
      <w:position w:val="-1"/>
      <w:sz w:val="20"/>
      <w:szCs w:val="20"/>
      <w:effect w:val="none"/>
      <w:vertAlign w:val="baseline"/>
      <w:cs w:val="0"/>
      <w:em w:val="none"/>
    </w:rPr>
  </w:style>
  <w:style w:type="character" w:styleId="Refdenotaalpie">
    <w:name w:val="footnote reference"/>
    <w:qFormat/>
    <w:rPr>
      <w:w w:val="100"/>
      <w:position w:val="-1"/>
      <w:effect w:val="none"/>
      <w:vertAlign w:val="superscript"/>
      <w:cs w:val="0"/>
      <w:em w:val="none"/>
    </w:rPr>
  </w:style>
  <w:style w:type="character" w:customStyle="1" w:styleId="Ttulo3Car">
    <w:name w:val="Título 3 Car"/>
    <w:rPr>
      <w:rFonts w:ascii="Cambria" w:eastAsia="Times New Roman" w:hAnsi="Cambria" w:cs="Times New Roman"/>
      <w:b/>
      <w:bCs/>
      <w:color w:val="4F81BD"/>
      <w:w w:val="100"/>
      <w:position w:val="-1"/>
      <w:effect w:val="none"/>
      <w:vertAlign w:val="baseline"/>
      <w:cs w:val="0"/>
      <w:em w:val="none"/>
    </w:rPr>
  </w:style>
  <w:style w:type="table" w:styleId="Tablaconcuadrcula">
    <w:name w:val="Table Grid"/>
    <w:basedOn w:val="Tablanormal"/>
    <w:uiPriority w:val="5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Ttulo1"/>
    <w:next w:val="Ttulo1"/>
    <w:uiPriority w:val="39"/>
    <w:qFormat/>
    <w:rsid w:val="00610902"/>
    <w:pPr>
      <w:spacing w:after="100"/>
    </w:pPr>
  </w:style>
  <w:style w:type="paragraph" w:styleId="TDC2">
    <w:name w:val="toc 2"/>
    <w:basedOn w:val="Normal"/>
    <w:next w:val="Normal"/>
    <w:uiPriority w:val="39"/>
    <w:qFormat/>
    <w:pPr>
      <w:spacing w:after="100"/>
      <w:ind w:left="220"/>
    </w:pPr>
  </w:style>
  <w:style w:type="character" w:styleId="Hipervnculo">
    <w:name w:val="Hyperlink"/>
    <w:uiPriority w:val="99"/>
    <w:qFormat/>
    <w:rPr>
      <w:color w:val="0000FF"/>
      <w:w w:val="100"/>
      <w:position w:val="-1"/>
      <w:u w:val="single"/>
      <w:effect w:val="none"/>
      <w:vertAlign w:val="baseline"/>
      <w:cs w:val="0"/>
      <w:em w:val="none"/>
    </w:rPr>
  </w:style>
  <w:style w:type="character" w:customStyle="1" w:styleId="Ttulo5Car">
    <w:name w:val="Título 5 Car"/>
    <w:rPr>
      <w:rFonts w:ascii="Calibri" w:eastAsia="Times New Roman" w:hAnsi="Calibri" w:cs="Times New Roman"/>
      <w:b/>
      <w:bCs/>
      <w:i/>
      <w:iCs/>
      <w:w w:val="100"/>
      <w:position w:val="-1"/>
      <w:sz w:val="26"/>
      <w:szCs w:val="26"/>
      <w:effect w:val="none"/>
      <w:vertAlign w:val="baseline"/>
      <w:cs w:val="0"/>
      <w:em w:val="none"/>
      <w:lang w:eastAsia="en-US"/>
    </w:rPr>
  </w:style>
  <w:style w:type="paragraph" w:customStyle="1" w:styleId="Epgrafe">
    <w:name w:val="Epígrafe"/>
    <w:basedOn w:val="Normal"/>
    <w:next w:val="Normal"/>
    <w:qFormat/>
    <w:rPr>
      <w:b/>
      <w:bCs/>
      <w:sz w:val="20"/>
      <w:szCs w:val="20"/>
    </w:rPr>
  </w:style>
  <w:style w:type="paragraph" w:styleId="Subttulo">
    <w:name w:val="Subtitle"/>
    <w:aliases w:val="Subtítulo DEF"/>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table" w:customStyle="1" w:styleId="a1">
    <w:basedOn w:val="NormalTable0"/>
    <w:tblPr>
      <w:tblStyleRowBandSize w:val="1"/>
      <w:tblStyleColBandSize w:val="1"/>
      <w:tblCellMar>
        <w:left w:w="108" w:type="dxa"/>
        <w:right w:w="108"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108" w:type="dxa"/>
        <w:right w:w="108" w:type="dxa"/>
      </w:tblCellMar>
    </w:tblPr>
  </w:style>
  <w:style w:type="table" w:customStyle="1" w:styleId="a4">
    <w:basedOn w:val="NormalTable0"/>
    <w:tblPr>
      <w:tblStyleRowBandSize w:val="1"/>
      <w:tblStyleColBandSize w:val="1"/>
      <w:tblCellMar>
        <w:left w:w="108" w:type="dxa"/>
        <w:right w:w="108" w:type="dxa"/>
      </w:tblCellMar>
    </w:tblPr>
  </w:style>
  <w:style w:type="table" w:customStyle="1" w:styleId="a5">
    <w:basedOn w:val="NormalTable0"/>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8D12FF"/>
    <w:rPr>
      <w:i/>
      <w:iCs/>
      <w:color w:val="1F497D" w:themeColor="text2"/>
      <w:sz w:val="18"/>
      <w:szCs w:val="18"/>
    </w:rPr>
  </w:style>
  <w:style w:type="character" w:styleId="Refdecomentario">
    <w:name w:val="annotation reference"/>
    <w:basedOn w:val="Fuentedeprrafopredeter"/>
    <w:uiPriority w:val="99"/>
    <w:semiHidden/>
    <w:unhideWhenUsed/>
    <w:rsid w:val="008D12FF"/>
    <w:rPr>
      <w:sz w:val="16"/>
      <w:szCs w:val="16"/>
    </w:rPr>
  </w:style>
  <w:style w:type="paragraph" w:styleId="Textocomentario">
    <w:name w:val="annotation text"/>
    <w:basedOn w:val="Normal"/>
    <w:link w:val="TextocomentarioCar"/>
    <w:uiPriority w:val="99"/>
    <w:semiHidden/>
    <w:unhideWhenUsed/>
    <w:rsid w:val="008D12FF"/>
    <w:rPr>
      <w:sz w:val="20"/>
      <w:szCs w:val="20"/>
    </w:rPr>
  </w:style>
  <w:style w:type="character" w:customStyle="1" w:styleId="TextocomentarioCar">
    <w:name w:val="Texto comentario Car"/>
    <w:basedOn w:val="Fuentedeprrafopredeter"/>
    <w:link w:val="Textocomentario"/>
    <w:uiPriority w:val="99"/>
    <w:semiHidden/>
    <w:rsid w:val="008D12FF"/>
    <w:rPr>
      <w:rFonts w:cs="Times New Roman"/>
      <w:sz w:val="20"/>
      <w:szCs w:val="20"/>
      <w:lang w:eastAsia="en-US"/>
    </w:rPr>
  </w:style>
  <w:style w:type="paragraph" w:styleId="Textodeglobo">
    <w:name w:val="Balloon Text"/>
    <w:basedOn w:val="Normal"/>
    <w:link w:val="TextodegloboCar"/>
    <w:uiPriority w:val="99"/>
    <w:semiHidden/>
    <w:unhideWhenUsed/>
    <w:rsid w:val="008D12F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12FF"/>
    <w:rPr>
      <w:rFonts w:ascii="Segoe UI" w:hAnsi="Segoe UI" w:cs="Segoe UI"/>
      <w:position w:val="-1"/>
      <w:sz w:val="18"/>
      <w:szCs w:val="18"/>
      <w:lang w:eastAsia="en-US"/>
    </w:rPr>
  </w:style>
  <w:style w:type="character" w:customStyle="1" w:styleId="Mencinsinresolver1">
    <w:name w:val="Mención sin resolver1"/>
    <w:basedOn w:val="Fuentedeprrafopredeter"/>
    <w:uiPriority w:val="99"/>
    <w:semiHidden/>
    <w:unhideWhenUsed/>
    <w:rsid w:val="007C7748"/>
    <w:rPr>
      <w:color w:val="605E5C"/>
      <w:shd w:val="clear" w:color="auto" w:fill="E1DFDD"/>
    </w:rPr>
  </w:style>
  <w:style w:type="character" w:customStyle="1" w:styleId="SubttuloCar">
    <w:name w:val="Subtítulo Car"/>
    <w:aliases w:val="Subtítulo DEF Car"/>
    <w:basedOn w:val="Fuentedeprrafopredeter"/>
    <w:link w:val="Subttulo"/>
    <w:uiPriority w:val="11"/>
    <w:rsid w:val="003B605C"/>
    <w:rPr>
      <w:rFonts w:ascii="Georgia" w:eastAsia="Georgia" w:hAnsi="Georgia" w:cs="Georgia"/>
      <w:i/>
      <w:color w:val="666666"/>
      <w:position w:val="-1"/>
      <w:sz w:val="48"/>
      <w:szCs w:val="48"/>
      <w:lang w:eastAsia="en-US"/>
    </w:rPr>
  </w:style>
  <w:style w:type="paragraph" w:styleId="TDC3">
    <w:name w:val="toc 3"/>
    <w:basedOn w:val="Normal"/>
    <w:next w:val="Normal"/>
    <w:autoRedefine/>
    <w:uiPriority w:val="39"/>
    <w:unhideWhenUsed/>
    <w:rsid w:val="00BC6927"/>
    <w:pPr>
      <w:spacing w:after="100" w:line="259"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BC6927"/>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BC6927"/>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BC6927"/>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BC6927"/>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BC6927"/>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BC6927"/>
    <w:pPr>
      <w:spacing w:after="100" w:line="259" w:lineRule="auto"/>
      <w:ind w:left="1760"/>
    </w:pPr>
    <w:rPr>
      <w:rFonts w:asciiTheme="minorHAnsi" w:eastAsiaTheme="minorEastAsia" w:hAnsiTheme="minorHAnsi" w:cstheme="minorBidi"/>
    </w:rPr>
  </w:style>
  <w:style w:type="character" w:styleId="Hipervnculovisitado">
    <w:name w:val="FollowedHyperlink"/>
    <w:basedOn w:val="Fuentedeprrafopredeter"/>
    <w:uiPriority w:val="99"/>
    <w:semiHidden/>
    <w:unhideWhenUsed/>
    <w:rsid w:val="00517A42"/>
    <w:rPr>
      <w:color w:val="800080" w:themeColor="followedHyperlink"/>
      <w:u w:val="single"/>
    </w:rPr>
  </w:style>
  <w:style w:type="paragraph" w:styleId="TtuloTDC">
    <w:name w:val="TOC Heading"/>
    <w:basedOn w:val="Ttulo1"/>
    <w:next w:val="Normal"/>
    <w:uiPriority w:val="39"/>
    <w:unhideWhenUsed/>
    <w:qFormat/>
    <w:rsid w:val="00F72D00"/>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Asuntodelcomentario">
    <w:name w:val="annotation subject"/>
    <w:basedOn w:val="Textocomentario"/>
    <w:next w:val="Textocomentario"/>
    <w:link w:val="AsuntodelcomentarioCar"/>
    <w:uiPriority w:val="99"/>
    <w:semiHidden/>
    <w:unhideWhenUsed/>
    <w:rsid w:val="007F0337"/>
    <w:pPr>
      <w:suppressAutoHyphens/>
      <w:ind w:leftChars="-1" w:left="-1" w:hangingChars="1" w:hanging="1"/>
      <w:textDirection w:val="btLr"/>
      <w:textAlignment w:val="top"/>
      <w:outlineLvl w:val="0"/>
    </w:pPr>
    <w:rPr>
      <w:rFonts w:cs="Calibri"/>
      <w:b/>
      <w:bCs/>
      <w:position w:val="-1"/>
    </w:rPr>
  </w:style>
  <w:style w:type="character" w:customStyle="1" w:styleId="AsuntodelcomentarioCar">
    <w:name w:val="Asunto del comentario Car"/>
    <w:basedOn w:val="TextocomentarioCar"/>
    <w:link w:val="Asuntodelcomentario"/>
    <w:uiPriority w:val="99"/>
    <w:semiHidden/>
    <w:rsid w:val="007F0337"/>
    <w:rPr>
      <w:rFonts w:cs="Times New Roman"/>
      <w:b/>
      <w:bCs/>
      <w:position w:val="-1"/>
      <w:sz w:val="20"/>
      <w:szCs w:val="20"/>
      <w:lang w:eastAsia="en-US"/>
    </w:rPr>
  </w:style>
  <w:style w:type="paragraph" w:styleId="Tabladeilustraciones">
    <w:name w:val="table of figures"/>
    <w:basedOn w:val="Normal"/>
    <w:next w:val="Normal"/>
    <w:uiPriority w:val="99"/>
    <w:unhideWhenUsed/>
    <w:rsid w:val="000C5214"/>
  </w:style>
  <w:style w:type="character" w:customStyle="1" w:styleId="Mencinsinresolver2">
    <w:name w:val="Mención sin resolver2"/>
    <w:basedOn w:val="Fuentedeprrafopredeter"/>
    <w:uiPriority w:val="99"/>
    <w:semiHidden/>
    <w:unhideWhenUsed/>
    <w:rsid w:val="00473DFD"/>
    <w:rPr>
      <w:color w:val="605E5C"/>
      <w:shd w:val="clear" w:color="auto" w:fill="E1DFDD"/>
    </w:rPr>
  </w:style>
  <w:style w:type="paragraph" w:styleId="Revisin">
    <w:name w:val="Revision"/>
    <w:hidden/>
    <w:uiPriority w:val="99"/>
    <w:semiHidden/>
    <w:rsid w:val="005B2C0D"/>
    <w:pPr>
      <w:spacing w:after="0" w:line="240" w:lineRule="auto"/>
    </w:pPr>
    <w:rPr>
      <w:rFonts w:ascii="Times New Roman" w:eastAsia="Times New Roman" w:hAnsi="Times New Roman" w:cs="Times New Roman"/>
      <w:sz w:val="24"/>
      <w:szCs w:val="24"/>
      <w:lang w:eastAsia="es-CO"/>
    </w:rPr>
  </w:style>
  <w:style w:type="character" w:customStyle="1" w:styleId="Mencinsinresolver3">
    <w:name w:val="Mención sin resolver3"/>
    <w:basedOn w:val="Fuentedeprrafopredeter"/>
    <w:uiPriority w:val="99"/>
    <w:semiHidden/>
    <w:unhideWhenUsed/>
    <w:rsid w:val="00442620"/>
    <w:rPr>
      <w:color w:val="605E5C"/>
      <w:shd w:val="clear" w:color="auto" w:fill="E1DFDD"/>
    </w:rPr>
  </w:style>
  <w:style w:type="character" w:customStyle="1" w:styleId="Mencinsinresolver4">
    <w:name w:val="Mención sin resolver4"/>
    <w:basedOn w:val="Fuentedeprrafopredeter"/>
    <w:uiPriority w:val="99"/>
    <w:semiHidden/>
    <w:unhideWhenUsed/>
    <w:rsid w:val="00311A30"/>
    <w:rPr>
      <w:color w:val="605E5C"/>
      <w:shd w:val="clear" w:color="auto" w:fill="E1DFDD"/>
    </w:rPr>
  </w:style>
  <w:style w:type="character" w:customStyle="1" w:styleId="normaltextrun">
    <w:name w:val="normaltextrun"/>
    <w:basedOn w:val="Fuentedeprrafopredeter"/>
    <w:rsid w:val="001048FF"/>
  </w:style>
  <w:style w:type="character" w:customStyle="1" w:styleId="eop">
    <w:name w:val="eop"/>
    <w:basedOn w:val="Fuentedeprrafopredeter"/>
    <w:rsid w:val="001048FF"/>
  </w:style>
  <w:style w:type="paragraph" w:styleId="NormalWeb">
    <w:name w:val="Normal (Web)"/>
    <w:basedOn w:val="Normal"/>
    <w:uiPriority w:val="99"/>
    <w:unhideWhenUsed/>
    <w:rsid w:val="00E269C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255">
      <w:bodyDiv w:val="1"/>
      <w:marLeft w:val="0"/>
      <w:marRight w:val="0"/>
      <w:marTop w:val="0"/>
      <w:marBottom w:val="0"/>
      <w:divBdr>
        <w:top w:val="none" w:sz="0" w:space="0" w:color="auto"/>
        <w:left w:val="none" w:sz="0" w:space="0" w:color="auto"/>
        <w:bottom w:val="none" w:sz="0" w:space="0" w:color="auto"/>
        <w:right w:val="none" w:sz="0" w:space="0" w:color="auto"/>
      </w:divBdr>
    </w:div>
    <w:div w:id="42218788">
      <w:bodyDiv w:val="1"/>
      <w:marLeft w:val="0"/>
      <w:marRight w:val="0"/>
      <w:marTop w:val="0"/>
      <w:marBottom w:val="0"/>
      <w:divBdr>
        <w:top w:val="none" w:sz="0" w:space="0" w:color="auto"/>
        <w:left w:val="none" w:sz="0" w:space="0" w:color="auto"/>
        <w:bottom w:val="none" w:sz="0" w:space="0" w:color="auto"/>
        <w:right w:val="none" w:sz="0" w:space="0" w:color="auto"/>
      </w:divBdr>
    </w:div>
    <w:div w:id="52241017">
      <w:bodyDiv w:val="1"/>
      <w:marLeft w:val="0"/>
      <w:marRight w:val="0"/>
      <w:marTop w:val="0"/>
      <w:marBottom w:val="0"/>
      <w:divBdr>
        <w:top w:val="none" w:sz="0" w:space="0" w:color="auto"/>
        <w:left w:val="none" w:sz="0" w:space="0" w:color="auto"/>
        <w:bottom w:val="none" w:sz="0" w:space="0" w:color="auto"/>
        <w:right w:val="none" w:sz="0" w:space="0" w:color="auto"/>
      </w:divBdr>
    </w:div>
    <w:div w:id="99181346">
      <w:bodyDiv w:val="1"/>
      <w:marLeft w:val="0"/>
      <w:marRight w:val="0"/>
      <w:marTop w:val="0"/>
      <w:marBottom w:val="0"/>
      <w:divBdr>
        <w:top w:val="none" w:sz="0" w:space="0" w:color="auto"/>
        <w:left w:val="none" w:sz="0" w:space="0" w:color="auto"/>
        <w:bottom w:val="none" w:sz="0" w:space="0" w:color="auto"/>
        <w:right w:val="none" w:sz="0" w:space="0" w:color="auto"/>
      </w:divBdr>
    </w:div>
    <w:div w:id="119612954">
      <w:bodyDiv w:val="1"/>
      <w:marLeft w:val="0"/>
      <w:marRight w:val="0"/>
      <w:marTop w:val="0"/>
      <w:marBottom w:val="0"/>
      <w:divBdr>
        <w:top w:val="none" w:sz="0" w:space="0" w:color="auto"/>
        <w:left w:val="none" w:sz="0" w:space="0" w:color="auto"/>
        <w:bottom w:val="none" w:sz="0" w:space="0" w:color="auto"/>
        <w:right w:val="none" w:sz="0" w:space="0" w:color="auto"/>
      </w:divBdr>
    </w:div>
    <w:div w:id="147794627">
      <w:bodyDiv w:val="1"/>
      <w:marLeft w:val="0"/>
      <w:marRight w:val="0"/>
      <w:marTop w:val="0"/>
      <w:marBottom w:val="0"/>
      <w:divBdr>
        <w:top w:val="none" w:sz="0" w:space="0" w:color="auto"/>
        <w:left w:val="none" w:sz="0" w:space="0" w:color="auto"/>
        <w:bottom w:val="none" w:sz="0" w:space="0" w:color="auto"/>
        <w:right w:val="none" w:sz="0" w:space="0" w:color="auto"/>
      </w:divBdr>
    </w:div>
    <w:div w:id="168722130">
      <w:bodyDiv w:val="1"/>
      <w:marLeft w:val="0"/>
      <w:marRight w:val="0"/>
      <w:marTop w:val="0"/>
      <w:marBottom w:val="0"/>
      <w:divBdr>
        <w:top w:val="none" w:sz="0" w:space="0" w:color="auto"/>
        <w:left w:val="none" w:sz="0" w:space="0" w:color="auto"/>
        <w:bottom w:val="none" w:sz="0" w:space="0" w:color="auto"/>
        <w:right w:val="none" w:sz="0" w:space="0" w:color="auto"/>
      </w:divBdr>
    </w:div>
    <w:div w:id="203258173">
      <w:bodyDiv w:val="1"/>
      <w:marLeft w:val="0"/>
      <w:marRight w:val="0"/>
      <w:marTop w:val="0"/>
      <w:marBottom w:val="0"/>
      <w:divBdr>
        <w:top w:val="none" w:sz="0" w:space="0" w:color="auto"/>
        <w:left w:val="none" w:sz="0" w:space="0" w:color="auto"/>
        <w:bottom w:val="none" w:sz="0" w:space="0" w:color="auto"/>
        <w:right w:val="none" w:sz="0" w:space="0" w:color="auto"/>
      </w:divBdr>
    </w:div>
    <w:div w:id="227957794">
      <w:bodyDiv w:val="1"/>
      <w:marLeft w:val="0"/>
      <w:marRight w:val="0"/>
      <w:marTop w:val="0"/>
      <w:marBottom w:val="0"/>
      <w:divBdr>
        <w:top w:val="none" w:sz="0" w:space="0" w:color="auto"/>
        <w:left w:val="none" w:sz="0" w:space="0" w:color="auto"/>
        <w:bottom w:val="none" w:sz="0" w:space="0" w:color="auto"/>
        <w:right w:val="none" w:sz="0" w:space="0" w:color="auto"/>
      </w:divBdr>
    </w:div>
    <w:div w:id="414977970">
      <w:bodyDiv w:val="1"/>
      <w:marLeft w:val="0"/>
      <w:marRight w:val="0"/>
      <w:marTop w:val="0"/>
      <w:marBottom w:val="0"/>
      <w:divBdr>
        <w:top w:val="none" w:sz="0" w:space="0" w:color="auto"/>
        <w:left w:val="none" w:sz="0" w:space="0" w:color="auto"/>
        <w:bottom w:val="none" w:sz="0" w:space="0" w:color="auto"/>
        <w:right w:val="none" w:sz="0" w:space="0" w:color="auto"/>
      </w:divBdr>
    </w:div>
    <w:div w:id="453869234">
      <w:bodyDiv w:val="1"/>
      <w:marLeft w:val="0"/>
      <w:marRight w:val="0"/>
      <w:marTop w:val="0"/>
      <w:marBottom w:val="0"/>
      <w:divBdr>
        <w:top w:val="none" w:sz="0" w:space="0" w:color="auto"/>
        <w:left w:val="none" w:sz="0" w:space="0" w:color="auto"/>
        <w:bottom w:val="none" w:sz="0" w:space="0" w:color="auto"/>
        <w:right w:val="none" w:sz="0" w:space="0" w:color="auto"/>
      </w:divBdr>
    </w:div>
    <w:div w:id="466361430">
      <w:bodyDiv w:val="1"/>
      <w:marLeft w:val="0"/>
      <w:marRight w:val="0"/>
      <w:marTop w:val="0"/>
      <w:marBottom w:val="0"/>
      <w:divBdr>
        <w:top w:val="none" w:sz="0" w:space="0" w:color="auto"/>
        <w:left w:val="none" w:sz="0" w:space="0" w:color="auto"/>
        <w:bottom w:val="none" w:sz="0" w:space="0" w:color="auto"/>
        <w:right w:val="none" w:sz="0" w:space="0" w:color="auto"/>
      </w:divBdr>
    </w:div>
    <w:div w:id="539899528">
      <w:bodyDiv w:val="1"/>
      <w:marLeft w:val="0"/>
      <w:marRight w:val="0"/>
      <w:marTop w:val="0"/>
      <w:marBottom w:val="0"/>
      <w:divBdr>
        <w:top w:val="none" w:sz="0" w:space="0" w:color="auto"/>
        <w:left w:val="none" w:sz="0" w:space="0" w:color="auto"/>
        <w:bottom w:val="none" w:sz="0" w:space="0" w:color="auto"/>
        <w:right w:val="none" w:sz="0" w:space="0" w:color="auto"/>
      </w:divBdr>
    </w:div>
    <w:div w:id="587032959">
      <w:bodyDiv w:val="1"/>
      <w:marLeft w:val="0"/>
      <w:marRight w:val="0"/>
      <w:marTop w:val="0"/>
      <w:marBottom w:val="0"/>
      <w:divBdr>
        <w:top w:val="none" w:sz="0" w:space="0" w:color="auto"/>
        <w:left w:val="none" w:sz="0" w:space="0" w:color="auto"/>
        <w:bottom w:val="none" w:sz="0" w:space="0" w:color="auto"/>
        <w:right w:val="none" w:sz="0" w:space="0" w:color="auto"/>
      </w:divBdr>
    </w:div>
    <w:div w:id="687216792">
      <w:bodyDiv w:val="1"/>
      <w:marLeft w:val="0"/>
      <w:marRight w:val="0"/>
      <w:marTop w:val="0"/>
      <w:marBottom w:val="0"/>
      <w:divBdr>
        <w:top w:val="none" w:sz="0" w:space="0" w:color="auto"/>
        <w:left w:val="none" w:sz="0" w:space="0" w:color="auto"/>
        <w:bottom w:val="none" w:sz="0" w:space="0" w:color="auto"/>
        <w:right w:val="none" w:sz="0" w:space="0" w:color="auto"/>
      </w:divBdr>
    </w:div>
    <w:div w:id="690955666">
      <w:bodyDiv w:val="1"/>
      <w:marLeft w:val="0"/>
      <w:marRight w:val="0"/>
      <w:marTop w:val="0"/>
      <w:marBottom w:val="0"/>
      <w:divBdr>
        <w:top w:val="none" w:sz="0" w:space="0" w:color="auto"/>
        <w:left w:val="none" w:sz="0" w:space="0" w:color="auto"/>
        <w:bottom w:val="none" w:sz="0" w:space="0" w:color="auto"/>
        <w:right w:val="none" w:sz="0" w:space="0" w:color="auto"/>
      </w:divBdr>
    </w:div>
    <w:div w:id="732430971">
      <w:bodyDiv w:val="1"/>
      <w:marLeft w:val="0"/>
      <w:marRight w:val="0"/>
      <w:marTop w:val="0"/>
      <w:marBottom w:val="0"/>
      <w:divBdr>
        <w:top w:val="none" w:sz="0" w:space="0" w:color="auto"/>
        <w:left w:val="none" w:sz="0" w:space="0" w:color="auto"/>
        <w:bottom w:val="none" w:sz="0" w:space="0" w:color="auto"/>
        <w:right w:val="none" w:sz="0" w:space="0" w:color="auto"/>
      </w:divBdr>
    </w:div>
    <w:div w:id="819225312">
      <w:bodyDiv w:val="1"/>
      <w:marLeft w:val="0"/>
      <w:marRight w:val="0"/>
      <w:marTop w:val="0"/>
      <w:marBottom w:val="0"/>
      <w:divBdr>
        <w:top w:val="none" w:sz="0" w:space="0" w:color="auto"/>
        <w:left w:val="none" w:sz="0" w:space="0" w:color="auto"/>
        <w:bottom w:val="none" w:sz="0" w:space="0" w:color="auto"/>
        <w:right w:val="none" w:sz="0" w:space="0" w:color="auto"/>
      </w:divBdr>
    </w:div>
    <w:div w:id="837233363">
      <w:bodyDiv w:val="1"/>
      <w:marLeft w:val="0"/>
      <w:marRight w:val="0"/>
      <w:marTop w:val="0"/>
      <w:marBottom w:val="0"/>
      <w:divBdr>
        <w:top w:val="none" w:sz="0" w:space="0" w:color="auto"/>
        <w:left w:val="none" w:sz="0" w:space="0" w:color="auto"/>
        <w:bottom w:val="none" w:sz="0" w:space="0" w:color="auto"/>
        <w:right w:val="none" w:sz="0" w:space="0" w:color="auto"/>
      </w:divBdr>
    </w:div>
    <w:div w:id="1330211014">
      <w:bodyDiv w:val="1"/>
      <w:marLeft w:val="0"/>
      <w:marRight w:val="0"/>
      <w:marTop w:val="0"/>
      <w:marBottom w:val="0"/>
      <w:divBdr>
        <w:top w:val="none" w:sz="0" w:space="0" w:color="auto"/>
        <w:left w:val="none" w:sz="0" w:space="0" w:color="auto"/>
        <w:bottom w:val="none" w:sz="0" w:space="0" w:color="auto"/>
        <w:right w:val="none" w:sz="0" w:space="0" w:color="auto"/>
      </w:divBdr>
    </w:div>
    <w:div w:id="1398481054">
      <w:bodyDiv w:val="1"/>
      <w:marLeft w:val="0"/>
      <w:marRight w:val="0"/>
      <w:marTop w:val="0"/>
      <w:marBottom w:val="0"/>
      <w:divBdr>
        <w:top w:val="none" w:sz="0" w:space="0" w:color="auto"/>
        <w:left w:val="none" w:sz="0" w:space="0" w:color="auto"/>
        <w:bottom w:val="none" w:sz="0" w:space="0" w:color="auto"/>
        <w:right w:val="none" w:sz="0" w:space="0" w:color="auto"/>
      </w:divBdr>
    </w:div>
    <w:div w:id="1430852076">
      <w:bodyDiv w:val="1"/>
      <w:marLeft w:val="0"/>
      <w:marRight w:val="0"/>
      <w:marTop w:val="0"/>
      <w:marBottom w:val="0"/>
      <w:divBdr>
        <w:top w:val="none" w:sz="0" w:space="0" w:color="auto"/>
        <w:left w:val="none" w:sz="0" w:space="0" w:color="auto"/>
        <w:bottom w:val="none" w:sz="0" w:space="0" w:color="auto"/>
        <w:right w:val="none" w:sz="0" w:space="0" w:color="auto"/>
      </w:divBdr>
    </w:div>
    <w:div w:id="1462384213">
      <w:bodyDiv w:val="1"/>
      <w:marLeft w:val="0"/>
      <w:marRight w:val="0"/>
      <w:marTop w:val="0"/>
      <w:marBottom w:val="0"/>
      <w:divBdr>
        <w:top w:val="none" w:sz="0" w:space="0" w:color="auto"/>
        <w:left w:val="none" w:sz="0" w:space="0" w:color="auto"/>
        <w:bottom w:val="none" w:sz="0" w:space="0" w:color="auto"/>
        <w:right w:val="none" w:sz="0" w:space="0" w:color="auto"/>
      </w:divBdr>
    </w:div>
    <w:div w:id="1513105491">
      <w:bodyDiv w:val="1"/>
      <w:marLeft w:val="0"/>
      <w:marRight w:val="0"/>
      <w:marTop w:val="0"/>
      <w:marBottom w:val="0"/>
      <w:divBdr>
        <w:top w:val="none" w:sz="0" w:space="0" w:color="auto"/>
        <w:left w:val="none" w:sz="0" w:space="0" w:color="auto"/>
        <w:bottom w:val="none" w:sz="0" w:space="0" w:color="auto"/>
        <w:right w:val="none" w:sz="0" w:space="0" w:color="auto"/>
      </w:divBdr>
    </w:div>
    <w:div w:id="1574272131">
      <w:bodyDiv w:val="1"/>
      <w:marLeft w:val="0"/>
      <w:marRight w:val="0"/>
      <w:marTop w:val="0"/>
      <w:marBottom w:val="0"/>
      <w:divBdr>
        <w:top w:val="none" w:sz="0" w:space="0" w:color="auto"/>
        <w:left w:val="none" w:sz="0" w:space="0" w:color="auto"/>
        <w:bottom w:val="none" w:sz="0" w:space="0" w:color="auto"/>
        <w:right w:val="none" w:sz="0" w:space="0" w:color="auto"/>
      </w:divBdr>
    </w:div>
    <w:div w:id="1670715420">
      <w:bodyDiv w:val="1"/>
      <w:marLeft w:val="0"/>
      <w:marRight w:val="0"/>
      <w:marTop w:val="0"/>
      <w:marBottom w:val="0"/>
      <w:divBdr>
        <w:top w:val="none" w:sz="0" w:space="0" w:color="auto"/>
        <w:left w:val="none" w:sz="0" w:space="0" w:color="auto"/>
        <w:bottom w:val="none" w:sz="0" w:space="0" w:color="auto"/>
        <w:right w:val="none" w:sz="0" w:space="0" w:color="auto"/>
      </w:divBdr>
    </w:div>
    <w:div w:id="1679230334">
      <w:bodyDiv w:val="1"/>
      <w:marLeft w:val="0"/>
      <w:marRight w:val="0"/>
      <w:marTop w:val="0"/>
      <w:marBottom w:val="0"/>
      <w:divBdr>
        <w:top w:val="none" w:sz="0" w:space="0" w:color="auto"/>
        <w:left w:val="none" w:sz="0" w:space="0" w:color="auto"/>
        <w:bottom w:val="none" w:sz="0" w:space="0" w:color="auto"/>
        <w:right w:val="none" w:sz="0" w:space="0" w:color="auto"/>
      </w:divBdr>
    </w:div>
    <w:div w:id="1737312118">
      <w:bodyDiv w:val="1"/>
      <w:marLeft w:val="0"/>
      <w:marRight w:val="0"/>
      <w:marTop w:val="0"/>
      <w:marBottom w:val="0"/>
      <w:divBdr>
        <w:top w:val="none" w:sz="0" w:space="0" w:color="auto"/>
        <w:left w:val="none" w:sz="0" w:space="0" w:color="auto"/>
        <w:bottom w:val="none" w:sz="0" w:space="0" w:color="auto"/>
        <w:right w:val="none" w:sz="0" w:space="0" w:color="auto"/>
      </w:divBdr>
    </w:div>
    <w:div w:id="1751153723">
      <w:bodyDiv w:val="1"/>
      <w:marLeft w:val="0"/>
      <w:marRight w:val="0"/>
      <w:marTop w:val="0"/>
      <w:marBottom w:val="0"/>
      <w:divBdr>
        <w:top w:val="none" w:sz="0" w:space="0" w:color="auto"/>
        <w:left w:val="none" w:sz="0" w:space="0" w:color="auto"/>
        <w:bottom w:val="none" w:sz="0" w:space="0" w:color="auto"/>
        <w:right w:val="none" w:sz="0" w:space="0" w:color="auto"/>
      </w:divBdr>
    </w:div>
    <w:div w:id="1770471067">
      <w:bodyDiv w:val="1"/>
      <w:marLeft w:val="0"/>
      <w:marRight w:val="0"/>
      <w:marTop w:val="0"/>
      <w:marBottom w:val="0"/>
      <w:divBdr>
        <w:top w:val="none" w:sz="0" w:space="0" w:color="auto"/>
        <w:left w:val="none" w:sz="0" w:space="0" w:color="auto"/>
        <w:bottom w:val="none" w:sz="0" w:space="0" w:color="auto"/>
        <w:right w:val="none" w:sz="0" w:space="0" w:color="auto"/>
      </w:divBdr>
    </w:div>
    <w:div w:id="1865095527">
      <w:bodyDiv w:val="1"/>
      <w:marLeft w:val="0"/>
      <w:marRight w:val="0"/>
      <w:marTop w:val="0"/>
      <w:marBottom w:val="0"/>
      <w:divBdr>
        <w:top w:val="none" w:sz="0" w:space="0" w:color="auto"/>
        <w:left w:val="none" w:sz="0" w:space="0" w:color="auto"/>
        <w:bottom w:val="none" w:sz="0" w:space="0" w:color="auto"/>
        <w:right w:val="none" w:sz="0" w:space="0" w:color="auto"/>
      </w:divBdr>
    </w:div>
    <w:div w:id="1869683807">
      <w:bodyDiv w:val="1"/>
      <w:marLeft w:val="0"/>
      <w:marRight w:val="0"/>
      <w:marTop w:val="0"/>
      <w:marBottom w:val="0"/>
      <w:divBdr>
        <w:top w:val="none" w:sz="0" w:space="0" w:color="auto"/>
        <w:left w:val="none" w:sz="0" w:space="0" w:color="auto"/>
        <w:bottom w:val="none" w:sz="0" w:space="0" w:color="auto"/>
        <w:right w:val="none" w:sz="0" w:space="0" w:color="auto"/>
      </w:divBdr>
    </w:div>
    <w:div w:id="1888373749">
      <w:bodyDiv w:val="1"/>
      <w:marLeft w:val="0"/>
      <w:marRight w:val="0"/>
      <w:marTop w:val="0"/>
      <w:marBottom w:val="0"/>
      <w:divBdr>
        <w:top w:val="none" w:sz="0" w:space="0" w:color="auto"/>
        <w:left w:val="none" w:sz="0" w:space="0" w:color="auto"/>
        <w:bottom w:val="none" w:sz="0" w:space="0" w:color="auto"/>
        <w:right w:val="none" w:sz="0" w:space="0" w:color="auto"/>
      </w:divBdr>
    </w:div>
    <w:div w:id="1969781460">
      <w:bodyDiv w:val="1"/>
      <w:marLeft w:val="0"/>
      <w:marRight w:val="0"/>
      <w:marTop w:val="0"/>
      <w:marBottom w:val="0"/>
      <w:divBdr>
        <w:top w:val="none" w:sz="0" w:space="0" w:color="auto"/>
        <w:left w:val="none" w:sz="0" w:space="0" w:color="auto"/>
        <w:bottom w:val="none" w:sz="0" w:space="0" w:color="auto"/>
        <w:right w:val="none" w:sz="0" w:space="0" w:color="auto"/>
      </w:divBdr>
    </w:div>
    <w:div w:id="2021851792">
      <w:bodyDiv w:val="1"/>
      <w:marLeft w:val="0"/>
      <w:marRight w:val="0"/>
      <w:marTop w:val="0"/>
      <w:marBottom w:val="0"/>
      <w:divBdr>
        <w:top w:val="none" w:sz="0" w:space="0" w:color="auto"/>
        <w:left w:val="none" w:sz="0" w:space="0" w:color="auto"/>
        <w:bottom w:val="none" w:sz="0" w:space="0" w:color="auto"/>
        <w:right w:val="none" w:sz="0" w:space="0" w:color="auto"/>
      </w:divBdr>
    </w:div>
    <w:div w:id="2106534995">
      <w:bodyDiv w:val="1"/>
      <w:marLeft w:val="0"/>
      <w:marRight w:val="0"/>
      <w:marTop w:val="0"/>
      <w:marBottom w:val="0"/>
      <w:divBdr>
        <w:top w:val="none" w:sz="0" w:space="0" w:color="auto"/>
        <w:left w:val="none" w:sz="0" w:space="0" w:color="auto"/>
        <w:bottom w:val="none" w:sz="0" w:space="0" w:color="auto"/>
        <w:right w:val="none" w:sz="0" w:space="0" w:color="auto"/>
      </w:divBdr>
    </w:div>
    <w:div w:id="2107341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gral.udistrital.edu.co/xdata/sisgral.php?qry=on&amp;id_doc=20392" TargetMode="External"/><Relationship Id="rId18" Type="http://schemas.openxmlformats.org/officeDocument/2006/relationships/hyperlink" Target="https://udistritaleduco-my.sharepoint.com/:b:/g/personal/mcic_udistrital_edu_co/Ec1B0hpxUgRLvaz2M0E7T5YB2_nY1C-Nyy0xMs_a0u0uSQ?e=ip5Iby" TargetMode="External"/><Relationship Id="rId26" Type="http://schemas.openxmlformats.org/officeDocument/2006/relationships/hyperlink" Target="https://sgral.udistrital.edu.co/xdata/ca/res_2014-155.pdf" TargetMode="External"/><Relationship Id="rId39" Type="http://schemas.openxmlformats.org/officeDocument/2006/relationships/hyperlink" Target="https://sgral.udistrital.edu.co/xdata/ca/res_2014-155.pdf" TargetMode="External"/><Relationship Id="rId21" Type="http://schemas.openxmlformats.org/officeDocument/2006/relationships/hyperlink" Target="http://sgral.udistrital.edu.co/xdata/ca/acu_2006-009.pdf" TargetMode="External"/><Relationship Id="rId34" Type="http://schemas.openxmlformats.org/officeDocument/2006/relationships/hyperlink" Target="https://sgral.udistrital.edu.co/xdata/ca/res_2014-155.pdf" TargetMode="External"/><Relationship Id="rId42" Type="http://schemas.openxmlformats.org/officeDocument/2006/relationships/image" Target="media/image9.png"/><Relationship Id="rId47" Type="http://schemas.openxmlformats.org/officeDocument/2006/relationships/footer" Target="footer2.xml"/><Relationship Id="rId50" Type="http://schemas.openxmlformats.org/officeDocument/2006/relationships/image" Target="media/image11.emf"/><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udistrital.edu.co/sites/default/files/acreditacion/registro-calificado/Res%20N%C2%B016163%20de%20septiembre%20de%202023-MCIC-Inv_0.pdf" TargetMode="External"/><Relationship Id="rId29" Type="http://schemas.openxmlformats.org/officeDocument/2006/relationships/image" Target="media/image4.png"/><Relationship Id="rId11" Type="http://schemas.openxmlformats.org/officeDocument/2006/relationships/hyperlink" Target="https://udistritaleduco-my.sharepoint.com/:b:/g/personal/mcic_udistrital_edu_co/EaYbERQcuEVOhF56zA6rKDkBFa5zAP6tZGjfR3R9M-CnqQ?e=OLeRQ0" TargetMode="External"/><Relationship Id="rId24" Type="http://schemas.openxmlformats.org/officeDocument/2006/relationships/hyperlink" Target="https://autoevaluacionyacreditacion.udistrital.edu.co/sites/acreditacion/files/documentos/Resolucion%20MEN%20023653%20del%2010%20de%20diciebmre%20de%202021.pdf" TargetMode="External"/><Relationship Id="rId32" Type="http://schemas.openxmlformats.org/officeDocument/2006/relationships/hyperlink" Target="https://sgral.udistrital.edu.co/xdata/sisgral.php?qry=on&amp;id_doc=20392" TargetMode="External"/><Relationship Id="rId37" Type="http://schemas.openxmlformats.org/officeDocument/2006/relationships/hyperlink" Target="https://sgral.udistrital.edu.co/xdata/ca/res_2014-155.pdf" TargetMode="External"/><Relationship Id="rId40" Type="http://schemas.openxmlformats.org/officeDocument/2006/relationships/image" Target="media/image7.emf"/><Relationship Id="rId45" Type="http://schemas.openxmlformats.org/officeDocument/2006/relationships/header" Target="header2.xml"/><Relationship Id="rId53" Type="http://schemas.microsoft.com/office/2011/relationships/people" Target="people.xml"/><Relationship Id="rId5" Type="http://schemas.openxmlformats.org/officeDocument/2006/relationships/settings" Target="settings.xml"/><Relationship Id="rId61" Type="http://schemas.microsoft.com/office/2020/10/relationships/intelligence" Target="intelligence2.xml"/><Relationship Id="rId10" Type="http://schemas.openxmlformats.org/officeDocument/2006/relationships/hyperlink" Target="https://facingenieria.udistrital.edu.co/maestria-ciencias-informacion/index.php/programa/resenia-historica" TargetMode="External"/><Relationship Id="rId19" Type="http://schemas.openxmlformats.org/officeDocument/2006/relationships/hyperlink" Target="https://udistritaleduco-my.sharepoint.com/:b:/g/personal/mcic_udistrital_edu_co/EdMu1MK24rVOql3XgyF4ZMUB2eedeKrH7x7r_uIUJwPkuw?e=OOSE4X" TargetMode="External"/><Relationship Id="rId31" Type="http://schemas.openxmlformats.org/officeDocument/2006/relationships/hyperlink" Target="https://sgral.udistrital.edu.co/xdata/sisgral.php?qry=on&amp;id_doc=18155" TargetMode="External"/><Relationship Id="rId44" Type="http://schemas.openxmlformats.org/officeDocument/2006/relationships/header" Target="header1.xm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mineducacion.gov.co/1780/articles-387348_archivo_pdf.pdf" TargetMode="External"/><Relationship Id="rId22" Type="http://schemas.openxmlformats.org/officeDocument/2006/relationships/hyperlink" Target="https://www.udistrital.edu.co/sites/default/files/acreditacion/acreditacion-alta-calidad/7-Maestr%C3%ADa%20en%20Ciencias%20de%20la%20Inform%20y%20las%20Comun.pdf" TargetMode="External"/><Relationship Id="rId27" Type="http://schemas.openxmlformats.org/officeDocument/2006/relationships/image" Target="media/image2.emf"/><Relationship Id="rId30" Type="http://schemas.openxmlformats.org/officeDocument/2006/relationships/hyperlink" Target="https://sgral.udistrital.edu.co/xdata/csu/res_2002-032.pdf" TargetMode="External"/><Relationship Id="rId35" Type="http://schemas.openxmlformats.org/officeDocument/2006/relationships/image" Target="media/image5.emf"/><Relationship Id="rId43" Type="http://schemas.openxmlformats.org/officeDocument/2006/relationships/image" Target="media/image10.png"/><Relationship Id="rId48"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12.emf"/><Relationship Id="rId3" Type="http://schemas.openxmlformats.org/officeDocument/2006/relationships/numbering" Target="numbering.xml"/><Relationship Id="rId12" Type="http://schemas.openxmlformats.org/officeDocument/2006/relationships/hyperlink" Target="https://sgral.udistrital.edu.co/xdata/sisgral.php?qry=on&amp;id_doc=18155" TargetMode="External"/><Relationship Id="rId17" Type="http://schemas.openxmlformats.org/officeDocument/2006/relationships/hyperlink" Target="https://udistritaleduco-my.sharepoint.com/:b:/g/personal/mcic_udistrital_edu_co/EQpZxEX7rItPuqrYqAFyMRYBhb51CSr6NvQfK4xow4EImg?e=x13fBX" TargetMode="External"/><Relationship Id="rId25" Type="http://schemas.openxmlformats.org/officeDocument/2006/relationships/hyperlink" Target="https://autoevaluacionyacreditacion.udistrital.edu.co/sites/acreditacion/files/documentos/Resolucion%20MEN%20023653%20del%2010%20de%20diciebmre%20de%202021.pdf" TargetMode="External"/><Relationship Id="rId33" Type="http://schemas.openxmlformats.org/officeDocument/2006/relationships/hyperlink" Target="https://sgral.udistrital.edu.co/xdata/ca/res_2014-155.pdf" TargetMode="External"/><Relationship Id="rId38" Type="http://schemas.openxmlformats.org/officeDocument/2006/relationships/image" Target="media/image6.emf"/><Relationship Id="rId46" Type="http://schemas.openxmlformats.org/officeDocument/2006/relationships/footer" Target="footer1.xml"/><Relationship Id="rId20" Type="http://schemas.openxmlformats.org/officeDocument/2006/relationships/hyperlink" Target="https://sgral.udistrital.edu.co/xdata/csu/acu_2021-005.pdf" TargetMode="External"/><Relationship Id="rId41" Type="http://schemas.openxmlformats.org/officeDocument/2006/relationships/image" Target="media/image8.emf"/><Relationship Id="rId54" Type="http://schemas.openxmlformats.org/officeDocument/2006/relationships/theme" Target="theme/theme1.xml"/><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udistrital.edu.co/sites/default/files/acreditacion/registro-calificado/Res%20009925%20junio%202023-Rn%20RC%20Prof%20MCIC-22-06-23_0.pdf" TargetMode="External"/><Relationship Id="rId23" Type="http://schemas.openxmlformats.org/officeDocument/2006/relationships/hyperlink" Target="https://www.mineducacion.gov.co/1780/articles-387348_archivo_pdf.pdf" TargetMode="External"/><Relationship Id="rId28" Type="http://schemas.openxmlformats.org/officeDocument/2006/relationships/image" Target="media/image3.jpeg"/><Relationship Id="rId36" Type="http://schemas.openxmlformats.org/officeDocument/2006/relationships/hyperlink" Target="https://sgral.udistrital.edu.co/xdata/ca/res_2014-155.pdf" TargetMode="External"/><Relationship Id="rId49" Type="http://schemas.openxmlformats.org/officeDocument/2006/relationships/footer" Target="footer3.xml"/></Relationships>
</file>

<file path=word/documenttasks/documenttasks1.xml><?xml version="1.0" encoding="utf-8"?>
<t:Tasks xmlns:t="http://schemas.microsoft.com/office/tasks/2019/documenttasks" xmlns:oel="http://schemas.microsoft.com/office/2019/extlst">
  <t:Task id="{5BD23835-E04F-4B80-AA27-981EDE2847B0}">
    <t:Anchor>
      <t:Comment id="550521826"/>
    </t:Anchor>
    <t:History>
      <t:Event id="{4A3F392F-2D46-4D9B-AE69-E059B5F98D82}" time="2024-06-19T19:41:20.003Z">
        <t:Attribution userId="S::mcic@udistrital.edu.co::a948891c-ec10-43e9-ae99-744f5d6ee7b0" userProvider="AD" userName="Maestria en Ciencias de la Informacion y las Comunicaciones"/>
        <t:Anchor>
          <t:Comment id="550521826"/>
        </t:Anchor>
        <t:Create/>
      </t:Event>
      <t:Event id="{30B6A545-358A-481F-A073-BAA50A80AF42}" time="2024-06-19T19:41:20.003Z">
        <t:Attribution userId="S::mcic@udistrital.edu.co::a948891c-ec10-43e9-ae99-744f5d6ee7b0" userProvider="AD" userName="Maestria en Ciencias de la Informacion y las Comunicaciones"/>
        <t:Anchor>
          <t:Comment id="550521826"/>
        </t:Anchor>
        <t:Assign userId="S::lplazasn@udistrital.edu.co::096861cf-5f59-4d05-87d8-234587f33dcd" userProvider="AD" userName="PLAZAS NOSSA LEONARDO"/>
      </t:Event>
      <t:Event id="{B38DDE40-C1B0-49A9-B680-7DA52EC1CBE9}" time="2024-06-19T19:41:20.003Z">
        <t:Attribution userId="S::mcic@udistrital.edu.co::a948891c-ec10-43e9-ae99-744f5d6ee7b0" userProvider="AD" userName="Maestria en Ciencias de la Informacion y las Comunicaciones"/>
        <t:Anchor>
          <t:Comment id="550521826"/>
        </t:Anchor>
        <t:SetTitle title="@PLAZAS NOSSA LEONARDO faltante"/>
      </t:Event>
    </t:History>
  </t:Task>
  <t:Task id="{83D78A4C-9872-45EA-8885-89ED3860809B}">
    <t:Anchor>
      <t:Comment id="706493900"/>
    </t:Anchor>
    <t:History>
      <t:Event id="{8E3DEC3E-CC1C-4C52-9A9D-14027BD3A88C}" time="2024-06-19T19:40:33.852Z">
        <t:Attribution userId="S::mcic@udistrital.edu.co::a948891c-ec10-43e9-ae99-744f5d6ee7b0" userProvider="AD" userName="Maestria en Ciencias de la Informacion y las Comunicaciones"/>
        <t:Anchor>
          <t:Comment id="339576188"/>
        </t:Anchor>
        <t:Create/>
      </t:Event>
      <t:Event id="{60B03878-FD81-4C8B-967B-5CC5EA8055B5}" time="2024-06-19T19:40:33.852Z">
        <t:Attribution userId="S::mcic@udistrital.edu.co::a948891c-ec10-43e9-ae99-744f5d6ee7b0" userProvider="AD" userName="Maestria en Ciencias de la Informacion y las Comunicaciones"/>
        <t:Anchor>
          <t:Comment id="339576188"/>
        </t:Anchor>
        <t:Assign userId="S::lplazasn@udistrital.edu.co::096861cf-5f59-4d05-87d8-234587f33dcd" userProvider="AD" userName="PLAZAS NOSSA LEONARDO"/>
      </t:Event>
      <t:Event id="{C8CCDD51-BAEE-4D60-A304-C4D9E75E6073}" time="2024-06-19T19:40:33.852Z">
        <t:Attribution userId="S::mcic@udistrital.edu.co::a948891c-ec10-43e9-ae99-744f5d6ee7b0" userProvider="AD" userName="Maestria en Ciencias de la Informacion y las Comunicaciones"/>
        <t:Anchor>
          <t:Comment id="339576188"/>
        </t:Anchor>
        <t:SetTitle title="@PLAZAS NOSSA LEONARDO revisa por fa"/>
      </t:Event>
    </t:History>
  </t:Task>
  <t:Task id="{6F1E22AB-4AA0-4C2A-9B6B-DC0FA8480DCA}">
    <t:Anchor>
      <t:Comment id="1721853170"/>
    </t:Anchor>
    <t:History>
      <t:Event id="{E19176CD-CF60-4674-9CB6-81C3C83DE202}" time="2024-06-19T19:41:04.403Z">
        <t:Attribution userId="S::mcic@udistrital.edu.co::a948891c-ec10-43e9-ae99-744f5d6ee7b0" userProvider="AD" userName="Maestria en Ciencias de la Informacion y las Comunicaciones"/>
        <t:Anchor>
          <t:Comment id="1721853170"/>
        </t:Anchor>
        <t:Create/>
      </t:Event>
      <t:Event id="{D530B43A-2522-4AF1-98EF-E1B1C8E30FBB}" time="2024-06-19T19:41:04.403Z">
        <t:Attribution userId="S::mcic@udistrital.edu.co::a948891c-ec10-43e9-ae99-744f5d6ee7b0" userProvider="AD" userName="Maestria en Ciencias de la Informacion y las Comunicaciones"/>
        <t:Anchor>
          <t:Comment id="1721853170"/>
        </t:Anchor>
        <t:Assign userId="S::lplazasn@udistrital.edu.co::096861cf-5f59-4d05-87d8-234587f33dcd" userProvider="AD" userName="PLAZAS NOSSA LEONARDO"/>
      </t:Event>
      <t:Event id="{6B7492D6-DF55-42B1-97CA-17C7A7027391}" time="2024-06-19T19:41:04.403Z">
        <t:Attribution userId="S::mcic@udistrital.edu.co::a948891c-ec10-43e9-ae99-744f5d6ee7b0" userProvider="AD" userName="Maestria en Ciencias de la Informacion y las Comunicaciones"/>
        <t:Anchor>
          <t:Comment id="1721853170"/>
        </t:Anchor>
        <t:SetTitle title="@PLAZAS NOSSA LEONARDO faltan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EHONsyALjSwguh5kPQ2LnNcxuQ==">AMUW2mV9y8IhVNfO7v+bFrQAiZ1/kpsLs3q7zBFyKLJcfnG6nT0VmKRib+AO89EOTbevnOPYQABklSWJfgn5kMyX5JbNnFT9BrdiYXP9oGMCbmEBiax8j9CmcoEhGMQSKEoHSXwIv4l08hXxO9ZYYjC5Kp3AEoOdg3BqSW2ikujANnY+E5nyURs=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AB83DB-5DB1-486C-9868-8BAD4C97D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2811</TotalTime>
  <Pages>27</Pages>
  <Words>7488</Words>
  <Characters>41184</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Distrital U</dc:creator>
  <cp:lastModifiedBy>RUBIANO SUAREZ ALISON KATHERINE</cp:lastModifiedBy>
  <cp:revision>39</cp:revision>
  <dcterms:created xsi:type="dcterms:W3CDTF">2024-09-06T14:36:00Z</dcterms:created>
  <dcterms:modified xsi:type="dcterms:W3CDTF">2024-12-04T15:38:00Z</dcterms:modified>
</cp:coreProperties>
</file>