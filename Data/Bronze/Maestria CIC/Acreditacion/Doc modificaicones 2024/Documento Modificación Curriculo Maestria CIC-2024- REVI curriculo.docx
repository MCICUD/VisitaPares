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AF34FF" w:rsidR="00C94B2F" w:rsidP="00C94B2F" w:rsidRDefault="00C94B2F" w14:paraId="2444A09F" w14:textId="318A7D1D">
      <w:pPr>
        <w:ind w:left="1416" w:hanging="1416"/>
        <w:jc w:val="center"/>
        <w:rPr>
          <w:rFonts w:ascii="Times New Roman" w:hAnsi="Times New Roman"/>
          <w:sz w:val="24"/>
          <w:szCs w:val="24"/>
          <w:rPrChange w:author="personal" w:date="2024-03-11T20:00:00Z" w:id="1">
            <w:rPr>
              <w:rFonts w:ascii="Arial" w:hAnsi="Arial" w:cs="Arial"/>
              <w:sz w:val="36"/>
              <w:szCs w:val="24"/>
            </w:rPr>
          </w:rPrChange>
        </w:rPr>
      </w:pPr>
      <w:r w:rsidRPr="00AF34FF">
        <w:rPr>
          <w:rFonts w:ascii="Times New Roman" w:hAnsi="Times New Roman"/>
          <w:noProof/>
          <w:sz w:val="24"/>
          <w:szCs w:val="24"/>
          <w:lang w:eastAsia="es-CO"/>
          <w:rPrChange w:author="personal" w:date="2024-03-11T20:00:00Z" w:id="2">
            <w:rPr>
              <w:rFonts w:ascii="Arial" w:hAnsi="Arial" w:cs="Arial"/>
              <w:noProof/>
              <w:sz w:val="24"/>
              <w:szCs w:val="24"/>
              <w:lang w:eastAsia="es-CO"/>
            </w:rPr>
          </w:rPrChange>
        </w:rPr>
        <w:drawing>
          <wp:inline distT="0" distB="0" distL="0" distR="0" wp14:anchorId="28EE8A84" wp14:editId="4E4F08C2">
            <wp:extent cx="2835275" cy="2729230"/>
            <wp:effectExtent l="0" t="0" r="3175" b="0"/>
            <wp:docPr id="4" name="image19.png" descr="IMAGEN-CORPORATIVA_UD-B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IMAGEN-CORPORATIVA_UD-BN.t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AF34FF" w:rsidR="00C94B2F" w:rsidP="00C94B2F" w:rsidRDefault="00C94B2F" w14:paraId="77D2B4CC" w14:textId="77777777">
      <w:pPr>
        <w:jc w:val="right"/>
        <w:rPr>
          <w:rFonts w:ascii="Times New Roman" w:hAnsi="Times New Roman"/>
          <w:b/>
          <w:sz w:val="24"/>
          <w:szCs w:val="24"/>
          <w:rPrChange w:author="personal" w:date="2024-03-11T20:00:00Z" w:id="3">
            <w:rPr>
              <w:rFonts w:ascii="Arial" w:hAnsi="Arial" w:cs="Arial"/>
              <w:b/>
              <w:sz w:val="36"/>
              <w:szCs w:val="24"/>
            </w:rPr>
          </w:rPrChange>
        </w:rPr>
      </w:pPr>
    </w:p>
    <w:p w:rsidRPr="00AF34FF" w:rsidR="00C94B2F" w:rsidP="00C94B2F" w:rsidRDefault="00C94B2F" w14:paraId="696EE96C" w14:textId="455C8894">
      <w:pPr>
        <w:jc w:val="right"/>
        <w:rPr>
          <w:rFonts w:ascii="Times New Roman" w:hAnsi="Times New Roman"/>
          <w:b/>
          <w:sz w:val="40"/>
          <w:szCs w:val="40"/>
          <w:rPrChange w:author="personal" w:date="2024-03-11T20:00:00Z" w:id="4">
            <w:rPr>
              <w:rFonts w:ascii="Arial" w:hAnsi="Arial" w:cs="Arial"/>
              <w:b/>
              <w:sz w:val="40"/>
              <w:szCs w:val="24"/>
            </w:rPr>
          </w:rPrChange>
        </w:rPr>
      </w:pPr>
      <w:r w:rsidRPr="00AF34FF">
        <w:rPr>
          <w:rFonts w:ascii="Times New Roman" w:hAnsi="Times New Roman"/>
          <w:b/>
          <w:sz w:val="40"/>
          <w:szCs w:val="40"/>
          <w:rPrChange w:author="personal" w:date="2024-03-11T20:00:00Z" w:id="5">
            <w:rPr>
              <w:rFonts w:ascii="Arial" w:hAnsi="Arial" w:cs="Arial"/>
              <w:b/>
              <w:sz w:val="40"/>
              <w:szCs w:val="24"/>
            </w:rPr>
          </w:rPrChange>
        </w:rPr>
        <w:t xml:space="preserve">Documento </w:t>
      </w:r>
      <w:r w:rsidRPr="00AF34FF" w:rsidR="00CA0E99">
        <w:rPr>
          <w:rFonts w:ascii="Times New Roman" w:hAnsi="Times New Roman"/>
          <w:b/>
          <w:sz w:val="40"/>
          <w:szCs w:val="40"/>
        </w:rPr>
        <w:t xml:space="preserve">Solicitud Modificaciones </w:t>
      </w:r>
      <w:r w:rsidRPr="00AF34FF">
        <w:rPr>
          <w:rFonts w:ascii="Times New Roman" w:hAnsi="Times New Roman"/>
          <w:b/>
          <w:sz w:val="40"/>
          <w:szCs w:val="40"/>
          <w:rPrChange w:author="personal" w:date="2024-03-11T20:00:00Z" w:id="6">
            <w:rPr>
              <w:rFonts w:ascii="Arial" w:hAnsi="Arial" w:cs="Arial"/>
              <w:b/>
              <w:sz w:val="40"/>
              <w:szCs w:val="24"/>
            </w:rPr>
          </w:rPrChange>
        </w:rPr>
        <w:t>al Registro Calificado</w:t>
      </w:r>
      <w:r w:rsidRPr="00AF34FF">
        <w:rPr>
          <w:rFonts w:ascii="Times New Roman" w:hAnsi="Times New Roman"/>
          <w:sz w:val="40"/>
          <w:szCs w:val="40"/>
          <w:rPrChange w:author="personal" w:date="2024-03-11T20:00:00Z" w:id="7">
            <w:rPr>
              <w:rFonts w:ascii="Arial" w:hAnsi="Arial" w:cs="Arial"/>
              <w:sz w:val="40"/>
              <w:szCs w:val="24"/>
            </w:rPr>
          </w:rPrChange>
        </w:rPr>
        <w:t xml:space="preserve">   </w:t>
      </w:r>
    </w:p>
    <w:p w:rsidRPr="00AF34FF" w:rsidR="00C94B2F" w:rsidP="00C94B2F" w:rsidRDefault="00C94B2F" w14:paraId="5EFDC30D" w14:textId="7FD52FCE">
      <w:pPr>
        <w:jc w:val="right"/>
        <w:rPr>
          <w:rFonts w:ascii="Times New Roman" w:hAnsi="Times New Roman"/>
          <w:b/>
          <w:sz w:val="40"/>
          <w:szCs w:val="40"/>
          <w:rPrChange w:author="personal" w:date="2024-03-11T20:00:00Z" w:id="8">
            <w:rPr>
              <w:rFonts w:ascii="Arial" w:hAnsi="Arial" w:cs="Arial"/>
              <w:b/>
              <w:sz w:val="36"/>
              <w:szCs w:val="24"/>
            </w:rPr>
          </w:rPrChange>
        </w:rPr>
      </w:pPr>
      <w:r w:rsidRPr="00AF34FF">
        <w:rPr>
          <w:rFonts w:ascii="Times New Roman" w:hAnsi="Times New Roman"/>
          <w:b/>
          <w:sz w:val="40"/>
          <w:szCs w:val="40"/>
          <w:rPrChange w:author="personal" w:date="2024-03-11T20:00:00Z" w:id="9">
            <w:rPr>
              <w:rFonts w:ascii="Arial" w:hAnsi="Arial" w:cs="Arial"/>
              <w:b/>
              <w:sz w:val="40"/>
              <w:szCs w:val="24"/>
            </w:rPr>
          </w:rPrChange>
        </w:rPr>
        <w:t xml:space="preserve">Maestría en </w:t>
      </w:r>
      <w:r w:rsidRPr="00AF34FF" w:rsidR="00475650">
        <w:rPr>
          <w:rFonts w:ascii="Times New Roman" w:hAnsi="Times New Roman"/>
          <w:b/>
          <w:sz w:val="40"/>
          <w:szCs w:val="40"/>
          <w:rPrChange w:author="personal" w:date="2024-03-11T20:00:00Z" w:id="10">
            <w:rPr>
              <w:rFonts w:ascii="Arial" w:hAnsi="Arial" w:cs="Arial"/>
              <w:b/>
              <w:sz w:val="40"/>
              <w:szCs w:val="24"/>
            </w:rPr>
          </w:rPrChange>
        </w:rPr>
        <w:t>Ciencias de la Información y las Comunicaciones</w:t>
      </w:r>
    </w:p>
    <w:p w:rsidRPr="00AF34FF" w:rsidR="00C94B2F" w:rsidP="00C94B2F" w:rsidRDefault="00C94B2F" w14:paraId="4830BC5D" w14:textId="77777777">
      <w:pPr>
        <w:rPr>
          <w:rFonts w:ascii="Times New Roman" w:hAnsi="Times New Roman"/>
          <w:sz w:val="24"/>
          <w:szCs w:val="24"/>
          <w:rPrChange w:author="personal" w:date="2024-03-11T20:00:00Z" w:id="11">
            <w:rPr>
              <w:rFonts w:ascii="Arial" w:hAnsi="Arial" w:cs="Arial"/>
              <w:sz w:val="24"/>
              <w:szCs w:val="24"/>
            </w:rPr>
          </w:rPrChange>
        </w:rPr>
      </w:pPr>
      <w:r w:rsidRPr="00AF34FF">
        <w:rPr>
          <w:rFonts w:ascii="Times New Roman" w:hAnsi="Times New Roman"/>
          <w:noProof/>
          <w:sz w:val="24"/>
          <w:szCs w:val="24"/>
          <w:lang w:eastAsia="es-CO"/>
          <w:rPrChange w:author="personal" w:date="2024-03-11T20:00:00Z" w:id="12">
            <w:rPr>
              <w:rFonts w:ascii="Arial" w:hAnsi="Arial" w:cs="Arial"/>
              <w:noProof/>
              <w:sz w:val="24"/>
              <w:szCs w:val="24"/>
              <w:lang w:eastAsia="es-CO"/>
            </w:rPr>
          </w:rPrChange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3D6A4D" wp14:editId="3E23D926">
                <wp:simplePos x="0" y="0"/>
                <wp:positionH relativeFrom="column">
                  <wp:posOffset>800100</wp:posOffset>
                </wp:positionH>
                <wp:positionV relativeFrom="paragraph">
                  <wp:posOffset>30480</wp:posOffset>
                </wp:positionV>
                <wp:extent cx="5372735" cy="32385"/>
                <wp:effectExtent l="19050" t="19050" r="0" b="5715"/>
                <wp:wrapNone/>
                <wp:docPr id="3" name="Conector recto de flecha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735" cy="32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3168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recto de flecha 126" style="position:absolute;margin-left:63pt;margin-top:2.4pt;width:423.05pt;height: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id="_x0000_s1026" filled="f" strokeweight=".88mm" path="m,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" w14:anchorId="588622D5">
                <v:path arrowok="t"/>
              </v:shape>
            </w:pict>
          </mc:Fallback>
        </mc:AlternateContent>
      </w:r>
    </w:p>
    <w:p w:rsidRPr="00AF34FF" w:rsidR="00C94B2F" w:rsidP="00C94B2F" w:rsidRDefault="00C94B2F" w14:paraId="10B7122E" w14:textId="77777777">
      <w:pPr>
        <w:jc w:val="right"/>
        <w:rPr>
          <w:rFonts w:ascii="Times New Roman" w:hAnsi="Times New Roman" w:eastAsia="Gisha"/>
          <w:b/>
          <w:sz w:val="24"/>
          <w:szCs w:val="24"/>
          <w:rPrChange w:author="personal" w:date="2024-03-11T20:00:00Z" w:id="13">
            <w:rPr>
              <w:rFonts w:ascii="Arial" w:hAnsi="Arial" w:eastAsia="Gisha" w:cs="Arial"/>
              <w:b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Gisha"/>
          <w:b/>
          <w:sz w:val="24"/>
          <w:szCs w:val="24"/>
          <w:rPrChange w:author="personal" w:date="2024-03-11T20:00:00Z" w:id="14">
            <w:rPr>
              <w:rFonts w:ascii="Arial" w:hAnsi="Arial" w:eastAsia="Gisha" w:cs="Arial"/>
              <w:b/>
              <w:sz w:val="24"/>
              <w:szCs w:val="24"/>
            </w:rPr>
          </w:rPrChange>
        </w:rPr>
        <w:t>Facultad de Ingeniería</w:t>
      </w:r>
    </w:p>
    <w:p w:rsidRPr="00AF34FF" w:rsidR="00C94B2F" w:rsidDel="005E46A7" w:rsidRDefault="00C94B2F" w14:paraId="5A4132BF" w14:textId="4B7099AE">
      <w:pPr>
        <w:jc w:val="center"/>
        <w:rPr>
          <w:del w:author="personal" w:date="2024-03-11T21:43:00Z" w:id="15"/>
          <w:rFonts w:ascii="Times New Roman" w:hAnsi="Times New Roman" w:eastAsia="Gisha"/>
          <w:b/>
          <w:color w:val="2F5496"/>
          <w:sz w:val="24"/>
          <w:szCs w:val="24"/>
          <w:rPrChange w:author="personal" w:date="2024-03-11T20:00:00Z" w:id="16">
            <w:rPr>
              <w:del w:author="personal" w:date="2024-03-11T21:43:00Z" w:id="17"/>
              <w:rFonts w:ascii="Arial" w:hAnsi="Arial" w:eastAsia="Gisha" w:cs="Arial"/>
              <w:b/>
              <w:color w:val="2F5496"/>
              <w:sz w:val="24"/>
              <w:szCs w:val="24"/>
            </w:rPr>
          </w:rPrChange>
        </w:rPr>
        <w:pPrChange w:author="personal" w:date="2024-03-11T21:45:00Z" w:id="18">
          <w:pPr>
            <w:jc w:val="right"/>
          </w:pPr>
        </w:pPrChange>
      </w:pPr>
    </w:p>
    <w:p w:rsidRPr="00AF34FF" w:rsidR="00C94B2F" w:rsidDel="005E46A7" w:rsidP="00C94B2F" w:rsidRDefault="00C94B2F" w14:paraId="1244A088" w14:textId="49221609">
      <w:pPr>
        <w:rPr>
          <w:del w:author="personal" w:date="2024-03-11T21:43:00Z" w:id="19"/>
          <w:rFonts w:ascii="Times New Roman" w:hAnsi="Times New Roman"/>
          <w:sz w:val="24"/>
          <w:szCs w:val="24"/>
          <w:rPrChange w:author="personal" w:date="2024-03-11T20:00:00Z" w:id="20">
            <w:rPr>
              <w:del w:author="personal" w:date="2024-03-11T21:43:00Z" w:id="21"/>
              <w:rFonts w:ascii="Arial" w:hAnsi="Arial" w:cs="Arial"/>
              <w:sz w:val="24"/>
              <w:szCs w:val="24"/>
            </w:rPr>
          </w:rPrChange>
        </w:rPr>
      </w:pPr>
      <w:del w:author="personal" w:date="2024-03-11T21:43:00Z" w:id="22">
        <w:r w:rsidRPr="00AF34FF" w:rsidDel="005E46A7">
          <w:rPr>
            <w:rFonts w:ascii="Times New Roman" w:hAnsi="Times New Roman"/>
            <w:sz w:val="24"/>
            <w:szCs w:val="24"/>
            <w:rPrChange w:author="personal" w:date="2024-03-11T20:00:00Z" w:id="23">
              <w:rPr>
                <w:rFonts w:ascii="Arial" w:hAnsi="Arial" w:cs="Arial"/>
                <w:sz w:val="24"/>
                <w:szCs w:val="24"/>
              </w:rPr>
            </w:rPrChange>
          </w:rPr>
          <w:delText xml:space="preserve">     </w:delText>
        </w:r>
      </w:del>
    </w:p>
    <w:p w:rsidRPr="00AF34FF" w:rsidR="00C94B2F" w:rsidDel="00581699" w:rsidP="00C94B2F" w:rsidRDefault="00C94B2F" w14:paraId="6DCF3E65" w14:textId="24650BB4">
      <w:pPr>
        <w:rPr>
          <w:del w:author="personal" w:date="2024-03-11T21:44:00Z" w:id="24"/>
          <w:rFonts w:ascii="Times New Roman" w:hAnsi="Times New Roman"/>
          <w:sz w:val="24"/>
          <w:szCs w:val="24"/>
          <w:rPrChange w:author="personal" w:date="2024-03-11T20:00:00Z" w:id="25">
            <w:rPr>
              <w:del w:author="personal" w:date="2024-03-11T21:44:00Z" w:id="26"/>
              <w:rFonts w:ascii="Arial" w:hAnsi="Arial" w:cs="Arial"/>
              <w:sz w:val="24"/>
              <w:szCs w:val="24"/>
            </w:rPr>
          </w:rPrChange>
        </w:rPr>
      </w:pPr>
      <w:del w:author="personal" w:date="2024-03-11T21:43:00Z" w:id="27">
        <w:r w:rsidRPr="00AF34FF" w:rsidDel="005E46A7">
          <w:rPr>
            <w:rFonts w:ascii="Times New Roman" w:hAnsi="Times New Roman"/>
            <w:sz w:val="24"/>
            <w:szCs w:val="24"/>
            <w:rPrChange w:author="personal" w:date="2024-03-11T20:00:00Z" w:id="28">
              <w:rPr>
                <w:rFonts w:ascii="Arial" w:hAnsi="Arial" w:cs="Arial"/>
                <w:sz w:val="24"/>
                <w:szCs w:val="24"/>
              </w:rPr>
            </w:rPrChange>
          </w:rPr>
          <w:delText xml:space="preserve">              </w:delText>
        </w:r>
      </w:del>
    </w:p>
    <w:p w:rsidRPr="00AF34FF" w:rsidR="00C94B2F" w:rsidDel="00CA0E99" w:rsidP="00C94B2F" w:rsidRDefault="00C94B2F" w14:paraId="2DAE7DA3" w14:textId="52BBD0F1">
      <w:pPr>
        <w:rPr>
          <w:del w:author="personal" w:date="2024-03-11T19:57:00Z" w:id="29"/>
          <w:rFonts w:ascii="Times New Roman" w:hAnsi="Times New Roman"/>
          <w:sz w:val="24"/>
          <w:szCs w:val="24"/>
          <w:rPrChange w:author="personal" w:date="2024-03-11T20:00:00Z" w:id="30">
            <w:rPr>
              <w:del w:author="personal" w:date="2024-03-11T19:57:00Z" w:id="31"/>
              <w:rFonts w:ascii="Arial" w:hAnsi="Arial" w:cs="Arial"/>
              <w:sz w:val="24"/>
              <w:szCs w:val="24"/>
            </w:rPr>
          </w:rPrChange>
        </w:rPr>
      </w:pPr>
    </w:p>
    <w:p w:rsidR="00C94B2F" w:rsidDel="00AF34FF" w:rsidP="00C94B2F" w:rsidRDefault="00C94B2F" w14:paraId="1A16AAF6" w14:textId="7BF4D06E">
      <w:pPr>
        <w:rPr>
          <w:del w:author="personal" w:date="2024-03-11T21:41:00Z" w:id="32"/>
          <w:rFonts w:ascii="Times New Roman" w:hAnsi="Times New Roman"/>
          <w:sz w:val="24"/>
          <w:szCs w:val="24"/>
        </w:rPr>
      </w:pPr>
    </w:p>
    <w:p w:rsidRPr="00AF34FF" w:rsidR="00C94B2F" w:rsidP="00581699" w:rsidRDefault="00EF2D3D" w14:paraId="675CFD4D" w14:textId="126D6018">
      <w:pPr>
        <w:jc w:val="center"/>
        <w:rPr>
          <w:rFonts w:ascii="Times New Roman" w:hAnsi="Times New Roman" w:eastAsia="Arial Narrow"/>
          <w:sz w:val="24"/>
          <w:szCs w:val="24"/>
        </w:rPr>
      </w:pPr>
      <w:r w:rsidRPr="00AF34FF">
        <w:rPr>
          <w:rFonts w:ascii="Times New Roman" w:hAnsi="Times New Roman" w:eastAsia="Arial Narrow"/>
          <w:sz w:val="24"/>
          <w:szCs w:val="24"/>
          <w:rPrChange w:author="personal" w:date="2024-03-11T20:00:00Z" w:id="33">
            <w:rPr>
              <w:rFonts w:ascii="Arial" w:hAnsi="Arial" w:eastAsia="Arial Narrow" w:cs="Arial"/>
              <w:sz w:val="24"/>
              <w:szCs w:val="24"/>
            </w:rPr>
          </w:rPrChange>
        </w:rPr>
        <w:t>Bogotá D.C., 26</w:t>
      </w:r>
      <w:r w:rsidRPr="00AF34FF" w:rsidR="00C94B2F">
        <w:rPr>
          <w:rFonts w:ascii="Times New Roman" w:hAnsi="Times New Roman" w:eastAsia="Arial Narrow"/>
          <w:sz w:val="24"/>
          <w:szCs w:val="24"/>
          <w:rPrChange w:author="personal" w:date="2024-03-11T20:00:00Z" w:id="34">
            <w:rPr>
              <w:rFonts w:ascii="Arial" w:hAnsi="Arial" w:eastAsia="Arial Narrow" w:cs="Arial"/>
              <w:sz w:val="24"/>
              <w:szCs w:val="24"/>
            </w:rPr>
          </w:rPrChange>
        </w:rPr>
        <w:t xml:space="preserve"> de </w:t>
      </w:r>
      <w:r w:rsidRPr="00AF34FF" w:rsidR="00363C44">
        <w:rPr>
          <w:rFonts w:ascii="Times New Roman" w:hAnsi="Times New Roman" w:eastAsia="Arial Narrow"/>
          <w:sz w:val="24"/>
          <w:szCs w:val="24"/>
          <w:rPrChange w:author="personal" w:date="2024-03-11T20:00:00Z" w:id="35">
            <w:rPr>
              <w:rFonts w:ascii="Arial" w:hAnsi="Arial" w:eastAsia="Arial Narrow" w:cs="Arial"/>
              <w:sz w:val="24"/>
              <w:szCs w:val="24"/>
            </w:rPr>
          </w:rPrChange>
        </w:rPr>
        <w:t>febrero</w:t>
      </w:r>
      <w:r w:rsidRPr="00AF34FF" w:rsidR="00C94B2F">
        <w:rPr>
          <w:rFonts w:ascii="Times New Roman" w:hAnsi="Times New Roman" w:eastAsia="Arial Narrow"/>
          <w:sz w:val="24"/>
          <w:szCs w:val="24"/>
          <w:rPrChange w:author="personal" w:date="2024-03-11T20:00:00Z" w:id="36">
            <w:rPr>
              <w:rFonts w:ascii="Arial" w:hAnsi="Arial" w:eastAsia="Arial Narrow" w:cs="Arial"/>
              <w:sz w:val="24"/>
              <w:szCs w:val="24"/>
            </w:rPr>
          </w:rPrChange>
        </w:rPr>
        <w:t xml:space="preserve"> de 202</w:t>
      </w:r>
      <w:r w:rsidRPr="00AF34FF" w:rsidR="00475650">
        <w:rPr>
          <w:rFonts w:ascii="Times New Roman" w:hAnsi="Times New Roman" w:eastAsia="Arial Narrow"/>
          <w:sz w:val="24"/>
          <w:szCs w:val="24"/>
          <w:rPrChange w:author="personal" w:date="2024-03-11T20:00:00Z" w:id="37">
            <w:rPr>
              <w:rFonts w:ascii="Arial" w:hAnsi="Arial" w:eastAsia="Arial Narrow" w:cs="Arial"/>
              <w:sz w:val="24"/>
              <w:szCs w:val="24"/>
            </w:rPr>
          </w:rPrChange>
        </w:rPr>
        <w:t>4</w:t>
      </w:r>
    </w:p>
    <w:p w:rsidRPr="00AF34FF" w:rsidR="00AF34FF" w:rsidDel="00D04ED4" w:rsidP="00AF34FF" w:rsidRDefault="00AF34FF" w14:paraId="090C3770" w14:textId="77777777">
      <w:pPr>
        <w:jc w:val="center"/>
        <w:rPr>
          <w:del w:author="personal" w:date="2024-03-11T21:41:00Z" w:id="38"/>
          <w:rFonts w:ascii="Times New Roman" w:hAnsi="Times New Roman" w:eastAsia="Arial Narrow"/>
          <w:sz w:val="24"/>
          <w:szCs w:val="24"/>
          <w:rPrChange w:author="personal" w:date="2024-03-11T20:00:00Z" w:id="39">
            <w:rPr>
              <w:del w:author="personal" w:date="2024-03-11T21:41:00Z" w:id="40"/>
              <w:rFonts w:ascii="Arial" w:hAnsi="Arial" w:eastAsia="Arial Narrow" w:cs="Arial"/>
              <w:sz w:val="24"/>
              <w:szCs w:val="24"/>
            </w:rPr>
          </w:rPrChange>
        </w:rPr>
      </w:pPr>
    </w:p>
    <w:p w:rsidRPr="00AF34FF" w:rsidR="00C94B2F" w:rsidRDefault="00C94B2F" w14:paraId="756E4E28" w14:textId="260BF475">
      <w:pPr>
        <w:jc w:val="center"/>
        <w:rPr>
          <w:rFonts w:ascii="Times New Roman" w:hAnsi="Times New Roman" w:eastAsia="Arial Narrow"/>
          <w:b/>
          <w:sz w:val="24"/>
          <w:szCs w:val="24"/>
          <w:rPrChange w:author="personal" w:date="2024-03-11T20:00:00Z" w:id="41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pPrChange w:author="personal" w:date="2024-03-11T21:46:00Z" w:id="42">
          <w:pPr>
            <w:spacing w:after="0" w:line="346" w:lineRule="exact"/>
            <w:jc w:val="center"/>
          </w:pPr>
        </w:pPrChange>
      </w:pP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43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UNIVERSIDAD DISTRITAL FRANCISCO JOSÉ DE CALDAS</w:t>
      </w:r>
    </w:p>
    <w:p w:rsidRPr="00AF34FF" w:rsidR="00C94B2F" w:rsidDel="00CA0E99" w:rsidRDefault="00C94B2F" w14:paraId="7410BB98" w14:textId="4CED5B60">
      <w:pPr>
        <w:spacing w:after="0" w:line="346" w:lineRule="exact"/>
        <w:jc w:val="both"/>
        <w:rPr>
          <w:del w:author="personal" w:date="2024-03-11T20:01:00Z" w:id="44"/>
          <w:rFonts w:ascii="Times New Roman" w:hAnsi="Times New Roman" w:eastAsia="Arial Narrow"/>
          <w:b/>
          <w:sz w:val="24"/>
          <w:szCs w:val="24"/>
          <w:rPrChange w:author="personal" w:date="2024-03-11T20:00:00Z" w:id="45">
            <w:rPr>
              <w:del w:author="personal" w:date="2024-03-11T20:01:00Z" w:id="46"/>
              <w:rFonts w:ascii="Arial" w:hAnsi="Arial" w:eastAsia="Arial Narrow" w:cs="Arial"/>
              <w:b/>
              <w:sz w:val="24"/>
              <w:szCs w:val="24"/>
            </w:rPr>
          </w:rPrChange>
        </w:rPr>
        <w:pPrChange w:author="personal" w:date="2024-03-11T19:59:00Z" w:id="47">
          <w:pPr>
            <w:spacing w:after="0" w:line="346" w:lineRule="exact"/>
            <w:jc w:val="center"/>
          </w:pPr>
        </w:pPrChange>
      </w:pPr>
    </w:p>
    <w:p w:rsidRPr="00AF34FF" w:rsidR="00C94B2F" w:rsidP="00CA0E99" w:rsidRDefault="00C94B2F" w14:paraId="40F9B6CC" w14:textId="7CE65FE0">
      <w:pPr>
        <w:spacing w:after="0" w:line="346" w:lineRule="exact"/>
        <w:jc w:val="center"/>
        <w:rPr>
          <w:rFonts w:ascii="Times New Roman" w:hAnsi="Times New Roman" w:eastAsia="Arial Narrow"/>
          <w:b/>
          <w:sz w:val="24"/>
          <w:szCs w:val="24"/>
          <w:rPrChange w:author="personal" w:date="2024-03-11T20:00:00Z" w:id="48">
            <w:rPr>
              <w:rFonts w:ascii="Arial" w:hAnsi="Arial" w:eastAsia="Arial Narrow" w:cs="Arial"/>
              <w:b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49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 xml:space="preserve">DOCUMENTO </w:t>
      </w:r>
      <w:del w:author="AdministradorUD" w:date="2024-03-12T11:25:00Z" w:id="50">
        <w:r w:rsidRPr="00AF34FF" w:rsidDel="00C268CC">
          <w:rPr>
            <w:rFonts w:ascii="Times New Roman" w:hAnsi="Times New Roman" w:eastAsia="Arial Narrow"/>
            <w:b/>
            <w:sz w:val="24"/>
            <w:szCs w:val="24"/>
            <w:rPrChange w:author="personal" w:date="2024-03-11T20:00:00Z" w:id="51">
              <w:rPr>
                <w:rFonts w:ascii="Arial" w:hAnsi="Arial" w:eastAsia="Arial Narrow" w:cs="Arial"/>
                <w:b/>
                <w:sz w:val="24"/>
                <w:szCs w:val="24"/>
              </w:rPr>
            </w:rPrChange>
          </w:rPr>
          <w:delText xml:space="preserve">MAESTRO </w:delText>
        </w:r>
      </w:del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52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DE SOLICITUD DE MODIFICACIONES</w:t>
      </w:r>
    </w:p>
    <w:p w:rsidRPr="00AF34FF" w:rsidR="00C94B2F" w:rsidRDefault="00C94B2F" w14:paraId="46E67E42" w14:textId="22FFB4A4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53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54">
          <w:pPr>
            <w:spacing w:after="0" w:line="346" w:lineRule="exact"/>
          </w:pPr>
        </w:pPrChange>
      </w:pPr>
    </w:p>
    <w:p w:rsidRPr="00AF34FF" w:rsidR="00C94B2F" w:rsidRDefault="00C94B2F" w14:paraId="13869521" w14:textId="46C1C760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55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56">
          <w:pPr>
            <w:spacing w:after="0" w:line="346" w:lineRule="exact"/>
          </w:pPr>
        </w:pPrChange>
      </w:pPr>
    </w:p>
    <w:p w:rsidRPr="00AF34FF" w:rsidR="00C94B2F" w:rsidRDefault="00C94B2F" w14:paraId="2D13BCBA" w14:textId="130A98E0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57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58">
          <w:pPr>
            <w:spacing w:after="0" w:line="346" w:lineRule="exact"/>
          </w:pPr>
        </w:pPrChange>
      </w:pPr>
    </w:p>
    <w:p w:rsidRPr="00AF34FF" w:rsidR="00C94B2F" w:rsidRDefault="00C94B2F" w14:paraId="693BE5B6" w14:textId="18978B8A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59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60">
          <w:pPr>
            <w:spacing w:after="0" w:line="346" w:lineRule="exact"/>
          </w:pPr>
        </w:pPrChange>
      </w:pPr>
    </w:p>
    <w:p w:rsidRPr="00AF34FF" w:rsidR="00C94B2F" w:rsidRDefault="00C94B2F" w14:paraId="39E87586" w14:textId="08D0EF86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61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62">
          <w:pPr>
            <w:spacing w:after="0" w:line="346" w:lineRule="exact"/>
          </w:pPr>
        </w:pPrChange>
      </w:pPr>
    </w:p>
    <w:p w:rsidRPr="00AF34FF" w:rsidR="00C94B2F" w:rsidRDefault="00C94B2F" w14:paraId="25F15991" w14:textId="5281989B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63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64">
          <w:pPr>
            <w:spacing w:after="0" w:line="346" w:lineRule="exact"/>
          </w:pPr>
        </w:pPrChange>
      </w:pPr>
    </w:p>
    <w:p w:rsidRPr="00AF34FF" w:rsidR="00C94B2F" w:rsidRDefault="00C94B2F" w14:paraId="3705D8E2" w14:textId="50C86399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65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66">
          <w:pPr>
            <w:spacing w:after="0" w:line="346" w:lineRule="exact"/>
          </w:pPr>
        </w:pPrChange>
      </w:pPr>
    </w:p>
    <w:p w:rsidRPr="00AF34FF" w:rsidR="00C94B2F" w:rsidRDefault="00C94B2F" w14:paraId="765E1B55" w14:textId="56E5C6A7">
      <w:pPr>
        <w:spacing w:after="0" w:line="346" w:lineRule="exact"/>
        <w:jc w:val="center"/>
        <w:rPr>
          <w:ins w:author="personal" w:date="2024-03-11T20:01:00Z" w:id="67"/>
          <w:rFonts w:ascii="Times New Roman" w:hAnsi="Times New Roman"/>
          <w:sz w:val="24"/>
          <w:szCs w:val="24"/>
        </w:rPr>
        <w:pPrChange w:author="personal" w:date="2024-03-11T19:59:00Z" w:id="68">
          <w:pPr>
            <w:spacing w:after="0" w:line="346" w:lineRule="exact"/>
          </w:pPr>
        </w:pPrChange>
      </w:pPr>
    </w:p>
    <w:p w:rsidRPr="00AF34FF" w:rsidR="00CA0E99" w:rsidRDefault="00CA0E99" w14:paraId="4802C73D" w14:textId="77777777">
      <w:pPr>
        <w:spacing w:after="0" w:line="346" w:lineRule="exact"/>
        <w:jc w:val="center"/>
        <w:rPr>
          <w:ins w:author="personal" w:date="2024-03-11T20:01:00Z" w:id="69"/>
          <w:rFonts w:ascii="Times New Roman" w:hAnsi="Times New Roman"/>
          <w:sz w:val="24"/>
          <w:szCs w:val="24"/>
        </w:rPr>
        <w:pPrChange w:author="personal" w:date="2024-03-11T19:59:00Z" w:id="70">
          <w:pPr>
            <w:spacing w:after="0" w:line="346" w:lineRule="exact"/>
          </w:pPr>
        </w:pPrChange>
      </w:pPr>
    </w:p>
    <w:p w:rsidRPr="00AF34FF" w:rsidR="00CA0E99" w:rsidRDefault="00CA0E99" w14:paraId="1F681AB0" w14:textId="3FDE9FCA">
      <w:pPr>
        <w:spacing w:after="0" w:line="346" w:lineRule="exact"/>
        <w:jc w:val="center"/>
        <w:rPr>
          <w:ins w:author="personal" w:date="2024-03-11T20:01:00Z" w:id="71"/>
          <w:rFonts w:ascii="Times New Roman" w:hAnsi="Times New Roman"/>
          <w:sz w:val="24"/>
          <w:szCs w:val="24"/>
        </w:rPr>
        <w:pPrChange w:author="personal" w:date="2024-03-11T19:59:00Z" w:id="72">
          <w:pPr>
            <w:spacing w:after="0" w:line="346" w:lineRule="exact"/>
          </w:pPr>
        </w:pPrChange>
      </w:pPr>
    </w:p>
    <w:p w:rsidRPr="00AF34FF" w:rsidR="00CA0E99" w:rsidRDefault="00CA0E99" w14:paraId="5AA4CEE4" w14:textId="6613CCA9">
      <w:pPr>
        <w:spacing w:after="0" w:line="346" w:lineRule="exact"/>
        <w:jc w:val="center"/>
        <w:rPr>
          <w:ins w:author="personal" w:date="2024-03-11T20:01:00Z" w:id="73"/>
          <w:rFonts w:ascii="Times New Roman" w:hAnsi="Times New Roman"/>
          <w:sz w:val="24"/>
          <w:szCs w:val="24"/>
        </w:rPr>
        <w:pPrChange w:author="personal" w:date="2024-03-11T19:59:00Z" w:id="74">
          <w:pPr>
            <w:spacing w:after="0" w:line="346" w:lineRule="exact"/>
          </w:pPr>
        </w:pPrChange>
      </w:pPr>
    </w:p>
    <w:p w:rsidRPr="00AF34FF" w:rsidR="00CA0E99" w:rsidRDefault="00CA0E99" w14:paraId="209F6DA7" w14:textId="77777777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75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76">
          <w:pPr>
            <w:spacing w:after="0" w:line="346" w:lineRule="exact"/>
          </w:pPr>
        </w:pPrChange>
      </w:pPr>
    </w:p>
    <w:p w:rsidRPr="00AF34FF" w:rsidR="00C94B2F" w:rsidRDefault="00C94B2F" w14:paraId="134B85CA" w14:textId="05C1DC7E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77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78">
          <w:pPr>
            <w:spacing w:after="0" w:line="346" w:lineRule="exact"/>
          </w:pPr>
        </w:pPrChange>
      </w:pPr>
    </w:p>
    <w:p w:rsidRPr="00AF34FF" w:rsidR="00C94B2F" w:rsidRDefault="00C94B2F" w14:paraId="53585E3D" w14:textId="793477CE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79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80">
          <w:pPr>
            <w:spacing w:after="0" w:line="346" w:lineRule="exact"/>
          </w:pPr>
        </w:pPrChange>
      </w:pPr>
    </w:p>
    <w:p w:rsidRPr="00AF34FF" w:rsidR="00C94B2F" w:rsidRDefault="00C94B2F" w14:paraId="00242B6C" w14:textId="6CE51637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81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82">
          <w:pPr>
            <w:spacing w:after="0" w:line="346" w:lineRule="exact"/>
          </w:pPr>
        </w:pPrChange>
      </w:pPr>
    </w:p>
    <w:p w:rsidRPr="00AF34FF" w:rsidR="00C94B2F" w:rsidP="00CA0E99" w:rsidRDefault="00C94B2F" w14:paraId="06A278DF" w14:textId="399F18AB">
      <w:pPr>
        <w:spacing w:after="0" w:line="346" w:lineRule="exact"/>
        <w:jc w:val="center"/>
        <w:rPr>
          <w:rFonts w:ascii="Times New Roman" w:hAnsi="Times New Roman" w:eastAsia="Arial Narrow"/>
          <w:b/>
          <w:sz w:val="24"/>
          <w:szCs w:val="24"/>
          <w:rPrChange w:author="personal" w:date="2024-03-11T20:00:00Z" w:id="83">
            <w:rPr>
              <w:rFonts w:ascii="Arial" w:hAnsi="Arial" w:eastAsia="Arial Narrow" w:cs="Arial"/>
              <w:b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84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 xml:space="preserve">PROYECTO CURRICULAR DE </w:t>
      </w:r>
      <w:r w:rsidRPr="00AF34FF" w:rsidR="00475650">
        <w:rPr>
          <w:rFonts w:ascii="Times New Roman" w:hAnsi="Times New Roman" w:eastAsia="Arial Narrow"/>
          <w:b/>
          <w:sz w:val="24"/>
          <w:szCs w:val="24"/>
          <w:rPrChange w:author="personal" w:date="2024-03-11T20:00:00Z" w:id="85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MAESTRÍA EN CIENCIAS DE LA INFORMACIÓN Y LAS COMUNICACIONES</w:t>
      </w:r>
    </w:p>
    <w:p w:rsidRPr="00AF34FF" w:rsidR="00C94B2F" w:rsidP="00CA0E99" w:rsidRDefault="00C94B2F" w14:paraId="2203C40E" w14:textId="2B9229E7">
      <w:pPr>
        <w:spacing w:after="0" w:line="346" w:lineRule="exact"/>
        <w:jc w:val="center"/>
        <w:rPr>
          <w:rFonts w:ascii="Times New Roman" w:hAnsi="Times New Roman" w:eastAsia="Arial Narrow"/>
          <w:b/>
          <w:sz w:val="24"/>
          <w:szCs w:val="24"/>
          <w:rPrChange w:author="personal" w:date="2024-03-11T20:00:00Z" w:id="86">
            <w:rPr>
              <w:rFonts w:ascii="Arial" w:hAnsi="Arial" w:eastAsia="Arial Narrow" w:cs="Arial"/>
              <w:b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87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FACULTAD DE INGENIERÍA</w:t>
      </w:r>
    </w:p>
    <w:p w:rsidRPr="00AF34FF" w:rsidR="00C94B2F" w:rsidRDefault="00C94B2F" w14:paraId="0585020D" w14:textId="215E4861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88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89">
          <w:pPr>
            <w:spacing w:after="0" w:line="346" w:lineRule="exact"/>
          </w:pPr>
        </w:pPrChange>
      </w:pPr>
    </w:p>
    <w:p w:rsidRPr="00AF34FF" w:rsidR="00C94B2F" w:rsidRDefault="00C94B2F" w14:paraId="5AAC596B" w14:textId="390B7353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90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91">
          <w:pPr>
            <w:spacing w:after="0" w:line="346" w:lineRule="exact"/>
          </w:pPr>
        </w:pPrChange>
      </w:pPr>
    </w:p>
    <w:p w:rsidRPr="00AF34FF" w:rsidR="00C94B2F" w:rsidRDefault="00C94B2F" w14:paraId="20EF31E8" w14:textId="075418F0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92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93">
          <w:pPr>
            <w:spacing w:after="0" w:line="346" w:lineRule="exact"/>
          </w:pPr>
        </w:pPrChange>
      </w:pPr>
    </w:p>
    <w:p w:rsidRPr="00AF34FF" w:rsidR="00C94B2F" w:rsidRDefault="00C94B2F" w14:paraId="135A4CC7" w14:textId="404D643D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94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95">
          <w:pPr>
            <w:spacing w:after="0" w:line="346" w:lineRule="exact"/>
          </w:pPr>
        </w:pPrChange>
      </w:pPr>
    </w:p>
    <w:p w:rsidRPr="00AF34FF" w:rsidR="00C94B2F" w:rsidRDefault="00C94B2F" w14:paraId="0A402A50" w14:textId="740B42B6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96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97">
          <w:pPr>
            <w:spacing w:after="0" w:line="346" w:lineRule="exact"/>
          </w:pPr>
        </w:pPrChange>
      </w:pPr>
    </w:p>
    <w:p w:rsidRPr="00AF34FF" w:rsidR="00C94B2F" w:rsidRDefault="00C94B2F" w14:paraId="5AA4057E" w14:textId="42653089">
      <w:pPr>
        <w:spacing w:after="0" w:line="346" w:lineRule="exact"/>
        <w:jc w:val="center"/>
        <w:rPr>
          <w:ins w:author="personal" w:date="2024-03-11T20:01:00Z" w:id="98"/>
          <w:rFonts w:ascii="Times New Roman" w:hAnsi="Times New Roman"/>
          <w:sz w:val="24"/>
          <w:szCs w:val="24"/>
        </w:rPr>
        <w:pPrChange w:author="personal" w:date="2024-03-11T19:59:00Z" w:id="99">
          <w:pPr>
            <w:spacing w:after="0" w:line="346" w:lineRule="exact"/>
          </w:pPr>
        </w:pPrChange>
      </w:pPr>
    </w:p>
    <w:p w:rsidRPr="00AF34FF" w:rsidR="00CA0E99" w:rsidRDefault="00CA0E99" w14:paraId="3F03D7C1" w14:textId="3149343C">
      <w:pPr>
        <w:spacing w:after="0" w:line="346" w:lineRule="exact"/>
        <w:jc w:val="center"/>
        <w:rPr>
          <w:ins w:author="personal" w:date="2024-03-11T20:01:00Z" w:id="100"/>
          <w:rFonts w:ascii="Times New Roman" w:hAnsi="Times New Roman"/>
          <w:sz w:val="24"/>
          <w:szCs w:val="24"/>
        </w:rPr>
        <w:pPrChange w:author="personal" w:date="2024-03-11T19:59:00Z" w:id="101">
          <w:pPr>
            <w:spacing w:after="0" w:line="346" w:lineRule="exact"/>
          </w:pPr>
        </w:pPrChange>
      </w:pPr>
    </w:p>
    <w:p w:rsidRPr="00AF34FF" w:rsidR="00CA0E99" w:rsidRDefault="00CA0E99" w14:paraId="60659CB0" w14:textId="46F5F374">
      <w:pPr>
        <w:spacing w:after="0" w:line="346" w:lineRule="exact"/>
        <w:jc w:val="center"/>
        <w:rPr>
          <w:ins w:author="personal" w:date="2024-03-11T20:01:00Z" w:id="102"/>
          <w:rFonts w:ascii="Times New Roman" w:hAnsi="Times New Roman"/>
          <w:sz w:val="24"/>
          <w:szCs w:val="24"/>
        </w:rPr>
        <w:pPrChange w:author="personal" w:date="2024-03-11T19:59:00Z" w:id="103">
          <w:pPr>
            <w:spacing w:after="0" w:line="346" w:lineRule="exact"/>
          </w:pPr>
        </w:pPrChange>
      </w:pPr>
    </w:p>
    <w:p w:rsidRPr="00AF34FF" w:rsidR="00CA0E99" w:rsidRDefault="00CA0E99" w14:paraId="64898D51" w14:textId="4EF66B2C">
      <w:pPr>
        <w:spacing w:after="0" w:line="346" w:lineRule="exact"/>
        <w:jc w:val="center"/>
        <w:rPr>
          <w:ins w:author="personal" w:date="2024-03-11T20:01:00Z" w:id="104"/>
          <w:rFonts w:ascii="Times New Roman" w:hAnsi="Times New Roman"/>
          <w:sz w:val="24"/>
          <w:szCs w:val="24"/>
        </w:rPr>
        <w:pPrChange w:author="personal" w:date="2024-03-11T19:59:00Z" w:id="105">
          <w:pPr>
            <w:spacing w:after="0" w:line="346" w:lineRule="exact"/>
          </w:pPr>
        </w:pPrChange>
      </w:pPr>
    </w:p>
    <w:p w:rsidRPr="00AF34FF" w:rsidR="00CA0E99" w:rsidRDefault="00CA0E99" w14:paraId="5E7A5B50" w14:textId="140CF04E">
      <w:pPr>
        <w:spacing w:after="0" w:line="346" w:lineRule="exact"/>
        <w:jc w:val="center"/>
        <w:rPr>
          <w:ins w:author="personal" w:date="2024-03-11T20:01:00Z" w:id="106"/>
          <w:rFonts w:ascii="Times New Roman" w:hAnsi="Times New Roman"/>
          <w:sz w:val="24"/>
          <w:szCs w:val="24"/>
        </w:rPr>
        <w:pPrChange w:author="personal" w:date="2024-03-11T19:59:00Z" w:id="107">
          <w:pPr>
            <w:spacing w:after="0" w:line="346" w:lineRule="exact"/>
          </w:pPr>
        </w:pPrChange>
      </w:pPr>
    </w:p>
    <w:p w:rsidRPr="00AF34FF" w:rsidR="00CA0E99" w:rsidRDefault="00CA0E99" w14:paraId="4F6B8E91" w14:textId="77777777">
      <w:pPr>
        <w:spacing w:after="0" w:line="346" w:lineRule="exact"/>
        <w:jc w:val="center"/>
        <w:rPr>
          <w:ins w:author="personal" w:date="2024-03-11T20:01:00Z" w:id="108"/>
          <w:rFonts w:ascii="Times New Roman" w:hAnsi="Times New Roman"/>
          <w:sz w:val="24"/>
          <w:szCs w:val="24"/>
        </w:rPr>
        <w:pPrChange w:author="personal" w:date="2024-03-11T19:59:00Z" w:id="109">
          <w:pPr>
            <w:spacing w:after="0" w:line="346" w:lineRule="exact"/>
          </w:pPr>
        </w:pPrChange>
      </w:pPr>
    </w:p>
    <w:p w:rsidRPr="00AF34FF" w:rsidR="00CA0E99" w:rsidRDefault="00CA0E99" w14:paraId="1205DEFC" w14:textId="69D109CE">
      <w:pPr>
        <w:spacing w:after="0" w:line="346" w:lineRule="exact"/>
        <w:jc w:val="center"/>
        <w:rPr>
          <w:ins w:author="personal" w:date="2024-03-11T20:01:00Z" w:id="110"/>
          <w:rFonts w:ascii="Times New Roman" w:hAnsi="Times New Roman"/>
          <w:sz w:val="24"/>
          <w:szCs w:val="24"/>
        </w:rPr>
        <w:pPrChange w:author="personal" w:date="2024-03-11T19:59:00Z" w:id="111">
          <w:pPr>
            <w:spacing w:after="0" w:line="346" w:lineRule="exact"/>
          </w:pPr>
        </w:pPrChange>
      </w:pPr>
    </w:p>
    <w:p w:rsidRPr="00AF34FF" w:rsidR="00CA0E99" w:rsidRDefault="00CA0E99" w14:paraId="13720A57" w14:textId="173EE1D5">
      <w:pPr>
        <w:spacing w:after="0" w:line="346" w:lineRule="exact"/>
        <w:jc w:val="center"/>
        <w:rPr>
          <w:ins w:author="personal" w:date="2024-03-11T20:01:00Z" w:id="112"/>
          <w:rFonts w:ascii="Times New Roman" w:hAnsi="Times New Roman"/>
          <w:sz w:val="24"/>
          <w:szCs w:val="24"/>
        </w:rPr>
        <w:pPrChange w:author="personal" w:date="2024-03-11T19:59:00Z" w:id="113">
          <w:pPr>
            <w:spacing w:after="0" w:line="346" w:lineRule="exact"/>
          </w:pPr>
        </w:pPrChange>
      </w:pPr>
    </w:p>
    <w:p w:rsidRPr="00AF34FF" w:rsidR="00CA0E99" w:rsidRDefault="00CA0E99" w14:paraId="626A7601" w14:textId="77777777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114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15">
          <w:pPr>
            <w:spacing w:after="0" w:line="346" w:lineRule="exact"/>
          </w:pPr>
        </w:pPrChange>
      </w:pPr>
    </w:p>
    <w:p w:rsidRPr="00AF34FF" w:rsidR="00C94B2F" w:rsidRDefault="00C94B2F" w14:paraId="2D2A8391" w14:textId="1C258D55">
      <w:pPr>
        <w:spacing w:after="0" w:line="346" w:lineRule="exact"/>
        <w:jc w:val="center"/>
        <w:rPr>
          <w:rFonts w:ascii="Times New Roman" w:hAnsi="Times New Roman"/>
          <w:sz w:val="24"/>
          <w:szCs w:val="24"/>
          <w:rPrChange w:author="personal" w:date="2024-03-11T20:00:00Z" w:id="116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17">
          <w:pPr>
            <w:spacing w:after="0" w:line="346" w:lineRule="exact"/>
          </w:pPr>
        </w:pPrChange>
      </w:pPr>
    </w:p>
    <w:p w:rsidRPr="00AF34FF" w:rsidR="00C94B2F" w:rsidP="00CA0E99" w:rsidRDefault="00EF2D3D" w14:paraId="53060B98" w14:textId="08EFE4C9">
      <w:pPr>
        <w:spacing w:after="0" w:line="346" w:lineRule="exact"/>
        <w:jc w:val="center"/>
        <w:rPr>
          <w:rFonts w:ascii="Times New Roman" w:hAnsi="Times New Roman" w:eastAsia="Arial Narrow"/>
          <w:b/>
          <w:sz w:val="24"/>
          <w:szCs w:val="24"/>
          <w:rPrChange w:author="personal" w:date="2024-03-11T20:00:00Z" w:id="118">
            <w:rPr>
              <w:rFonts w:ascii="Arial" w:hAnsi="Arial" w:eastAsia="Arial Narrow" w:cs="Arial"/>
              <w:b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119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BOGOTÁ D.C. 26</w:t>
      </w:r>
      <w:r w:rsidRPr="00AF34FF" w:rsidR="00C94B2F">
        <w:rPr>
          <w:rFonts w:ascii="Times New Roman" w:hAnsi="Times New Roman" w:eastAsia="Arial Narrow"/>
          <w:b/>
          <w:sz w:val="24"/>
          <w:szCs w:val="24"/>
          <w:rPrChange w:author="personal" w:date="2024-03-11T20:00:00Z" w:id="120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 xml:space="preserve"> DE </w:t>
      </w:r>
      <w:r w:rsidRPr="00AF34FF">
        <w:rPr>
          <w:rFonts w:ascii="Times New Roman" w:hAnsi="Times New Roman" w:eastAsia="Arial Narrow"/>
          <w:b/>
          <w:sz w:val="24"/>
          <w:szCs w:val="24"/>
          <w:rPrChange w:author="personal" w:date="2024-03-11T20:00:00Z" w:id="121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FEBR</w:t>
      </w:r>
      <w:r w:rsidRPr="00AF34FF" w:rsidR="00475650">
        <w:rPr>
          <w:rFonts w:ascii="Times New Roman" w:hAnsi="Times New Roman" w:eastAsia="Arial Narrow"/>
          <w:b/>
          <w:sz w:val="24"/>
          <w:szCs w:val="24"/>
          <w:rPrChange w:author="personal" w:date="2024-03-11T20:00:00Z" w:id="122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ERO</w:t>
      </w:r>
      <w:r w:rsidRPr="00AF34FF" w:rsidR="00C94B2F">
        <w:rPr>
          <w:rFonts w:ascii="Times New Roman" w:hAnsi="Times New Roman" w:eastAsia="Arial Narrow"/>
          <w:b/>
          <w:sz w:val="24"/>
          <w:szCs w:val="24"/>
          <w:rPrChange w:author="personal" w:date="2024-03-11T20:00:00Z" w:id="123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 xml:space="preserve"> DE 202</w:t>
      </w:r>
      <w:r w:rsidRPr="00AF34FF" w:rsidR="00475650">
        <w:rPr>
          <w:rFonts w:ascii="Times New Roman" w:hAnsi="Times New Roman" w:eastAsia="Arial Narrow"/>
          <w:b/>
          <w:sz w:val="24"/>
          <w:szCs w:val="24"/>
          <w:rPrChange w:author="personal" w:date="2024-03-11T20:00:00Z" w:id="124">
            <w:rPr>
              <w:rFonts w:ascii="Arial" w:hAnsi="Arial" w:eastAsia="Arial Narrow" w:cs="Arial"/>
              <w:b/>
              <w:sz w:val="24"/>
              <w:szCs w:val="24"/>
            </w:rPr>
          </w:rPrChange>
        </w:rPr>
        <w:t>4</w:t>
      </w:r>
    </w:p>
    <w:p w:rsidRPr="00AF34FF" w:rsidR="00C94B2F" w:rsidP="00CA0E99" w:rsidRDefault="00C94B2F" w14:paraId="29F7AFB8" w14:textId="77777777">
      <w:pPr>
        <w:spacing w:after="0" w:line="346" w:lineRule="exact"/>
        <w:jc w:val="center"/>
        <w:rPr>
          <w:rFonts w:ascii="Times New Roman" w:hAnsi="Times New Roman" w:eastAsia="Arial Narrow"/>
          <w:b/>
          <w:color w:val="000000"/>
          <w:sz w:val="24"/>
          <w:szCs w:val="24"/>
          <w:rPrChange w:author="personal" w:date="2024-03-11T20:00:00Z" w:id="125">
            <w:rPr>
              <w:rFonts w:ascii="Arial" w:hAnsi="Arial" w:eastAsia="Arial Narrow" w:cs="Arial"/>
              <w:b/>
              <w:color w:val="000000"/>
              <w:sz w:val="24"/>
              <w:szCs w:val="24"/>
            </w:rPr>
          </w:rPrChange>
        </w:rPr>
      </w:pPr>
      <w:r w:rsidRPr="00AF34FF">
        <w:rPr>
          <w:rFonts w:ascii="Times New Roman" w:hAnsi="Times New Roman" w:eastAsia="Arial Narrow"/>
          <w:b/>
          <w:color w:val="000000"/>
          <w:sz w:val="24"/>
          <w:szCs w:val="24"/>
          <w:rPrChange w:author="personal" w:date="2024-03-11T20:00:00Z" w:id="126">
            <w:rPr>
              <w:rFonts w:ascii="Arial" w:hAnsi="Arial" w:eastAsia="Arial Narrow" w:cs="Arial"/>
              <w:b/>
              <w:color w:val="000000"/>
              <w:sz w:val="24"/>
              <w:szCs w:val="24"/>
            </w:rPr>
          </w:rPrChange>
        </w:rPr>
        <w:t>UNIVERSIDAD DISTRITAL FRANCISCO JOSÉ DE CALDAS</w:t>
      </w:r>
    </w:p>
    <w:p w:rsidRPr="00AF34FF" w:rsidR="00C94B2F" w:rsidRDefault="00C94B2F" w14:paraId="1E1CF618" w14:textId="77777777">
      <w:pPr>
        <w:spacing w:after="0" w:line="346" w:lineRule="exact"/>
        <w:jc w:val="both"/>
        <w:rPr>
          <w:rFonts w:ascii="Times New Roman" w:hAnsi="Times New Roman"/>
          <w:sz w:val="24"/>
          <w:szCs w:val="24"/>
          <w:rPrChange w:author="personal" w:date="2024-03-11T20:00:00Z" w:id="127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28">
          <w:pPr>
            <w:spacing w:after="0" w:line="346" w:lineRule="exact"/>
          </w:pPr>
        </w:pPrChange>
      </w:pPr>
    </w:p>
    <w:p w:rsidRPr="00AF34FF" w:rsidR="00C94B2F" w:rsidRDefault="00C94B2F" w14:paraId="5819BECC" w14:textId="77777777">
      <w:pPr>
        <w:spacing w:after="0" w:line="346" w:lineRule="exact"/>
        <w:jc w:val="both"/>
        <w:rPr>
          <w:rFonts w:ascii="Times New Roman" w:hAnsi="Times New Roman"/>
          <w:sz w:val="24"/>
          <w:szCs w:val="24"/>
          <w:rPrChange w:author="personal" w:date="2024-03-11T20:00:00Z" w:id="129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30">
          <w:pPr>
            <w:spacing w:after="0" w:line="346" w:lineRule="exact"/>
          </w:pPr>
        </w:pPrChange>
      </w:pPr>
    </w:p>
    <w:p w:rsidRPr="00AF34FF" w:rsidR="00C94B2F" w:rsidRDefault="00C94B2F" w14:paraId="6EB98E45" w14:textId="77777777">
      <w:pPr>
        <w:spacing w:after="0" w:line="346" w:lineRule="exact"/>
        <w:jc w:val="both"/>
        <w:rPr>
          <w:rFonts w:ascii="Times New Roman" w:hAnsi="Times New Roman"/>
          <w:sz w:val="24"/>
          <w:szCs w:val="24"/>
          <w:rPrChange w:author="personal" w:date="2024-03-11T20:00:00Z" w:id="131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32">
          <w:pPr>
            <w:spacing w:after="0" w:line="346" w:lineRule="exact"/>
          </w:pPr>
        </w:pPrChange>
      </w:pPr>
    </w:p>
    <w:p w:rsidRPr="00AF34FF" w:rsidR="00C94B2F" w:rsidRDefault="00C94B2F" w14:paraId="5F93D810" w14:textId="77777777">
      <w:pPr>
        <w:spacing w:after="0" w:line="346" w:lineRule="exact"/>
        <w:jc w:val="both"/>
        <w:rPr>
          <w:rFonts w:ascii="Times New Roman" w:hAnsi="Times New Roman"/>
          <w:sz w:val="24"/>
          <w:szCs w:val="24"/>
          <w:rPrChange w:author="personal" w:date="2024-03-11T20:00:00Z" w:id="133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134">
          <w:pPr>
            <w:spacing w:after="0" w:line="346" w:lineRule="exact"/>
          </w:pPr>
        </w:pPrChange>
      </w:pPr>
    </w:p>
    <w:p w:rsidRPr="00AF34FF" w:rsidR="00475650" w:rsidRDefault="00475650" w14:paraId="1EE4140A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35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36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  <w:rPrChange w:author="personal" w:date="2024-03-11T20:00:00Z" w:id="137">
            <w:rPr>
              <w:rStyle w:val="normaltextrun"/>
              <w:b/>
              <w:bCs/>
              <w:sz w:val="22"/>
              <w:szCs w:val="22"/>
              <w:lang w:val="es-CO"/>
            </w:rPr>
          </w:rPrChange>
        </w:rPr>
        <w:t>GIOVANNY MAURICIO TARAZONA BERMUDEZ</w:t>
      </w:r>
      <w:r w:rsidRPr="00AF34FF">
        <w:rPr>
          <w:rStyle w:val="eop"/>
          <w:rPrChange w:author="personal" w:date="2024-03-11T20:00:00Z" w:id="138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2EE18A71" w14:textId="6FDFD11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PrChange w:author="personal" w:date="2024-03-11T20:00:00Z" w:id="139">
            <w:rPr>
              <w:rStyle w:val="eop"/>
              <w:sz w:val="22"/>
              <w:szCs w:val="22"/>
            </w:rPr>
          </w:rPrChange>
        </w:rPr>
        <w:pPrChange w:author="personal" w:date="2024-03-11T19:59:00Z" w:id="140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41">
            <w:rPr>
              <w:rStyle w:val="normaltextrun"/>
              <w:sz w:val="22"/>
              <w:szCs w:val="22"/>
              <w:lang w:val="es-CO"/>
            </w:rPr>
          </w:rPrChange>
        </w:rPr>
        <w:t>Rector</w:t>
      </w:r>
      <w:r w:rsidRPr="00AF34FF">
        <w:rPr>
          <w:rStyle w:val="eop"/>
          <w:rPrChange w:author="personal" w:date="2024-03-11T20:00:00Z" w:id="142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7865D92A" w14:textId="764910DF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43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44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6C193B83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45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46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1D88DD7B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47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48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49">
            <w:rPr>
              <w:rStyle w:val="normaltextrun"/>
              <w:sz w:val="22"/>
              <w:szCs w:val="22"/>
              <w:lang w:val="es-CO"/>
            </w:rPr>
          </w:rPrChange>
        </w:rPr>
        <w:t> </w:t>
      </w:r>
      <w:r w:rsidRPr="00AF34FF">
        <w:rPr>
          <w:rStyle w:val="eop"/>
          <w:rPrChange w:author="personal" w:date="2024-03-11T20:00:00Z" w:id="150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26A575A7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51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52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  <w:rPrChange w:author="personal" w:date="2024-03-11T20:00:00Z" w:id="153">
            <w:rPr>
              <w:rStyle w:val="normaltextrun"/>
              <w:b/>
              <w:bCs/>
              <w:sz w:val="22"/>
              <w:szCs w:val="22"/>
              <w:lang w:val="es-CO"/>
            </w:rPr>
          </w:rPrChange>
        </w:rPr>
        <w:t>MIRNA JIRÓN POPOVA</w:t>
      </w:r>
      <w:r w:rsidRPr="00AF34FF">
        <w:rPr>
          <w:rStyle w:val="eop"/>
          <w:rPrChange w:author="personal" w:date="2024-03-11T20:00:00Z" w:id="154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349F4376" w14:textId="1F0CFE3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PrChange w:author="personal" w:date="2024-03-11T20:00:00Z" w:id="155">
            <w:rPr>
              <w:rStyle w:val="eop"/>
              <w:sz w:val="22"/>
              <w:szCs w:val="22"/>
            </w:rPr>
          </w:rPrChange>
        </w:rPr>
        <w:pPrChange w:author="personal" w:date="2024-03-11T19:59:00Z" w:id="156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57">
            <w:rPr>
              <w:rStyle w:val="normaltextrun"/>
              <w:sz w:val="22"/>
              <w:szCs w:val="22"/>
              <w:lang w:val="es-CO"/>
            </w:rPr>
          </w:rPrChange>
        </w:rPr>
        <w:t>Vicerrectora Académico</w:t>
      </w:r>
      <w:r w:rsidRPr="00AF34FF">
        <w:rPr>
          <w:rStyle w:val="eop"/>
          <w:rPrChange w:author="personal" w:date="2024-03-11T20:00:00Z" w:id="158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3E36DF2C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59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60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="00B97FB6" w:rsidP="00B97FB6" w:rsidRDefault="00B97FB6" w14:paraId="2B738B06" w14:textId="77777777">
      <w:pPr>
        <w:pStyle w:val="paragraph"/>
        <w:spacing w:before="0" w:beforeAutospacing="0" w:after="0" w:afterAutospacing="0"/>
        <w:textAlignment w:val="baseline"/>
        <w:rPr>
          <w:ins w:author="personal" w:date="2024-03-11T23:07:00Z" w:id="161"/>
          <w:rFonts w:ascii="Segoe UI" w:hAnsi="Segoe UI" w:cs="Segoe UI"/>
          <w:sz w:val="18"/>
          <w:szCs w:val="18"/>
        </w:rPr>
      </w:pPr>
      <w:ins w:author="personal" w:date="2024-03-11T23:07:00Z" w:id="162">
        <w:r>
          <w:rPr>
            <w:rStyle w:val="normaltextrun"/>
            <w:b/>
            <w:bCs/>
            <w:sz w:val="22"/>
            <w:szCs w:val="22"/>
          </w:rPr>
          <w:t>ELVERTH SANTOS ROMERO</w:t>
        </w:r>
        <w:r>
          <w:rPr>
            <w:rStyle w:val="eop"/>
            <w:sz w:val="22"/>
            <w:szCs w:val="22"/>
          </w:rPr>
          <w:t> </w:t>
        </w:r>
      </w:ins>
    </w:p>
    <w:p w:rsidRPr="00AF34FF" w:rsidR="00475650" w:rsidDel="00B97FB6" w:rsidRDefault="00475650" w14:paraId="5CEBDDC2" w14:textId="5E23AA83">
      <w:pPr>
        <w:pStyle w:val="paragraph"/>
        <w:spacing w:before="0" w:beforeAutospacing="0" w:after="0" w:afterAutospacing="0"/>
        <w:jc w:val="both"/>
        <w:textAlignment w:val="baseline"/>
        <w:rPr>
          <w:del w:author="personal" w:date="2024-03-11T23:07:00Z" w:id="163"/>
          <w:rPrChange w:author="personal" w:date="2024-03-11T20:00:00Z" w:id="164">
            <w:rPr>
              <w:del w:author="personal" w:date="2024-03-11T23:07:00Z" w:id="165"/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66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1A966E49" w14:textId="6C94359A">
      <w:pPr>
        <w:pStyle w:val="paragraph"/>
        <w:spacing w:before="0" w:beforeAutospacing="0" w:after="0" w:afterAutospacing="0"/>
        <w:jc w:val="both"/>
        <w:textAlignment w:val="baseline"/>
        <w:pPrChange w:author="personal" w:date="2024-03-11T19:59:00Z" w:id="167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68">
            <w:rPr>
              <w:rStyle w:val="normaltextrun"/>
              <w:sz w:val="22"/>
              <w:szCs w:val="22"/>
              <w:lang w:val="es-CO"/>
            </w:rPr>
          </w:rPrChange>
        </w:rPr>
        <w:t>Vicerrector Administrativo y financier</w:t>
      </w:r>
      <w:r w:rsidRPr="00AF34FF">
        <w:rPr>
          <w:rStyle w:val="normaltextrun"/>
          <w:b/>
          <w:bCs/>
          <w:lang w:val="es-CO"/>
        </w:rPr>
        <w:t>o</w:t>
      </w:r>
      <w:r w:rsidRPr="00AF34FF">
        <w:rPr>
          <w:rStyle w:val="eop"/>
        </w:rPr>
        <w:t> </w:t>
      </w:r>
    </w:p>
    <w:p w:rsidRPr="00AF34FF" w:rsidR="00475650" w:rsidRDefault="00475650" w14:paraId="75FCDCDC" w14:textId="043AB77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  <w:pPrChange w:author="personal" w:date="2024-03-11T19:59:00Z" w:id="169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</w:rPr>
        <w:t> </w:t>
      </w:r>
    </w:p>
    <w:p w:rsidRPr="00AF34FF" w:rsidR="00F060BA" w:rsidRDefault="00F060BA" w14:paraId="3AE8BF8B" w14:textId="5B9CA66B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70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71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Del="00B97FB6" w:rsidRDefault="00475650" w14:paraId="00B1E4E1" w14:textId="04135F6A">
      <w:pPr>
        <w:pStyle w:val="paragraph"/>
        <w:spacing w:before="0" w:beforeAutospacing="0" w:after="0" w:afterAutospacing="0"/>
        <w:jc w:val="both"/>
        <w:textAlignment w:val="baseline"/>
        <w:rPr>
          <w:del w:author="personal" w:date="2024-03-11T23:07:00Z" w:id="172"/>
          <w:rPrChange w:author="personal" w:date="2024-03-11T20:00:00Z" w:id="173">
            <w:rPr>
              <w:del w:author="personal" w:date="2024-03-11T23:07:00Z" w:id="174"/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75">
          <w:pPr>
            <w:pStyle w:val="paragraph"/>
            <w:spacing w:before="0" w:beforeAutospacing="0" w:after="0" w:afterAutospacing="0"/>
            <w:textAlignment w:val="baseline"/>
          </w:pPr>
        </w:pPrChange>
      </w:pPr>
      <w:del w:author="personal" w:date="2024-03-11T23:07:00Z" w:id="176">
        <w:r w:rsidRPr="001868B6" w:rsidDel="00B97FB6">
          <w:rPr>
            <w:rStyle w:val="normaltextrun"/>
          </w:rPr>
          <w:delText>Coordinadora General Comité Institucional de Currículo y Calid</w:delText>
        </w:r>
        <w:r w:rsidRPr="00AF34FF" w:rsidDel="00B97FB6">
          <w:rPr>
            <w:rStyle w:val="normaltextrun"/>
            <w:lang w:val="es-CO"/>
          </w:rPr>
          <w:delText>ad</w:delText>
        </w:r>
        <w:r w:rsidRPr="00AF34FF" w:rsidDel="00B97FB6">
          <w:rPr>
            <w:rStyle w:val="eop"/>
          </w:rPr>
          <w:delText> </w:delText>
        </w:r>
      </w:del>
    </w:p>
    <w:p w:rsidRPr="00AF34FF" w:rsidR="00475650" w:rsidRDefault="00475650" w14:paraId="43A63014" w14:textId="78DFDFB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eastAsia="Calibri"/>
          <w:sz w:val="22"/>
          <w:szCs w:val="22"/>
          <w:lang w:val="es-CO" w:eastAsia="en-US"/>
        </w:rPr>
        <w:pPrChange w:author="personal" w:date="2024-03-11T19:59:00Z" w:id="177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</w:rPr>
        <w:t> </w:t>
      </w:r>
      <w:r w:rsidRPr="00AF34FF">
        <w:rPr>
          <w:rStyle w:val="eop"/>
        </w:rPr>
        <w:t> </w:t>
      </w:r>
    </w:p>
    <w:p w:rsidRPr="00AF34FF" w:rsidR="00475650" w:rsidRDefault="00475650" w14:paraId="70EF081F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78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79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598F4CC7" w14:textId="5770F5FF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80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81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  <w:rPrChange w:author="personal" w:date="2024-03-11T20:00:00Z" w:id="182">
            <w:rPr>
              <w:rStyle w:val="normaltextrun"/>
              <w:b/>
              <w:bCs/>
              <w:sz w:val="22"/>
              <w:szCs w:val="22"/>
              <w:lang w:val="es-CO"/>
            </w:rPr>
          </w:rPrChange>
        </w:rPr>
        <w:t>JOSE IGNACIO RODRIGUEZ MOLANO</w:t>
      </w:r>
    </w:p>
    <w:p w:rsidRPr="00AF34FF" w:rsidR="00475650" w:rsidRDefault="00475650" w14:paraId="6981479B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PrChange w:author="personal" w:date="2024-03-11T20:00:00Z" w:id="183">
            <w:rPr>
              <w:rStyle w:val="eop"/>
              <w:sz w:val="22"/>
              <w:szCs w:val="22"/>
            </w:rPr>
          </w:rPrChange>
        </w:rPr>
        <w:pPrChange w:author="personal" w:date="2024-03-11T19:59:00Z" w:id="184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85">
            <w:rPr>
              <w:rStyle w:val="normaltextrun"/>
              <w:sz w:val="22"/>
              <w:szCs w:val="22"/>
              <w:lang w:val="es-CO"/>
            </w:rPr>
          </w:rPrChange>
        </w:rPr>
        <w:t>Decana Facultad de Ingeniería</w:t>
      </w:r>
      <w:r w:rsidRPr="00AF34FF">
        <w:rPr>
          <w:rStyle w:val="eop"/>
          <w:rPrChange w:author="personal" w:date="2024-03-11T20:00:00Z" w:id="186">
            <w:rPr>
              <w:rStyle w:val="eop"/>
              <w:sz w:val="22"/>
              <w:szCs w:val="22"/>
            </w:rPr>
          </w:rPrChange>
        </w:rPr>
        <w:t> </w:t>
      </w:r>
    </w:p>
    <w:p w:rsidRPr="00AF34FF" w:rsidR="00EF2D3D" w:rsidRDefault="00EF2D3D" w14:paraId="7628B2B5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187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88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C66A15" w14:paraId="1FA4F2EE" w14:textId="346374B5">
      <w:pPr>
        <w:pStyle w:val="paragraph"/>
        <w:spacing w:before="0" w:beforeAutospacing="0" w:after="0" w:afterAutospacing="0"/>
        <w:jc w:val="both"/>
        <w:textAlignment w:val="baseline"/>
        <w:rPr>
          <w:b/>
          <w:rPrChange w:author="personal" w:date="2024-03-11T21:32:00Z" w:id="189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90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  <w:lang w:val="es-CO"/>
        </w:rPr>
        <w:t xml:space="preserve">ADOLFO </w:t>
      </w:r>
      <w:ins w:author="personal" w:date="2024-03-11T21:32:00Z" w:id="191">
        <w:r w:rsidRPr="00AF34FF" w:rsidR="00D04ED4">
          <w:rPr>
            <w:rStyle w:val="normaltextrun"/>
            <w:b/>
            <w:bCs/>
            <w:lang w:val="es-CO"/>
          </w:rPr>
          <w:t xml:space="preserve">ANDRES </w:t>
        </w:r>
      </w:ins>
      <w:r w:rsidRPr="00AF34FF">
        <w:rPr>
          <w:rStyle w:val="normaltextrun"/>
          <w:b/>
          <w:bCs/>
          <w:lang w:val="es-CO"/>
        </w:rPr>
        <w:t>JARAMILLO</w:t>
      </w:r>
      <w:r w:rsidRPr="00AF34FF" w:rsidR="00475650">
        <w:rPr>
          <w:rStyle w:val="eop"/>
        </w:rPr>
        <w:t> </w:t>
      </w:r>
      <w:ins w:author="personal" w:date="2024-03-11T21:33:00Z" w:id="192">
        <w:r w:rsidRPr="00AF34FF" w:rsidR="00D04ED4">
          <w:rPr>
            <w:rStyle w:val="eop"/>
            <w:b/>
          </w:rPr>
          <w:t>MATTA</w:t>
        </w:r>
      </w:ins>
    </w:p>
    <w:p w:rsidRPr="00AF34FF" w:rsidR="00475650" w:rsidRDefault="00475650" w14:paraId="5AFE02D8" w14:textId="4381D33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PrChange w:author="personal" w:date="2024-03-11T20:00:00Z" w:id="193">
            <w:rPr>
              <w:rStyle w:val="eop"/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194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lang w:val="es-CO"/>
          <w:rPrChange w:author="personal" w:date="2024-03-11T20:00:00Z" w:id="195">
            <w:rPr>
              <w:rStyle w:val="normaltextrun"/>
              <w:sz w:val="22"/>
              <w:szCs w:val="22"/>
              <w:lang w:val="es-CO"/>
            </w:rPr>
          </w:rPrChange>
        </w:rPr>
        <w:t>Coordinador</w:t>
      </w:r>
      <w:ins w:author="personal" w:date="2024-03-11T21:54:00Z" w:id="196">
        <w:r w:rsidR="00AF34FF">
          <w:rPr>
            <w:rStyle w:val="normaltextrun"/>
            <w:lang w:val="es-CO"/>
          </w:rPr>
          <w:t xml:space="preserve"> de </w:t>
        </w:r>
      </w:ins>
      <w:ins w:author="personal" w:date="2024-03-11T21:55:00Z" w:id="197">
        <w:r w:rsidR="00AF34FF">
          <w:rPr>
            <w:rStyle w:val="normaltextrun"/>
            <w:lang w:val="es-CO"/>
          </w:rPr>
          <w:t>Currículo y Calidad de Posgrados Facultad de Ingeniería</w:t>
        </w:r>
      </w:ins>
      <w:del w:author="personal" w:date="2024-03-11T20:02:00Z" w:id="198">
        <w:r w:rsidRPr="00AF34FF" w:rsidDel="00CA0E99">
          <w:rPr>
            <w:rStyle w:val="normaltextrun"/>
            <w:lang w:val="es-CO"/>
            <w:rPrChange w:author="personal" w:date="2024-03-11T20:00:00Z" w:id="199">
              <w:rPr>
                <w:rStyle w:val="normaltextrun"/>
                <w:sz w:val="22"/>
                <w:szCs w:val="22"/>
                <w:lang w:val="es-CO"/>
              </w:rPr>
            </w:rPrChange>
          </w:rPr>
          <w:delText>a</w:delText>
        </w:r>
      </w:del>
      <w:r w:rsidRPr="00AF34FF">
        <w:rPr>
          <w:rStyle w:val="normaltextrun"/>
          <w:lang w:val="es-CO"/>
          <w:rPrChange w:author="personal" w:date="2024-03-11T20:00:00Z" w:id="200">
            <w:rPr>
              <w:rStyle w:val="normaltextrun"/>
              <w:sz w:val="22"/>
              <w:szCs w:val="22"/>
              <w:lang w:val="es-CO"/>
            </w:rPr>
          </w:rPrChange>
        </w:rPr>
        <w:t xml:space="preserve"> </w:t>
      </w:r>
      <w:del w:author="personal" w:date="2024-03-11T21:46:00Z" w:id="201">
        <w:r w:rsidRPr="00AF34FF" w:rsidDel="00AF34FF">
          <w:rPr>
            <w:rStyle w:val="normaltextrun"/>
            <w:lang w:val="es-CO"/>
            <w:rPrChange w:author="personal" w:date="2024-03-11T20:00:00Z" w:id="202">
              <w:rPr>
                <w:rStyle w:val="normaltextrun"/>
                <w:sz w:val="22"/>
                <w:szCs w:val="22"/>
                <w:lang w:val="es-CO"/>
              </w:rPr>
            </w:rPrChange>
          </w:rPr>
          <w:delText>de Autoevaluación y Acreditación,</w:delText>
        </w:r>
        <w:r w:rsidRPr="00AF34FF" w:rsidDel="00AF34FF">
          <w:rPr>
            <w:rStyle w:val="eop"/>
            <w:rPrChange w:author="personal" w:date="2024-03-11T20:00:00Z" w:id="203">
              <w:rPr>
                <w:rStyle w:val="eop"/>
                <w:sz w:val="22"/>
                <w:szCs w:val="22"/>
              </w:rPr>
            </w:rPrChange>
          </w:rPr>
          <w:delText> </w:delText>
        </w:r>
        <w:r w:rsidRPr="00AF34FF" w:rsidDel="00AF34FF">
          <w:rPr>
            <w:rStyle w:val="normaltextrun"/>
            <w:lang w:val="es-CO"/>
            <w:rPrChange w:author="personal" w:date="2024-03-11T20:00:00Z" w:id="204">
              <w:rPr>
                <w:rStyle w:val="normaltextrun"/>
                <w:sz w:val="22"/>
                <w:szCs w:val="22"/>
                <w:lang w:val="es-CO"/>
              </w:rPr>
            </w:rPrChange>
          </w:rPr>
          <w:delText>Facultad de Ingeniería</w:delText>
        </w:r>
        <w:r w:rsidRPr="00AF34FF" w:rsidDel="00AF34FF">
          <w:rPr>
            <w:rStyle w:val="eop"/>
            <w:rPrChange w:author="personal" w:date="2024-03-11T20:00:00Z" w:id="205">
              <w:rPr>
                <w:rStyle w:val="eop"/>
                <w:sz w:val="22"/>
                <w:szCs w:val="22"/>
              </w:rPr>
            </w:rPrChange>
          </w:rPr>
          <w:delText> </w:delText>
        </w:r>
      </w:del>
    </w:p>
    <w:p w:rsidRPr="00AF34FF" w:rsidR="00EF2D3D" w:rsidRDefault="00EF2D3D" w14:paraId="125CB2BB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06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07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5DBFFCDF" w14:textId="051C2128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08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09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</w:rPr>
        <w:t>LEONARDO PLAZAS NOSSA</w:t>
      </w:r>
    </w:p>
    <w:p w:rsidRPr="00AF34FF" w:rsidR="00475650" w:rsidRDefault="00475650" w14:paraId="2954E023" w14:textId="7B3487A8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10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11">
          <w:pPr>
            <w:pStyle w:val="paragraph"/>
            <w:spacing w:before="0" w:beforeAutospacing="0" w:after="0" w:afterAutospacing="0"/>
            <w:textAlignment w:val="baseline"/>
          </w:pPr>
        </w:pPrChange>
      </w:pPr>
      <w:proofErr w:type="spellStart"/>
      <w:r w:rsidRPr="00AF34FF">
        <w:rPr>
          <w:rStyle w:val="normaltextrun"/>
          <w:rPrChange w:author="personal" w:date="2024-03-11T20:00:00Z" w:id="212">
            <w:rPr>
              <w:rStyle w:val="normaltextrun"/>
              <w:sz w:val="22"/>
              <w:szCs w:val="22"/>
            </w:rPr>
          </w:rPrChange>
        </w:rPr>
        <w:t>Coordinador</w:t>
      </w:r>
      <w:del w:author="personal" w:date="2024-03-11T21:55:00Z" w:id="213">
        <w:r w:rsidRPr="00AF34FF" w:rsidDel="00AF34FF">
          <w:rPr>
            <w:rStyle w:val="normaltextrun"/>
            <w:rPrChange w:author="personal" w:date="2024-03-11T20:00:00Z" w:id="214">
              <w:rPr>
                <w:rStyle w:val="normaltextrun"/>
                <w:sz w:val="22"/>
                <w:szCs w:val="22"/>
              </w:rPr>
            </w:rPrChange>
          </w:rPr>
          <w:delText xml:space="preserve">(a) </w:delText>
        </w:r>
      </w:del>
      <w:r w:rsidRPr="00AF34FF">
        <w:rPr>
          <w:rStyle w:val="normaltextrun"/>
          <w:rPrChange w:author="personal" w:date="2024-03-11T20:00:00Z" w:id="215">
            <w:rPr>
              <w:rStyle w:val="normaltextrun"/>
              <w:sz w:val="22"/>
              <w:szCs w:val="22"/>
            </w:rPr>
          </w:rPrChange>
        </w:rPr>
        <w:t>Proyecto</w:t>
      </w:r>
      <w:proofErr w:type="spellEnd"/>
      <w:r w:rsidRPr="00AF34FF">
        <w:rPr>
          <w:rStyle w:val="normaltextrun"/>
          <w:rPrChange w:author="personal" w:date="2024-03-11T20:00:00Z" w:id="216">
            <w:rPr>
              <w:rStyle w:val="normaltextrun"/>
              <w:sz w:val="22"/>
              <w:szCs w:val="22"/>
            </w:rPr>
          </w:rPrChange>
        </w:rPr>
        <w:t xml:space="preserve"> Curricular </w:t>
      </w:r>
      <w:r w:rsidRPr="00AF34FF" w:rsidR="00A444F1">
        <w:rPr>
          <w:rStyle w:val="normaltextrun"/>
          <w:rPrChange w:author="personal" w:date="2024-03-11T20:00:00Z" w:id="217">
            <w:rPr>
              <w:rStyle w:val="normaltextrun"/>
              <w:sz w:val="22"/>
              <w:szCs w:val="22"/>
            </w:rPr>
          </w:rPrChange>
        </w:rPr>
        <w:t>Maestría en Ciencias de la Información y las Comunicaciones</w:t>
      </w:r>
      <w:r w:rsidRPr="00AF34FF">
        <w:rPr>
          <w:rStyle w:val="eop"/>
          <w:rPrChange w:author="personal" w:date="2024-03-11T20:00:00Z" w:id="218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3827727C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19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20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eop"/>
          <w:rPrChange w:author="personal" w:date="2024-03-11T20:00:00Z" w:id="221">
            <w:rPr>
              <w:rStyle w:val="eop"/>
              <w:sz w:val="22"/>
              <w:szCs w:val="22"/>
            </w:rPr>
          </w:rPrChange>
        </w:rPr>
        <w:t> </w:t>
      </w:r>
    </w:p>
    <w:p w:rsidRPr="00AF34FF" w:rsidR="00475650" w:rsidRDefault="00475650" w14:paraId="5C5FDBBB" w14:textId="2B814113">
      <w:pPr>
        <w:pStyle w:val="paragraph"/>
        <w:spacing w:before="0" w:beforeAutospacing="0" w:after="0" w:afterAutospacing="0"/>
        <w:jc w:val="both"/>
        <w:textAlignment w:val="baseline"/>
        <w:rPr>
          <w:b/>
          <w:rPrChange w:author="personal" w:date="2024-03-11T21:33:00Z" w:id="222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23">
          <w:pPr>
            <w:pStyle w:val="paragraph"/>
            <w:spacing w:before="0" w:beforeAutospacing="0" w:after="0" w:afterAutospacing="0"/>
            <w:textAlignment w:val="baseline"/>
          </w:pPr>
        </w:pPrChange>
      </w:pPr>
      <w:del w:author="personal" w:date="2024-03-11T21:35:00Z" w:id="224">
        <w:r w:rsidRPr="00AF34FF" w:rsidDel="00D04ED4">
          <w:rPr>
            <w:rStyle w:val="normaltextrun"/>
            <w:b/>
            <w:rPrChange w:author="personal" w:date="2024-03-11T21:33:00Z" w:id="225">
              <w:rPr>
                <w:rStyle w:val="normaltextrun"/>
                <w:sz w:val="22"/>
                <w:szCs w:val="22"/>
              </w:rPr>
            </w:rPrChange>
          </w:rPr>
          <w:delText>CONSEJO CURRICULAR </w:delText>
        </w:r>
        <w:r w:rsidRPr="00AF34FF" w:rsidDel="00D04ED4">
          <w:rPr>
            <w:rStyle w:val="eop"/>
            <w:b/>
            <w:rPrChange w:author="personal" w:date="2024-03-11T21:33:00Z" w:id="226">
              <w:rPr>
                <w:rStyle w:val="eop"/>
                <w:sz w:val="22"/>
                <w:szCs w:val="22"/>
              </w:rPr>
            </w:rPrChange>
          </w:rPr>
          <w:delText> </w:delText>
        </w:r>
      </w:del>
    </w:p>
    <w:p w:rsidRPr="00AF34FF" w:rsidR="00475650" w:rsidRDefault="00475650" w14:paraId="1C6F0025" w14:textId="77777777">
      <w:pPr>
        <w:pStyle w:val="paragraph"/>
        <w:spacing w:before="0" w:beforeAutospacing="0" w:after="0" w:afterAutospacing="0"/>
        <w:jc w:val="both"/>
        <w:textAlignment w:val="baseline"/>
        <w:rPr>
          <w:b/>
          <w:rPrChange w:author="personal" w:date="2024-03-11T21:35:00Z" w:id="227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28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</w:rPr>
        <w:t>LEONARDO PLAZAS NOSSA</w:t>
      </w:r>
    </w:p>
    <w:p w:rsidRPr="00AF34FF" w:rsidR="00475650" w:rsidRDefault="00475650" w14:paraId="6D847F85" w14:textId="6784D0E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rPrChange w:author="personal" w:date="2024-03-11T21:35:00Z" w:id="229">
            <w:rPr>
              <w:rStyle w:val="normaltextrun"/>
              <w:sz w:val="22"/>
              <w:szCs w:val="22"/>
            </w:rPr>
          </w:rPrChange>
        </w:rPr>
        <w:pPrChange w:author="personal" w:date="2024-03-11T19:59:00Z" w:id="230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rPrChange w:author="personal" w:date="2024-03-11T21:35:00Z" w:id="231">
            <w:rPr>
              <w:rStyle w:val="normaltextrun"/>
              <w:sz w:val="22"/>
              <w:szCs w:val="22"/>
            </w:rPr>
          </w:rPrChange>
        </w:rPr>
        <w:t>ELVIS EDUARDO GAONA GARCIA</w:t>
      </w:r>
    </w:p>
    <w:p w:rsidRPr="00AF34FF" w:rsidR="00475650" w:rsidRDefault="00475650" w14:paraId="6D4F7D9E" w14:textId="4C241C7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rPrChange w:author="personal" w:date="2024-03-11T21:35:00Z" w:id="232">
            <w:rPr>
              <w:rStyle w:val="normaltextrun"/>
              <w:sz w:val="22"/>
              <w:szCs w:val="22"/>
            </w:rPr>
          </w:rPrChange>
        </w:rPr>
        <w:pPrChange w:author="personal" w:date="2024-03-11T19:59:00Z" w:id="233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rPrChange w:author="personal" w:date="2024-03-11T21:35:00Z" w:id="234">
            <w:rPr>
              <w:rStyle w:val="normaltextrun"/>
              <w:sz w:val="22"/>
              <w:szCs w:val="22"/>
            </w:rPr>
          </w:rPrChange>
        </w:rPr>
        <w:t>ALVARO ENRIQUE ORTIZ</w:t>
      </w:r>
    </w:p>
    <w:p w:rsidRPr="00AF34FF" w:rsidR="00475650" w:rsidRDefault="00475650" w14:paraId="2063E2FC" w14:textId="696ABA65">
      <w:pPr>
        <w:pStyle w:val="paragraph"/>
        <w:spacing w:before="0" w:beforeAutospacing="0" w:after="0" w:afterAutospacing="0"/>
        <w:jc w:val="both"/>
        <w:textAlignment w:val="baseline"/>
        <w:rPr>
          <w:ins w:author="personal" w:date="2024-03-11T21:35:00Z" w:id="235"/>
          <w:rStyle w:val="normaltextrun"/>
          <w:b/>
        </w:rPr>
        <w:pPrChange w:author="personal" w:date="2024-03-11T19:59:00Z" w:id="236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rPrChange w:author="personal" w:date="2024-03-11T21:35:00Z" w:id="237">
            <w:rPr>
              <w:rStyle w:val="normaltextrun"/>
              <w:sz w:val="22"/>
              <w:szCs w:val="22"/>
            </w:rPr>
          </w:rPrChange>
        </w:rPr>
        <w:t>DIEGO DANIEL FORERO</w:t>
      </w:r>
    </w:p>
    <w:p w:rsidRPr="00AF34FF" w:rsidR="00D04ED4" w:rsidRDefault="00D04ED4" w14:paraId="3E7DA708" w14:textId="0F74966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PrChange w:author="personal" w:date="2024-03-11T21:35:00Z" w:id="238">
            <w:rPr>
              <w:rStyle w:val="normaltextrun"/>
              <w:sz w:val="22"/>
              <w:szCs w:val="22"/>
            </w:rPr>
          </w:rPrChange>
        </w:rPr>
        <w:pPrChange w:author="personal" w:date="2024-03-11T19:59:00Z" w:id="239">
          <w:pPr>
            <w:pStyle w:val="paragraph"/>
            <w:spacing w:before="0" w:beforeAutospacing="0" w:after="0" w:afterAutospacing="0"/>
            <w:textAlignment w:val="baseline"/>
          </w:pPr>
        </w:pPrChange>
      </w:pPr>
      <w:ins w:author="personal" w:date="2024-03-11T21:35:00Z" w:id="240">
        <w:r w:rsidRPr="00AF34FF">
          <w:rPr>
            <w:rStyle w:val="normaltextrun"/>
            <w:rPrChange w:author="personal" w:date="2024-03-11T21:35:00Z" w:id="241">
              <w:rPr>
                <w:rStyle w:val="normaltextrun"/>
                <w:b/>
              </w:rPr>
            </w:rPrChange>
          </w:rPr>
          <w:t>Consejo Curricular</w:t>
        </w:r>
      </w:ins>
    </w:p>
    <w:p w:rsidRPr="00AF34FF" w:rsidR="00475650" w:rsidRDefault="00475650" w14:paraId="3F7F80E3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PrChange w:author="personal" w:date="2024-03-11T20:00:00Z" w:id="242">
            <w:rPr>
              <w:rStyle w:val="normaltextrun"/>
              <w:sz w:val="22"/>
              <w:szCs w:val="22"/>
            </w:rPr>
          </w:rPrChange>
        </w:rPr>
        <w:pPrChange w:author="personal" w:date="2024-03-11T19:59:00Z" w:id="243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Del="00D04ED4" w:rsidRDefault="00475650" w14:paraId="6C97AD0B" w14:textId="64C7D36F">
      <w:pPr>
        <w:pStyle w:val="paragraph"/>
        <w:spacing w:before="0" w:beforeAutospacing="0" w:after="0" w:afterAutospacing="0"/>
        <w:jc w:val="both"/>
        <w:textAlignment w:val="baseline"/>
        <w:rPr>
          <w:del w:author="personal" w:date="2024-03-11T21:36:00Z" w:id="244"/>
          <w:rPrChange w:author="personal" w:date="2024-03-11T20:00:00Z" w:id="245">
            <w:rPr>
              <w:del w:author="personal" w:date="2024-03-11T21:36:00Z" w:id="246"/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47">
          <w:pPr>
            <w:pStyle w:val="paragraph"/>
            <w:spacing w:before="0" w:beforeAutospacing="0" w:after="0" w:afterAutospacing="0"/>
            <w:textAlignment w:val="baseline"/>
          </w:pPr>
        </w:pPrChange>
      </w:pPr>
      <w:del w:author="personal" w:date="2024-03-11T21:36:00Z" w:id="248">
        <w:r w:rsidRPr="001868B6" w:rsidDel="00D04ED4">
          <w:rPr>
            <w:rStyle w:val="normaltextrun"/>
          </w:rPr>
          <w:delText>Asistente Proyecto Curricular Maestría en Ingeniería Industria</w:delText>
        </w:r>
        <w:r w:rsidRPr="001868B6" w:rsidDel="00D04ED4">
          <w:rPr>
            <w:rStyle w:val="eop"/>
          </w:rPr>
          <w:delText> </w:delText>
        </w:r>
      </w:del>
    </w:p>
    <w:p w:rsidRPr="00AF34FF" w:rsidR="00475650" w:rsidRDefault="00475650" w14:paraId="11D6619B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49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50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normaltextrun"/>
          <w:b/>
          <w:bCs/>
        </w:rPr>
        <w:t>ALISON KATHERINE RUBIANO SUAREZ</w:t>
      </w:r>
      <w:r w:rsidRPr="00AF34FF">
        <w:rPr>
          <w:rStyle w:val="eop"/>
        </w:rPr>
        <w:t> </w:t>
      </w:r>
    </w:p>
    <w:p w:rsidRPr="00AF34FF" w:rsidR="00D04ED4" w:rsidP="00D04ED4" w:rsidRDefault="00475650" w14:paraId="3A1E11D0" w14:textId="1B5AD671">
      <w:pPr>
        <w:pStyle w:val="paragraph"/>
        <w:spacing w:before="0" w:beforeAutospacing="0" w:after="0" w:afterAutospacing="0"/>
        <w:jc w:val="both"/>
        <w:textAlignment w:val="baseline"/>
        <w:rPr>
          <w:ins w:author="personal" w:date="2024-03-11T21:36:00Z" w:id="251"/>
        </w:rPr>
      </w:pPr>
      <w:del w:author="personal" w:date="2024-03-11T21:36:00Z" w:id="252">
        <w:r w:rsidRPr="00AF34FF" w:rsidDel="00D04ED4">
          <w:rPr>
            <w:rStyle w:val="normaltextrun"/>
            <w:b/>
            <w:bCs/>
            <w:rPrChange w:author="personal" w:date="2024-03-11T20:00:00Z" w:id="253">
              <w:rPr>
                <w:rStyle w:val="normaltextrun"/>
                <w:rFonts w:ascii="Arial Narrow" w:hAnsi="Arial Narrow" w:cs="Segoe UI"/>
                <w:b/>
                <w:bCs/>
              </w:rPr>
            </w:rPrChange>
          </w:rPr>
          <w:delText> </w:delText>
        </w:r>
        <w:r w:rsidRPr="00AF34FF" w:rsidDel="00D04ED4">
          <w:rPr>
            <w:rStyle w:val="eop"/>
            <w:rPrChange w:author="personal" w:date="2024-03-11T20:00:00Z" w:id="254">
              <w:rPr>
                <w:rStyle w:val="eop"/>
                <w:rFonts w:ascii="Arial Narrow" w:hAnsi="Arial Narrow" w:cs="Segoe UI"/>
              </w:rPr>
            </w:rPrChange>
          </w:rPr>
          <w:delText> </w:delText>
        </w:r>
      </w:del>
      <w:ins w:author="personal" w:date="2024-03-11T21:36:00Z" w:id="255">
        <w:r w:rsidRPr="00AF34FF" w:rsidR="00D04ED4">
          <w:rPr>
            <w:rStyle w:val="normaltextrun"/>
          </w:rPr>
          <w:t>Asistente Proyecto Curricular Maestría en Ingeniería Industrial</w:t>
        </w:r>
        <w:r w:rsidRPr="00AF34FF" w:rsidR="00D04ED4">
          <w:rPr>
            <w:rStyle w:val="eop"/>
          </w:rPr>
          <w:t> </w:t>
        </w:r>
      </w:ins>
    </w:p>
    <w:p w:rsidRPr="00AF34FF" w:rsidR="00475650" w:rsidRDefault="00475650" w14:paraId="686B2C48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56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57">
          <w:pPr>
            <w:pStyle w:val="paragraph"/>
            <w:spacing w:before="0" w:beforeAutospacing="0" w:after="0" w:afterAutospacing="0"/>
            <w:textAlignment w:val="baseline"/>
          </w:pPr>
        </w:pPrChange>
      </w:pPr>
    </w:p>
    <w:p w:rsidRPr="00AF34FF" w:rsidR="00475650" w:rsidRDefault="00475650" w14:paraId="728EB01A" w14:textId="77777777">
      <w:pPr>
        <w:pStyle w:val="paragraph"/>
        <w:spacing w:before="0" w:beforeAutospacing="0" w:after="0" w:afterAutospacing="0"/>
        <w:jc w:val="both"/>
        <w:textAlignment w:val="baseline"/>
        <w:rPr>
          <w:rPrChange w:author="personal" w:date="2024-03-11T20:00:00Z" w:id="258">
            <w:rPr>
              <w:rFonts w:ascii="Segoe UI" w:hAnsi="Segoe UI" w:cs="Segoe UI"/>
              <w:sz w:val="18"/>
              <w:szCs w:val="18"/>
            </w:rPr>
          </w:rPrChange>
        </w:rPr>
        <w:pPrChange w:author="personal" w:date="2024-03-11T19:59:00Z" w:id="259">
          <w:pPr>
            <w:pStyle w:val="paragraph"/>
            <w:spacing w:before="0" w:beforeAutospacing="0" w:after="0" w:afterAutospacing="0"/>
            <w:textAlignment w:val="baseline"/>
          </w:pPr>
        </w:pPrChange>
      </w:pPr>
      <w:r w:rsidRPr="00AF34FF">
        <w:rPr>
          <w:rStyle w:val="eop"/>
          <w:rPrChange w:author="personal" w:date="2024-03-11T20:00:00Z" w:id="260">
            <w:rPr>
              <w:rStyle w:val="eop"/>
              <w:rFonts w:ascii="Calibri" w:hAnsi="Calibri" w:cs="Calibri"/>
              <w:sz w:val="22"/>
              <w:szCs w:val="22"/>
            </w:rPr>
          </w:rPrChange>
        </w:rPr>
        <w:t> </w:t>
      </w:r>
    </w:p>
    <w:p w:rsidRPr="00AF34FF" w:rsidR="00475650" w:rsidRDefault="00475650" w14:paraId="0B535DA9" w14:textId="77777777">
      <w:pPr>
        <w:spacing w:after="160" w:line="259" w:lineRule="auto"/>
        <w:jc w:val="both"/>
        <w:rPr>
          <w:rFonts w:ascii="Times New Roman" w:hAnsi="Times New Roman" w:eastAsia="Droid Sans Fallback"/>
          <w:bCs/>
          <w:kern w:val="1"/>
          <w:sz w:val="24"/>
          <w:szCs w:val="24"/>
          <w:rPrChange w:author="personal" w:date="2024-03-11T20:00:00Z" w:id="261">
            <w:rPr>
              <w:rFonts w:ascii="Arial" w:hAnsi="Arial" w:eastAsia="Droid Sans Fallback" w:cs="Arial"/>
              <w:bCs/>
              <w:kern w:val="1"/>
              <w:sz w:val="24"/>
              <w:szCs w:val="24"/>
            </w:rPr>
          </w:rPrChange>
        </w:rPr>
        <w:pPrChange w:author="personal" w:date="2024-03-11T19:59:00Z" w:id="262">
          <w:pPr>
            <w:spacing w:after="160" w:line="259" w:lineRule="auto"/>
          </w:pPr>
        </w:pPrChange>
      </w:pPr>
      <w:r w:rsidRPr="00AF34FF">
        <w:rPr>
          <w:rFonts w:ascii="Times New Roman" w:hAnsi="Times New Roman"/>
          <w:bCs/>
          <w:sz w:val="24"/>
          <w:szCs w:val="24"/>
          <w:rPrChange w:author="personal" w:date="2024-03-11T20:00:00Z" w:id="263">
            <w:rPr>
              <w:rFonts w:ascii="Arial" w:hAnsi="Arial" w:cs="Arial"/>
              <w:bCs/>
              <w:sz w:val="24"/>
              <w:szCs w:val="24"/>
            </w:rPr>
          </w:rPrChange>
        </w:rPr>
        <w:br w:type="page"/>
      </w:r>
    </w:p>
    <w:sdt>
      <w:sdtPr>
        <w:rPr>
          <w:rFonts w:ascii="Times New Roman" w:hAnsi="Times New Roman" w:eastAsia="Calibri" w:cs="Times New Roman"/>
          <w:color w:val="auto"/>
          <w:sz w:val="24"/>
          <w:szCs w:val="24"/>
          <w:lang w:val="es-ES" w:eastAsia="en-US"/>
        </w:rPr>
        <w:id w:val="60843429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  <w:lang w:val="es-ES" w:eastAsia="en-US"/>
        </w:rPr>
      </w:sdtEndPr>
      <w:sdtContent>
        <w:p w:rsidRPr="00AF34FF" w:rsidR="00770309" w:rsidRDefault="00770309" w14:paraId="4F3CC7B2" w14:textId="75380979">
          <w:pPr>
            <w:pStyle w:val="TtuloTDC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rPrChange w:author="personal" w:date="2024-03-11T20:00:00Z" w:id="264">
                <w:rPr>
                  <w:b/>
                  <w:bCs/>
                  <w:color w:val="auto"/>
                  <w:sz w:val="36"/>
                  <w:szCs w:val="36"/>
                </w:rPr>
              </w:rPrChange>
            </w:rPr>
            <w:pPrChange w:author="personal" w:date="2024-03-11T19:59:00Z" w:id="265">
              <w:pPr>
                <w:pStyle w:val="TtuloTDC"/>
                <w:jc w:val="center"/>
              </w:pPr>
            </w:pPrChange>
          </w:pPr>
          <w:r w:rsidRPr="00AF34F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  <w:rPrChange w:author="personal" w:date="2024-03-11T20:00:00Z" w:id="266">
                <w:rPr>
                  <w:b/>
                  <w:bCs/>
                  <w:color w:val="auto"/>
                  <w:sz w:val="36"/>
                  <w:szCs w:val="36"/>
                  <w:lang w:val="es-ES"/>
                </w:rPr>
              </w:rPrChange>
            </w:rPr>
            <w:t>Tabla de contenido</w:t>
          </w:r>
        </w:p>
        <w:commentRangeStart w:id="267"/>
        <w:p w:rsidRPr="00AF34FF" w:rsidR="0067657E" w:rsidRDefault="00770309" w14:paraId="3C9E1155" w14:textId="77777777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rFonts w:ascii="Times New Roman" w:hAnsi="Times New Roman" w:eastAsiaTheme="minorEastAsia"/>
              <w:noProof/>
              <w:sz w:val="24"/>
              <w:szCs w:val="24"/>
              <w:lang w:eastAsia="es-CO"/>
              <w:rPrChange w:author="personal" w:date="2024-03-11T20:00:00Z" w:id="268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pPrChange w:author="personal" w:date="2024-03-11T19:59:00Z" w:id="269">
              <w:pPr>
                <w:pStyle w:val="TDC1"/>
                <w:tabs>
                  <w:tab w:val="left" w:pos="440"/>
                  <w:tab w:val="right" w:leader="dot" w:pos="8828"/>
                </w:tabs>
              </w:pPr>
            </w:pPrChange>
          </w:pP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70">
                <w:rPr/>
              </w:rPrChange>
            </w:rPr>
            <w:fldChar w:fldCharType="begin"/>
          </w: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71">
                <w:rPr/>
              </w:rPrChange>
            </w:rPr>
            <w:instrText xml:space="preserve"> TOC \o "1-3" \h \z \u </w:instrText>
          </w: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72">
                <w:rPr>
                  <w:b/>
                  <w:bCs/>
                  <w:lang w:val="es-ES"/>
                </w:rPr>
              </w:rPrChange>
            </w:rPr>
            <w:fldChar w:fldCharType="separate"/>
          </w:r>
          <w:r w:rsidRPr="00AF34FF" w:rsidR="00C254ED">
            <w:rPr>
              <w:rFonts w:ascii="Times New Roman" w:hAnsi="Times New Roman"/>
              <w:sz w:val="24"/>
              <w:szCs w:val="24"/>
              <w:rPrChange w:author="personal" w:date="2024-03-11T20:00:00Z" w:id="273">
                <w:rPr/>
              </w:rPrChange>
            </w:rPr>
            <w:fldChar w:fldCharType="begin"/>
          </w:r>
          <w:r w:rsidRPr="00AF34FF" w:rsidR="00C254ED">
            <w:rPr>
              <w:rFonts w:ascii="Times New Roman" w:hAnsi="Times New Roman"/>
              <w:sz w:val="24"/>
              <w:szCs w:val="24"/>
              <w:rPrChange w:author="personal" w:date="2024-03-11T20:00:00Z" w:id="274">
                <w:rPr/>
              </w:rPrChange>
            </w:rPr>
            <w:instrText xml:space="preserve"> HYPERLINK \l "_Toc159939208" </w:instrText>
          </w:r>
          <w:r w:rsidRPr="00AF34FF" w:rsidR="00C254ED">
            <w:rPr>
              <w:rFonts w:ascii="Times New Roman" w:hAnsi="Times New Roman"/>
              <w:sz w:val="24"/>
              <w:szCs w:val="24"/>
              <w:rPrChange w:author="personal" w:date="2024-03-11T20:00:00Z" w:id="275">
                <w:rPr>
                  <w:noProof/>
                </w:rPr>
              </w:rPrChange>
            </w:rPr>
            <w:fldChar w:fldCharType="separate"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276">
                <w:rPr>
                  <w:rStyle w:val="Hipervnculo"/>
                  <w:noProof/>
                </w:rPr>
              </w:rPrChange>
            </w:rPr>
            <w:t>1.</w:t>
          </w:r>
          <w:r w:rsidRPr="00AF34FF" w:rsidR="0067657E">
            <w:rPr>
              <w:rFonts w:ascii="Times New Roman" w:hAnsi="Times New Roman" w:eastAsiaTheme="minorEastAsia"/>
              <w:noProof/>
              <w:sz w:val="24"/>
              <w:szCs w:val="24"/>
              <w:lang w:eastAsia="es-CO"/>
              <w:rPrChange w:author="personal" w:date="2024-03-11T20:00:00Z" w:id="277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tab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278">
                <w:rPr>
                  <w:rStyle w:val="Hipervnculo"/>
                  <w:noProof/>
                </w:rPr>
              </w:rPrChange>
            </w:rPr>
            <w:t>INTRODUCCIÓN</w: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79">
                <w:rPr>
                  <w:noProof/>
                  <w:webHidden/>
                </w:rPr>
              </w:rPrChange>
            </w:rPr>
            <w:tab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0">
                <w:rPr>
                  <w:noProof/>
                  <w:webHidden/>
                </w:rPr>
              </w:rPrChange>
            </w:rPr>
            <w:fldChar w:fldCharType="begin"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1">
                <w:rPr>
                  <w:noProof/>
                  <w:webHidden/>
                </w:rPr>
              </w:rPrChange>
            </w:rPr>
            <w:instrText xml:space="preserve"> PAGEREF _Toc159939208 \h </w:instrTex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2">
                <w:rPr>
                  <w:rFonts w:ascii="Times New Roman" w:hAnsi="Times New Roman"/>
                  <w:noProof/>
                  <w:webHidden/>
                  <w:sz w:val="24"/>
                  <w:szCs w:val="24"/>
                </w:rPr>
              </w:rPrChange>
            </w:rPr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3">
                <w:rPr>
                  <w:noProof/>
                  <w:webHidden/>
                </w:rPr>
              </w:rPrChange>
            </w:rPr>
            <w:fldChar w:fldCharType="separate"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4">
                <w:rPr>
                  <w:noProof/>
                  <w:webHidden/>
                </w:rPr>
              </w:rPrChange>
            </w:rPr>
            <w:t>6</w: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85">
                <w:rPr>
                  <w:noProof/>
                  <w:webHidden/>
                </w:rPr>
              </w:rPrChange>
            </w:rPr>
            <w:fldChar w:fldCharType="end"/>
          </w:r>
          <w:r w:rsidRPr="00AF34FF" w:rsidR="00C254ED">
            <w:rPr>
              <w:rFonts w:ascii="Times New Roman" w:hAnsi="Times New Roman"/>
              <w:noProof/>
              <w:sz w:val="24"/>
              <w:szCs w:val="24"/>
              <w:rPrChange w:author="personal" w:date="2024-03-11T20:00:00Z" w:id="286">
                <w:rPr>
                  <w:noProof/>
                </w:rPr>
              </w:rPrChange>
            </w:rPr>
            <w:fldChar w:fldCharType="end"/>
          </w:r>
        </w:p>
        <w:p w:rsidRPr="00AF34FF" w:rsidR="0067657E" w:rsidRDefault="00C254ED" w14:paraId="170BBACE" w14:textId="77777777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rFonts w:ascii="Times New Roman" w:hAnsi="Times New Roman" w:eastAsiaTheme="minorEastAsia"/>
              <w:noProof/>
              <w:sz w:val="24"/>
              <w:szCs w:val="24"/>
              <w:lang w:eastAsia="es-CO"/>
              <w:rPrChange w:author="personal" w:date="2024-03-11T20:00:00Z" w:id="287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pPrChange w:author="personal" w:date="2024-03-11T19:59:00Z" w:id="288">
              <w:pPr>
                <w:pStyle w:val="TDC1"/>
                <w:tabs>
                  <w:tab w:val="left" w:pos="440"/>
                  <w:tab w:val="right" w:leader="dot" w:pos="8828"/>
                </w:tabs>
              </w:pPr>
            </w:pPrChange>
          </w:pP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89">
                <w:rPr/>
              </w:rPrChange>
            </w:rPr>
            <w:fldChar w:fldCharType="begin"/>
          </w: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90">
                <w:rPr/>
              </w:rPrChange>
            </w:rPr>
            <w:instrText xml:space="preserve"> HYPERLINK \l "_Toc159939209" </w:instrText>
          </w:r>
          <w:r w:rsidRPr="00AF34FF">
            <w:rPr>
              <w:rFonts w:ascii="Times New Roman" w:hAnsi="Times New Roman"/>
              <w:sz w:val="24"/>
              <w:szCs w:val="24"/>
              <w:rPrChange w:author="personal" w:date="2024-03-11T20:00:00Z" w:id="291">
                <w:rPr>
                  <w:noProof/>
                </w:rPr>
              </w:rPrChange>
            </w:rPr>
            <w:fldChar w:fldCharType="separate"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292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2.</w:t>
          </w:r>
          <w:r w:rsidRPr="00AF34FF" w:rsidR="0067657E">
            <w:rPr>
              <w:rFonts w:ascii="Times New Roman" w:hAnsi="Times New Roman" w:eastAsiaTheme="minorEastAsia"/>
              <w:noProof/>
              <w:sz w:val="24"/>
              <w:szCs w:val="24"/>
              <w:lang w:eastAsia="es-CO"/>
              <w:rPrChange w:author="personal" w:date="2024-03-11T20:00:00Z" w:id="293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tab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294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DISTRIBUCIÓN ACTUAL DE ESPACIOS ACADÉMICOS</w: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95">
                <w:rPr>
                  <w:noProof/>
                  <w:webHidden/>
                </w:rPr>
              </w:rPrChange>
            </w:rPr>
            <w:tab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96">
                <w:rPr>
                  <w:noProof/>
                  <w:webHidden/>
                </w:rPr>
              </w:rPrChange>
            </w:rPr>
            <w:fldChar w:fldCharType="begin"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97">
                <w:rPr>
                  <w:noProof/>
                  <w:webHidden/>
                </w:rPr>
              </w:rPrChange>
            </w:rPr>
            <w:instrText xml:space="preserve"> PAGEREF _Toc159939209 \h </w:instrTex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98">
                <w:rPr>
                  <w:rFonts w:ascii="Times New Roman" w:hAnsi="Times New Roman"/>
                  <w:noProof/>
                  <w:webHidden/>
                  <w:sz w:val="24"/>
                  <w:szCs w:val="24"/>
                </w:rPr>
              </w:rPrChange>
            </w:rPr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299">
                <w:rPr>
                  <w:noProof/>
                  <w:webHidden/>
                </w:rPr>
              </w:rPrChange>
            </w:rPr>
            <w:fldChar w:fldCharType="separate"/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300">
                <w:rPr>
                  <w:noProof/>
                  <w:webHidden/>
                </w:rPr>
              </w:rPrChange>
            </w:rPr>
            <w:t>7</w:t>
          </w:r>
          <w:r w:rsidRPr="00AF34FF" w:rsidR="0067657E">
            <w:rPr>
              <w:rFonts w:ascii="Times New Roman" w:hAnsi="Times New Roman"/>
              <w:noProof/>
              <w:webHidden/>
              <w:sz w:val="24"/>
              <w:szCs w:val="24"/>
              <w:rPrChange w:author="personal" w:date="2024-03-11T20:00:00Z" w:id="301">
                <w:rPr>
                  <w:noProof/>
                  <w:webHidden/>
                </w:rPr>
              </w:rPrChange>
            </w:rPr>
            <w:fldChar w:fldCharType="end"/>
          </w:r>
          <w:r w:rsidRPr="00AF34FF">
            <w:rPr>
              <w:rFonts w:ascii="Times New Roman" w:hAnsi="Times New Roman"/>
              <w:noProof/>
              <w:sz w:val="24"/>
              <w:szCs w:val="24"/>
              <w:rPrChange w:author="personal" w:date="2024-03-11T20:00:00Z" w:id="302">
                <w:rPr>
                  <w:noProof/>
                </w:rPr>
              </w:rPrChange>
            </w:rPr>
            <w:fldChar w:fldCharType="end"/>
          </w:r>
        </w:p>
        <w:p w:rsidRPr="00AF34FF" w:rsidR="0067657E" w:rsidRDefault="00C254ED" w14:paraId="380A2AE8" w14:textId="77777777">
          <w:pPr>
            <w:pStyle w:val="TDC2"/>
            <w:rPr>
              <w:rFonts w:eastAsiaTheme="minorEastAsia"/>
              <w:noProof/>
              <w:lang w:eastAsia="es-CO"/>
              <w:rPrChange w:author="personal" w:date="2024-03-11T20:00:00Z" w:id="303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</w:pPr>
          <w:r w:rsidRPr="00AF34FF">
            <w:fldChar w:fldCharType="begin"/>
          </w:r>
          <w:r w:rsidRPr="00AF34FF">
            <w:instrText xml:space="preserve"> HYPERLINK \l "_Toc159939212" </w:instrText>
          </w:r>
          <w:r w:rsidRPr="00AF34FF">
            <w:fldChar w:fldCharType="separate"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04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2.1</w:t>
          </w:r>
          <w:r w:rsidRPr="00AF34FF" w:rsidR="0067657E">
            <w:rPr>
              <w:rFonts w:eastAsiaTheme="minorEastAsia"/>
              <w:noProof/>
              <w:lang w:eastAsia="es-CO"/>
              <w:rPrChange w:author="personal" w:date="2024-03-11T20:00:00Z" w:id="305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tab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06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Justificación.</w:t>
          </w:r>
          <w:r w:rsidRPr="00AF34FF" w:rsidR="0067657E">
            <w:rPr>
              <w:noProof/>
              <w:webHidden/>
            </w:rPr>
            <w:tab/>
          </w:r>
          <w:r w:rsidRPr="00AF34FF" w:rsidR="0067657E">
            <w:rPr>
              <w:noProof/>
              <w:webHidden/>
            </w:rPr>
            <w:fldChar w:fldCharType="begin"/>
          </w:r>
          <w:r w:rsidRPr="00AF34FF" w:rsidR="0067657E">
            <w:rPr>
              <w:noProof/>
              <w:webHidden/>
            </w:rPr>
            <w:instrText xml:space="preserve"> PAGEREF _Toc159939212 \h </w:instrText>
          </w:r>
          <w:r w:rsidRPr="00AF34FF" w:rsidR="0067657E">
            <w:rPr>
              <w:noProof/>
              <w:webHidden/>
            </w:rPr>
          </w:r>
          <w:r w:rsidRPr="00AF34FF" w:rsidR="0067657E">
            <w:rPr>
              <w:noProof/>
              <w:webHidden/>
            </w:rPr>
            <w:fldChar w:fldCharType="separate"/>
          </w:r>
          <w:r w:rsidRPr="00AF34FF" w:rsidR="0067657E">
            <w:rPr>
              <w:noProof/>
              <w:webHidden/>
            </w:rPr>
            <w:t>7</w:t>
          </w:r>
          <w:r w:rsidRPr="00AF34FF" w:rsidR="0067657E">
            <w:rPr>
              <w:noProof/>
              <w:webHidden/>
            </w:rPr>
            <w:fldChar w:fldCharType="end"/>
          </w:r>
          <w:r w:rsidRPr="00AF34FF">
            <w:rPr>
              <w:noProof/>
            </w:rPr>
            <w:fldChar w:fldCharType="end"/>
          </w:r>
        </w:p>
        <w:p w:rsidRPr="00AF34FF" w:rsidR="0067657E" w:rsidRDefault="00C254ED" w14:paraId="791CD75A" w14:textId="77777777">
          <w:pPr>
            <w:pStyle w:val="TDC2"/>
            <w:rPr>
              <w:rFonts w:eastAsiaTheme="minorEastAsia"/>
              <w:noProof/>
              <w:lang w:eastAsia="es-CO"/>
              <w:rPrChange w:author="personal" w:date="2024-03-11T20:00:00Z" w:id="307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</w:pPr>
          <w:r w:rsidRPr="00AF34FF">
            <w:fldChar w:fldCharType="begin"/>
          </w:r>
          <w:r w:rsidRPr="00AF34FF">
            <w:instrText xml:space="preserve"> HYPERLINK \l "_Toc159939213" </w:instrText>
          </w:r>
          <w:r w:rsidRPr="00AF34FF">
            <w:fldChar w:fldCharType="separate"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08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2.2</w:t>
          </w:r>
          <w:r w:rsidRPr="00AF34FF" w:rsidR="0067657E">
            <w:rPr>
              <w:rFonts w:eastAsiaTheme="minorEastAsia"/>
              <w:noProof/>
              <w:lang w:eastAsia="es-CO"/>
              <w:rPrChange w:author="personal" w:date="2024-03-11T20:00:00Z" w:id="309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tab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10">
                <w:rPr>
                  <w:rStyle w:val="Hipervnculo"/>
                  <w:rFonts w:asciiTheme="minorBidi" w:hAnsiTheme="minorBidi"/>
                  <w:noProof/>
                </w:rPr>
              </w:rPrChange>
            </w:rPr>
            <w:t>Justificación reorganización</w:t>
          </w:r>
          <w:r w:rsidRPr="00AF34FF" w:rsidR="0067657E">
            <w:rPr>
              <w:noProof/>
              <w:webHidden/>
            </w:rPr>
            <w:tab/>
          </w:r>
          <w:r w:rsidRPr="00AF34FF" w:rsidR="0067657E">
            <w:rPr>
              <w:noProof/>
              <w:webHidden/>
            </w:rPr>
            <w:fldChar w:fldCharType="begin"/>
          </w:r>
          <w:r w:rsidRPr="00AF34FF" w:rsidR="0067657E">
            <w:rPr>
              <w:noProof/>
              <w:webHidden/>
            </w:rPr>
            <w:instrText xml:space="preserve"> PAGEREF _Toc159939213 \h </w:instrText>
          </w:r>
          <w:r w:rsidRPr="00AF34FF" w:rsidR="0067657E">
            <w:rPr>
              <w:noProof/>
              <w:webHidden/>
            </w:rPr>
          </w:r>
          <w:r w:rsidRPr="00AF34FF" w:rsidR="0067657E">
            <w:rPr>
              <w:noProof/>
              <w:webHidden/>
            </w:rPr>
            <w:fldChar w:fldCharType="separate"/>
          </w:r>
          <w:r w:rsidRPr="00AF34FF" w:rsidR="0067657E">
            <w:rPr>
              <w:noProof/>
              <w:webHidden/>
            </w:rPr>
            <w:t>7</w:t>
          </w:r>
          <w:r w:rsidRPr="00AF34FF" w:rsidR="0067657E">
            <w:rPr>
              <w:noProof/>
              <w:webHidden/>
            </w:rPr>
            <w:fldChar w:fldCharType="end"/>
          </w:r>
          <w:r w:rsidRPr="00AF34FF">
            <w:rPr>
              <w:noProof/>
            </w:rPr>
            <w:fldChar w:fldCharType="end"/>
          </w:r>
        </w:p>
        <w:p w:rsidRPr="00AF34FF" w:rsidR="0067657E" w:rsidRDefault="00C254ED" w14:paraId="627E8610" w14:textId="77777777">
          <w:pPr>
            <w:pStyle w:val="TDC2"/>
            <w:rPr>
              <w:rFonts w:eastAsiaTheme="minorEastAsia"/>
              <w:noProof/>
              <w:lang w:eastAsia="es-CO"/>
              <w:rPrChange w:author="personal" w:date="2024-03-11T20:00:00Z" w:id="311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</w:pPr>
          <w:r w:rsidRPr="00AF34FF">
            <w:fldChar w:fldCharType="begin"/>
          </w:r>
          <w:r w:rsidRPr="00AF34FF">
            <w:instrText xml:space="preserve"> HYPERLINK \l "_Toc159939214" </w:instrText>
          </w:r>
          <w:r w:rsidRPr="00AF34FF">
            <w:fldChar w:fldCharType="separate"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12">
                <w:rPr>
                  <w:rStyle w:val="Hipervnculo"/>
                  <w:noProof/>
                </w:rPr>
              </w:rPrChange>
            </w:rPr>
            <w:t>2.3</w:t>
          </w:r>
          <w:r w:rsidRPr="00AF34FF" w:rsidR="0067657E">
            <w:rPr>
              <w:rFonts w:eastAsiaTheme="minorEastAsia"/>
              <w:noProof/>
              <w:lang w:eastAsia="es-CO"/>
              <w:rPrChange w:author="personal" w:date="2024-03-11T20:00:00Z" w:id="313">
                <w:rPr>
                  <w:rFonts w:asciiTheme="minorHAnsi" w:hAnsiTheme="minorHAnsi" w:eastAsiaTheme="minorEastAsia" w:cstheme="minorBidi"/>
                  <w:noProof/>
                  <w:lang w:eastAsia="es-CO"/>
                </w:rPr>
              </w:rPrChange>
            </w:rPr>
            <w:tab/>
          </w:r>
          <w:r w:rsidRPr="00AF34FF" w:rsidR="0067657E">
            <w:rPr>
              <w:rStyle w:val="Hipervnculo"/>
              <w:rFonts w:ascii="Times New Roman" w:hAnsi="Times New Roman"/>
              <w:noProof/>
              <w:sz w:val="24"/>
              <w:szCs w:val="24"/>
              <w:rPrChange w:author="personal" w:date="2024-03-11T20:00:00Z" w:id="314">
                <w:rPr>
                  <w:rStyle w:val="Hipervnculo"/>
                  <w:noProof/>
                </w:rPr>
              </w:rPrChange>
            </w:rPr>
            <w:t>Plan de transición</w:t>
          </w:r>
          <w:r w:rsidRPr="00AF34FF" w:rsidR="0067657E">
            <w:rPr>
              <w:noProof/>
              <w:webHidden/>
            </w:rPr>
            <w:tab/>
          </w:r>
          <w:r w:rsidRPr="00AF34FF" w:rsidR="0067657E">
            <w:rPr>
              <w:noProof/>
              <w:webHidden/>
            </w:rPr>
            <w:fldChar w:fldCharType="begin"/>
          </w:r>
          <w:r w:rsidRPr="00AF34FF" w:rsidR="0067657E">
            <w:rPr>
              <w:noProof/>
              <w:webHidden/>
            </w:rPr>
            <w:instrText xml:space="preserve"> PAGEREF _Toc159939214 \h </w:instrText>
          </w:r>
          <w:r w:rsidRPr="00AF34FF" w:rsidR="0067657E">
            <w:rPr>
              <w:noProof/>
              <w:webHidden/>
            </w:rPr>
          </w:r>
          <w:r w:rsidRPr="00AF34FF" w:rsidR="0067657E">
            <w:rPr>
              <w:noProof/>
              <w:webHidden/>
            </w:rPr>
            <w:fldChar w:fldCharType="separate"/>
          </w:r>
          <w:r w:rsidRPr="00AF34FF" w:rsidR="0067657E">
            <w:rPr>
              <w:noProof/>
              <w:webHidden/>
            </w:rPr>
            <w:t>9</w:t>
          </w:r>
          <w:r w:rsidRPr="00AF34FF" w:rsidR="0067657E">
            <w:rPr>
              <w:noProof/>
              <w:webHidden/>
            </w:rPr>
            <w:fldChar w:fldCharType="end"/>
          </w:r>
          <w:r w:rsidRPr="00AF34FF">
            <w:rPr>
              <w:noProof/>
            </w:rPr>
            <w:fldChar w:fldCharType="end"/>
          </w:r>
        </w:p>
        <w:p w:rsidRPr="00AF34FF" w:rsidR="00770309" w:rsidRDefault="00770309" w14:paraId="69C5DEFD" w14:textId="376EB658">
          <w:pPr>
            <w:jc w:val="both"/>
            <w:rPr>
              <w:rFonts w:ascii="Times New Roman" w:hAnsi="Times New Roman"/>
              <w:sz w:val="24"/>
              <w:szCs w:val="24"/>
              <w:rPrChange w:author="personal" w:date="2024-03-11T20:00:00Z" w:id="315">
                <w:rPr/>
              </w:rPrChange>
            </w:rPr>
            <w:pPrChange w:author="personal" w:date="2024-03-11T19:59:00Z" w:id="316">
              <w:pPr/>
            </w:pPrChange>
          </w:pPr>
          <w:r w:rsidRPr="00AF34FF">
            <w:rPr>
              <w:rFonts w:ascii="Times New Roman" w:hAnsi="Times New Roman"/>
              <w:b/>
              <w:bCs/>
              <w:sz w:val="24"/>
              <w:szCs w:val="24"/>
              <w:lang w:val="es-ES"/>
              <w:rPrChange w:author="personal" w:date="2024-03-11T20:00:00Z" w:id="317">
                <w:rPr>
                  <w:b/>
                  <w:bCs/>
                  <w:lang w:val="es-ES"/>
                </w:rPr>
              </w:rPrChange>
            </w:rPr>
            <w:fldChar w:fldCharType="end"/>
          </w:r>
          <w:commentRangeEnd w:id="267"/>
          <w:r w:rsidR="00AF34FF">
            <w:rPr>
              <w:rStyle w:val="Refdecomentario"/>
            </w:rPr>
            <w:commentReference w:id="267"/>
          </w:r>
        </w:p>
      </w:sdtContent>
    </w:sdt>
    <w:p w:rsidRPr="00AF34FF" w:rsidR="007E0011" w:rsidRDefault="007E0011" w14:paraId="42AEAD32" w14:textId="77777777">
      <w:pPr>
        <w:spacing w:after="160" w:line="259" w:lineRule="auto"/>
        <w:jc w:val="both"/>
        <w:rPr>
          <w:rFonts w:ascii="Times New Roman" w:hAnsi="Times New Roman"/>
          <w:b/>
          <w:sz w:val="24"/>
          <w:szCs w:val="24"/>
          <w:rPrChange w:author="personal" w:date="2024-03-11T20:00:00Z" w:id="318">
            <w:rPr>
              <w:rFonts w:ascii="Arial" w:hAnsi="Arial" w:cs="Arial"/>
              <w:b/>
              <w:sz w:val="24"/>
              <w:szCs w:val="24"/>
            </w:rPr>
          </w:rPrChange>
        </w:rPr>
        <w:pPrChange w:author="personal" w:date="2024-03-11T19:59:00Z" w:id="319">
          <w:pPr>
            <w:spacing w:after="160" w:line="259" w:lineRule="auto"/>
          </w:pPr>
        </w:pPrChange>
      </w:pP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20">
            <w:rPr>
              <w:rFonts w:ascii="Arial" w:hAnsi="Arial" w:cs="Arial"/>
              <w:b/>
              <w:sz w:val="24"/>
              <w:szCs w:val="24"/>
            </w:rPr>
          </w:rPrChange>
        </w:rPr>
        <w:br w:type="page"/>
      </w:r>
    </w:p>
    <w:p w:rsidRPr="00AF34FF" w:rsidR="002B4F5B" w:rsidRDefault="007E0011" w14:paraId="1C0A67C3" w14:textId="00291246">
      <w:pPr>
        <w:spacing w:after="160" w:line="259" w:lineRule="auto"/>
        <w:jc w:val="both"/>
        <w:rPr>
          <w:rFonts w:ascii="Times New Roman" w:hAnsi="Times New Roman"/>
          <w:b/>
          <w:sz w:val="24"/>
          <w:szCs w:val="24"/>
          <w:rPrChange w:author="personal" w:date="2024-03-11T20:00:00Z" w:id="321">
            <w:rPr>
              <w:rFonts w:ascii="Arial" w:hAnsi="Arial" w:cs="Arial"/>
              <w:b/>
              <w:sz w:val="24"/>
              <w:szCs w:val="24"/>
            </w:rPr>
          </w:rPrChange>
        </w:rPr>
        <w:pPrChange w:author="personal" w:date="2024-03-11T19:59:00Z" w:id="322">
          <w:pPr>
            <w:spacing w:after="160" w:line="259" w:lineRule="auto"/>
            <w:jc w:val="center"/>
          </w:pPr>
        </w:pPrChange>
      </w:pP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23">
            <w:rPr>
              <w:rFonts w:ascii="Arial" w:hAnsi="Arial" w:cs="Arial"/>
              <w:b/>
              <w:sz w:val="24"/>
              <w:szCs w:val="24"/>
            </w:rPr>
          </w:rPrChange>
        </w:rPr>
        <w:lastRenderedPageBreak/>
        <w:t>TABLAS</w:t>
      </w:r>
    </w:p>
    <w:p w:rsidRPr="00AF34FF" w:rsidR="00413EBE" w:rsidRDefault="002B4F5B" w14:paraId="1116E887" w14:textId="77777777">
      <w:pPr>
        <w:pStyle w:val="Tabladeilustraciones"/>
        <w:tabs>
          <w:tab w:val="right" w:leader="dot" w:pos="8828"/>
        </w:tabs>
        <w:jc w:val="both"/>
        <w:rPr>
          <w:rFonts w:ascii="Times New Roman" w:hAnsi="Times New Roman" w:eastAsiaTheme="minorEastAsia"/>
          <w:noProof/>
          <w:sz w:val="24"/>
          <w:szCs w:val="24"/>
          <w:lang w:eastAsia="es-CO"/>
          <w:rPrChange w:author="personal" w:date="2024-03-11T20:00:00Z" w:id="324">
            <w:rPr>
              <w:rFonts w:asciiTheme="minorHAnsi" w:hAnsiTheme="minorHAnsi" w:eastAsiaTheme="minorEastAsia" w:cstheme="minorBidi"/>
              <w:noProof/>
              <w:lang w:eastAsia="es-CO"/>
            </w:rPr>
          </w:rPrChange>
        </w:rPr>
        <w:pPrChange w:author="personal" w:date="2024-03-11T19:59:00Z" w:id="325">
          <w:pPr>
            <w:pStyle w:val="Tabladeilustraciones"/>
            <w:tabs>
              <w:tab w:val="right" w:leader="dot" w:pos="8828"/>
            </w:tabs>
          </w:pPr>
        </w:pPrChange>
      </w:pP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26">
            <w:rPr>
              <w:rFonts w:ascii="Arial" w:hAnsi="Arial" w:cs="Arial"/>
              <w:b/>
              <w:sz w:val="24"/>
              <w:szCs w:val="24"/>
            </w:rPr>
          </w:rPrChange>
        </w:rPr>
        <w:fldChar w:fldCharType="begin"/>
      </w: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27">
            <w:rPr>
              <w:rFonts w:ascii="Arial" w:hAnsi="Arial" w:cs="Arial"/>
              <w:b/>
              <w:sz w:val="24"/>
              <w:szCs w:val="24"/>
            </w:rPr>
          </w:rPrChange>
        </w:rPr>
        <w:instrText xml:space="preserve"> TOC \h \z \c "Tabla" </w:instrText>
      </w: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28">
            <w:rPr>
              <w:rFonts w:ascii="Arial" w:hAnsi="Arial" w:cs="Arial"/>
              <w:b/>
              <w:sz w:val="24"/>
              <w:szCs w:val="24"/>
            </w:rPr>
          </w:rPrChange>
        </w:rPr>
        <w:fldChar w:fldCharType="separate"/>
      </w:r>
      <w:r w:rsidRPr="00AF34FF" w:rsidR="00C254ED">
        <w:rPr>
          <w:rFonts w:ascii="Times New Roman" w:hAnsi="Times New Roman"/>
          <w:sz w:val="24"/>
          <w:szCs w:val="24"/>
          <w:rPrChange w:author="personal" w:date="2024-03-11T20:00:00Z" w:id="329">
            <w:rPr/>
          </w:rPrChange>
        </w:rPr>
        <w:fldChar w:fldCharType="begin"/>
      </w:r>
      <w:r w:rsidRPr="00AF34FF" w:rsidR="00C254ED">
        <w:rPr>
          <w:rFonts w:ascii="Times New Roman" w:hAnsi="Times New Roman"/>
          <w:sz w:val="24"/>
          <w:szCs w:val="24"/>
          <w:rPrChange w:author="personal" w:date="2024-03-11T20:00:00Z" w:id="330">
            <w:rPr/>
          </w:rPrChange>
        </w:rPr>
        <w:instrText xml:space="preserve"> HYPERLINK \l "_Toc159939940" </w:instrText>
      </w:r>
      <w:r w:rsidRPr="00AF34FF" w:rsidR="00C254ED">
        <w:rPr>
          <w:rFonts w:ascii="Times New Roman" w:hAnsi="Times New Roman"/>
          <w:sz w:val="24"/>
          <w:szCs w:val="24"/>
          <w:rPrChange w:author="personal" w:date="2024-03-11T20:00:00Z" w:id="331">
            <w:rPr>
              <w:noProof/>
            </w:rPr>
          </w:rPrChange>
        </w:rPr>
        <w:fldChar w:fldCharType="separate"/>
      </w:r>
      <w:r w:rsidRPr="00AF34FF" w:rsidR="00413EBE">
        <w:rPr>
          <w:rStyle w:val="Hipervnculo"/>
          <w:rFonts w:ascii="Times New Roman" w:hAnsi="Times New Roman"/>
          <w:noProof/>
          <w:sz w:val="24"/>
          <w:szCs w:val="24"/>
          <w:rPrChange w:author="personal" w:date="2024-03-11T20:00:00Z" w:id="332">
            <w:rPr>
              <w:rStyle w:val="Hipervnculo"/>
              <w:rFonts w:ascii="Arial" w:hAnsi="Arial" w:cs="Arial"/>
              <w:noProof/>
            </w:rPr>
          </w:rPrChange>
        </w:rPr>
        <w:t>Ilustración 1. Organización espacios académicos Maestría CIC – Resolución 155 de 2014.</w:t>
      </w:r>
      <w:r w:rsidRPr="00AF34FF" w:rsidR="00413EBE">
        <w:rPr>
          <w:rFonts w:ascii="Times New Roman" w:hAnsi="Times New Roman"/>
          <w:noProof/>
          <w:webHidden/>
          <w:sz w:val="24"/>
          <w:szCs w:val="24"/>
          <w:rPrChange w:author="personal" w:date="2024-03-11T20:00:00Z" w:id="333">
            <w:rPr>
              <w:noProof/>
              <w:webHidden/>
            </w:rPr>
          </w:rPrChange>
        </w:rPr>
        <w:tab/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4">
            <w:rPr>
              <w:noProof/>
              <w:webHidden/>
            </w:rPr>
          </w:rPrChange>
        </w:rPr>
        <w:fldChar w:fldCharType="begin"/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5">
            <w:rPr>
              <w:noProof/>
              <w:webHidden/>
            </w:rPr>
          </w:rPrChange>
        </w:rPr>
        <w:instrText xml:space="preserve"> PAGEREF _Toc159939940 \h </w:instrText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6">
            <w:rPr>
              <w:rFonts w:ascii="Times New Roman" w:hAnsi="Times New Roman"/>
              <w:noProof/>
              <w:webHidden/>
              <w:sz w:val="24"/>
              <w:szCs w:val="24"/>
            </w:rPr>
          </w:rPrChange>
        </w:rPr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7">
            <w:rPr>
              <w:noProof/>
              <w:webHidden/>
            </w:rPr>
          </w:rPrChange>
        </w:rPr>
        <w:fldChar w:fldCharType="separate"/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8">
            <w:rPr>
              <w:noProof/>
              <w:webHidden/>
            </w:rPr>
          </w:rPrChange>
        </w:rPr>
        <w:t>7</w:t>
      </w:r>
      <w:r w:rsidRPr="00AC795E" w:rsidR="00413EBE">
        <w:rPr>
          <w:rFonts w:ascii="Times New Roman" w:hAnsi="Times New Roman"/>
          <w:b/>
          <w:noProof/>
          <w:webHidden/>
          <w:sz w:val="24"/>
          <w:szCs w:val="24"/>
          <w:rPrChange w:author="AdministradorUD" w:date="2024-03-12T11:06:00Z" w:id="339">
            <w:rPr>
              <w:noProof/>
              <w:webHidden/>
            </w:rPr>
          </w:rPrChange>
        </w:rPr>
        <w:fldChar w:fldCharType="end"/>
      </w:r>
      <w:r w:rsidRPr="00AF34FF" w:rsidR="00C254ED">
        <w:rPr>
          <w:rFonts w:ascii="Times New Roman" w:hAnsi="Times New Roman"/>
          <w:noProof/>
          <w:sz w:val="24"/>
          <w:szCs w:val="24"/>
          <w:rPrChange w:author="personal" w:date="2024-03-11T20:00:00Z" w:id="340">
            <w:rPr>
              <w:noProof/>
            </w:rPr>
          </w:rPrChange>
        </w:rPr>
        <w:fldChar w:fldCharType="end"/>
      </w:r>
    </w:p>
    <w:p w:rsidRPr="00AF34FF" w:rsidR="00770309" w:rsidRDefault="002B4F5B" w14:paraId="5EF41536" w14:textId="3AA155B4">
      <w:pPr>
        <w:spacing w:after="160" w:line="259" w:lineRule="auto"/>
        <w:jc w:val="both"/>
        <w:rPr>
          <w:rFonts w:ascii="Times New Roman" w:hAnsi="Times New Roman"/>
          <w:b/>
          <w:sz w:val="24"/>
          <w:szCs w:val="24"/>
          <w:rPrChange w:author="personal" w:date="2024-03-11T20:00:00Z" w:id="341">
            <w:rPr>
              <w:rFonts w:ascii="Arial" w:hAnsi="Arial" w:cs="Arial"/>
              <w:b/>
              <w:sz w:val="24"/>
              <w:szCs w:val="24"/>
            </w:rPr>
          </w:rPrChange>
        </w:rPr>
        <w:pPrChange w:author="personal" w:date="2024-03-11T19:59:00Z" w:id="342">
          <w:pPr>
            <w:spacing w:after="160" w:line="259" w:lineRule="auto"/>
          </w:pPr>
        </w:pPrChange>
      </w:pPr>
      <w:r w:rsidRPr="00AF34FF">
        <w:rPr>
          <w:rFonts w:ascii="Times New Roman" w:hAnsi="Times New Roman"/>
          <w:b/>
          <w:sz w:val="24"/>
          <w:szCs w:val="24"/>
          <w:rPrChange w:author="personal" w:date="2024-03-11T20:00:00Z" w:id="343">
            <w:rPr>
              <w:rFonts w:ascii="Arial" w:hAnsi="Arial" w:cs="Arial"/>
              <w:b/>
              <w:sz w:val="24"/>
              <w:szCs w:val="24"/>
            </w:rPr>
          </w:rPrChange>
        </w:rPr>
        <w:fldChar w:fldCharType="end"/>
      </w:r>
    </w:p>
    <w:p w:rsidRPr="00AF34FF" w:rsidR="00770309" w:rsidRDefault="00770309" w14:paraId="519B2095" w14:textId="77777777">
      <w:pPr>
        <w:spacing w:after="160" w:line="259" w:lineRule="auto"/>
        <w:jc w:val="both"/>
        <w:rPr>
          <w:rFonts w:ascii="Times New Roman" w:hAnsi="Times New Roman" w:eastAsia="Times New Roman"/>
          <w:b/>
          <w:bCs/>
          <w:sz w:val="24"/>
          <w:szCs w:val="24"/>
          <w:rPrChange w:author="personal" w:date="2024-03-11T20:00:00Z" w:id="344">
            <w:rPr>
              <w:rFonts w:ascii="Arial" w:hAnsi="Arial" w:eastAsia="Times New Roman" w:cs="Arial"/>
              <w:b/>
              <w:bCs/>
              <w:sz w:val="24"/>
              <w:szCs w:val="24"/>
            </w:rPr>
          </w:rPrChange>
        </w:rPr>
        <w:pPrChange w:author="personal" w:date="2024-03-11T19:59:00Z" w:id="345">
          <w:pPr>
            <w:spacing w:after="160" w:line="259" w:lineRule="auto"/>
          </w:pPr>
        </w:pPrChange>
      </w:pPr>
      <w:bookmarkStart w:name="_Toc65312627" w:id="346"/>
      <w:bookmarkStart w:name="_Toc65312646" w:id="347"/>
      <w:bookmarkStart w:name="_Toc69072487" w:id="348"/>
      <w:r w:rsidRPr="00AF34FF">
        <w:rPr>
          <w:rFonts w:ascii="Times New Roman" w:hAnsi="Times New Roman"/>
          <w:sz w:val="24"/>
          <w:szCs w:val="24"/>
          <w:rPrChange w:author="personal" w:date="2024-03-11T20:00:00Z" w:id="349">
            <w:rPr/>
          </w:rPrChange>
        </w:rPr>
        <w:br w:type="page"/>
      </w:r>
    </w:p>
    <w:p w:rsidRPr="00AF34FF" w:rsidR="00C94B2F" w:rsidRDefault="00C94B2F" w14:paraId="20FC7414" w14:textId="2FC5C81F">
      <w:pPr>
        <w:pStyle w:val="Ttulo1"/>
        <w:jc w:val="both"/>
        <w:rPr>
          <w:rFonts w:ascii="Times New Roman" w:hAnsi="Times New Roman" w:cs="Times New Roman"/>
          <w:rPrChange w:author="personal" w:date="2024-03-11T20:00:00Z" w:id="350">
            <w:rPr/>
          </w:rPrChange>
        </w:rPr>
        <w:pPrChange w:author="personal" w:date="2024-03-11T19:59:00Z" w:id="351">
          <w:pPr>
            <w:pStyle w:val="Ttulo1"/>
          </w:pPr>
        </w:pPrChange>
      </w:pPr>
      <w:bookmarkStart w:name="_Toc159939208" w:id="352"/>
      <w:commentRangeStart w:id="353"/>
      <w:r w:rsidRPr="00AF34FF">
        <w:rPr>
          <w:rFonts w:ascii="Times New Roman" w:hAnsi="Times New Roman" w:cs="Times New Roman"/>
          <w:rPrChange w:author="personal" w:date="2024-03-11T20:00:00Z" w:id="354">
            <w:rPr/>
          </w:rPrChange>
        </w:rPr>
        <w:lastRenderedPageBreak/>
        <w:t>INTRODUCCIÓN</w:t>
      </w:r>
      <w:bookmarkEnd w:id="346"/>
      <w:bookmarkEnd w:id="347"/>
      <w:bookmarkEnd w:id="348"/>
      <w:bookmarkEnd w:id="352"/>
      <w:r w:rsidRPr="00AF34FF">
        <w:rPr>
          <w:rFonts w:ascii="Times New Roman" w:hAnsi="Times New Roman" w:cs="Times New Roman"/>
          <w:rPrChange w:author="personal" w:date="2024-03-11T20:00:00Z" w:id="355">
            <w:rPr/>
          </w:rPrChange>
        </w:rPr>
        <w:t xml:space="preserve"> </w:t>
      </w:r>
      <w:bookmarkStart w:name="_heading=h.gjdgxs" w:id="356"/>
      <w:bookmarkStart w:name="_heading=h.30j0zll" w:id="357"/>
      <w:bookmarkEnd w:id="356"/>
      <w:bookmarkEnd w:id="357"/>
      <w:commentRangeEnd w:id="353"/>
      <w:r w:rsidR="00EB142B">
        <w:rPr>
          <w:rStyle w:val="Refdecomentario"/>
          <w:rFonts w:ascii="Calibri" w:hAnsi="Calibri" w:eastAsia="Calibri" w:cs="Times New Roman"/>
          <w:b w:val="0"/>
          <w:bCs w:val="0"/>
        </w:rPr>
        <w:commentReference w:id="353"/>
      </w:r>
      <w:r w:rsidRPr="00AF34FF">
        <w:rPr>
          <w:rFonts w:ascii="Times New Roman" w:hAnsi="Times New Roman" w:cs="Times New Roman"/>
          <w:rPrChange w:author="personal" w:date="2024-03-11T20:00:00Z" w:id="358">
            <w:rPr/>
          </w:rPrChange>
        </w:rPr>
        <w:tab/>
      </w:r>
    </w:p>
    <w:p w:rsidRPr="00AF34FF" w:rsidR="00C94B2F" w:rsidP="00CA0E99" w:rsidRDefault="00C94B2F" w14:paraId="0FFDD7F2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5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4465A2" w:rsidP="00CA0E99" w:rsidRDefault="00C94B2F" w14:paraId="4B624C26" w14:textId="45F7684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commentRangeStart w:id="361"/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 presente documento tiene como fin</w:t>
      </w:r>
      <w:ins w:author="personal" w:date="2024-03-11T22:49:00Z" w:id="363">
        <w:r w:rsidR="002E2392">
          <w:rPr>
            <w:rFonts w:ascii="Times New Roman" w:hAnsi="Times New Roman"/>
            <w:sz w:val="24"/>
            <w:szCs w:val="24"/>
            <w:lang w:val="es-ES" w:eastAsia="es-ES"/>
          </w:rPr>
          <w:t>alidad</w:t>
        </w:r>
      </w:ins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sustentar los cambios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o ajustes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475650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en 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la reorg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6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anización o redistribución de lo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espacios académicos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Electivo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 de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Énfasis y Electivo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 Complementarias 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en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la malla curricular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7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, aclarando que los espacios académicos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obligatorios </w:t>
      </w:r>
      <w:r w:rsidRPr="00AF34FF" w:rsidR="00141EA1">
        <w:rPr>
          <w:rFonts w:ascii="Times New Roman" w:hAnsi="Times New Roman"/>
          <w:i/>
          <w:iCs/>
          <w:sz w:val="24"/>
          <w:szCs w:val="24"/>
          <w:lang w:val="es-ES" w:eastAsia="es-ES"/>
          <w:rPrChange w:author="personal" w:date="2024-03-11T20:00:00Z" w:id="381">
            <w:rPr>
              <w:rFonts w:ascii="Arial" w:hAnsi="Arial" w:cs="Arial"/>
              <w:i/>
              <w:iCs/>
              <w:sz w:val="24"/>
              <w:szCs w:val="24"/>
              <w:lang w:val="es-ES" w:eastAsia="es-ES"/>
            </w:rPr>
          </w:rPrChange>
        </w:rPr>
        <w:t>(</w:t>
      </w:r>
      <w:r w:rsidRPr="00AF34FF" w:rsidR="00E0016A">
        <w:rPr>
          <w:rFonts w:ascii="Times New Roman" w:hAnsi="Times New Roman"/>
          <w:i/>
          <w:iCs/>
          <w:sz w:val="24"/>
          <w:szCs w:val="24"/>
          <w:lang w:val="es-ES" w:eastAsia="es-ES"/>
          <w:rPrChange w:author="personal" w:date="2024-03-11T20:00:00Z" w:id="382">
            <w:rPr>
              <w:rFonts w:ascii="Arial" w:hAnsi="Arial" w:cs="Arial"/>
              <w:i/>
              <w:iCs/>
              <w:sz w:val="24"/>
              <w:szCs w:val="24"/>
              <w:lang w:val="es-ES" w:eastAsia="es-ES"/>
            </w:rPr>
          </w:rPrChange>
        </w:rPr>
        <w:t>Fundamentales y de Investigación</w:t>
      </w:r>
      <w:r w:rsidRPr="00AF34FF" w:rsidR="00141EA1">
        <w:rPr>
          <w:rFonts w:ascii="Times New Roman" w:hAnsi="Times New Roman"/>
          <w:i/>
          <w:iCs/>
          <w:sz w:val="24"/>
          <w:szCs w:val="24"/>
          <w:lang w:val="es-ES" w:eastAsia="es-ES"/>
          <w:rPrChange w:author="personal" w:date="2024-03-11T20:00:00Z" w:id="383">
            <w:rPr>
              <w:rFonts w:ascii="Arial" w:hAnsi="Arial" w:cs="Arial"/>
              <w:i/>
              <w:iCs/>
              <w:sz w:val="24"/>
              <w:szCs w:val="24"/>
              <w:lang w:val="es-ES" w:eastAsia="es-ES"/>
            </w:rPr>
          </w:rPrChange>
        </w:rPr>
        <w:t>)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son independiente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s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a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l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8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os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componente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s (</w:t>
      </w:r>
      <w:r w:rsidRPr="00AF34FF" w:rsidR="00141EA1">
        <w:rPr>
          <w:rFonts w:ascii="Times New Roman" w:hAnsi="Times New Roman"/>
          <w:i/>
          <w:iCs/>
          <w:sz w:val="24"/>
          <w:szCs w:val="24"/>
          <w:lang w:val="es-ES" w:eastAsia="es-ES"/>
          <w:rPrChange w:author="personal" w:date="2024-03-11T20:00:00Z" w:id="392">
            <w:rPr>
              <w:rFonts w:ascii="Arial" w:hAnsi="Arial" w:cs="Arial"/>
              <w:i/>
              <w:iCs/>
              <w:sz w:val="24"/>
              <w:szCs w:val="24"/>
              <w:lang w:val="es-ES" w:eastAsia="es-ES"/>
            </w:rPr>
          </w:rPrChange>
        </w:rPr>
        <w:t>Investigación/Profundización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) y a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l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os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énfasis,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pon ende,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no tendrán </w:t>
      </w:r>
      <w:r w:rsidRPr="00AF34FF" w:rsidR="00141EA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39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cambios o ajustes</w:t>
      </w:r>
      <w:r w:rsidRPr="00AF34FF" w:rsidR="00475650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. </w:t>
      </w:r>
      <w:commentRangeEnd w:id="361"/>
      <w:r w:rsidR="002E2392">
        <w:rPr>
          <w:rStyle w:val="Refdecomentario"/>
        </w:rPr>
        <w:commentReference w:id="361"/>
      </w:r>
    </w:p>
    <w:p w:rsidRPr="00AF34FF" w:rsidR="004465A2" w:rsidP="00CA0E99" w:rsidRDefault="004465A2" w14:paraId="28E48A12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DD4656" w:rsidP="00CA0E99" w:rsidRDefault="00C94B2F" w14:paraId="5D4033A0" w14:textId="5B5D4FF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Estos cambios </w:t>
      </w:r>
      <w:r w:rsidRPr="00AF34FF" w:rsidR="004465A2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fueron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discutidos dentro del proyecto curricular de </w:t>
      </w:r>
      <w:r w:rsidRPr="00AF34FF" w:rsidR="00475650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Maestría en Ciencias de la Información y las Comunicacione</w:t>
      </w:r>
      <w:r w:rsidRPr="00AF34FF" w:rsidR="00DD4656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s, </w:t>
      </w:r>
      <w:r w:rsidRPr="00AF34FF" w:rsidR="004465A2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y </w:t>
      </w:r>
      <w:r w:rsidRPr="00AF34FF" w:rsidR="00DD4656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0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son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 resultado</w:t>
      </w:r>
      <w:r w:rsidRPr="00AF34FF" w:rsidR="00DD4656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del proceso de </w:t>
      </w:r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análisis, de </w:t>
      </w:r>
      <w:r w:rsidRPr="00AF34FF" w:rsidR="00DD4656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autoevaluación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y </w:t>
      </w:r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evolución del programa a nivel de maestría.</w:t>
      </w:r>
    </w:p>
    <w:p w:rsidRPr="00AF34FF" w:rsidR="00DD4656" w:rsidP="00CA0E99" w:rsidRDefault="00DD4656" w14:paraId="580353C9" w14:textId="12B2375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C94B2F" w:rsidP="00CA0E99" w:rsidRDefault="00DD4656" w14:paraId="185206A1" w14:textId="67F9807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1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commentRangeStart w:id="419"/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El cambio </w:t>
      </w:r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o ajuste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commentRangeEnd w:id="419"/>
      <w:r w:rsidR="00D22589">
        <w:rPr>
          <w:rStyle w:val="Refdecomentario"/>
        </w:rPr>
        <w:commentReference w:id="419"/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se precisa en la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re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organización de los espacios académicos del programa en cada uno de los énfasis respectivos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mediante la Resolución </w:t>
      </w:r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No. 032 del 21 de Octubre de 2002 expedida por el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2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Consejo Superior Universitario </w:t>
      </w:r>
      <w:commentRangeStart w:id="431"/>
      <w:r w:rsidRPr="00AF34FF" w:rsidR="00EF2D3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(Anexo 1),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commentRangeEnd w:id="431"/>
      <w:r w:rsidR="00D22589">
        <w:rPr>
          <w:rStyle w:val="Refdecomentario"/>
        </w:rPr>
        <w:commentReference w:id="431"/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como son: a)</w:t>
      </w:r>
      <w:ins w:author="personal" w:date="2024-03-11T23:08:00Z" w:id="435">
        <w:r w:rsidR="00B97FB6">
          <w:rPr>
            <w:rFonts w:ascii="Times New Roman" w:hAnsi="Times New Roman"/>
            <w:sz w:val="24"/>
            <w:szCs w:val="24"/>
            <w:lang w:val="es-ES" w:eastAsia="es-ES"/>
          </w:rPr>
          <w:t xml:space="preserve"> </w:t>
        </w:r>
      </w:ins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Teleinformática, b)</w:t>
      </w:r>
      <w:ins w:author="personal" w:date="2024-03-11T23:01:00Z" w:id="437">
        <w:r w:rsidR="00B97FB6">
          <w:rPr>
            <w:rFonts w:ascii="Times New Roman" w:hAnsi="Times New Roman"/>
            <w:sz w:val="24"/>
            <w:szCs w:val="24"/>
            <w:lang w:val="es-ES" w:eastAsia="es-ES"/>
          </w:rPr>
          <w:t xml:space="preserve"> </w:t>
        </w:r>
      </w:ins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3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Ingeniería de Software, c)</w:t>
      </w:r>
      <w:ins w:author="personal" w:date="2024-03-11T23:01:00Z" w:id="439">
        <w:r w:rsidR="00B97FB6">
          <w:rPr>
            <w:rFonts w:ascii="Times New Roman" w:hAnsi="Times New Roman"/>
            <w:sz w:val="24"/>
            <w:szCs w:val="24"/>
            <w:lang w:val="es-ES" w:eastAsia="es-ES"/>
          </w:rPr>
          <w:t xml:space="preserve"> </w:t>
        </w:r>
      </w:ins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Geomática y d)</w:t>
      </w:r>
      <w:ins w:author="personal" w:date="2024-03-11T23:01:00Z" w:id="441">
        <w:r w:rsidR="00B97FB6">
          <w:rPr>
            <w:rFonts w:ascii="Times New Roman" w:hAnsi="Times New Roman"/>
            <w:sz w:val="24"/>
            <w:szCs w:val="24"/>
            <w:lang w:val="es-ES" w:eastAsia="es-ES"/>
          </w:rPr>
          <w:t xml:space="preserve"> </w:t>
        </w:r>
      </w:ins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Inteligencia Artificial, dejando de igual manera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abierta la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oferta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y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creación de diferentes espacios académicos que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soport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4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en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los procesos investigación requeridos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por los estudiantes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en su desarrollo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académico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.</w:t>
      </w:r>
    </w:p>
    <w:p w:rsidRPr="00AF34FF" w:rsidR="00C94B2F" w:rsidP="00CA0E99" w:rsidRDefault="00C94B2F" w14:paraId="1DD50C4E" w14:textId="1CD29F8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C94B2F" w:rsidP="00CA0E99" w:rsidRDefault="00C66669" w14:paraId="1145E08F" w14:textId="77EB169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En los siguiente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s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5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, apartados se explica y </w:t>
      </w:r>
      <w:r w:rsidRPr="00AF34FF" w:rsidR="00A97EE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se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realiza una descripción </w:t>
      </w:r>
      <w:commentRangeStart w:id="462"/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 los </w:t>
      </w:r>
      <w:r w:rsidRPr="00AF34FF" w:rsidR="00FF34C8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ajustes o 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cambios.</w:t>
      </w:r>
      <w:commentRangeEnd w:id="462"/>
      <w:r w:rsidR="00B97FB6">
        <w:rPr>
          <w:rStyle w:val="Refdecomentario"/>
        </w:rPr>
        <w:commentReference w:id="462"/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</w:t>
      </w:r>
      <w:r w:rsidRPr="00AF34FF" w:rsidR="00C94B2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primer 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6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apartado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describe </w:t>
      </w:r>
      <w:r w:rsidRPr="00AF34FF" w:rsidR="003D5BB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la distribución actual de los espacios académicos según la naturaleza del cada </w:t>
      </w:r>
      <w:r w:rsidRPr="00AF34FF" w:rsidR="0083409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espacio académico</w:t>
      </w:r>
      <w:r w:rsidRPr="00AF34FF" w:rsidR="003D5BB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dentro de la Maestría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. El segundo apartado presenta la</w:t>
      </w:r>
      <w:r w:rsidRPr="00AF34FF" w:rsidR="00C94B2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reorganización de los espacios académicos para los cuatro (4) énfasis a ofertar.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1F689C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 tercer apartado explica la no necesidad de un</w:t>
      </w:r>
      <w:r w:rsidRPr="00AF34FF" w:rsidR="00C94B2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7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plan de transición para su implementación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48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.</w:t>
      </w:r>
    </w:p>
    <w:p w:rsidRPr="00AF34FF" w:rsidR="00413EBE" w:rsidRDefault="00413EBE" w14:paraId="45D44F49" w14:textId="77777777">
      <w:pPr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s-ES"/>
          <w:rPrChange w:author="personal" w:date="2024-03-11T20:00:00Z" w:id="481">
            <w:rPr>
              <w:rFonts w:ascii="Arial" w:hAnsi="Arial" w:cs="Arial"/>
              <w:b/>
              <w:sz w:val="24"/>
              <w:szCs w:val="24"/>
              <w:lang w:val="es-ES"/>
            </w:rPr>
          </w:rPrChange>
        </w:rPr>
        <w:pPrChange w:author="personal" w:date="2024-03-11T19:59:00Z" w:id="482">
          <w:pPr>
            <w:spacing w:after="160" w:line="259" w:lineRule="auto"/>
          </w:pPr>
        </w:pPrChange>
      </w:pPr>
    </w:p>
    <w:p w:rsidRPr="00AF34FF" w:rsidR="00C94B2F" w:rsidP="30B7DCD0" w:rsidRDefault="00413EBE" w14:paraId="3D67E1F9" w14:textId="74BEE62A" w14:noSpellErr="1">
      <w:pPr>
        <w:spacing w:after="160" w:line="259" w:lineRule="auto"/>
        <w:jc w:val="both"/>
        <w:rPr>
          <w:rFonts w:ascii="Arial" w:hAnsi="Arial" w:cs="Arial"/>
          <w:b w:val="1"/>
          <w:bCs w:val="1"/>
          <w:sz w:val="24"/>
          <w:szCs w:val="24"/>
          <w:lang w:val="es-ES"/>
        </w:rPr>
      </w:pPr>
      <w:r w:rsidRPr="30B7DCD0" w:rsidR="44F86488">
        <w:rPr>
          <w:rFonts w:ascii="Times New Roman" w:hAnsi="Times New Roman"/>
          <w:b w:val="1"/>
          <w:bCs w:val="1"/>
          <w:sz w:val="24"/>
          <w:szCs w:val="24"/>
          <w:lang w:val="es-ES"/>
          <w:rPrChange w:author="personal" w:date="2024-03-11T20:00:00Z" w:id="1272414356">
            <w:rPr>
              <w:rFonts w:ascii="Arial" w:hAnsi="Arial" w:cs="Arial"/>
              <w:b w:val="1"/>
              <w:bCs w:val="1"/>
              <w:sz w:val="24"/>
              <w:szCs w:val="24"/>
              <w:lang w:val="es-ES"/>
            </w:rPr>
          </w:rPrChange>
        </w:rPr>
        <w:t xml:space="preserve">Nota: </w:t>
      </w:r>
      <w:r w:rsidRPr="30B7DCD0" w:rsidR="44F86488">
        <w:rPr>
          <w:rFonts w:ascii="Times New Roman" w:hAnsi="Times New Roman"/>
          <w:sz w:val="24"/>
          <w:szCs w:val="24"/>
          <w:lang w:val="es-ES"/>
          <w:rPrChange w:author="personal" w:date="2024-03-11T20:00:00Z" w:id="323693893">
            <w:rPr>
              <w:rFonts w:ascii="Arial" w:hAnsi="Arial" w:cs="Arial"/>
              <w:sz w:val="24"/>
              <w:szCs w:val="24"/>
              <w:lang w:val="es-ES"/>
            </w:rPr>
          </w:rPrChange>
        </w:rPr>
        <w:t xml:space="preserve">Se pueden incluir nuevos espacios Electivos Complementarios </w:t>
      </w:r>
      <w:r w:rsidRPr="30B7DCD0" w:rsidR="44F86488">
        <w:rPr>
          <w:rFonts w:ascii="Times New Roman" w:hAnsi="Times New Roman"/>
          <w:sz w:val="24"/>
          <w:szCs w:val="24"/>
          <w:lang w:val="es-ES"/>
          <w:rPrChange w:author="personal" w:date="2024-03-11T20:00:00Z" w:id="1086080449">
            <w:rPr>
              <w:rFonts w:ascii="Arial" w:hAnsi="Arial" w:cs="Arial"/>
              <w:sz w:val="24"/>
              <w:szCs w:val="24"/>
              <w:lang w:val="es-ES"/>
            </w:rPr>
          </w:rPrChange>
        </w:rPr>
        <w:t>de acuerdo a</w:t>
      </w:r>
      <w:r w:rsidRPr="30B7DCD0" w:rsidR="44F86488">
        <w:rPr>
          <w:rFonts w:ascii="Times New Roman" w:hAnsi="Times New Roman"/>
          <w:sz w:val="24"/>
          <w:szCs w:val="24"/>
          <w:lang w:val="es-ES"/>
          <w:rPrChange w:author="personal" w:date="2024-03-11T20:00:00Z" w:id="484739205">
            <w:rPr>
              <w:rFonts w:ascii="Arial" w:hAnsi="Arial" w:cs="Arial"/>
              <w:sz w:val="24"/>
              <w:szCs w:val="24"/>
              <w:lang w:val="es-ES"/>
            </w:rPr>
          </w:rPrChange>
        </w:rPr>
        <w:t xml:space="preserve"> la necesidad y demanda de los estudiantes en nuevas áreas o conocimiento. Estos espacios académicos serán creados y propuestos por los grupos de investigación </w:t>
      </w:r>
      <w:r w:rsidRPr="30B7DCD0" w:rsidR="44F86488">
        <w:rPr>
          <w:rFonts w:ascii="Times New Roman" w:hAnsi="Times New Roman"/>
          <w:sz w:val="24"/>
          <w:szCs w:val="24"/>
          <w:lang w:val="es-ES"/>
          <w:rPrChange w:author="personal" w:date="2024-03-11T20:00:00Z" w:id="71357586">
            <w:rPr>
              <w:rFonts w:ascii="Arial" w:hAnsi="Arial" w:cs="Arial"/>
              <w:sz w:val="24"/>
              <w:szCs w:val="24"/>
              <w:lang w:val="es-ES"/>
            </w:rPr>
          </w:rPrChange>
        </w:rPr>
        <w:t>de acuerdo a</w:t>
      </w:r>
      <w:r w:rsidRPr="30B7DCD0" w:rsidR="44F86488">
        <w:rPr>
          <w:rFonts w:ascii="Times New Roman" w:hAnsi="Times New Roman"/>
          <w:sz w:val="24"/>
          <w:szCs w:val="24"/>
          <w:lang w:val="es-ES"/>
          <w:rPrChange w:author="personal" w:date="2024-03-11T20:00:00Z" w:id="1335766493">
            <w:rPr>
              <w:rFonts w:ascii="Arial" w:hAnsi="Arial" w:cs="Arial"/>
              <w:sz w:val="24"/>
              <w:szCs w:val="24"/>
              <w:lang w:val="es-ES"/>
            </w:rPr>
          </w:rPrChange>
        </w:rPr>
        <w:t xml:space="preserve"> sus líneas de investigación, áreas de investigación y proyectos asignados a los estudiantes de la Maestría.</w:t>
      </w:r>
      <w:r w:rsidRPr="30B7DCD0">
        <w:rPr>
          <w:rFonts w:ascii="Times New Roman" w:hAnsi="Times New Roman"/>
          <w:b w:val="1"/>
          <w:bCs w:val="1"/>
          <w:sz w:val="24"/>
          <w:szCs w:val="24"/>
          <w:lang w:val="es-ES"/>
        </w:rPr>
        <w:br w:type="page"/>
      </w:r>
    </w:p>
    <w:p w:rsidRPr="00AF34FF" w:rsidR="00C94B2F" w:rsidRDefault="0083409D" w14:paraId="29306C93" w14:textId="5E19E9AE">
      <w:pPr>
        <w:pStyle w:val="Ttulo1"/>
        <w:jc w:val="both"/>
        <w:rPr>
          <w:rFonts w:ascii="Times New Roman" w:hAnsi="Times New Roman" w:cs="Times New Roman"/>
          <w:rPrChange w:author="personal" w:date="2024-03-11T20:00:00Z" w:id="487">
            <w:rPr>
              <w:rFonts w:asciiTheme="minorBidi" w:hAnsiTheme="minorBidi" w:cstheme="minorBidi"/>
            </w:rPr>
          </w:rPrChange>
        </w:rPr>
        <w:pPrChange w:author="personal" w:date="2024-03-11T19:59:00Z" w:id="488">
          <w:pPr>
            <w:pStyle w:val="Ttulo1"/>
          </w:pPr>
        </w:pPrChange>
      </w:pPr>
      <w:bookmarkStart w:name="_Toc159939209" w:id="489"/>
      <w:r w:rsidRPr="00AF34FF">
        <w:rPr>
          <w:rFonts w:ascii="Times New Roman" w:hAnsi="Times New Roman" w:cs="Times New Roman"/>
          <w:rPrChange w:author="personal" w:date="2024-03-11T20:00:00Z" w:id="490">
            <w:rPr>
              <w:rFonts w:asciiTheme="minorBidi" w:hAnsiTheme="minorBidi" w:cstheme="minorBidi"/>
            </w:rPr>
          </w:rPrChange>
        </w:rPr>
        <w:lastRenderedPageBreak/>
        <w:t>DIS</w:t>
      </w:r>
      <w:r w:rsidRPr="00AF34FF" w:rsidR="003D5BBC">
        <w:rPr>
          <w:rFonts w:ascii="Times New Roman" w:hAnsi="Times New Roman" w:cs="Times New Roman"/>
          <w:rPrChange w:author="personal" w:date="2024-03-11T20:00:00Z" w:id="491">
            <w:rPr>
              <w:rFonts w:asciiTheme="minorBidi" w:hAnsiTheme="minorBidi" w:cstheme="minorBidi"/>
            </w:rPr>
          </w:rPrChange>
        </w:rPr>
        <w:t>TRIBUCIÓN ACTUAL DE ESPACIOS ACADÉMICOS</w:t>
      </w:r>
      <w:bookmarkEnd w:id="489"/>
    </w:p>
    <w:p w:rsidRPr="00AF34FF" w:rsidR="00C94B2F" w:rsidRDefault="00C94B2F" w14:paraId="41C20291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  <w:rPrChange w:author="personal" w:date="2024-03-11T20:00:00Z" w:id="492">
            <w:rPr>
              <w:rFonts w:asciiTheme="minorBidi" w:hAnsiTheme="minorBidi" w:cstheme="minorBidi"/>
              <w:sz w:val="24"/>
              <w:szCs w:val="24"/>
            </w:rPr>
          </w:rPrChange>
        </w:rPr>
        <w:pPrChange w:author="personal" w:date="2024-03-11T19:59:00Z" w:id="493">
          <w:pPr>
            <w:spacing w:after="0" w:line="240" w:lineRule="auto"/>
          </w:pPr>
        </w:pPrChange>
      </w:pPr>
    </w:p>
    <w:p w:rsidRPr="00AF34FF" w:rsidR="006C5F26" w:rsidP="00CA0E99" w:rsidRDefault="006C5F26" w14:paraId="598B9CE5" w14:textId="77777777">
      <w:pPr>
        <w:pStyle w:val="Prrafodelista"/>
        <w:numPr>
          <w:ilvl w:val="0"/>
          <w:numId w:val="3"/>
        </w:numPr>
        <w:spacing w:after="0" w:line="240" w:lineRule="auto"/>
        <w:contextualSpacing w:val="0"/>
        <w:jc w:val="both"/>
        <w:outlineLvl w:val="1"/>
        <w:rPr>
          <w:rFonts w:ascii="Times New Roman" w:hAnsi="Times New Roman" w:eastAsiaTheme="majorEastAsia"/>
          <w:vanish/>
          <w:sz w:val="24"/>
          <w:szCs w:val="24"/>
          <w:rPrChange w:author="personal" w:date="2024-03-11T20:00:00Z" w:id="494">
            <w:rPr>
              <w:rFonts w:asciiTheme="minorBidi" w:hAnsiTheme="minorBidi" w:eastAsiaTheme="majorEastAsia" w:cstheme="minorBidi"/>
              <w:vanish/>
              <w:sz w:val="24"/>
              <w:szCs w:val="24"/>
            </w:rPr>
          </w:rPrChange>
        </w:rPr>
      </w:pPr>
      <w:bookmarkStart w:name="_Toc69750562" w:id="495"/>
      <w:bookmarkStart w:name="_Toc159858520" w:id="496"/>
      <w:bookmarkStart w:name="_Toc159938818" w:id="497"/>
      <w:bookmarkStart w:name="_Toc159939210" w:id="498"/>
      <w:bookmarkStart w:name="_Toc69072489" w:id="499"/>
      <w:bookmarkEnd w:id="495"/>
      <w:bookmarkEnd w:id="496"/>
      <w:bookmarkEnd w:id="497"/>
      <w:bookmarkEnd w:id="498"/>
    </w:p>
    <w:p w:rsidRPr="00AF34FF" w:rsidR="006C5F26" w:rsidP="00CA0E99" w:rsidRDefault="006C5F26" w14:paraId="42110BEC" w14:textId="77777777">
      <w:pPr>
        <w:pStyle w:val="Prrafodelista"/>
        <w:numPr>
          <w:ilvl w:val="0"/>
          <w:numId w:val="3"/>
        </w:numPr>
        <w:spacing w:after="0" w:line="240" w:lineRule="auto"/>
        <w:contextualSpacing w:val="0"/>
        <w:jc w:val="both"/>
        <w:outlineLvl w:val="1"/>
        <w:rPr>
          <w:rFonts w:ascii="Times New Roman" w:hAnsi="Times New Roman" w:eastAsiaTheme="majorEastAsia"/>
          <w:vanish/>
          <w:sz w:val="24"/>
          <w:szCs w:val="24"/>
          <w:rPrChange w:author="personal" w:date="2024-03-11T20:00:00Z" w:id="500">
            <w:rPr>
              <w:rFonts w:asciiTheme="minorBidi" w:hAnsiTheme="minorBidi" w:eastAsiaTheme="majorEastAsia" w:cstheme="minorBidi"/>
              <w:vanish/>
              <w:sz w:val="24"/>
              <w:szCs w:val="24"/>
            </w:rPr>
          </w:rPrChange>
        </w:rPr>
      </w:pPr>
      <w:bookmarkStart w:name="_Toc69750563" w:id="501"/>
      <w:bookmarkStart w:name="_Toc159858521" w:id="502"/>
      <w:bookmarkStart w:name="_Toc159938819" w:id="503"/>
      <w:bookmarkStart w:name="_Toc159939211" w:id="504"/>
      <w:bookmarkEnd w:id="501"/>
      <w:bookmarkEnd w:id="502"/>
      <w:bookmarkEnd w:id="503"/>
      <w:bookmarkEnd w:id="504"/>
    </w:p>
    <w:p w:rsidRPr="00AF34FF" w:rsidR="00C94B2F" w:rsidP="00CA0E99" w:rsidRDefault="00C94B2F" w14:paraId="4AE9533C" w14:textId="5C0EE26B">
      <w:pPr>
        <w:pStyle w:val="Ttulo2"/>
        <w:rPr>
          <w:rFonts w:ascii="Times New Roman" w:hAnsi="Times New Roman" w:cs="Times New Roman"/>
          <w:rPrChange w:author="personal" w:date="2024-03-11T20:00:00Z" w:id="505">
            <w:rPr>
              <w:rFonts w:asciiTheme="minorBidi" w:hAnsiTheme="minorBidi" w:cstheme="minorBidi"/>
            </w:rPr>
          </w:rPrChange>
        </w:rPr>
      </w:pPr>
      <w:bookmarkStart w:name="_Toc159939212" w:id="506"/>
      <w:r w:rsidRPr="00AF34FF">
        <w:rPr>
          <w:rFonts w:ascii="Times New Roman" w:hAnsi="Times New Roman" w:cs="Times New Roman"/>
          <w:rPrChange w:author="personal" w:date="2024-03-11T20:00:00Z" w:id="507">
            <w:rPr>
              <w:rFonts w:asciiTheme="minorBidi" w:hAnsiTheme="minorBidi" w:cstheme="minorBidi"/>
            </w:rPr>
          </w:rPrChange>
        </w:rPr>
        <w:t>Justificación.</w:t>
      </w:r>
      <w:bookmarkEnd w:id="499"/>
      <w:bookmarkEnd w:id="506"/>
    </w:p>
    <w:p w:rsidRPr="00AF34FF" w:rsidR="00363C44" w:rsidRDefault="00363C44" w14:paraId="3F82DAE0" w14:textId="77777777">
      <w:pPr>
        <w:spacing w:after="0"/>
        <w:jc w:val="both"/>
        <w:rPr>
          <w:rFonts w:ascii="Times New Roman" w:hAnsi="Times New Roman"/>
          <w:sz w:val="24"/>
          <w:szCs w:val="24"/>
          <w:rPrChange w:author="personal" w:date="2024-03-11T20:00:00Z" w:id="508">
            <w:rPr/>
          </w:rPrChange>
        </w:rPr>
        <w:pPrChange w:author="personal" w:date="2024-03-11T19:59:00Z" w:id="509">
          <w:pPr>
            <w:spacing w:after="0"/>
          </w:pPr>
        </w:pPrChange>
      </w:pPr>
    </w:p>
    <w:p w:rsidRPr="00AF34FF" w:rsidR="003D5BBC" w:rsidP="00CA0E99" w:rsidRDefault="003D5BBC" w14:paraId="4A1BC5B8" w14:textId="08886A52">
      <w:pPr>
        <w:jc w:val="both"/>
        <w:rPr>
          <w:rFonts w:ascii="Times New Roman" w:hAnsi="Times New Roman"/>
          <w:sz w:val="24"/>
          <w:szCs w:val="24"/>
          <w:rPrChange w:author="personal" w:date="2024-03-11T20:00:00Z" w:id="510">
            <w:rPr>
              <w:rFonts w:asciiTheme="minorBidi" w:hAnsiTheme="minorBidi" w:cstheme="minorBidi"/>
            </w:rPr>
          </w:rPrChange>
        </w:rPr>
      </w:pPr>
      <w:r w:rsidRPr="00AF34FF">
        <w:rPr>
          <w:rFonts w:ascii="Times New Roman" w:hAnsi="Times New Roman"/>
          <w:sz w:val="24"/>
          <w:szCs w:val="24"/>
          <w:rPrChange w:author="personal" w:date="2024-03-11T20:00:00Z" w:id="511">
            <w:rPr>
              <w:rFonts w:asciiTheme="minorBidi" w:hAnsiTheme="minorBidi" w:cstheme="minorBidi"/>
            </w:rPr>
          </w:rPrChange>
        </w:rPr>
        <w:t xml:space="preserve">En la actualidad </w:t>
      </w:r>
      <w:r w:rsidRPr="00AF34FF" w:rsidR="004E62B1">
        <w:rPr>
          <w:rFonts w:ascii="Times New Roman" w:hAnsi="Times New Roman"/>
          <w:sz w:val="24"/>
          <w:szCs w:val="24"/>
          <w:rPrChange w:author="personal" w:date="2024-03-11T20:00:00Z" w:id="512">
            <w:rPr>
              <w:rFonts w:asciiTheme="minorBidi" w:hAnsiTheme="minorBidi" w:cstheme="minorBidi"/>
            </w:rPr>
          </w:rPrChange>
        </w:rPr>
        <w:t xml:space="preserve">la organización de los espacios académicos (Plan de estudios) de la Maestría está aprobada mediante la Resolución 155 del 23 de septiembre de 2014 generada por el Consejo Académico </w:t>
      </w:r>
      <w:commentRangeStart w:id="513"/>
      <w:r w:rsidRPr="00AF34FF" w:rsidR="004E62B1">
        <w:rPr>
          <w:rFonts w:ascii="Times New Roman" w:hAnsi="Times New Roman"/>
          <w:i/>
          <w:sz w:val="24"/>
          <w:szCs w:val="24"/>
          <w:rPrChange w:author="personal" w:date="2024-03-11T20:00:00Z" w:id="514">
            <w:rPr>
              <w:rFonts w:asciiTheme="minorBidi" w:hAnsiTheme="minorBidi" w:cstheme="minorBidi"/>
              <w:i/>
              <w:sz w:val="20"/>
            </w:rPr>
          </w:rPrChange>
        </w:rPr>
        <w:t>(Anexo 2).</w:t>
      </w:r>
      <w:r w:rsidRPr="00AF34FF" w:rsidR="004E62B1">
        <w:rPr>
          <w:rFonts w:ascii="Times New Roman" w:hAnsi="Times New Roman"/>
          <w:sz w:val="24"/>
          <w:szCs w:val="24"/>
          <w:rPrChange w:author="personal" w:date="2024-03-11T20:00:00Z" w:id="515">
            <w:rPr>
              <w:rFonts w:asciiTheme="minorBidi" w:hAnsiTheme="minorBidi" w:cstheme="minorBidi"/>
              <w:sz w:val="20"/>
            </w:rPr>
          </w:rPrChange>
        </w:rPr>
        <w:t xml:space="preserve"> </w:t>
      </w:r>
      <w:commentRangeEnd w:id="513"/>
      <w:r w:rsidR="00B97FB6">
        <w:rPr>
          <w:rStyle w:val="Refdecomentario"/>
        </w:rPr>
        <w:commentReference w:id="513"/>
      </w:r>
      <w:r w:rsidRPr="00AF34FF" w:rsidR="004E62B1">
        <w:rPr>
          <w:rFonts w:ascii="Times New Roman" w:hAnsi="Times New Roman"/>
          <w:sz w:val="24"/>
          <w:szCs w:val="24"/>
          <w:rPrChange w:author="personal" w:date="2024-03-11T20:00:00Z" w:id="516">
            <w:rPr>
              <w:rFonts w:asciiTheme="minorBidi" w:hAnsiTheme="minorBidi" w:cstheme="minorBidi"/>
            </w:rPr>
          </w:rPrChange>
        </w:rPr>
        <w:t xml:space="preserve">Como se puede observar en la Ilustración </w:t>
      </w:r>
      <w:r w:rsidRPr="00AF34FF" w:rsidR="00A4566E">
        <w:rPr>
          <w:rFonts w:ascii="Times New Roman" w:hAnsi="Times New Roman"/>
          <w:sz w:val="24"/>
          <w:szCs w:val="24"/>
          <w:rPrChange w:author="personal" w:date="2024-03-11T20:00:00Z" w:id="517">
            <w:rPr>
              <w:rFonts w:asciiTheme="minorBidi" w:hAnsiTheme="minorBidi" w:cstheme="minorBidi"/>
            </w:rPr>
          </w:rPrChange>
        </w:rPr>
        <w:t>-1</w:t>
      </w:r>
      <w:r w:rsidRPr="00AF34FF" w:rsidR="004E62B1">
        <w:rPr>
          <w:rFonts w:ascii="Times New Roman" w:hAnsi="Times New Roman"/>
          <w:sz w:val="24"/>
          <w:szCs w:val="24"/>
          <w:rPrChange w:author="personal" w:date="2024-03-11T20:00:00Z" w:id="518">
            <w:rPr>
              <w:rFonts w:asciiTheme="minorBidi" w:hAnsiTheme="minorBidi" w:cstheme="minorBidi"/>
            </w:rPr>
          </w:rPrChange>
        </w:rPr>
        <w:t>.</w:t>
      </w:r>
    </w:p>
    <w:p w:rsidRPr="00AF34FF" w:rsidR="00A4566E" w:rsidRDefault="00A4566E" w14:paraId="4D94233F" w14:textId="00C312F2">
      <w:pPr>
        <w:pStyle w:val="Descripcin"/>
        <w:spacing w:after="0"/>
        <w:jc w:val="both"/>
        <w:rPr>
          <w:rFonts w:ascii="Times New Roman" w:hAnsi="Times New Roman"/>
          <w:color w:val="auto"/>
          <w:sz w:val="24"/>
          <w:szCs w:val="24"/>
          <w:rPrChange w:author="personal" w:date="2024-03-11T20:00:00Z" w:id="519">
            <w:rPr>
              <w:rFonts w:ascii="Arial" w:hAnsi="Arial" w:cs="Arial"/>
              <w:color w:val="auto"/>
              <w:sz w:val="22"/>
              <w:szCs w:val="22"/>
            </w:rPr>
          </w:rPrChange>
        </w:rPr>
        <w:pPrChange w:author="personal" w:date="2024-03-11T19:59:00Z" w:id="520">
          <w:pPr>
            <w:pStyle w:val="Descripcin"/>
            <w:spacing w:after="0"/>
            <w:jc w:val="center"/>
          </w:pPr>
        </w:pPrChange>
      </w:pPr>
      <w:bookmarkStart w:name="_Toc159939940" w:id="521"/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2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Ilustración 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3">
            <w:rPr>
              <w:rFonts w:ascii="Arial" w:hAnsi="Arial" w:cs="Arial"/>
              <w:color w:val="auto"/>
              <w:sz w:val="22"/>
              <w:szCs w:val="22"/>
            </w:rPr>
          </w:rPrChange>
        </w:rPr>
        <w:fldChar w:fldCharType="begin"/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4">
            <w:rPr>
              <w:rFonts w:ascii="Arial" w:hAnsi="Arial" w:cs="Arial"/>
              <w:color w:val="auto"/>
              <w:sz w:val="22"/>
              <w:szCs w:val="22"/>
            </w:rPr>
          </w:rPrChange>
        </w:rPr>
        <w:instrText xml:space="preserve"> SEQ Tabla \* ARABIC </w:instrTex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5">
            <w:rPr>
              <w:rFonts w:ascii="Arial" w:hAnsi="Arial" w:cs="Arial"/>
              <w:color w:val="auto"/>
              <w:sz w:val="22"/>
              <w:szCs w:val="22"/>
            </w:rPr>
          </w:rPrChange>
        </w:rPr>
        <w:fldChar w:fldCharType="separate"/>
      </w:r>
      <w:r w:rsidRPr="00AF34FF">
        <w:rPr>
          <w:rFonts w:ascii="Times New Roman" w:hAnsi="Times New Roman"/>
          <w:noProof/>
          <w:color w:val="auto"/>
          <w:sz w:val="24"/>
          <w:szCs w:val="24"/>
          <w:rPrChange w:author="personal" w:date="2024-03-11T20:00:00Z" w:id="526">
            <w:rPr>
              <w:rFonts w:ascii="Arial" w:hAnsi="Arial" w:cs="Arial"/>
              <w:noProof/>
              <w:color w:val="auto"/>
              <w:sz w:val="22"/>
              <w:szCs w:val="22"/>
            </w:rPr>
          </w:rPrChange>
        </w:rPr>
        <w:t>1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7">
            <w:rPr>
              <w:rFonts w:ascii="Arial" w:hAnsi="Arial" w:cs="Arial"/>
              <w:color w:val="auto"/>
              <w:sz w:val="22"/>
              <w:szCs w:val="22"/>
            </w:rPr>
          </w:rPrChange>
        </w:rPr>
        <w:fldChar w:fldCharType="end"/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28">
            <w:rPr>
              <w:rFonts w:ascii="Arial" w:hAnsi="Arial" w:cs="Arial"/>
              <w:color w:val="auto"/>
              <w:sz w:val="22"/>
              <w:szCs w:val="22"/>
            </w:rPr>
          </w:rPrChange>
        </w:rPr>
        <w:t>. Organización espacios académicos</w:t>
      </w:r>
      <w:r w:rsidRPr="00AF34FF" w:rsidR="0067657E">
        <w:rPr>
          <w:rFonts w:ascii="Times New Roman" w:hAnsi="Times New Roman"/>
          <w:color w:val="auto"/>
          <w:sz w:val="24"/>
          <w:szCs w:val="24"/>
          <w:rPrChange w:author="personal" w:date="2024-03-11T20:00:00Z" w:id="529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 Maestría CIC – Resolución 155 de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530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 2014.</w:t>
      </w:r>
      <w:bookmarkEnd w:id="521"/>
    </w:p>
    <w:p w:rsidRPr="00AF34FF" w:rsidR="00A4566E" w:rsidRDefault="00A4566E" w14:paraId="21FCEBBB" w14:textId="38C316C4">
      <w:pPr>
        <w:spacing w:after="0"/>
        <w:jc w:val="both"/>
        <w:rPr>
          <w:rFonts w:ascii="Times New Roman" w:hAnsi="Times New Roman"/>
          <w:sz w:val="24"/>
          <w:szCs w:val="24"/>
          <w:rPrChange w:author="personal" w:date="2024-03-11T20:00:00Z" w:id="531">
            <w:rPr>
              <w:rFonts w:ascii="Arial" w:hAnsi="Arial" w:cs="Arial"/>
              <w:sz w:val="20"/>
              <w:szCs w:val="20"/>
            </w:rPr>
          </w:rPrChange>
        </w:rPr>
        <w:pPrChange w:author="personal" w:date="2024-03-11T19:59:00Z" w:id="532">
          <w:pPr>
            <w:spacing w:after="0"/>
            <w:jc w:val="center"/>
          </w:pPr>
        </w:pPrChange>
      </w:pPr>
      <w:r w:rsidRPr="00AF34FF">
        <w:rPr>
          <w:rFonts w:ascii="Times New Roman" w:hAnsi="Times New Roman"/>
          <w:sz w:val="24"/>
          <w:szCs w:val="24"/>
          <w:rPrChange w:author="personal" w:date="2024-03-11T20:00:00Z" w:id="533">
            <w:rPr>
              <w:rFonts w:ascii="Arial" w:hAnsi="Arial" w:cs="Arial"/>
              <w:sz w:val="20"/>
              <w:szCs w:val="20"/>
            </w:rPr>
          </w:rPrChange>
        </w:rPr>
        <w:t>Fuente: Maestría en Ciencias de la Información y las Comunicaciones</w:t>
      </w:r>
    </w:p>
    <w:p w:rsidRPr="00AF34FF" w:rsidR="0067657E" w:rsidRDefault="00F7014B" w14:paraId="2AA36EE0" w14:textId="56BA8E80">
      <w:pPr>
        <w:jc w:val="both"/>
        <w:rPr>
          <w:rFonts w:ascii="Times New Roman" w:hAnsi="Times New Roman"/>
          <w:sz w:val="24"/>
          <w:szCs w:val="24"/>
          <w:rPrChange w:author="personal" w:date="2024-03-11T20:00:00Z" w:id="534">
            <w:rPr/>
          </w:rPrChange>
        </w:rPr>
        <w:pPrChange w:author="personal" w:date="2024-03-11T19:59:00Z" w:id="535">
          <w:pPr>
            <w:jc w:val="center"/>
          </w:pPr>
        </w:pPrChange>
      </w:pPr>
      <w:commentRangeStart w:id="536"/>
      <w:r w:rsidRPr="00AF34FF">
        <w:rPr>
          <w:rFonts w:ascii="Times New Roman" w:hAnsi="Times New Roman"/>
          <w:noProof/>
          <w:sz w:val="24"/>
          <w:szCs w:val="24"/>
          <w:lang w:eastAsia="es-CO"/>
          <w:rPrChange w:author="personal" w:date="2024-03-11T20:00:00Z" w:id="537">
            <w:rPr>
              <w:rFonts w:ascii="Arial" w:hAnsi="Arial" w:cs="Arial"/>
              <w:noProof/>
              <w:lang w:eastAsia="es-CO"/>
            </w:rPr>
          </w:rPrChange>
        </w:rPr>
        <w:drawing>
          <wp:anchor distT="0" distB="0" distL="114300" distR="114300" simplePos="0" relativeHeight="251658241" behindDoc="1" locked="0" layoutInCell="1" allowOverlap="1" wp14:anchorId="69A78C75" wp14:editId="2F6EFD80">
            <wp:simplePos x="0" y="0"/>
            <wp:positionH relativeFrom="margin">
              <wp:align>left</wp:align>
            </wp:positionH>
            <wp:positionV relativeFrom="margin">
              <wp:posOffset>1750643</wp:posOffset>
            </wp:positionV>
            <wp:extent cx="5911850" cy="2379980"/>
            <wp:effectExtent l="0" t="0" r="0" b="1270"/>
            <wp:wrapTight wrapText="bothSides">
              <wp:wrapPolygon edited="0">
                <wp:start x="0" y="0"/>
                <wp:lineTo x="0" y="21439"/>
                <wp:lineTo x="21507" y="21439"/>
                <wp:lineTo x="2150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36"/>
      <w:r w:rsidR="00255F02">
        <w:rPr>
          <w:rStyle w:val="Refdecomentario"/>
        </w:rPr>
        <w:commentReference w:id="536"/>
      </w:r>
    </w:p>
    <w:p w:rsidRPr="00AF34FF" w:rsidR="00A4566E" w:rsidP="00CA0E99" w:rsidRDefault="004E62B1" w14:paraId="1A3EC3E4" w14:textId="1145132A">
      <w:pPr>
        <w:pStyle w:val="Ttulo2"/>
        <w:rPr>
          <w:rFonts w:ascii="Times New Roman" w:hAnsi="Times New Roman" w:cs="Times New Roman"/>
          <w:rPrChange w:author="personal" w:date="2024-03-11T20:00:00Z" w:id="538">
            <w:rPr>
              <w:rFonts w:asciiTheme="minorBidi" w:hAnsiTheme="minorBidi" w:cstheme="minorBidi"/>
            </w:rPr>
          </w:rPrChange>
        </w:rPr>
      </w:pPr>
      <w:bookmarkStart w:name="_Toc159939213" w:id="539"/>
      <w:commentRangeStart w:id="540"/>
      <w:r w:rsidRPr="00AF34FF">
        <w:rPr>
          <w:rFonts w:ascii="Times New Roman" w:hAnsi="Times New Roman" w:cs="Times New Roman"/>
          <w:rPrChange w:author="personal" w:date="2024-03-11T20:00:00Z" w:id="541">
            <w:rPr>
              <w:rFonts w:asciiTheme="minorBidi" w:hAnsiTheme="minorBidi" w:cstheme="minorBidi"/>
            </w:rPr>
          </w:rPrChange>
        </w:rPr>
        <w:t>Justificación reorganización</w:t>
      </w:r>
      <w:bookmarkEnd w:id="539"/>
      <w:r w:rsidRPr="00AF34FF">
        <w:rPr>
          <w:rFonts w:ascii="Times New Roman" w:hAnsi="Times New Roman" w:cs="Times New Roman"/>
          <w:rPrChange w:author="personal" w:date="2024-03-11T20:00:00Z" w:id="542">
            <w:rPr>
              <w:rFonts w:asciiTheme="minorBidi" w:hAnsiTheme="minorBidi" w:cstheme="minorBidi"/>
            </w:rPr>
          </w:rPrChange>
        </w:rPr>
        <w:t xml:space="preserve"> </w:t>
      </w:r>
      <w:commentRangeEnd w:id="540"/>
      <w:r w:rsidR="00D91220">
        <w:rPr>
          <w:rStyle w:val="Refdecomentario"/>
          <w:rFonts w:ascii="Calibri" w:hAnsi="Calibri" w:eastAsia="Calibri" w:cs="Times New Roman"/>
        </w:rPr>
        <w:commentReference w:id="540"/>
      </w:r>
    </w:p>
    <w:p w:rsidRPr="00AF34FF" w:rsidR="00363C44" w:rsidRDefault="00363C44" w14:paraId="00EB120C" w14:textId="77777777">
      <w:pPr>
        <w:spacing w:after="0"/>
        <w:jc w:val="both"/>
        <w:rPr>
          <w:rFonts w:ascii="Times New Roman" w:hAnsi="Times New Roman"/>
          <w:sz w:val="24"/>
          <w:szCs w:val="24"/>
          <w:rPrChange w:author="personal" w:date="2024-03-11T20:00:00Z" w:id="543">
            <w:rPr/>
          </w:rPrChange>
        </w:rPr>
        <w:pPrChange w:author="personal" w:date="2024-03-11T19:59:00Z" w:id="544">
          <w:pPr>
            <w:spacing w:after="0"/>
          </w:pPr>
        </w:pPrChange>
      </w:pPr>
    </w:p>
    <w:p w:rsidRPr="00AF34FF" w:rsidR="00C94B2F" w:rsidP="00CA0E99" w:rsidRDefault="00C94B2F" w14:paraId="31CAB5A1" w14:textId="6484612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4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46">
            <w:rPr>
              <w:rFonts w:asciiTheme="minorBidi" w:hAnsiTheme="minorBidi" w:cstheme="minorBidi"/>
              <w:sz w:val="24"/>
              <w:szCs w:val="24"/>
              <w:lang w:val="es-ES" w:eastAsia="es-ES"/>
            </w:rPr>
          </w:rPrChange>
        </w:rPr>
        <w:t xml:space="preserve">El propósito de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4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esta 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4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reorganización o ajuste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4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es fortalecer y </w:t>
      </w:r>
      <w:r w:rsidRPr="00AF34FF" w:rsidR="0067657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distribuir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los espacios académicos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de Electivas de É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nfasis</w:t>
      </w:r>
      <w:r w:rsidRPr="00AF34FF" w:rsidR="004E62B1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, que anteriormente se conocían como espacios académicos de Profundización de Énfasis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, permitiendo a los estudiantes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ampliar los conocimientos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directamente sobre el énfasis escogido con una </w:t>
      </w:r>
      <w:r w:rsidRPr="00AF34FF" w:rsidR="0067657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5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mayor 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oferta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 espacios académicos, </w:t>
      </w:r>
      <w:r w:rsidRPr="00AF34FF" w:rsidR="0067657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buscando que cada uno de estos</w:t>
      </w:r>
      <w:r w:rsidRPr="00AF34FF" w:rsidR="009C74A9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obtenga un dinamismo </w:t>
      </w:r>
      <w:r w:rsidRPr="00AF34FF" w:rsidR="001A0F9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en la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oferta de espacios académicos Electivos de É</w:t>
      </w:r>
      <w:r w:rsidRPr="00AF34FF" w:rsidR="001A0F9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nfasis y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Electivos C</w:t>
      </w:r>
      <w:r w:rsidRPr="00AF34FF" w:rsidR="001A0F9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omplementar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6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ios,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el cual dará una m</w:t>
      </w:r>
      <w:r w:rsidRPr="00AF34FF" w:rsidR="0067657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ejor perspectiva al énfasis a cursar por los estudiantes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.</w:t>
      </w:r>
    </w:p>
    <w:p w:rsidRPr="00AF34FF" w:rsidR="008F3F44" w:rsidP="00CA0E99" w:rsidRDefault="008F3F44" w14:paraId="3F30673A" w14:textId="121249E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C94B2F" w:rsidP="00CA0E99" w:rsidRDefault="00C94B2F" w14:paraId="51163CDE" w14:textId="6E7CFBBC">
      <w:pPr>
        <w:tabs>
          <w:tab w:val="left" w:pos="439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En cuanto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al ajuste o reorganización de los espacios académicos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, se propone que </w:t>
      </w:r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los espacios académicos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7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que se observan en la Ilustración 1</w:t>
      </w:r>
      <w:ins w:author="personal" w:date="2024-03-11T23:32:00Z" w:id="580">
        <w:r w:rsidR="008A2A93">
          <w:rPr>
            <w:rFonts w:ascii="Times New Roman" w:hAnsi="Times New Roman"/>
            <w:sz w:val="24"/>
            <w:szCs w:val="24"/>
            <w:lang w:val="es-ES" w:eastAsia="es-ES"/>
          </w:rPr>
          <w:t>,</w:t>
        </w:r>
      </w:ins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como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espacios E</w:t>
      </w:r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lectivos</w:t>
      </w:r>
      <w:ins w:author="personal" w:date="2024-03-11T23:32:00Z" w:id="585">
        <w:r w:rsidR="0057491E">
          <w:rPr>
            <w:rFonts w:ascii="Times New Roman" w:hAnsi="Times New Roman"/>
            <w:sz w:val="24"/>
            <w:szCs w:val="24"/>
            <w:lang w:val="es-ES" w:eastAsia="es-ES"/>
          </w:rPr>
          <w:t>,</w:t>
        </w:r>
      </w:ins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se reorganicen </w:t>
      </w:r>
      <w:commentRangeStart w:id="588"/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8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dentro de cada uno de los 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cuatro (4) </w:t>
      </w:r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énfasis</w:t>
      </w:r>
      <w:commentRangeEnd w:id="588"/>
      <w:r w:rsidR="00255F02">
        <w:rPr>
          <w:rStyle w:val="Refdecomentario"/>
        </w:rPr>
        <w:commentReference w:id="588"/>
      </w:r>
      <w:r w:rsidRPr="00AF34FF" w:rsidR="00FA2D2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y permita mayor dinamismo en la oferta de los espacios académicos,</w:t>
      </w:r>
      <w:r w:rsidRPr="00AF34FF" w:rsidR="00EB399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sin realizar modificaciones en la malla curricular vigente</w:t>
      </w:r>
      <w:r w:rsidRPr="00AF34FF" w:rsidR="00155CD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(</w:t>
      </w:r>
      <w:r w:rsidRPr="00AF34FF" w:rsidR="00155CDF">
        <w:rPr>
          <w:rFonts w:ascii="Times New Roman" w:hAnsi="Times New Roman"/>
          <w:i/>
          <w:iCs/>
          <w:sz w:val="24"/>
          <w:szCs w:val="24"/>
          <w:lang w:val="es-ES" w:eastAsia="es-ES"/>
          <w:rPrChange w:author="personal" w:date="2024-03-11T20:00:00Z" w:id="595">
            <w:rPr>
              <w:rFonts w:ascii="Arial" w:hAnsi="Arial" w:cs="Arial"/>
              <w:i/>
              <w:iCs/>
              <w:sz w:val="24"/>
              <w:szCs w:val="24"/>
              <w:lang w:val="es-ES" w:eastAsia="es-ES"/>
            </w:rPr>
          </w:rPrChange>
        </w:rPr>
        <w:t>Niveles y Número de créditos</w:t>
      </w:r>
      <w:r w:rsidRPr="00AF34FF" w:rsidR="00155CD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)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.</w:t>
      </w:r>
    </w:p>
    <w:p w:rsidRPr="00AF34FF" w:rsidR="00C94B2F" w:rsidP="00CA0E99" w:rsidRDefault="00C94B2F" w14:paraId="5D29E863" w14:textId="404A989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9B49BB" w:rsidP="00CA0E99" w:rsidRDefault="009B49BB" w14:paraId="5FD757E1" w14:textId="7230665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59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Por otro lado, se evidenció en los procesos de autoevaluación de la Maestría en Ciencias de la Información y las Comunicaciones, que la apertura u ofer</w:t>
      </w:r>
      <w:r w:rsidRPr="00AF34FF" w:rsidR="00413EB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ta del cuarto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énfasis en </w:t>
      </w:r>
      <w:r w:rsidRPr="00AF34FF" w:rsidR="00413EB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lastRenderedPageBreak/>
        <w:t>I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nteligencia </w:t>
      </w:r>
      <w:r w:rsidRPr="00AF34FF" w:rsidR="00413EB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rtificial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 w:rsidR="00E0016A">
        <w:rPr>
          <w:rFonts w:ascii="Times New Roman" w:hAnsi="Times New Roman"/>
          <w:i/>
          <w:sz w:val="24"/>
          <w:szCs w:val="24"/>
          <w:lang w:val="es-ES" w:eastAsia="es-ES"/>
          <w:rPrChange w:author="personal" w:date="2024-03-11T20:00:00Z" w:id="608">
            <w:rPr>
              <w:rFonts w:ascii="Arial" w:hAnsi="Arial" w:cs="Arial"/>
              <w:i/>
              <w:szCs w:val="24"/>
              <w:lang w:val="es-ES" w:eastAsia="es-ES"/>
            </w:rPr>
          </w:rPrChange>
        </w:rPr>
        <w:t>(Anexo 1)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09">
            <w:rPr>
              <w:rFonts w:ascii="Arial" w:hAnsi="Arial" w:cs="Arial"/>
              <w:szCs w:val="24"/>
              <w:lang w:val="es-ES" w:eastAsia="es-ES"/>
            </w:rPr>
          </w:rPrChange>
        </w:rPr>
        <w:t xml:space="preserve"> </w:t>
      </w:r>
      <w:commentRangeStart w:id="610"/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requer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irá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una organización diferente en los espacios </w:t>
      </w:r>
      <w:commentRangeEnd w:id="610"/>
      <w:r w:rsidR="00D72381">
        <w:rPr>
          <w:rStyle w:val="Refdecomentario"/>
        </w:rPr>
        <w:commentReference w:id="610"/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académicos ofertados.</w:t>
      </w:r>
    </w:p>
    <w:p w:rsidRPr="00AF34FF" w:rsidR="00363C44" w:rsidP="00CA0E99" w:rsidRDefault="00363C44" w14:paraId="0D9CE39D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9B49BB" w:rsidP="00CA0E99" w:rsidRDefault="00E0016A" w14:paraId="367A91D2" w14:textId="5C27FE1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La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1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reorganización</w:t>
      </w:r>
      <w:r w:rsidRPr="00AF34FF" w:rsidR="00A4566E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planteada ajustará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la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distribución de lo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s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espacios académicos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2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como se muestra en la Ilustración 2 - </w:t>
      </w:r>
      <w:r w:rsidRPr="00AF34FF" w:rsidR="009B49BB">
        <w:rPr>
          <w:rFonts w:ascii="Times New Roman" w:hAnsi="Times New Roman"/>
          <w:sz w:val="24"/>
          <w:szCs w:val="24"/>
          <w:rPrChange w:author="personal" w:date="2024-03-11T20:00:00Z" w:id="627">
            <w:rPr>
              <w:rFonts w:ascii="Arial" w:hAnsi="Arial" w:cs="Arial"/>
              <w:sz w:val="24"/>
              <w:szCs w:val="24"/>
            </w:rPr>
          </w:rPrChange>
        </w:rPr>
        <w:t xml:space="preserve">Organización de los espacios académicos con </w:t>
      </w:r>
      <w:r w:rsidRPr="00AF34FF">
        <w:rPr>
          <w:rFonts w:ascii="Times New Roman" w:hAnsi="Times New Roman"/>
          <w:sz w:val="24"/>
          <w:szCs w:val="24"/>
          <w:rPrChange w:author="personal" w:date="2024-03-11T20:00:00Z" w:id="628">
            <w:rPr>
              <w:rFonts w:ascii="Arial" w:hAnsi="Arial" w:cs="Arial"/>
              <w:sz w:val="24"/>
              <w:szCs w:val="24"/>
            </w:rPr>
          </w:rPrChange>
        </w:rPr>
        <w:t>cuatro (</w:t>
      </w:r>
      <w:r w:rsidRPr="00AF34FF" w:rsidR="009B49BB">
        <w:rPr>
          <w:rFonts w:ascii="Times New Roman" w:hAnsi="Times New Roman"/>
          <w:sz w:val="24"/>
          <w:szCs w:val="24"/>
          <w:rPrChange w:author="personal" w:date="2024-03-11T20:00:00Z" w:id="629">
            <w:rPr>
              <w:rFonts w:ascii="Arial" w:hAnsi="Arial" w:cs="Arial"/>
              <w:sz w:val="24"/>
              <w:szCs w:val="24"/>
            </w:rPr>
          </w:rPrChange>
        </w:rPr>
        <w:t>4</w:t>
      </w:r>
      <w:r w:rsidRPr="00AF34FF">
        <w:rPr>
          <w:rFonts w:ascii="Times New Roman" w:hAnsi="Times New Roman"/>
          <w:sz w:val="24"/>
          <w:szCs w:val="24"/>
          <w:rPrChange w:author="personal" w:date="2024-03-11T20:00:00Z" w:id="630">
            <w:rPr>
              <w:rFonts w:ascii="Arial" w:hAnsi="Arial" w:cs="Arial"/>
              <w:sz w:val="24"/>
              <w:szCs w:val="24"/>
            </w:rPr>
          </w:rPrChange>
        </w:rPr>
        <w:t>) énfasis para el Componente de</w:t>
      </w:r>
      <w:r w:rsidRPr="00AF34FF" w:rsidR="009B49BB">
        <w:rPr>
          <w:rFonts w:ascii="Times New Roman" w:hAnsi="Times New Roman"/>
          <w:sz w:val="24"/>
          <w:szCs w:val="24"/>
          <w:rPrChange w:author="personal" w:date="2024-03-11T20:00:00Z" w:id="631">
            <w:rPr>
              <w:rFonts w:ascii="Arial" w:hAnsi="Arial" w:cs="Arial"/>
              <w:sz w:val="24"/>
              <w:szCs w:val="24"/>
            </w:rPr>
          </w:rPrChange>
        </w:rPr>
        <w:t xml:space="preserve"> 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Profundización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y la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Ilustración 3 Organización de los espacios académicos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también 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con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cuatro (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8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4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39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)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0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énfasis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1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–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</w:t>
      </w: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para el Componente en </w:t>
      </w:r>
      <w:r w:rsidRPr="00AF34FF" w:rsidR="009B49BB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Investigación:</w:t>
      </w:r>
    </w:p>
    <w:p w:rsidRPr="00AF34FF" w:rsidR="00E0016A" w:rsidP="00CA0E99" w:rsidRDefault="00E0016A" w14:paraId="054C0091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64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</w:p>
    <w:p w:rsidRPr="00AF34FF" w:rsidR="00C94B2F" w:rsidRDefault="00770309" w14:paraId="48817DF6" w14:textId="531425A4">
      <w:pPr>
        <w:pStyle w:val="Descripcin"/>
        <w:spacing w:after="0"/>
        <w:jc w:val="both"/>
        <w:rPr>
          <w:rFonts w:ascii="Times New Roman" w:hAnsi="Times New Roman"/>
          <w:color w:val="auto"/>
          <w:sz w:val="24"/>
          <w:szCs w:val="24"/>
          <w:rPrChange w:author="personal" w:date="2024-03-11T20:00:00Z" w:id="646">
            <w:rPr>
              <w:rFonts w:ascii="Arial" w:hAnsi="Arial" w:cs="Arial"/>
              <w:color w:val="auto"/>
              <w:sz w:val="22"/>
              <w:szCs w:val="22"/>
            </w:rPr>
          </w:rPrChange>
        </w:rPr>
        <w:pPrChange w:author="personal" w:date="2024-03-11T19:59:00Z" w:id="647">
          <w:pPr>
            <w:pStyle w:val="Descripcin"/>
            <w:spacing w:after="0"/>
            <w:jc w:val="center"/>
          </w:pPr>
        </w:pPrChange>
      </w:pPr>
      <w:commentRangeStart w:id="648"/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49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Ilustración </w:t>
      </w:r>
      <w:r w:rsidRPr="00AF34FF" w:rsidR="001E660F">
        <w:rPr>
          <w:rFonts w:ascii="Times New Roman" w:hAnsi="Times New Roman"/>
          <w:color w:val="auto"/>
          <w:sz w:val="24"/>
          <w:szCs w:val="24"/>
          <w:rPrChange w:author="personal" w:date="2024-03-11T20:00:00Z" w:id="650">
            <w:rPr>
              <w:rFonts w:ascii="Arial" w:hAnsi="Arial" w:cs="Arial"/>
              <w:color w:val="auto"/>
              <w:sz w:val="22"/>
              <w:szCs w:val="22"/>
            </w:rPr>
          </w:rPrChange>
        </w:rPr>
        <w:t>2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51">
            <w:rPr>
              <w:rFonts w:ascii="Arial" w:hAnsi="Arial" w:cs="Arial"/>
              <w:color w:val="auto"/>
              <w:sz w:val="22"/>
              <w:szCs w:val="22"/>
            </w:rPr>
          </w:rPrChange>
        </w:rPr>
        <w:t>.</w:t>
      </w:r>
      <w:r w:rsidRPr="00AF34FF" w:rsidR="00807405">
        <w:rPr>
          <w:rFonts w:ascii="Times New Roman" w:hAnsi="Times New Roman"/>
          <w:color w:val="auto"/>
          <w:sz w:val="24"/>
          <w:szCs w:val="24"/>
          <w:rPrChange w:author="personal" w:date="2024-03-11T20:00:00Z" w:id="652">
            <w:rPr>
              <w:color w:val="auto"/>
              <w:sz w:val="16"/>
              <w:szCs w:val="16"/>
            </w:rPr>
          </w:rPrChange>
        </w:rPr>
        <w:t xml:space="preserve"> </w:t>
      </w:r>
      <w:r w:rsidRPr="00AF34FF" w:rsidR="00EB399D">
        <w:rPr>
          <w:rFonts w:ascii="Times New Roman" w:hAnsi="Times New Roman"/>
          <w:color w:val="auto"/>
          <w:sz w:val="24"/>
          <w:szCs w:val="24"/>
          <w:rPrChange w:author="personal" w:date="2024-03-11T20:00:00Z" w:id="653">
            <w:rPr>
              <w:rFonts w:ascii="Arial" w:hAnsi="Arial" w:cs="Arial"/>
              <w:color w:val="auto"/>
              <w:sz w:val="22"/>
              <w:szCs w:val="22"/>
            </w:rPr>
          </w:rPrChange>
        </w:rPr>
        <w:t>Organización de los espacios académicos con 4 énfasis</w:t>
      </w:r>
      <w:r w:rsidRPr="00AF34FF" w:rsidR="009B49BB">
        <w:rPr>
          <w:rFonts w:ascii="Times New Roman" w:hAnsi="Times New Roman"/>
          <w:color w:val="auto"/>
          <w:sz w:val="24"/>
          <w:szCs w:val="24"/>
          <w:rPrChange w:author="personal" w:date="2024-03-11T20:00:00Z" w:id="654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 - Profundización</w:t>
      </w:r>
      <w:commentRangeEnd w:id="648"/>
      <w:r w:rsidR="00737846">
        <w:rPr>
          <w:rStyle w:val="Refdecomentario"/>
          <w:i w:val="0"/>
          <w:iCs w:val="0"/>
          <w:color w:val="auto"/>
        </w:rPr>
        <w:commentReference w:id="648"/>
      </w:r>
    </w:p>
    <w:p w:rsidRPr="00AF34FF" w:rsidR="00EB399D" w:rsidRDefault="00F7014B" w14:paraId="13B4F64D" w14:textId="7DCF5404">
      <w:pPr>
        <w:spacing w:after="0"/>
        <w:jc w:val="both"/>
        <w:rPr>
          <w:rFonts w:ascii="Times New Roman" w:hAnsi="Times New Roman"/>
          <w:sz w:val="24"/>
          <w:szCs w:val="24"/>
          <w:rPrChange w:author="personal" w:date="2024-03-11T20:00:00Z" w:id="655">
            <w:rPr/>
          </w:rPrChange>
        </w:rPr>
        <w:pPrChange w:author="personal" w:date="2024-03-11T19:59:00Z" w:id="656">
          <w:pPr>
            <w:spacing w:after="0"/>
            <w:jc w:val="center"/>
          </w:pPr>
        </w:pPrChange>
      </w:pPr>
      <w:commentRangeStart w:id="657"/>
      <w:commentRangeStart w:id="658"/>
      <w:r w:rsidRPr="00AF34FF">
        <w:rPr>
          <w:rFonts w:ascii="Times New Roman" w:hAnsi="Times New Roman"/>
          <w:noProof/>
          <w:sz w:val="24"/>
          <w:szCs w:val="24"/>
          <w:lang w:eastAsia="es-CO"/>
          <w:rPrChange w:author="personal" w:date="2024-03-11T20:00:00Z" w:id="659">
            <w:rPr>
              <w:noProof/>
              <w:lang w:eastAsia="es-CO"/>
            </w:rPr>
          </w:rPrChange>
        </w:rPr>
        <w:drawing>
          <wp:inline distT="0" distB="0" distL="0" distR="0" wp14:anchorId="5BD5A826" wp14:editId="1B299972">
            <wp:extent cx="5341615" cy="26384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66" cy="264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58"/>
      <w:r w:rsidR="00C268CC">
        <w:rPr>
          <w:rStyle w:val="Refdecomentario"/>
        </w:rPr>
        <w:commentReference w:id="658"/>
      </w:r>
      <w:commentRangeEnd w:id="657"/>
      <w:r w:rsidR="00C268CC">
        <w:rPr>
          <w:rStyle w:val="Refdecomentario"/>
        </w:rPr>
        <w:commentReference w:id="657"/>
      </w:r>
    </w:p>
    <w:p w:rsidRPr="00AF34FF" w:rsidR="00130E4A" w:rsidRDefault="00130E4A" w14:paraId="5ABE2B62" w14:textId="541D80F3">
      <w:pPr>
        <w:spacing w:after="0"/>
        <w:jc w:val="both"/>
        <w:rPr>
          <w:rFonts w:ascii="Times New Roman" w:hAnsi="Times New Roman"/>
          <w:sz w:val="24"/>
          <w:szCs w:val="24"/>
          <w:rPrChange w:author="personal" w:date="2024-03-11T20:00:00Z" w:id="660">
            <w:rPr>
              <w:sz w:val="18"/>
              <w:szCs w:val="18"/>
            </w:rPr>
          </w:rPrChange>
        </w:rPr>
        <w:pPrChange w:author="personal" w:date="2024-03-11T19:59:00Z" w:id="661">
          <w:pPr>
            <w:spacing w:after="0"/>
            <w:jc w:val="center"/>
          </w:pPr>
        </w:pPrChange>
      </w:pPr>
      <w:r w:rsidRPr="00AF34FF">
        <w:rPr>
          <w:rFonts w:ascii="Times New Roman" w:hAnsi="Times New Roman"/>
          <w:sz w:val="24"/>
          <w:szCs w:val="24"/>
          <w:rPrChange w:author="personal" w:date="2024-03-11T20:00:00Z" w:id="662">
            <w:rPr>
              <w:sz w:val="18"/>
              <w:szCs w:val="18"/>
            </w:rPr>
          </w:rPrChange>
        </w:rPr>
        <w:t>Nota: Todos los espacios académicos tienen 4 créditos.</w:t>
      </w:r>
    </w:p>
    <w:p w:rsidRPr="00AF34FF" w:rsidR="00C94B2F" w:rsidRDefault="00C94B2F" w14:paraId="26B2A965" w14:textId="2BB50483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663">
            <w:rPr>
              <w:rFonts w:ascii="Arial" w:hAnsi="Arial" w:cs="Arial"/>
              <w:i/>
              <w:sz w:val="20"/>
            </w:rPr>
          </w:rPrChange>
        </w:rPr>
        <w:pPrChange w:author="personal" w:date="2024-03-11T19:59:00Z" w:id="664">
          <w:pPr>
            <w:spacing w:after="0" w:line="240" w:lineRule="auto"/>
            <w:jc w:val="center"/>
          </w:pPr>
        </w:pPrChange>
      </w:pPr>
      <w:r w:rsidRPr="00AF34FF">
        <w:rPr>
          <w:rFonts w:ascii="Times New Roman" w:hAnsi="Times New Roman"/>
          <w:i/>
          <w:sz w:val="24"/>
          <w:szCs w:val="24"/>
          <w:rPrChange w:author="personal" w:date="2024-03-11T20:00:00Z" w:id="665">
            <w:rPr>
              <w:rFonts w:ascii="Arial" w:hAnsi="Arial" w:cs="Arial"/>
              <w:i/>
              <w:sz w:val="20"/>
            </w:rPr>
          </w:rPrChange>
        </w:rPr>
        <w:t xml:space="preserve">Fuente: </w:t>
      </w:r>
      <w:r w:rsidRPr="00AF34FF" w:rsidR="00A444F1">
        <w:rPr>
          <w:rFonts w:ascii="Times New Roman" w:hAnsi="Times New Roman"/>
          <w:i/>
          <w:sz w:val="24"/>
          <w:szCs w:val="24"/>
          <w:rPrChange w:author="personal" w:date="2024-03-11T20:00:00Z" w:id="666">
            <w:rPr>
              <w:rFonts w:ascii="Arial" w:hAnsi="Arial" w:cs="Arial"/>
              <w:i/>
              <w:sz w:val="20"/>
            </w:rPr>
          </w:rPrChange>
        </w:rPr>
        <w:t>Maestría en Ciencias de la Información y las Comunicaciones</w:t>
      </w:r>
      <w:r w:rsidRPr="00AF34FF" w:rsidR="009B49BB">
        <w:rPr>
          <w:rFonts w:ascii="Times New Roman" w:hAnsi="Times New Roman"/>
          <w:i/>
          <w:sz w:val="24"/>
          <w:szCs w:val="24"/>
          <w:rPrChange w:author="personal" w:date="2024-03-11T20:00:00Z" w:id="667">
            <w:rPr>
              <w:rFonts w:ascii="Arial" w:hAnsi="Arial" w:cs="Arial"/>
              <w:i/>
              <w:sz w:val="20"/>
            </w:rPr>
          </w:rPrChange>
        </w:rPr>
        <w:t xml:space="preserve"> - Profundización</w:t>
      </w:r>
    </w:p>
    <w:p w:rsidRPr="00AF34FF" w:rsidR="00C94B2F" w:rsidRDefault="00C94B2F" w14:paraId="2F1948F5" w14:textId="18FB6B06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668">
            <w:rPr>
              <w:rFonts w:ascii="Arial" w:hAnsi="Arial" w:cs="Arial"/>
              <w:i/>
              <w:sz w:val="24"/>
              <w:szCs w:val="24"/>
            </w:rPr>
          </w:rPrChange>
        </w:rPr>
        <w:pPrChange w:author="personal" w:date="2024-03-11T19:59:00Z" w:id="669">
          <w:pPr>
            <w:spacing w:after="0" w:line="240" w:lineRule="auto"/>
            <w:jc w:val="center"/>
          </w:pPr>
        </w:pPrChange>
      </w:pPr>
    </w:p>
    <w:p w:rsidRPr="00AF34FF" w:rsidR="009B49BB" w:rsidRDefault="009B49BB" w14:paraId="07CD4D31" w14:textId="38144A3D">
      <w:pPr>
        <w:pStyle w:val="Descripcin"/>
        <w:spacing w:after="0"/>
        <w:jc w:val="both"/>
        <w:rPr>
          <w:rFonts w:ascii="Times New Roman" w:hAnsi="Times New Roman"/>
          <w:color w:val="auto"/>
          <w:sz w:val="24"/>
          <w:szCs w:val="24"/>
          <w:rPrChange w:author="personal" w:date="2024-03-11T20:00:00Z" w:id="670">
            <w:rPr>
              <w:rFonts w:ascii="Arial" w:hAnsi="Arial" w:cs="Arial"/>
              <w:color w:val="auto"/>
              <w:sz w:val="22"/>
              <w:szCs w:val="22"/>
            </w:rPr>
          </w:rPrChange>
        </w:rPr>
        <w:pPrChange w:author="personal" w:date="2024-03-11T19:59:00Z" w:id="671">
          <w:pPr>
            <w:pStyle w:val="Descripcin"/>
            <w:spacing w:after="0"/>
            <w:jc w:val="center"/>
          </w:pPr>
        </w:pPrChange>
      </w:pPr>
      <w:commentRangeStart w:id="672"/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73">
            <w:rPr>
              <w:rFonts w:ascii="Arial" w:hAnsi="Arial" w:cs="Arial"/>
              <w:color w:val="auto"/>
              <w:sz w:val="22"/>
              <w:szCs w:val="22"/>
            </w:rPr>
          </w:rPrChange>
        </w:rPr>
        <w:t xml:space="preserve">Ilustración </w:t>
      </w:r>
      <w:r w:rsidRPr="00AF34FF" w:rsidR="00E0016A">
        <w:rPr>
          <w:rFonts w:ascii="Times New Roman" w:hAnsi="Times New Roman"/>
          <w:color w:val="auto"/>
          <w:sz w:val="24"/>
          <w:szCs w:val="24"/>
          <w:rPrChange w:author="personal" w:date="2024-03-11T20:00:00Z" w:id="674">
            <w:rPr>
              <w:rFonts w:ascii="Arial" w:hAnsi="Arial" w:cs="Arial"/>
              <w:color w:val="auto"/>
              <w:sz w:val="22"/>
              <w:szCs w:val="22"/>
            </w:rPr>
          </w:rPrChange>
        </w:rPr>
        <w:t>3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75">
            <w:rPr>
              <w:rFonts w:ascii="Arial" w:hAnsi="Arial" w:cs="Arial"/>
              <w:color w:val="auto"/>
              <w:sz w:val="22"/>
              <w:szCs w:val="22"/>
            </w:rPr>
          </w:rPrChange>
        </w:rPr>
        <w:t>.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76">
            <w:rPr>
              <w:color w:val="auto"/>
              <w:sz w:val="16"/>
              <w:szCs w:val="16"/>
            </w:rPr>
          </w:rPrChange>
        </w:rPr>
        <w:t xml:space="preserve"> 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77">
            <w:rPr>
              <w:rFonts w:ascii="Arial" w:hAnsi="Arial" w:cs="Arial"/>
              <w:color w:val="auto"/>
              <w:sz w:val="22"/>
              <w:szCs w:val="22"/>
            </w:rPr>
          </w:rPrChange>
        </w:rPr>
        <w:t>Organización de los espacios académicos con 4 énfasis -</w:t>
      </w:r>
      <w:r w:rsidRPr="00AF34FF">
        <w:rPr>
          <w:rFonts w:ascii="Times New Roman" w:hAnsi="Times New Roman"/>
          <w:sz w:val="24"/>
          <w:szCs w:val="24"/>
          <w:rPrChange w:author="personal" w:date="2024-03-11T20:00:00Z" w:id="678">
            <w:rPr>
              <w:sz w:val="16"/>
              <w:szCs w:val="16"/>
            </w:rPr>
          </w:rPrChange>
        </w:rPr>
        <w:t xml:space="preserve"> </w:t>
      </w:r>
      <w:r w:rsidRPr="00AF34FF">
        <w:rPr>
          <w:rFonts w:ascii="Times New Roman" w:hAnsi="Times New Roman"/>
          <w:color w:val="auto"/>
          <w:sz w:val="24"/>
          <w:szCs w:val="24"/>
          <w:rPrChange w:author="personal" w:date="2024-03-11T20:00:00Z" w:id="679">
            <w:rPr>
              <w:rFonts w:ascii="Arial" w:hAnsi="Arial" w:cs="Arial"/>
              <w:color w:val="auto"/>
              <w:sz w:val="22"/>
              <w:szCs w:val="22"/>
            </w:rPr>
          </w:rPrChange>
        </w:rPr>
        <w:t>Investigación</w:t>
      </w:r>
      <w:commentRangeEnd w:id="672"/>
      <w:r w:rsidR="00737846">
        <w:rPr>
          <w:rStyle w:val="Refdecomentario"/>
          <w:i w:val="0"/>
          <w:iCs w:val="0"/>
          <w:color w:val="auto"/>
        </w:rPr>
        <w:commentReference w:id="672"/>
      </w:r>
    </w:p>
    <w:p w:rsidRPr="00AF34FF" w:rsidR="009B49BB" w:rsidRDefault="00F7014B" w14:paraId="6A1717AF" w14:textId="25DF29D9">
      <w:pPr>
        <w:spacing w:after="0" w:line="240" w:lineRule="auto"/>
        <w:jc w:val="both"/>
        <w:rPr>
          <w:rFonts w:ascii="Times New Roman" w:hAnsi="Times New Roman"/>
          <w:sz w:val="24"/>
          <w:szCs w:val="24"/>
          <w:rPrChange w:author="personal" w:date="2024-03-11T20:00:00Z" w:id="680">
            <w:rPr/>
          </w:rPrChange>
        </w:rPr>
        <w:pPrChange w:author="personal" w:date="2024-03-11T19:59:00Z" w:id="681">
          <w:pPr>
            <w:spacing w:after="0" w:line="240" w:lineRule="auto"/>
            <w:jc w:val="center"/>
          </w:pPr>
        </w:pPrChange>
      </w:pPr>
      <w:commentRangeStart w:id="682"/>
      <w:r w:rsidRPr="00AF34FF">
        <w:rPr>
          <w:rFonts w:ascii="Times New Roman" w:hAnsi="Times New Roman"/>
          <w:noProof/>
          <w:sz w:val="24"/>
          <w:szCs w:val="24"/>
          <w:lang w:eastAsia="es-CO"/>
          <w:rPrChange w:author="personal" w:date="2024-03-11T20:00:00Z" w:id="683">
            <w:rPr>
              <w:noProof/>
              <w:lang w:eastAsia="es-CO"/>
            </w:rPr>
          </w:rPrChange>
        </w:rPr>
        <w:drawing>
          <wp:inline distT="0" distB="0" distL="0" distR="0" wp14:anchorId="5A34B540" wp14:editId="00093BFB">
            <wp:extent cx="5391150" cy="282355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72" cy="282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82"/>
      <w:r w:rsidR="00C268CC">
        <w:rPr>
          <w:rStyle w:val="Refdecomentario"/>
        </w:rPr>
        <w:commentReference w:id="682"/>
      </w:r>
    </w:p>
    <w:p w:rsidRPr="00AF34FF" w:rsidR="00130E4A" w:rsidRDefault="00130E4A" w14:paraId="2D7CD01D" w14:textId="7F1686E5">
      <w:pPr>
        <w:spacing w:after="0" w:line="240" w:lineRule="auto"/>
        <w:jc w:val="both"/>
        <w:rPr>
          <w:rFonts w:ascii="Times New Roman" w:hAnsi="Times New Roman"/>
          <w:sz w:val="24"/>
          <w:szCs w:val="24"/>
          <w:rPrChange w:author="personal" w:date="2024-03-11T20:00:00Z" w:id="684">
            <w:rPr>
              <w:sz w:val="18"/>
              <w:szCs w:val="18"/>
            </w:rPr>
          </w:rPrChange>
        </w:rPr>
        <w:pPrChange w:author="personal" w:date="2024-03-11T19:59:00Z" w:id="685">
          <w:pPr>
            <w:spacing w:after="0" w:line="240" w:lineRule="auto"/>
            <w:jc w:val="center"/>
          </w:pPr>
        </w:pPrChange>
      </w:pPr>
      <w:r w:rsidRPr="00AF34FF">
        <w:rPr>
          <w:rFonts w:ascii="Times New Roman" w:hAnsi="Times New Roman"/>
          <w:sz w:val="24"/>
          <w:szCs w:val="24"/>
          <w:rPrChange w:author="personal" w:date="2024-03-11T20:00:00Z" w:id="686">
            <w:rPr>
              <w:sz w:val="18"/>
              <w:szCs w:val="18"/>
            </w:rPr>
          </w:rPrChange>
        </w:rPr>
        <w:t xml:space="preserve">Nota: Todos los espacios académicos tienen 4 créditos con excepción de Trabajo de grado II que tiene 8 créditos. </w:t>
      </w:r>
    </w:p>
    <w:p w:rsidRPr="00AF34FF" w:rsidR="009B49BB" w:rsidRDefault="009B49BB" w14:paraId="12F47659" w14:textId="0E945BBB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687">
            <w:rPr>
              <w:rFonts w:ascii="Arial" w:hAnsi="Arial" w:cs="Arial"/>
              <w:i/>
              <w:sz w:val="20"/>
            </w:rPr>
          </w:rPrChange>
        </w:rPr>
        <w:pPrChange w:author="personal" w:date="2024-03-11T19:59:00Z" w:id="688">
          <w:pPr>
            <w:spacing w:after="0" w:line="240" w:lineRule="auto"/>
            <w:jc w:val="center"/>
          </w:pPr>
        </w:pPrChange>
      </w:pPr>
      <w:r w:rsidRPr="00AF34FF">
        <w:rPr>
          <w:rFonts w:ascii="Times New Roman" w:hAnsi="Times New Roman"/>
          <w:i/>
          <w:sz w:val="24"/>
          <w:szCs w:val="24"/>
          <w:rPrChange w:author="personal" w:date="2024-03-11T20:00:00Z" w:id="689">
            <w:rPr>
              <w:rFonts w:ascii="Arial" w:hAnsi="Arial" w:cs="Arial"/>
              <w:i/>
              <w:sz w:val="20"/>
            </w:rPr>
          </w:rPrChange>
        </w:rPr>
        <w:lastRenderedPageBreak/>
        <w:t>Fuente: Maestría en Ciencias de la Información y las Comunicaciones – Investigación</w:t>
      </w:r>
    </w:p>
    <w:p w:rsidRPr="00AF34FF" w:rsidR="00F7014B" w:rsidRDefault="00F7014B" w14:paraId="15D710D8" w14:textId="77777777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690">
            <w:rPr>
              <w:rFonts w:ascii="Arial" w:hAnsi="Arial" w:cs="Arial"/>
              <w:i/>
              <w:szCs w:val="24"/>
            </w:rPr>
          </w:rPrChange>
        </w:rPr>
        <w:pPrChange w:author="personal" w:date="2024-03-11T19:59:00Z" w:id="691">
          <w:pPr>
            <w:spacing w:after="0" w:line="240" w:lineRule="auto"/>
          </w:pPr>
        </w:pPrChange>
      </w:pPr>
    </w:p>
    <w:p w:rsidRPr="00AF34FF" w:rsidR="00F7014B" w:rsidRDefault="00F7014B" w14:paraId="76ADFDD1" w14:textId="77777777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692">
            <w:rPr>
              <w:rFonts w:ascii="Arial" w:hAnsi="Arial" w:cs="Arial"/>
              <w:i/>
              <w:szCs w:val="24"/>
            </w:rPr>
          </w:rPrChange>
        </w:rPr>
        <w:pPrChange w:author="personal" w:date="2024-03-11T19:59:00Z" w:id="693">
          <w:pPr>
            <w:spacing w:after="0" w:line="240" w:lineRule="auto"/>
          </w:pPr>
        </w:pPrChange>
      </w:pPr>
    </w:p>
    <w:p w:rsidRPr="00AF34FF" w:rsidR="00C94B2F" w:rsidP="00CA0E99" w:rsidRDefault="00363C44" w14:paraId="46A4CCF3" w14:textId="53C6EC36">
      <w:pPr>
        <w:pStyle w:val="Ttulo2"/>
        <w:tabs>
          <w:tab w:val="left" w:pos="8647"/>
        </w:tabs>
        <w:rPr>
          <w:rFonts w:ascii="Times New Roman" w:hAnsi="Times New Roman" w:cs="Times New Roman"/>
          <w:rPrChange w:author="personal" w:date="2024-03-11T20:00:00Z" w:id="694">
            <w:rPr/>
          </w:rPrChange>
        </w:rPr>
      </w:pPr>
      <w:bookmarkStart w:name="_Toc69072490" w:id="695"/>
      <w:bookmarkStart w:name="_Toc159939214" w:id="696"/>
      <w:r w:rsidRPr="00AF34FF">
        <w:rPr>
          <w:rFonts w:ascii="Times New Roman" w:hAnsi="Times New Roman" w:cs="Times New Roman"/>
          <w:rPrChange w:author="personal" w:date="2024-03-11T20:00:00Z" w:id="697">
            <w:rPr/>
          </w:rPrChange>
        </w:rPr>
        <w:t xml:space="preserve"> </w:t>
      </w:r>
      <w:commentRangeStart w:id="698"/>
      <w:r w:rsidRPr="00AF34FF" w:rsidR="00C94B2F">
        <w:rPr>
          <w:rFonts w:ascii="Times New Roman" w:hAnsi="Times New Roman" w:cs="Times New Roman"/>
          <w:rPrChange w:author="personal" w:date="2024-03-11T20:00:00Z" w:id="699">
            <w:rPr/>
          </w:rPrChange>
        </w:rPr>
        <w:t>Plan de transición</w:t>
      </w:r>
      <w:bookmarkEnd w:id="695"/>
      <w:bookmarkEnd w:id="696"/>
      <w:commentRangeEnd w:id="698"/>
      <w:r w:rsidR="00737846">
        <w:rPr>
          <w:rStyle w:val="Refdecomentario"/>
          <w:rFonts w:ascii="Calibri" w:hAnsi="Calibri" w:eastAsia="Calibri" w:cs="Times New Roman"/>
        </w:rPr>
        <w:commentReference w:id="698"/>
      </w:r>
    </w:p>
    <w:p w:rsidRPr="00AF34FF" w:rsidR="00363C44" w:rsidRDefault="00363C44" w14:paraId="68971653" w14:textId="77777777">
      <w:pPr>
        <w:jc w:val="both"/>
        <w:rPr>
          <w:rFonts w:ascii="Times New Roman" w:hAnsi="Times New Roman"/>
          <w:sz w:val="24"/>
          <w:szCs w:val="24"/>
          <w:rPrChange w:author="personal" w:date="2024-03-11T20:00:00Z" w:id="700">
            <w:rPr/>
          </w:rPrChange>
        </w:rPr>
        <w:pPrChange w:author="personal" w:date="2024-03-11T19:59:00Z" w:id="701">
          <w:pPr/>
        </w:pPrChange>
      </w:pPr>
    </w:p>
    <w:p w:rsidRPr="00AF34FF" w:rsidR="00C94B2F" w:rsidP="00CA0E99" w:rsidRDefault="009B49BB" w14:paraId="20DE7E48" w14:textId="6CB70C7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2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</w:pPr>
      <w:r w:rsidRPr="00AF34FF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3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Debido a que no se realiza cambio en la estructura de la malla curricular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4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o plan de estudios </w:t>
      </w:r>
      <w:r w:rsidRPr="00AF34FF" w:rsidR="00E75F9D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5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no se requiere un plan de transición.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6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 xml:space="preserve"> Sólo es la reubicación de los actuales espacios académicos </w:t>
      </w:r>
      <w:r w:rsidRPr="00737846" w:rsidR="00737846">
        <w:rPr>
          <w:rFonts w:ascii="Times New Roman" w:hAnsi="Times New Roman"/>
          <w:sz w:val="24"/>
          <w:szCs w:val="24"/>
          <w:lang w:val="es-ES" w:eastAsia="es-ES"/>
        </w:rPr>
        <w:t xml:space="preserve">electivos </w:t>
      </w:r>
      <w:r w:rsidRPr="00AF34FF" w:rsidR="00E0016A">
        <w:rPr>
          <w:rFonts w:ascii="Times New Roman" w:hAnsi="Times New Roman"/>
          <w:sz w:val="24"/>
          <w:szCs w:val="24"/>
          <w:lang w:val="es-ES" w:eastAsia="es-ES"/>
          <w:rPrChange w:author="personal" w:date="2024-03-11T20:00:00Z" w:id="707">
            <w:rPr>
              <w:rFonts w:ascii="Arial" w:hAnsi="Arial" w:cs="Arial"/>
              <w:sz w:val="24"/>
              <w:szCs w:val="24"/>
              <w:lang w:val="es-ES" w:eastAsia="es-ES"/>
            </w:rPr>
          </w:rPrChange>
        </w:rPr>
        <w:t>que se ajustan por su naturaleza a cada uno de los cuatro (4) Énfasis y que pasan a ser Electivas de Énfasis.</w:t>
      </w:r>
    </w:p>
    <w:p w:rsidRPr="00AF34FF" w:rsidR="008612F5" w:rsidRDefault="008612F5" w14:paraId="56DC504D" w14:textId="2D1C6654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708">
            <w:rPr>
              <w:rFonts w:ascii="Arial" w:hAnsi="Arial" w:cs="Arial"/>
              <w:i/>
              <w:sz w:val="24"/>
              <w:szCs w:val="24"/>
            </w:rPr>
          </w:rPrChange>
        </w:rPr>
        <w:pPrChange w:author="personal" w:date="2024-03-11T19:59:00Z" w:id="709">
          <w:pPr>
            <w:spacing w:after="0" w:line="240" w:lineRule="auto"/>
          </w:pPr>
        </w:pPrChange>
      </w:pPr>
    </w:p>
    <w:p w:rsidRPr="00AF34FF" w:rsidR="00363C44" w:rsidRDefault="00363C44" w14:paraId="4DB9AC06" w14:textId="7A883AFF">
      <w:pPr>
        <w:spacing w:after="0" w:line="240" w:lineRule="auto"/>
        <w:jc w:val="both"/>
        <w:rPr>
          <w:rFonts w:ascii="Times New Roman" w:hAnsi="Times New Roman"/>
          <w:sz w:val="24"/>
          <w:szCs w:val="24"/>
          <w:rPrChange w:author="personal" w:date="2024-03-11T20:00:00Z" w:id="710">
            <w:rPr>
              <w:rFonts w:ascii="Arial" w:hAnsi="Arial" w:cs="Arial"/>
              <w:sz w:val="24"/>
              <w:szCs w:val="24"/>
            </w:rPr>
          </w:rPrChange>
        </w:rPr>
        <w:pPrChange w:author="personal" w:date="2024-03-11T19:59:00Z" w:id="711">
          <w:pPr>
            <w:spacing w:after="0" w:line="240" w:lineRule="auto"/>
          </w:pPr>
        </w:pPrChange>
      </w:pPr>
      <w:r w:rsidRPr="00AF34FF">
        <w:rPr>
          <w:rFonts w:ascii="Times New Roman" w:hAnsi="Times New Roman"/>
          <w:sz w:val="24"/>
          <w:szCs w:val="24"/>
          <w:rPrChange w:author="personal" w:date="2024-03-11T20:00:00Z" w:id="712">
            <w:rPr>
              <w:rFonts w:ascii="Arial" w:hAnsi="Arial" w:cs="Arial"/>
              <w:sz w:val="24"/>
              <w:szCs w:val="24"/>
            </w:rPr>
          </w:rPrChange>
        </w:rPr>
        <w:t xml:space="preserve">Sin embargo, </w:t>
      </w:r>
      <w:ins w:author="personal" w:date="2024-03-11T23:40:00Z" w:id="713">
        <w:r w:rsidR="00737846">
          <w:rPr>
            <w:rFonts w:ascii="Times New Roman" w:hAnsi="Times New Roman"/>
            <w:sz w:val="24"/>
            <w:szCs w:val="24"/>
          </w:rPr>
          <w:t xml:space="preserve">si </w:t>
        </w:r>
      </w:ins>
      <w:r w:rsidRPr="00AF34FF">
        <w:rPr>
          <w:rFonts w:ascii="Times New Roman" w:hAnsi="Times New Roman"/>
          <w:sz w:val="24"/>
          <w:szCs w:val="24"/>
          <w:rPrChange w:author="personal" w:date="2024-03-11T20:00:00Z" w:id="714">
            <w:rPr>
              <w:rFonts w:ascii="Arial" w:hAnsi="Arial" w:cs="Arial"/>
              <w:sz w:val="24"/>
              <w:szCs w:val="24"/>
            </w:rPr>
          </w:rPrChange>
        </w:rPr>
        <w:t>los estudiantes que ya se encuentran cursando la Maestría, solicitan el cambio de énfasis a Inteligencia Artificial (énfasis entrante) se realizará una validación de los espacios académicos Fundamentales, La Línea de Investigación y si cuenta con espacios electivos cursados. Esta validación se deberá realizar por cada estudiante que lo requiera, dado que, pueden contar con diferentes espacios académicos cursados.</w:t>
      </w:r>
    </w:p>
    <w:p w:rsidR="00F7014B" w:rsidRDefault="00F7014B" w14:paraId="0BEF227B" w14:textId="06BE2140">
      <w:pPr>
        <w:spacing w:after="0" w:line="240" w:lineRule="auto"/>
        <w:jc w:val="both"/>
        <w:rPr>
          <w:ins w:author="personal" w:date="2024-03-11T23:41:00Z" w:id="715"/>
          <w:rFonts w:ascii="Times New Roman" w:hAnsi="Times New Roman"/>
          <w:i/>
          <w:sz w:val="24"/>
          <w:szCs w:val="24"/>
        </w:rPr>
        <w:pPrChange w:author="personal" w:date="2024-03-11T19:59:00Z" w:id="716">
          <w:pPr>
            <w:spacing w:after="0" w:line="240" w:lineRule="auto"/>
          </w:pPr>
        </w:pPrChange>
      </w:pPr>
    </w:p>
    <w:p w:rsidR="00737846" w:rsidRDefault="00737846" w14:paraId="470E45B4" w14:textId="2F16E0DA">
      <w:pPr>
        <w:spacing w:after="0" w:line="240" w:lineRule="auto"/>
        <w:jc w:val="both"/>
        <w:rPr>
          <w:ins w:author="AdministradorUD" w:date="2024-03-12T17:01:00Z" w:id="717"/>
          <w:rFonts w:ascii="Times New Roman" w:hAnsi="Times New Roman"/>
          <w:i/>
          <w:sz w:val="24"/>
          <w:szCs w:val="24"/>
        </w:rPr>
      </w:pPr>
      <w:ins w:author="personal" w:date="2024-03-11T23:41:00Z" w:id="718">
        <w:r>
          <w:rPr>
            <w:rFonts w:ascii="Times New Roman" w:hAnsi="Times New Roman"/>
            <w:i/>
            <w:sz w:val="24"/>
            <w:szCs w:val="24"/>
          </w:rPr>
          <w:t>Se sugiere</w:t>
        </w:r>
      </w:ins>
      <w:ins w:author="personal" w:date="2024-03-11T23:42:00Z" w:id="719">
        <w:r>
          <w:rPr>
            <w:rFonts w:ascii="Times New Roman" w:hAnsi="Times New Roman"/>
            <w:i/>
            <w:sz w:val="24"/>
            <w:szCs w:val="24"/>
          </w:rPr>
          <w:t xml:space="preserve"> incluir una relación de anexos tal como se sugiere en la plantilla de modificaciones al RC.</w:t>
        </w:r>
      </w:ins>
    </w:p>
    <w:p w:rsidR="0009281C" w:rsidRDefault="0009281C" w14:paraId="1BBCCF28" w14:textId="0149FDD2">
      <w:pPr>
        <w:spacing w:after="0" w:line="240" w:lineRule="auto"/>
        <w:jc w:val="both"/>
        <w:rPr>
          <w:ins w:author="AdministradorUD" w:date="2024-03-12T17:04:00Z" w:id="720"/>
          <w:rFonts w:ascii="Times New Roman" w:hAnsi="Times New Roman"/>
          <w:i/>
          <w:sz w:val="24"/>
          <w:szCs w:val="24"/>
        </w:rPr>
      </w:pPr>
    </w:p>
    <w:p w:rsidR="00A8570E" w:rsidRDefault="00A8570E" w14:paraId="0E9B1E5C" w14:textId="77777777">
      <w:pPr>
        <w:spacing w:after="0" w:line="240" w:lineRule="auto"/>
        <w:jc w:val="both"/>
        <w:rPr>
          <w:ins w:author="AdministradorUD" w:date="2024-03-12T17:01:00Z" w:id="721"/>
          <w:rFonts w:ascii="Times New Roman" w:hAnsi="Times New Roman"/>
          <w:i/>
          <w:sz w:val="24"/>
          <w:szCs w:val="24"/>
        </w:rPr>
      </w:pPr>
      <w:bookmarkStart w:name="_GoBack" w:id="722"/>
      <w:bookmarkEnd w:id="722"/>
    </w:p>
    <w:p w:rsidR="0009281C" w:rsidP="0009281C" w:rsidRDefault="0009281C" w14:paraId="632C4191" w14:textId="77777777">
      <w:pPr>
        <w:spacing w:after="0" w:line="360" w:lineRule="auto"/>
        <w:ind w:hanging="2"/>
        <w:jc w:val="both"/>
        <w:rPr>
          <w:ins w:author="AdministradorUD" w:date="2024-03-12T17:01:00Z" w:id="723"/>
          <w:rFonts w:ascii="Times New Roman" w:hAnsi="Times New Roman" w:eastAsia="Times New Roman"/>
          <w:color w:val="2E74B5"/>
        </w:rPr>
      </w:pPr>
      <w:ins w:author="AdministradorUD" w:date="2024-03-12T17:01:00Z" w:id="724">
        <w:r>
          <w:rPr>
            <w:rFonts w:ascii="Times New Roman" w:hAnsi="Times New Roman" w:eastAsia="Times New Roman"/>
            <w:color w:val="2E74B5"/>
          </w:rPr>
          <w:t>Se sugiere para las modificaciones al plan de estudios, incluir la siguiente tabla:</w:t>
        </w:r>
      </w:ins>
    </w:p>
    <w:p w:rsidR="0009281C" w:rsidP="0009281C" w:rsidRDefault="0009281C" w14:paraId="33DC424D" w14:textId="77777777">
      <w:pPr>
        <w:spacing w:after="0" w:line="360" w:lineRule="auto"/>
        <w:ind w:hanging="2"/>
        <w:jc w:val="both"/>
        <w:rPr>
          <w:ins w:author="AdministradorUD" w:date="2024-03-12T17:01:00Z" w:id="725"/>
          <w:rFonts w:ascii="Times New Roman" w:hAnsi="Times New Roman" w:eastAsia="Times New Roman"/>
          <w:color w:val="2E74B5"/>
        </w:rPr>
      </w:pPr>
    </w:p>
    <w:tbl>
      <w:tblPr>
        <w:tblW w:w="1018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1750"/>
        <w:gridCol w:w="1210"/>
        <w:gridCol w:w="537"/>
        <w:gridCol w:w="672"/>
        <w:gridCol w:w="672"/>
        <w:gridCol w:w="1076"/>
        <w:gridCol w:w="698"/>
        <w:gridCol w:w="1748"/>
        <w:gridCol w:w="1317"/>
      </w:tblGrid>
      <w:tr w:rsidR="0009281C" w:rsidTr="003A4211" w14:paraId="4607CC9F" w14:textId="77777777">
        <w:trPr>
          <w:cantSplit/>
          <w:trHeight w:val="82"/>
          <w:ins w:author="AdministradorUD" w:date="2024-03-12T17:01:00Z" w:id="726"/>
        </w:trPr>
        <w:tc>
          <w:tcPr>
            <w:tcW w:w="5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23E849A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27"/>
                <w:rFonts w:ascii="Times New Roman" w:hAnsi="Times New Roman" w:eastAsia="Times New Roman"/>
                <w:sz w:val="18"/>
                <w:szCs w:val="18"/>
              </w:rPr>
            </w:pPr>
            <w:proofErr w:type="spellStart"/>
            <w:ins w:author="AdministradorUD" w:date="2024-03-12T17:01:00Z" w:id="728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N°</w:t>
              </w:r>
              <w:proofErr w:type="spellEnd"/>
            </w:ins>
          </w:p>
        </w:tc>
        <w:tc>
          <w:tcPr>
            <w:tcW w:w="17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215E890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29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30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Espacio académico</w:t>
              </w:r>
            </w:ins>
          </w:p>
        </w:tc>
        <w:tc>
          <w:tcPr>
            <w:tcW w:w="12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42BB809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31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32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Carácter</w:t>
              </w:r>
            </w:ins>
          </w:p>
          <w:p w:rsidR="0009281C" w:rsidP="003A4211" w:rsidRDefault="0009281C" w14:paraId="2E414A1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33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34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(Teórico-Práctico)</w:t>
              </w:r>
            </w:ins>
          </w:p>
        </w:tc>
        <w:tc>
          <w:tcPr>
            <w:tcW w:w="2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19C5474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35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36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Horas</w:t>
              </w:r>
            </w:ins>
          </w:p>
        </w:tc>
        <w:tc>
          <w:tcPr>
            <w:tcW w:w="6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404B40B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37"/>
                <w:rFonts w:ascii="Times New Roman" w:hAnsi="Times New Roman" w:eastAsia="Times New Roman"/>
                <w:sz w:val="18"/>
                <w:szCs w:val="18"/>
              </w:rPr>
            </w:pPr>
            <w:proofErr w:type="spellStart"/>
            <w:ins w:author="AdministradorUD" w:date="2024-03-12T17:01:00Z" w:id="738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Créd</w:t>
              </w:r>
              <w:proofErr w:type="spellEnd"/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.</w:t>
              </w:r>
            </w:ins>
          </w:p>
        </w:tc>
        <w:tc>
          <w:tcPr>
            <w:tcW w:w="17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21FF480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39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40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Espacio académico pensum actual</w:t>
              </w:r>
            </w:ins>
          </w:p>
        </w:tc>
        <w:tc>
          <w:tcPr>
            <w:tcW w:w="13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597A5B2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41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42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Observación</w:t>
              </w:r>
            </w:ins>
          </w:p>
        </w:tc>
      </w:tr>
      <w:tr w:rsidR="0009281C" w:rsidTr="003A4211" w14:paraId="72D2E9DC" w14:textId="77777777">
        <w:trPr>
          <w:cantSplit/>
          <w:trHeight w:val="568"/>
          <w:ins w:author="AdministradorUD" w:date="2024-03-12T17:01:00Z" w:id="743"/>
        </w:trPr>
        <w:tc>
          <w:tcPr>
            <w:tcW w:w="50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3441C7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4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5A89AE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4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6EF820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4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3FF3158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47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48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TD</w:t>
              </w:r>
            </w:ins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6B8D9E8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49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50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TC</w:t>
              </w:r>
            </w:ins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3306992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51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52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TA</w:t>
              </w:r>
            </w:ins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1F2D279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53"/>
                <w:rFonts w:ascii="Times New Roman" w:hAnsi="Times New Roman" w:eastAsia="Times New Roman"/>
                <w:sz w:val="18"/>
                <w:szCs w:val="18"/>
              </w:rPr>
            </w:pPr>
            <w:proofErr w:type="gramStart"/>
            <w:ins w:author="AdministradorUD" w:date="2024-03-12T17:01:00Z" w:id="754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Total</w:t>
              </w:r>
              <w:proofErr w:type="gramEnd"/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 xml:space="preserve"> horas al semestre</w:t>
              </w:r>
            </w:ins>
          </w:p>
        </w:tc>
        <w:tc>
          <w:tcPr>
            <w:tcW w:w="69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225459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5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18FA12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5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="0009281C" w:rsidP="003A4211" w:rsidRDefault="0009281C" w14:paraId="4CB264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2"/>
              <w:rPr>
                <w:ins w:author="AdministradorUD" w:date="2024-03-12T17:01:00Z" w:id="757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44C83949" w14:textId="77777777">
        <w:trPr>
          <w:trHeight w:val="268"/>
          <w:ins w:author="AdministradorUD" w:date="2024-03-12T17:01:00Z" w:id="758"/>
        </w:trPr>
        <w:tc>
          <w:tcPr>
            <w:tcW w:w="886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="0009281C" w:rsidP="003A4211" w:rsidRDefault="0009281C" w14:paraId="20629CC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59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760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PRIMER SEMESTRE</w:t>
              </w:r>
            </w:ins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="0009281C" w:rsidP="003A4211" w:rsidRDefault="0009281C" w14:paraId="0224471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1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63D340E2" w14:textId="77777777">
        <w:trPr>
          <w:trHeight w:val="268"/>
          <w:ins w:author="AdministradorUD" w:date="2024-03-12T17:01:00Z" w:id="762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04A8FF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782F86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67FC42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7E9421D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3E33EFA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0FF3B8B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140116C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6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08D4684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7B223C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8140A1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2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65C4DFBC" w14:textId="77777777">
        <w:trPr>
          <w:trHeight w:val="268"/>
          <w:ins w:author="AdministradorUD" w:date="2024-03-12T17:01:00Z" w:id="773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A6D10F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0530BF0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A1D4D94" w14:textId="77777777">
            <w:pPr>
              <w:ind w:hanging="2"/>
              <w:jc w:val="center"/>
              <w:rPr>
                <w:ins w:author="AdministradorUD" w:date="2024-03-12T17:01:00Z" w:id="776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135FF0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F85AEB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268BC5D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7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5B32C25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45577F7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8C2DB7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766A442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3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6D5980C" w14:textId="77777777">
        <w:trPr>
          <w:trHeight w:val="268"/>
          <w:ins w:author="AdministradorUD" w:date="2024-03-12T17:01:00Z" w:id="784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CC8143A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2BCC23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0E74C82D" w14:textId="77777777">
            <w:pPr>
              <w:ind w:hanging="2"/>
              <w:jc w:val="center"/>
              <w:rPr>
                <w:ins w:author="AdministradorUD" w:date="2024-03-12T17:01:00Z" w:id="787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1301F4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E2D5BE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8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D2ACC8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7DF6738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72BAB2E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7F6DE58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60AC93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4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0E82BBB9" w14:textId="77777777">
        <w:trPr>
          <w:trHeight w:val="268"/>
          <w:ins w:author="AdministradorUD" w:date="2024-03-12T17:01:00Z" w:id="795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B36DB2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281418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3BAB467" w14:textId="77777777">
            <w:pPr>
              <w:ind w:hanging="2"/>
              <w:jc w:val="center"/>
              <w:rPr>
                <w:ins w:author="AdministradorUD" w:date="2024-03-12T17:01:00Z" w:id="798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7CA7924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79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3A3BD3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7B9E673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06EA24A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5F8C46A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23801CF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04E2DE9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5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1271881" w14:textId="77777777">
        <w:trPr>
          <w:trHeight w:val="268"/>
          <w:ins w:author="AdministradorUD" w:date="2024-03-12T17:01:00Z" w:id="806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86872C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A07726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0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ABD229A" w14:textId="77777777">
            <w:pPr>
              <w:ind w:hanging="2"/>
              <w:jc w:val="center"/>
              <w:rPr>
                <w:ins w:author="AdministradorUD" w:date="2024-03-12T17:01:00Z" w:id="809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04E53C7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94DAF3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447D93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33645BE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2C26C01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5A38F3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4EBA038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6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0E57106" w14:textId="77777777">
        <w:trPr>
          <w:trHeight w:val="268"/>
          <w:ins w:author="AdministradorUD" w:date="2024-03-12T17:01:00Z" w:id="817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3E3F65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B6F1E0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1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30E0075A" w14:textId="77777777">
            <w:pPr>
              <w:ind w:hanging="2"/>
              <w:jc w:val="center"/>
              <w:rPr>
                <w:ins w:author="AdministradorUD" w:date="2024-03-12T17:01:00Z" w:id="82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D86D77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905E7C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5299591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5FFBB01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559FD31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6F72575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9281C" w:rsidP="003A4211" w:rsidRDefault="0009281C" w14:paraId="108EC9E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7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33713F5B" w14:textId="77777777">
        <w:trPr>
          <w:trHeight w:val="268"/>
          <w:ins w:author="AdministradorUD" w:date="2024-03-12T17:01:00Z" w:id="828"/>
        </w:trPr>
        <w:tc>
          <w:tcPr>
            <w:tcW w:w="34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0D2DCA8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29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830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Total</w:t>
              </w:r>
            </w:ins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30C02EC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7CE906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2A86CE0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1099EF9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7C89CEB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4DCC58A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6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FD80C6D" w14:textId="77777777">
        <w:trPr>
          <w:trHeight w:val="268"/>
          <w:ins w:author="AdministradorUD" w:date="2024-03-12T17:01:00Z" w:id="837"/>
        </w:trPr>
        <w:tc>
          <w:tcPr>
            <w:tcW w:w="1018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="0009281C" w:rsidP="003A4211" w:rsidRDefault="0009281C" w14:paraId="1A984D3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38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839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SEGUNDO SEMESTRE</w:t>
              </w:r>
            </w:ins>
          </w:p>
        </w:tc>
      </w:tr>
      <w:tr w:rsidR="0009281C" w:rsidTr="003A4211" w14:paraId="777BC4E2" w14:textId="77777777">
        <w:trPr>
          <w:trHeight w:val="474"/>
          <w:ins w:author="AdministradorUD" w:date="2024-03-12T17:01:00Z" w:id="840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7E61A7A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36AC89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329EA8AB" w14:textId="77777777">
            <w:pPr>
              <w:ind w:hanging="2"/>
              <w:jc w:val="center"/>
              <w:rPr>
                <w:ins w:author="AdministradorUD" w:date="2024-03-12T17:01:00Z" w:id="843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BB9711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6434C92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815239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3E0477C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4C74188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1CDD1FC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4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6A19B68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0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67551F37" w14:textId="77777777">
        <w:trPr>
          <w:trHeight w:val="268"/>
          <w:ins w:author="AdministradorUD" w:date="2024-03-12T17:01:00Z" w:id="851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623D179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CC022F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20AA018" w14:textId="77777777">
            <w:pPr>
              <w:ind w:hanging="2"/>
              <w:jc w:val="center"/>
              <w:rPr>
                <w:ins w:author="AdministradorUD" w:date="2024-03-12T17:01:00Z" w:id="854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7CAC994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481FDF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9F96C5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40BD02A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2E1B35A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5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64E62CF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6D58161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1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0D4FA596" w14:textId="77777777">
        <w:trPr>
          <w:trHeight w:val="292"/>
          <w:ins w:author="AdministradorUD" w:date="2024-03-12T17:01:00Z" w:id="862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79B625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2F176F0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310B42D3" w14:textId="77777777">
            <w:pPr>
              <w:ind w:hanging="2"/>
              <w:jc w:val="center"/>
              <w:rPr>
                <w:ins w:author="AdministradorUD" w:date="2024-03-12T17:01:00Z" w:id="865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180F65F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21C8130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138F641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7EFE963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6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07D4FAF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10ABD64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2B483CC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2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191B80BE" w14:textId="77777777">
        <w:trPr>
          <w:trHeight w:val="292"/>
          <w:ins w:author="AdministradorUD" w:date="2024-03-12T17:01:00Z" w:id="873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3902D6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D2BA8C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EF7CA7D" w14:textId="77777777">
            <w:pPr>
              <w:ind w:hanging="2"/>
              <w:jc w:val="center"/>
              <w:rPr>
                <w:ins w:author="AdministradorUD" w:date="2024-03-12T17:01:00Z" w:id="876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63200D9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FB5BD6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A2F318A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7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5F8C6C4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29229DE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vAlign w:val="center"/>
          </w:tcPr>
          <w:p w:rsidR="0009281C" w:rsidP="003A4211" w:rsidRDefault="0009281C" w14:paraId="3010BD6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0D3DDB8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3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09DEF37" w14:textId="77777777">
        <w:trPr>
          <w:trHeight w:val="292"/>
          <w:ins w:author="AdministradorUD" w:date="2024-03-12T17:01:00Z" w:id="884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F26C36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5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1D24149A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C370FEC" w14:textId="77777777">
            <w:pPr>
              <w:ind w:hanging="2"/>
              <w:jc w:val="center"/>
              <w:rPr>
                <w:ins w:author="AdministradorUD" w:date="2024-03-12T17:01:00Z" w:id="887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376A782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A90121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8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413A0E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100F900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4014866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vAlign w:val="center"/>
          </w:tcPr>
          <w:p w:rsidR="0009281C" w:rsidP="003A4211" w:rsidRDefault="0009281C" w14:paraId="6E73EF0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70A6F8A6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4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427E39CE" w14:textId="77777777">
        <w:trPr>
          <w:trHeight w:val="292"/>
          <w:ins w:author="AdministradorUD" w:date="2024-03-12T17:01:00Z" w:id="895"/>
        </w:trPr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5EEF50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B3A3A5F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13DE36E4" w14:textId="77777777">
            <w:pPr>
              <w:ind w:hanging="2"/>
              <w:jc w:val="center"/>
              <w:rPr>
                <w:ins w:author="AdministradorUD" w:date="2024-03-12T17:01:00Z" w:id="898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EEC7D4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89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618EEC5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30D1CB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6912ABC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0C541C2E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3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11C9B70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4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9281C" w:rsidP="003A4211" w:rsidRDefault="0009281C" w14:paraId="027E4DE0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5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318016AD" w14:textId="77777777">
        <w:trPr>
          <w:trHeight w:val="268"/>
          <w:ins w:author="AdministradorUD" w:date="2024-03-12T17:01:00Z" w:id="906"/>
        </w:trPr>
        <w:tc>
          <w:tcPr>
            <w:tcW w:w="34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7F7C6CD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6368CFF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46FE4E5B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0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2510D1ED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:rsidR="0009281C" w:rsidP="003A4211" w:rsidRDefault="0009281C" w14:paraId="115234E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19C490E2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2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24F6F77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3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0BAB94C4" w14:textId="77777777">
        <w:trPr>
          <w:trHeight w:val="235"/>
          <w:ins w:author="AdministradorUD" w:date="2024-03-12T17:01:00Z" w:id="914"/>
        </w:trPr>
        <w:tc>
          <w:tcPr>
            <w:tcW w:w="34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19F2B62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5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916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Subtotales</w:t>
              </w:r>
            </w:ins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F42BEB4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0E9AAC47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9281C" w:rsidP="003A4211" w:rsidRDefault="0009281C" w14:paraId="5ECFCBB3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1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  <w:vAlign w:val="center"/>
          </w:tcPr>
          <w:p w:rsidR="0009281C" w:rsidP="003A4211" w:rsidRDefault="0009281C" w14:paraId="64C67CCC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:rsidR="0009281C" w:rsidP="003A4211" w:rsidRDefault="0009281C" w14:paraId="2DAE981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1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9"/>
            <w:vAlign w:val="center"/>
          </w:tcPr>
          <w:p w:rsidR="0009281C" w:rsidP="003A4211" w:rsidRDefault="0009281C" w14:paraId="1E0D9F7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2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  <w:tr w:rsidR="0009281C" w:rsidTr="003A4211" w14:paraId="5A032582" w14:textId="77777777">
        <w:trPr>
          <w:trHeight w:val="239"/>
          <w:ins w:author="AdministradorUD" w:date="2024-03-12T17:01:00Z" w:id="923"/>
        </w:trPr>
        <w:tc>
          <w:tcPr>
            <w:tcW w:w="34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5076D25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4"/>
                <w:rFonts w:ascii="Times New Roman" w:hAnsi="Times New Roman" w:eastAsia="Times New Roman"/>
                <w:sz w:val="18"/>
                <w:szCs w:val="18"/>
              </w:rPr>
            </w:pPr>
            <w:ins w:author="AdministradorUD" w:date="2024-03-12T17:01:00Z" w:id="925">
              <w:r>
                <w:rPr>
                  <w:rFonts w:ascii="Times New Roman" w:hAnsi="Times New Roman" w:eastAsia="Times New Roman"/>
                  <w:b/>
                  <w:sz w:val="18"/>
                  <w:szCs w:val="18"/>
                </w:rPr>
                <w:t>Total</w:t>
              </w:r>
            </w:ins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796FEA6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6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557F93D5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7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1A573151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8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1E0BA939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29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4067BD68" w14:textId="77777777">
            <w:pPr>
              <w:spacing w:line="240" w:lineRule="auto"/>
              <w:ind w:hanging="2"/>
              <w:jc w:val="center"/>
              <w:rPr>
                <w:ins w:author="AdministradorUD" w:date="2024-03-12T17:01:00Z" w:id="930"/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center"/>
          </w:tcPr>
          <w:p w:rsidR="0009281C" w:rsidP="003A4211" w:rsidRDefault="0009281C" w14:paraId="66DA267B" w14:textId="77777777">
            <w:pPr>
              <w:tabs>
                <w:tab w:val="center" w:pos="4419"/>
                <w:tab w:val="right" w:pos="8838"/>
              </w:tabs>
              <w:spacing w:line="240" w:lineRule="auto"/>
              <w:ind w:hanging="2"/>
              <w:jc w:val="center"/>
              <w:rPr>
                <w:ins w:author="AdministradorUD" w:date="2024-03-12T17:01:00Z" w:id="931"/>
                <w:rFonts w:ascii="Times New Roman" w:hAnsi="Times New Roman" w:eastAsia="Times New Roman"/>
                <w:sz w:val="18"/>
                <w:szCs w:val="18"/>
              </w:rPr>
            </w:pPr>
          </w:p>
        </w:tc>
      </w:tr>
    </w:tbl>
    <w:p w:rsidR="0009281C" w:rsidP="0009281C" w:rsidRDefault="0009281C" w14:paraId="45C2CA7C" w14:textId="77777777">
      <w:pPr>
        <w:spacing w:after="0" w:line="360" w:lineRule="auto"/>
        <w:ind w:hanging="2"/>
        <w:jc w:val="both"/>
        <w:rPr>
          <w:ins w:author="AdministradorUD" w:date="2024-03-12T17:01:00Z" w:id="932"/>
          <w:rFonts w:ascii="Times New Roman" w:hAnsi="Times New Roman" w:eastAsia="Times New Roman"/>
          <w:color w:val="2F5496"/>
        </w:rPr>
      </w:pPr>
    </w:p>
    <w:p w:rsidRPr="00AF34FF" w:rsidR="0009281C" w:rsidRDefault="0009281C" w14:paraId="58A23DDE" w14:textId="77777777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rPrChange w:author="personal" w:date="2024-03-11T20:00:00Z" w:id="933">
            <w:rPr>
              <w:rFonts w:ascii="Arial" w:hAnsi="Arial" w:cs="Arial"/>
              <w:i/>
              <w:sz w:val="24"/>
              <w:szCs w:val="24"/>
            </w:rPr>
          </w:rPrChange>
        </w:rPr>
        <w:pPrChange w:author="personal" w:date="2024-03-11T19:59:00Z" w:id="934">
          <w:pPr>
            <w:spacing w:after="0" w:line="240" w:lineRule="auto"/>
          </w:pPr>
        </w:pPrChange>
      </w:pPr>
    </w:p>
    <w:sectPr w:rsidRPr="00AF34FF" w:rsidR="0009281C" w:rsidSect="00770309">
      <w:footerReference w:type="default" r:id="rId15"/>
      <w:pgSz w:w="12240" w:h="15840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p" w:author="personal" w:date="2024-03-11T21:56:00Z" w:id="267">
    <w:p w:rsidR="00AF34FF" w:rsidRDefault="00AF34FF" w14:paraId="61868CC8" w14:textId="4DF3507D">
      <w:pPr>
        <w:pStyle w:val="Textocomentario"/>
      </w:pPr>
      <w:r>
        <w:rPr>
          <w:rStyle w:val="Refdecomentario"/>
        </w:rPr>
        <w:annotationRef/>
      </w:r>
      <w:r>
        <w:t>Se sugiere cambiar introducción por PRESENTACIÓN</w:t>
      </w:r>
      <w:r w:rsidR="00AC795E">
        <w:t>, tal como se recomienda en la plantilla de modificación.</w:t>
      </w:r>
    </w:p>
  </w:comment>
  <w:comment w:initials="p" w:author="personal" w:date="2024-03-11T23:43:00Z" w:id="353">
    <w:p w:rsidR="00EB142B" w:rsidRDefault="00EB142B" w14:paraId="6A2139DA" w14:textId="1D0B5732">
      <w:pPr>
        <w:pStyle w:val="Textocomentario"/>
      </w:pPr>
      <w:r>
        <w:rPr>
          <w:rStyle w:val="Refdecomentario"/>
        </w:rPr>
        <w:annotationRef/>
      </w:r>
      <w:r>
        <w:t xml:space="preserve">Se sugiere cambiar por PRESENTACIÓN, tal como se </w:t>
      </w:r>
      <w:r w:rsidR="001868B6">
        <w:t>recomienda</w:t>
      </w:r>
      <w:r>
        <w:t xml:space="preserve"> en la plantilla de modificaciones al RC.</w:t>
      </w:r>
    </w:p>
  </w:comment>
  <w:comment w:initials="p" w:author="personal" w:date="2024-03-11T22:49:00Z" w:id="361">
    <w:p w:rsidR="002E2392" w:rsidRDefault="002E2392" w14:paraId="3A1184BA" w14:textId="5956852C">
      <w:pPr>
        <w:pStyle w:val="Textocomentario"/>
      </w:pPr>
      <w:r>
        <w:rPr>
          <w:rStyle w:val="Refdecomentario"/>
        </w:rPr>
        <w:annotationRef/>
      </w:r>
      <w:r>
        <w:t>Se sugiere especificar que dichos espacios académicos pertenecen a la maestría de CI</w:t>
      </w:r>
    </w:p>
  </w:comment>
  <w:comment w:initials="p" w:author="personal" w:date="2024-03-11T22:53:00Z" w:id="419">
    <w:p w:rsidR="00D22589" w:rsidP="00D22589" w:rsidRDefault="00D22589" w14:paraId="6F032415" w14:textId="1BEB8FAB">
      <w:pPr>
        <w:pStyle w:val="Textocomentario"/>
        <w:ind w:left="708" w:hanging="708"/>
      </w:pPr>
      <w:r>
        <w:rPr>
          <w:rStyle w:val="Refdecomentario"/>
        </w:rPr>
        <w:annotationRef/>
      </w:r>
      <w:r>
        <w:t xml:space="preserve"> </w:t>
      </w:r>
      <w:proofErr w:type="gramStart"/>
      <w:r>
        <w:t>El cambio o los cambios?</w:t>
      </w:r>
      <w:proofErr w:type="gramEnd"/>
      <w:r>
        <w:t xml:space="preserve"> En el párrafo anterior se habla de los cambios (en plural)</w:t>
      </w:r>
    </w:p>
  </w:comment>
  <w:comment w:initials="p" w:author="personal" w:date="2024-03-11T22:57:00Z" w:id="431">
    <w:p w:rsidR="00D22589" w:rsidRDefault="00D22589" w14:paraId="2F93F6B9" w14:textId="10635C15">
      <w:pPr>
        <w:pStyle w:val="Textocomentario"/>
      </w:pPr>
      <w:r>
        <w:rPr>
          <w:rStyle w:val="Refdecomentario"/>
        </w:rPr>
        <w:annotationRef/>
      </w:r>
      <w:r w:rsidR="00B97FB6">
        <w:t xml:space="preserve">El Anexo 1, </w:t>
      </w:r>
      <w:r>
        <w:t xml:space="preserve">Se debe referir en la tabla de contenido y agregar hipervínculo </w:t>
      </w:r>
    </w:p>
  </w:comment>
  <w:comment w:initials="p" w:author="personal" w:date="2024-03-11T23:09:00Z" w:id="462">
    <w:p w:rsidR="00B97FB6" w:rsidRDefault="00B97FB6" w14:paraId="65DE99ED" w14:textId="5F476A87">
      <w:pPr>
        <w:pStyle w:val="Textocomentario"/>
      </w:pPr>
      <w:r>
        <w:rPr>
          <w:rStyle w:val="Refdecomentario"/>
        </w:rPr>
        <w:annotationRef/>
      </w:r>
      <w:r>
        <w:t>Mantener el mismo término en todo el documento, el cambio o los cambios.</w:t>
      </w:r>
    </w:p>
  </w:comment>
  <w:comment w:initials="p" w:author="personal" w:date="2024-03-11T23:11:00Z" w:id="513">
    <w:p w:rsidR="00B97FB6" w:rsidRDefault="00B97FB6" w14:paraId="4C4291DF" w14:textId="75F90930">
      <w:pPr>
        <w:pStyle w:val="Textocomentario"/>
      </w:pPr>
      <w:r>
        <w:rPr>
          <w:rStyle w:val="Refdecomentario"/>
        </w:rPr>
        <w:annotationRef/>
      </w:r>
      <w:r>
        <w:t>Refer</w:t>
      </w:r>
      <w:r w:rsidR="00FE394F">
        <w:t>irlo en la tabla de contenido y agregar hipervínculo</w:t>
      </w:r>
    </w:p>
  </w:comment>
  <w:comment w:initials="A" w:author="AdministradorUD" w:date="2024-03-12T11:10:00Z" w:id="536">
    <w:p w:rsidR="00255F02" w:rsidRDefault="00255F02" w14:paraId="1EAD205B" w14:textId="39DCCDF0">
      <w:pPr>
        <w:pStyle w:val="Textocomentario"/>
      </w:pPr>
      <w:r>
        <w:rPr>
          <w:rStyle w:val="Refdecomentario"/>
        </w:rPr>
        <w:annotationRef/>
      </w:r>
      <w:r>
        <w:t>En la res.155 están separados los espacios académicos Calidad de servicio avanzado y encaminamiento avanzado, en la tabla están unidos</w:t>
      </w:r>
      <w:r w:rsidR="00DB5DD8">
        <w:t xml:space="preserve">; igual sucede con redes de siguiente generación, la cual no aparece en </w:t>
      </w:r>
      <w:proofErr w:type="gramStart"/>
      <w:r w:rsidR="00DB5DD8">
        <w:t>la  tabla</w:t>
      </w:r>
      <w:proofErr w:type="gramEnd"/>
      <w:r w:rsidR="00DB5DD8">
        <w:t>.</w:t>
      </w:r>
    </w:p>
  </w:comment>
  <w:comment w:initials="p" w:author="personal" w:date="2024-03-11T23:13:00Z" w:id="540">
    <w:p w:rsidR="00D91220" w:rsidRDefault="00D91220" w14:paraId="04A0EDA6" w14:textId="4E0992D2">
      <w:pPr>
        <w:pStyle w:val="Textocomentario"/>
      </w:pPr>
      <w:r>
        <w:rPr>
          <w:rStyle w:val="Refdecomentario"/>
        </w:rPr>
        <w:annotationRef/>
      </w:r>
      <w:r>
        <w:t xml:space="preserve">Sería más claro para el lector, cambiar a “Justificación </w:t>
      </w:r>
      <w:r w:rsidR="00255F02">
        <w:t xml:space="preserve">de la </w:t>
      </w:r>
      <w:r>
        <w:t>Reorganización de Espacios Académicos”</w:t>
      </w:r>
    </w:p>
  </w:comment>
  <w:comment w:initials="A" w:author="AdministradorUD" w:date="2024-03-12T11:14:00Z" w:id="588">
    <w:p w:rsidR="00255F02" w:rsidRDefault="00255F02" w14:paraId="60527022" w14:textId="138CB4C7">
      <w:pPr>
        <w:pStyle w:val="Textocomentario"/>
      </w:pPr>
      <w:r>
        <w:rPr>
          <w:rStyle w:val="Refdecomentario"/>
        </w:rPr>
        <w:annotationRef/>
      </w:r>
      <w:r>
        <w:t>Se debería indicar que el cuarto énfasis es el de Inteligencia Artificial</w:t>
      </w:r>
    </w:p>
  </w:comment>
  <w:comment w:initials="p" w:author="personal" w:date="2024-03-11T23:54:00Z" w:id="610">
    <w:p w:rsidR="00D72381" w:rsidRDefault="00D72381" w14:paraId="0400D948" w14:textId="0609E12A">
      <w:pPr>
        <w:pStyle w:val="Textocomentario"/>
      </w:pPr>
      <w:r>
        <w:rPr>
          <w:rStyle w:val="Refdecomentario"/>
        </w:rPr>
        <w:annotationRef/>
      </w:r>
      <w:proofErr w:type="gramStart"/>
      <w:r>
        <w:t>Cuál sería esa organización diferente?</w:t>
      </w:r>
      <w:proofErr w:type="gramEnd"/>
    </w:p>
  </w:comment>
  <w:comment w:initials="p" w:author="personal" w:date="2024-03-11T23:36:00Z" w:id="648">
    <w:p w:rsidR="00737846" w:rsidRDefault="00737846" w14:paraId="6313A3AB" w14:textId="27364425">
      <w:pPr>
        <w:pStyle w:val="Textocomentario"/>
      </w:pPr>
      <w:r>
        <w:rPr>
          <w:rStyle w:val="Refdecomentario"/>
        </w:rPr>
        <w:annotationRef/>
      </w:r>
      <w:r>
        <w:t xml:space="preserve">NO se </w:t>
      </w:r>
      <w:r w:rsidR="00C268CC">
        <w:t xml:space="preserve">relaciona en </w:t>
      </w:r>
      <w:r>
        <w:t>la tabla de contenid</w:t>
      </w:r>
      <w:r w:rsidR="00C268CC">
        <w:t>o.</w:t>
      </w:r>
    </w:p>
  </w:comment>
  <w:comment w:initials="A" w:author="AdministradorUD" w:date="2024-03-12T11:20:00Z" w:id="658">
    <w:p w:rsidR="00C268CC" w:rsidRDefault="00C268CC" w14:paraId="797D5B3B" w14:textId="62C7BD66">
      <w:pPr>
        <w:pStyle w:val="Textocomentario"/>
      </w:pPr>
      <w:r>
        <w:rPr>
          <w:rStyle w:val="Refdecomentario"/>
        </w:rPr>
        <w:annotationRef/>
      </w:r>
      <w:proofErr w:type="gramStart"/>
      <w:r>
        <w:t>Investigación se debería cambiar por profundización?</w:t>
      </w:r>
      <w:proofErr w:type="gramEnd"/>
      <w:r>
        <w:t xml:space="preserve"> En los obligatorios</w:t>
      </w:r>
    </w:p>
  </w:comment>
  <w:comment w:initials="A" w:author="AdministradorUD" w:date="2024-03-12T11:20:00Z" w:id="657">
    <w:p w:rsidR="00C268CC" w:rsidRDefault="00C268CC" w14:paraId="67E10CC4" w14:textId="3FB3A66D">
      <w:pPr>
        <w:pStyle w:val="Textocomentario"/>
      </w:pPr>
      <w:r>
        <w:rPr>
          <w:rStyle w:val="Refdecomentario"/>
        </w:rPr>
        <w:annotationRef/>
      </w:r>
    </w:p>
  </w:comment>
  <w:comment w:initials="p" w:author="personal" w:date="2024-03-11T23:38:00Z" w:id="672">
    <w:p w:rsidR="00737846" w:rsidRDefault="00737846" w14:paraId="77490AC2" w14:textId="4039EBF7">
      <w:pPr>
        <w:pStyle w:val="Textocomentario"/>
      </w:pPr>
      <w:r>
        <w:rPr>
          <w:rStyle w:val="Refdecomentario"/>
        </w:rPr>
        <w:annotationRef/>
      </w:r>
      <w:r>
        <w:t>No se relaciona en la tabla de contenido</w:t>
      </w:r>
    </w:p>
  </w:comment>
  <w:comment w:initials="A" w:author="AdministradorUD" w:date="2024-03-12T11:27:00Z" w:id="682">
    <w:p w:rsidR="00C268CC" w:rsidRDefault="00C268CC" w14:paraId="2CF908D1" w14:textId="63E0CB47">
      <w:pPr>
        <w:pStyle w:val="Textocomentario"/>
      </w:pPr>
      <w:r>
        <w:rPr>
          <w:rStyle w:val="Refdecomentario"/>
        </w:rPr>
        <w:annotationRef/>
      </w:r>
      <w:r>
        <w:t xml:space="preserve">Los espacios académicos son prácticamente iguales </w:t>
      </w:r>
      <w:r w:rsidR="00DB5DD8">
        <w:t>los de profundización e Investigación, solo cambia en investigación trabajo de grado 1 y 2 y en el de profundización solo trabajo de grado.</w:t>
      </w:r>
    </w:p>
  </w:comment>
  <w:comment w:initials="p" w:author="personal" w:date="2024-03-11T23:39:00Z" w:id="698">
    <w:p w:rsidR="00737846" w:rsidRDefault="00737846" w14:paraId="48B89A28" w14:textId="4485A972">
      <w:pPr>
        <w:pStyle w:val="Textocomentario"/>
      </w:pPr>
      <w:r>
        <w:rPr>
          <w:rStyle w:val="Refdecomentario"/>
        </w:rPr>
        <w:annotationRef/>
      </w:r>
      <w:r>
        <w:t>Se sugiere el título de Plan de Homologación y transición.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1868CC8" w15:done="0"/>
  <w15:commentEx w15:paraId="6A2139DA" w15:done="0"/>
  <w15:commentEx w15:paraId="3A1184BA" w15:done="0"/>
  <w15:commentEx w15:paraId="6F032415" w15:done="0"/>
  <w15:commentEx w15:paraId="2F93F6B9" w15:done="0"/>
  <w15:commentEx w15:paraId="65DE99ED" w15:done="0"/>
  <w15:commentEx w15:paraId="4C4291DF" w15:done="0"/>
  <w15:commentEx w15:paraId="1EAD205B" w15:done="0"/>
  <w15:commentEx w15:paraId="04A0EDA6" w15:done="0"/>
  <w15:commentEx w15:paraId="60527022" w15:done="0"/>
  <w15:commentEx w15:paraId="0400D948" w15:done="0"/>
  <w15:commentEx w15:paraId="6313A3AB" w15:done="0"/>
  <w15:commentEx w15:paraId="797D5B3B" w15:done="0"/>
  <w15:commentEx w15:paraId="67E10CC4" w15:done="0"/>
  <w15:commentEx w15:paraId="77490AC2" w15:done="0"/>
  <w15:commentEx w15:paraId="2CF908D1" w15:done="0"/>
  <w15:commentEx w15:paraId="48B89A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1868CC8" w16cid:durableId="299AB299"/>
  <w16cid:commentId w16cid:paraId="6A2139DA" w16cid:durableId="299AB29A"/>
  <w16cid:commentId w16cid:paraId="3A1184BA" w16cid:durableId="299AB29B"/>
  <w16cid:commentId w16cid:paraId="6F032415" w16cid:durableId="299AB29C"/>
  <w16cid:commentId w16cid:paraId="2F93F6B9" w16cid:durableId="299AB29D"/>
  <w16cid:commentId w16cid:paraId="65DE99ED" w16cid:durableId="299AB29E"/>
  <w16cid:commentId w16cid:paraId="4C4291DF" w16cid:durableId="299AB29F"/>
  <w16cid:commentId w16cid:paraId="1EAD205B" w16cid:durableId="299AB69E"/>
  <w16cid:commentId w16cid:paraId="04A0EDA6" w16cid:durableId="299AB2A0"/>
  <w16cid:commentId w16cid:paraId="60527022" w16cid:durableId="299AB7A7"/>
  <w16cid:commentId w16cid:paraId="0400D948" w16cid:durableId="299AB2A1"/>
  <w16cid:commentId w16cid:paraId="6313A3AB" w16cid:durableId="299AB2A2"/>
  <w16cid:commentId w16cid:paraId="797D5B3B" w16cid:durableId="299AB909"/>
  <w16cid:commentId w16cid:paraId="67E10CC4" w16cid:durableId="299AB8FC"/>
  <w16cid:commentId w16cid:paraId="77490AC2" w16cid:durableId="299AB2A3"/>
  <w16cid:commentId w16cid:paraId="2CF908D1" w16cid:durableId="299ABA9F"/>
  <w16cid:commentId w16cid:paraId="48B89A28" w16cid:durableId="299AB2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5C6E" w:rsidP="00770309" w:rsidRDefault="00325C6E" w14:paraId="4994E909" w14:textId="77777777">
      <w:pPr>
        <w:spacing w:after="0" w:line="240" w:lineRule="auto"/>
      </w:pPr>
      <w:r>
        <w:separator/>
      </w:r>
    </w:p>
  </w:endnote>
  <w:endnote w:type="continuationSeparator" w:id="0">
    <w:p w:rsidR="00325C6E" w:rsidP="00770309" w:rsidRDefault="00325C6E" w14:paraId="1A3C7F02" w14:textId="77777777">
      <w:pPr>
        <w:spacing w:after="0" w:line="240" w:lineRule="auto"/>
      </w:pPr>
      <w:r>
        <w:continuationSeparator/>
      </w:r>
    </w:p>
  </w:endnote>
  <w:endnote w:type="continuationNotice" w:id="1">
    <w:p w:rsidR="00325C6E" w:rsidRDefault="00325C6E" w14:paraId="6144113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0264649"/>
      <w:docPartObj>
        <w:docPartGallery w:val="Page Numbers (Bottom of Page)"/>
        <w:docPartUnique/>
      </w:docPartObj>
    </w:sdtPr>
    <w:sdtEndPr/>
    <w:sdtContent>
      <w:p w:rsidR="00363C44" w:rsidRDefault="00363C44" w14:paraId="4F6F15EB" w14:textId="77777777">
        <w:pPr>
          <w:pStyle w:val="Piedepgina"/>
          <w:jc w:val="center"/>
        </w:pPr>
      </w:p>
      <w:p w:rsidR="00363C44" w:rsidRDefault="00363C44" w14:paraId="2B607901" w14:textId="0D682EF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72381" w:rsidR="00D72381">
          <w:rPr>
            <w:noProof/>
            <w:lang w:val="es-ES"/>
          </w:rPr>
          <w:t>8</w:t>
        </w:r>
        <w:r>
          <w:fldChar w:fldCharType="end"/>
        </w:r>
      </w:p>
    </w:sdtContent>
  </w:sdt>
  <w:p w:rsidR="00363C44" w:rsidRDefault="00363C44" w14:paraId="3837D7C8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5C6E" w:rsidP="00770309" w:rsidRDefault="00325C6E" w14:paraId="292A34D6" w14:textId="77777777">
      <w:pPr>
        <w:spacing w:after="0" w:line="240" w:lineRule="auto"/>
      </w:pPr>
      <w:r>
        <w:separator/>
      </w:r>
    </w:p>
  </w:footnote>
  <w:footnote w:type="continuationSeparator" w:id="0">
    <w:p w:rsidR="00325C6E" w:rsidP="00770309" w:rsidRDefault="00325C6E" w14:paraId="68036528" w14:textId="77777777">
      <w:pPr>
        <w:spacing w:after="0" w:line="240" w:lineRule="auto"/>
      </w:pPr>
      <w:r>
        <w:continuationSeparator/>
      </w:r>
    </w:p>
  </w:footnote>
  <w:footnote w:type="continuationNotice" w:id="1">
    <w:p w:rsidR="00325C6E" w:rsidRDefault="00325C6E" w14:paraId="490A3BF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A4669"/>
    <w:multiLevelType w:val="multilevel"/>
    <w:tmpl w:val="DE8A0B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EC46A23"/>
    <w:multiLevelType w:val="multilevel"/>
    <w:tmpl w:val="BFDABE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8B56171"/>
    <w:multiLevelType w:val="hybridMultilevel"/>
    <w:tmpl w:val="2DBE46A0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6542641A"/>
    <w:multiLevelType w:val="hybridMultilevel"/>
    <w:tmpl w:val="14042CEA"/>
    <w:lvl w:ilvl="0" w:tplc="9556950A">
      <w:start w:val="1"/>
      <w:numFmt w:val="bullet"/>
      <w:lvlText w:val=""/>
      <w:lvlJc w:val="left"/>
      <w:pPr>
        <w:ind w:left="363" w:hanging="360"/>
      </w:pPr>
      <w:rPr>
        <w:rFonts w:hint="default" w:ascii="Symbol" w:hAnsi="Symbol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3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3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3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3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3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3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3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3" w:hanging="360"/>
      </w:pPr>
      <w:rPr>
        <w:rFonts w:hint="default" w:ascii="Wingdings" w:hAnsi="Wingdings"/>
      </w:rPr>
    </w:lvl>
  </w:abstractNum>
  <w:abstractNum w:abstractNumId="4" w15:restartNumberingAfterBreak="0">
    <w:nsid w:val="6B4A461A"/>
    <w:multiLevelType w:val="hybridMultilevel"/>
    <w:tmpl w:val="C74056E6"/>
    <w:lvl w:ilvl="0" w:tplc="0E8214D6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66A9C"/>
    <w:multiLevelType w:val="multilevel"/>
    <w:tmpl w:val="50DEA8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EEF7965"/>
    <w:multiLevelType w:val="hybridMultilevel"/>
    <w:tmpl w:val="E1E494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ersonal">
    <w15:presenceInfo w15:providerId="None" w15:userId="personal"/>
  </w15:person>
  <w15:person w15:author="AdministradorUD">
    <w15:presenceInfo w15:providerId="None" w15:userId="AdministradorU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tru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B2F"/>
    <w:rsid w:val="0008717F"/>
    <w:rsid w:val="0009281C"/>
    <w:rsid w:val="00130E4A"/>
    <w:rsid w:val="00141EA1"/>
    <w:rsid w:val="00144B18"/>
    <w:rsid w:val="00155CDF"/>
    <w:rsid w:val="001811E1"/>
    <w:rsid w:val="001868B6"/>
    <w:rsid w:val="001A0F9F"/>
    <w:rsid w:val="001C2652"/>
    <w:rsid w:val="001D25E9"/>
    <w:rsid w:val="001E660F"/>
    <w:rsid w:val="001F689C"/>
    <w:rsid w:val="00202392"/>
    <w:rsid w:val="00255F02"/>
    <w:rsid w:val="00261B25"/>
    <w:rsid w:val="002B4F5B"/>
    <w:rsid w:val="002E2392"/>
    <w:rsid w:val="00303CA9"/>
    <w:rsid w:val="00325C6E"/>
    <w:rsid w:val="00363C44"/>
    <w:rsid w:val="003D5BBC"/>
    <w:rsid w:val="00413EBE"/>
    <w:rsid w:val="004465A2"/>
    <w:rsid w:val="00475650"/>
    <w:rsid w:val="00490506"/>
    <w:rsid w:val="004E62B1"/>
    <w:rsid w:val="004F4B1E"/>
    <w:rsid w:val="00505021"/>
    <w:rsid w:val="00571FD1"/>
    <w:rsid w:val="0057491E"/>
    <w:rsid w:val="00581699"/>
    <w:rsid w:val="005E46A7"/>
    <w:rsid w:val="005E6321"/>
    <w:rsid w:val="0067657E"/>
    <w:rsid w:val="00686141"/>
    <w:rsid w:val="006C5F26"/>
    <w:rsid w:val="00737846"/>
    <w:rsid w:val="00770309"/>
    <w:rsid w:val="007A1B94"/>
    <w:rsid w:val="007E0011"/>
    <w:rsid w:val="007E3374"/>
    <w:rsid w:val="00807405"/>
    <w:rsid w:val="0083409D"/>
    <w:rsid w:val="008612F5"/>
    <w:rsid w:val="008A2A93"/>
    <w:rsid w:val="008A65D8"/>
    <w:rsid w:val="008D5C6B"/>
    <w:rsid w:val="008F3F44"/>
    <w:rsid w:val="00903D67"/>
    <w:rsid w:val="00964062"/>
    <w:rsid w:val="00977D5C"/>
    <w:rsid w:val="009A49A8"/>
    <w:rsid w:val="009B49BB"/>
    <w:rsid w:val="009C74A9"/>
    <w:rsid w:val="00A302A2"/>
    <w:rsid w:val="00A444F1"/>
    <w:rsid w:val="00A4566E"/>
    <w:rsid w:val="00A47B25"/>
    <w:rsid w:val="00A8570E"/>
    <w:rsid w:val="00A97EE9"/>
    <w:rsid w:val="00AC795E"/>
    <w:rsid w:val="00AF34FF"/>
    <w:rsid w:val="00B97FB6"/>
    <w:rsid w:val="00C254ED"/>
    <w:rsid w:val="00C268CC"/>
    <w:rsid w:val="00C66669"/>
    <w:rsid w:val="00C66A15"/>
    <w:rsid w:val="00C94B2F"/>
    <w:rsid w:val="00C9550E"/>
    <w:rsid w:val="00CA0E99"/>
    <w:rsid w:val="00CB5ED1"/>
    <w:rsid w:val="00D04ED4"/>
    <w:rsid w:val="00D22589"/>
    <w:rsid w:val="00D72381"/>
    <w:rsid w:val="00D80662"/>
    <w:rsid w:val="00D91220"/>
    <w:rsid w:val="00DB5DD8"/>
    <w:rsid w:val="00DB6BA9"/>
    <w:rsid w:val="00DD4656"/>
    <w:rsid w:val="00E0016A"/>
    <w:rsid w:val="00E33FED"/>
    <w:rsid w:val="00E47331"/>
    <w:rsid w:val="00E5427A"/>
    <w:rsid w:val="00E75F9D"/>
    <w:rsid w:val="00EB142B"/>
    <w:rsid w:val="00EB399D"/>
    <w:rsid w:val="00ED76B8"/>
    <w:rsid w:val="00EF2D3D"/>
    <w:rsid w:val="00F060BA"/>
    <w:rsid w:val="00F251A1"/>
    <w:rsid w:val="00F7014B"/>
    <w:rsid w:val="00FA2D2B"/>
    <w:rsid w:val="00FE394F"/>
    <w:rsid w:val="00FF34C8"/>
    <w:rsid w:val="30B7DCD0"/>
    <w:rsid w:val="44F8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7FEED"/>
  <w15:chartTrackingRefBased/>
  <w15:docId w15:val="{5BAE6E3D-75C1-4BA6-B9D1-D315FA6C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49BB"/>
    <w:pPr>
      <w:spacing w:after="200" w:line="276" w:lineRule="auto"/>
    </w:pPr>
    <w:rPr>
      <w:rFonts w:ascii="Calibri" w:hAnsi="Calibri" w:eastAsia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94B2F"/>
    <w:pPr>
      <w:keepNext/>
      <w:keepLines/>
      <w:numPr>
        <w:numId w:val="2"/>
      </w:numPr>
      <w:spacing w:after="0" w:line="240" w:lineRule="auto"/>
      <w:outlineLvl w:val="0"/>
    </w:pPr>
    <w:rPr>
      <w:rFonts w:ascii="Arial" w:hAnsi="Arial" w:eastAsia="Times New Roman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4B2F"/>
    <w:pPr>
      <w:numPr>
        <w:ilvl w:val="1"/>
        <w:numId w:val="3"/>
      </w:numPr>
      <w:spacing w:after="0" w:line="240" w:lineRule="auto"/>
      <w:jc w:val="both"/>
      <w:outlineLvl w:val="1"/>
    </w:pPr>
    <w:rPr>
      <w:rFonts w:ascii="Arial" w:hAnsi="Arial" w:cs="Arial" w:eastAsiaTheme="majorEastAsia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1" w:customStyle="1">
    <w:name w:val="Sin espaciado1"/>
    <w:rsid w:val="00C94B2F"/>
    <w:pPr>
      <w:suppressAutoHyphens/>
      <w:spacing w:after="0" w:line="240" w:lineRule="auto"/>
    </w:pPr>
    <w:rPr>
      <w:rFonts w:ascii="Calibri" w:hAnsi="Calibri" w:eastAsia="Droid Sans Fallback" w:cs="Calibri"/>
      <w:kern w:val="1"/>
    </w:rPr>
  </w:style>
  <w:style w:type="character" w:styleId="Ttulo1Car" w:customStyle="1">
    <w:name w:val="Título 1 Car"/>
    <w:basedOn w:val="Fuentedeprrafopredeter"/>
    <w:link w:val="Ttulo1"/>
    <w:uiPriority w:val="9"/>
    <w:rsid w:val="00C94B2F"/>
    <w:rPr>
      <w:rFonts w:ascii="Arial" w:hAnsi="Arial" w:eastAsia="Times New Roman" w:cs="Arial"/>
      <w:b/>
      <w:bCs/>
      <w:sz w:val="24"/>
      <w:szCs w:val="24"/>
    </w:rPr>
  </w:style>
  <w:style w:type="character" w:styleId="Ttulo2Car" w:customStyle="1">
    <w:name w:val="Título 2 Car"/>
    <w:basedOn w:val="Fuentedeprrafopredeter"/>
    <w:link w:val="Ttulo2"/>
    <w:uiPriority w:val="9"/>
    <w:rsid w:val="00C94B2F"/>
    <w:rPr>
      <w:rFonts w:ascii="Arial" w:hAnsi="Arial" w:cs="Arial" w:eastAsiaTheme="majorEastAsia"/>
      <w:sz w:val="24"/>
      <w:szCs w:val="24"/>
    </w:rPr>
  </w:style>
  <w:style w:type="paragraph" w:styleId="Descripcin1" w:customStyle="1">
    <w:name w:val="Descripción1"/>
    <w:basedOn w:val="Normal"/>
    <w:next w:val="Normal"/>
    <w:uiPriority w:val="35"/>
    <w:unhideWhenUsed/>
    <w:qFormat/>
    <w:rsid w:val="00C94B2F"/>
    <w:rPr>
      <w:b/>
      <w:bCs/>
      <w:sz w:val="20"/>
      <w:szCs w:val="20"/>
    </w:rPr>
  </w:style>
  <w:style w:type="table" w:styleId="TableNormal" w:customStyle="1">
    <w:name w:val="Table Normal"/>
    <w:uiPriority w:val="2"/>
    <w:semiHidden/>
    <w:unhideWhenUsed/>
    <w:qFormat/>
    <w:rsid w:val="00C94B2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C94B2F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77030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703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2392"/>
    <w:pPr>
      <w:tabs>
        <w:tab w:val="left" w:pos="880"/>
        <w:tab w:val="right" w:leader="dot" w:pos="8828"/>
      </w:tabs>
      <w:spacing w:after="100"/>
      <w:ind w:left="220"/>
      <w:jc w:val="both"/>
      <w:pPrChange w:author="personal" w:date="2024-03-11T22:44:00Z" w:id="0">
        <w:pPr>
          <w:spacing w:after="100" w:line="276" w:lineRule="auto"/>
          <w:ind w:left="220"/>
        </w:pPr>
      </w:pPrChange>
    </w:pPr>
    <w:rPr>
      <w:rPrChange w:author="personal" w:date="2024-03-11T22:44:00Z" w:id="0">
        <w:rPr>
          <w:rFonts w:ascii="Calibri" w:hAnsi="Calibri" w:eastAsia="Calibri"/>
          <w:sz w:val="22"/>
          <w:szCs w:val="22"/>
          <w:lang w:val="es-CO" w:eastAsia="en-US" w:bidi="ar-SA"/>
        </w:rPr>
      </w:rPrChange>
    </w:rPr>
  </w:style>
  <w:style w:type="character" w:styleId="Hipervnculo">
    <w:name w:val="Hyperlink"/>
    <w:basedOn w:val="Fuentedeprrafopredeter"/>
    <w:uiPriority w:val="99"/>
    <w:unhideWhenUsed/>
    <w:rsid w:val="0077030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7030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70309"/>
    <w:rPr>
      <w:rFonts w:ascii="Calibri" w:hAnsi="Calibri" w:eastAsia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77030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70309"/>
    <w:rPr>
      <w:rFonts w:ascii="Calibri" w:hAnsi="Calibri" w:eastAsia="Calibri" w:cs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770309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DB6B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6C5F26"/>
    <w:pPr>
      <w:ind w:left="720"/>
      <w:contextualSpacing/>
    </w:pPr>
  </w:style>
  <w:style w:type="paragraph" w:styleId="Tabladeilustraciones">
    <w:name w:val="table of figures"/>
    <w:basedOn w:val="Normal"/>
    <w:next w:val="Normal"/>
    <w:uiPriority w:val="99"/>
    <w:unhideWhenUsed/>
    <w:rsid w:val="002B4F5B"/>
    <w:pPr>
      <w:spacing w:after="0"/>
    </w:pPr>
  </w:style>
  <w:style w:type="paragraph" w:styleId="paragraph" w:customStyle="1">
    <w:name w:val="paragraph"/>
    <w:basedOn w:val="Normal"/>
    <w:rsid w:val="0047565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s-ES" w:eastAsia="es-ES"/>
    </w:rPr>
  </w:style>
  <w:style w:type="character" w:styleId="normaltextrun" w:customStyle="1">
    <w:name w:val="normaltextrun"/>
    <w:basedOn w:val="Fuentedeprrafopredeter"/>
    <w:rsid w:val="00475650"/>
  </w:style>
  <w:style w:type="character" w:styleId="eop" w:customStyle="1">
    <w:name w:val="eop"/>
    <w:basedOn w:val="Fuentedeprrafopredeter"/>
    <w:rsid w:val="00475650"/>
  </w:style>
  <w:style w:type="paragraph" w:styleId="Revisin">
    <w:name w:val="Revision"/>
    <w:hidden/>
    <w:uiPriority w:val="99"/>
    <w:semiHidden/>
    <w:rsid w:val="00CA0E99"/>
    <w:pPr>
      <w:spacing w:after="0" w:line="240" w:lineRule="auto"/>
    </w:pPr>
    <w:rPr>
      <w:rFonts w:ascii="Calibri" w:hAnsi="Calibri" w:eastAsia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0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A0E99"/>
    <w:rPr>
      <w:rFonts w:ascii="Segoe UI" w:hAnsi="Segoe UI" w:eastAsia="Calibr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F34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34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AF34FF"/>
    <w:rPr>
      <w:rFonts w:ascii="Calibri" w:hAnsi="Calibri" w:eastAsia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34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F34FF"/>
    <w:rPr>
      <w:rFonts w:ascii="Calibri" w:hAnsi="Calibri" w:eastAsia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2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5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4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9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4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37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0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1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74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6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0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0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2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0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9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8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3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55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2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0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6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7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8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31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6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0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0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3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4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9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7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7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6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2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9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6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4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5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0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9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48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3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0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9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8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26ABE-E974-4536-9F9C-990D8EF3A5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Baracaldo</dc:creator>
  <keywords/>
  <dc:description/>
  <lastModifiedBy>Maestria en Ciencias de la Informacion y las Comunicaciones</lastModifiedBy>
  <revision>3</revision>
  <dcterms:created xsi:type="dcterms:W3CDTF">2024-03-12T22:05:00.0000000Z</dcterms:created>
  <dcterms:modified xsi:type="dcterms:W3CDTF">2024-05-20T16:04:37.6599804Z</dcterms:modified>
</coreProperties>
</file>