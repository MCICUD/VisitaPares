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9A87" w14:textId="27AD7EA6" w:rsidR="00517A8F" w:rsidRPr="001A2CAA" w:rsidRDefault="00665B16" w:rsidP="3ACDAD51">
      <w:pPr>
        <w:spacing w:after="0"/>
        <w:rPr>
          <w:rFonts w:ascii="Times New Roman" w:hAnsi="Times New Roman" w:cs="Times New Roman"/>
          <w:b/>
          <w:bCs/>
          <w:sz w:val="28"/>
          <w:szCs w:val="28"/>
        </w:rPr>
      </w:pPr>
      <w:r w:rsidRPr="001A2CAA">
        <w:rPr>
          <w:noProof/>
        </w:rPr>
        <w:drawing>
          <wp:anchor distT="0" distB="0" distL="114300" distR="114300" simplePos="0" relativeHeight="251658244" behindDoc="1" locked="0" layoutInCell="1" allowOverlap="1" wp14:anchorId="3B665DCD" wp14:editId="0DC51D80">
            <wp:simplePos x="0" y="0"/>
            <wp:positionH relativeFrom="page">
              <wp:align>right</wp:align>
            </wp:positionH>
            <wp:positionV relativeFrom="page">
              <wp:posOffset>-47708</wp:posOffset>
            </wp:positionV>
            <wp:extent cx="7776376" cy="110375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376" cy="11037570"/>
                    </a:xfrm>
                    <a:prstGeom prst="rect">
                      <a:avLst/>
                    </a:prstGeom>
                  </pic:spPr>
                </pic:pic>
              </a:graphicData>
            </a:graphic>
            <wp14:sizeRelH relativeFrom="page">
              <wp14:pctWidth>0</wp14:pctWidth>
            </wp14:sizeRelH>
            <wp14:sizeRelV relativeFrom="page">
              <wp14:pctHeight>0</wp14:pctHeight>
            </wp14:sizeRelV>
          </wp:anchor>
        </w:drawing>
      </w:r>
    </w:p>
    <w:p w14:paraId="7AF3B0CA" w14:textId="28B637E9" w:rsidR="3ACDAD51" w:rsidRPr="001A2CAA" w:rsidRDefault="3ACDAD51" w:rsidP="3ACDAD51">
      <w:pPr>
        <w:spacing w:after="0"/>
        <w:rPr>
          <w:rFonts w:ascii="Times New Roman" w:hAnsi="Times New Roman"/>
          <w:b/>
          <w:bCs/>
          <w:sz w:val="28"/>
          <w:szCs w:val="28"/>
        </w:rPr>
      </w:pPr>
    </w:p>
    <w:p w14:paraId="5DBAEA04" w14:textId="3595AED5" w:rsidR="3ACDAD51" w:rsidRPr="001A2CAA" w:rsidRDefault="3ACDAD51" w:rsidP="3ACDAD51">
      <w:pPr>
        <w:spacing w:after="0"/>
        <w:rPr>
          <w:rFonts w:ascii="Times New Roman" w:hAnsi="Times New Roman"/>
          <w:b/>
          <w:bCs/>
          <w:sz w:val="28"/>
          <w:szCs w:val="28"/>
        </w:rPr>
      </w:pPr>
    </w:p>
    <w:p w14:paraId="2BCAAC45" w14:textId="77777777" w:rsidR="0008725C" w:rsidRPr="001A2CAA" w:rsidRDefault="0008725C" w:rsidP="00486B65">
      <w:pPr>
        <w:spacing w:after="0"/>
        <w:rPr>
          <w:rFonts w:ascii="Times New Roman" w:hAnsi="Times New Roman"/>
          <w:b/>
          <w:sz w:val="28"/>
          <w:szCs w:val="28"/>
        </w:rPr>
      </w:pPr>
    </w:p>
    <w:p w14:paraId="03FBDDE9" w14:textId="77777777" w:rsidR="00517A8F" w:rsidRPr="001A2CAA" w:rsidRDefault="00517A8F" w:rsidP="00486B65">
      <w:pPr>
        <w:spacing w:after="0"/>
        <w:rPr>
          <w:rFonts w:ascii="Times New Roman" w:hAnsi="Times New Roman"/>
          <w:b/>
          <w:sz w:val="28"/>
          <w:szCs w:val="28"/>
        </w:rPr>
      </w:pPr>
    </w:p>
    <w:p w14:paraId="3F01DEC6" w14:textId="3D27D8BC" w:rsidR="00517A8F" w:rsidRPr="001A2CAA" w:rsidRDefault="00517A8F" w:rsidP="00486B65">
      <w:pPr>
        <w:spacing w:after="0"/>
        <w:rPr>
          <w:rFonts w:ascii="Times New Roman" w:hAnsi="Times New Roman"/>
          <w:b/>
          <w:sz w:val="28"/>
          <w:szCs w:val="28"/>
        </w:rPr>
      </w:pPr>
    </w:p>
    <w:p w14:paraId="4536708C" w14:textId="7BC67C09" w:rsidR="00517A8F" w:rsidRPr="001A2CAA" w:rsidRDefault="00517A8F" w:rsidP="00486B65">
      <w:pPr>
        <w:spacing w:after="0"/>
        <w:rPr>
          <w:rFonts w:ascii="Times New Roman" w:hAnsi="Times New Roman"/>
          <w:b/>
          <w:sz w:val="28"/>
          <w:szCs w:val="28"/>
        </w:rPr>
      </w:pPr>
    </w:p>
    <w:p w14:paraId="15D8C75F" w14:textId="77777777" w:rsidR="00517A8F" w:rsidRPr="001A2CAA" w:rsidRDefault="00517A8F" w:rsidP="00486B65">
      <w:pPr>
        <w:spacing w:after="0"/>
        <w:rPr>
          <w:rFonts w:ascii="Times New Roman" w:hAnsi="Times New Roman"/>
          <w:b/>
          <w:sz w:val="28"/>
          <w:szCs w:val="28"/>
        </w:rPr>
      </w:pPr>
    </w:p>
    <w:p w14:paraId="21FEA645" w14:textId="77777777" w:rsidR="00517A8F" w:rsidRPr="001A2CAA" w:rsidRDefault="00517A8F" w:rsidP="00486B65">
      <w:pPr>
        <w:spacing w:after="0"/>
        <w:rPr>
          <w:rFonts w:ascii="Times New Roman" w:hAnsi="Times New Roman"/>
          <w:b/>
          <w:sz w:val="28"/>
          <w:szCs w:val="28"/>
        </w:rPr>
      </w:pPr>
    </w:p>
    <w:p w14:paraId="6B63482E" w14:textId="0720488F" w:rsidR="00517A8F" w:rsidRPr="001A2CAA" w:rsidRDefault="00517A8F" w:rsidP="00486B65">
      <w:pPr>
        <w:spacing w:after="0"/>
        <w:rPr>
          <w:rFonts w:ascii="Times New Roman" w:hAnsi="Times New Roman"/>
          <w:b/>
          <w:sz w:val="28"/>
          <w:szCs w:val="28"/>
        </w:rPr>
      </w:pPr>
    </w:p>
    <w:p w14:paraId="38CAD0DC" w14:textId="545A37A7" w:rsidR="00517A8F" w:rsidRPr="001A2CAA" w:rsidRDefault="00517A8F" w:rsidP="00486B65">
      <w:pPr>
        <w:spacing w:after="0"/>
        <w:rPr>
          <w:rFonts w:ascii="Times New Roman" w:hAnsi="Times New Roman"/>
          <w:b/>
          <w:sz w:val="28"/>
          <w:szCs w:val="28"/>
        </w:rPr>
      </w:pPr>
    </w:p>
    <w:p w14:paraId="4BD5D9AC" w14:textId="77777777" w:rsidR="00517A8F" w:rsidRPr="001A2CAA" w:rsidRDefault="00517A8F" w:rsidP="00486B65">
      <w:pPr>
        <w:spacing w:after="0"/>
        <w:rPr>
          <w:rFonts w:ascii="Times New Roman" w:hAnsi="Times New Roman"/>
          <w:b/>
          <w:sz w:val="28"/>
          <w:szCs w:val="28"/>
        </w:rPr>
      </w:pPr>
    </w:p>
    <w:p w14:paraId="09D5021C" w14:textId="77777777" w:rsidR="00517A8F" w:rsidRPr="001A2CAA" w:rsidRDefault="00517A8F" w:rsidP="00486B65">
      <w:pPr>
        <w:spacing w:after="0"/>
        <w:rPr>
          <w:rFonts w:ascii="Times New Roman" w:hAnsi="Times New Roman"/>
          <w:b/>
          <w:sz w:val="28"/>
          <w:szCs w:val="28"/>
        </w:rPr>
      </w:pPr>
    </w:p>
    <w:p w14:paraId="69E8A185" w14:textId="77777777" w:rsidR="00517A8F" w:rsidRPr="001A2CAA" w:rsidRDefault="00517A8F" w:rsidP="00486B65">
      <w:pPr>
        <w:spacing w:after="0"/>
        <w:rPr>
          <w:rFonts w:ascii="Times New Roman" w:hAnsi="Times New Roman"/>
          <w:b/>
          <w:sz w:val="28"/>
          <w:szCs w:val="28"/>
        </w:rPr>
      </w:pPr>
    </w:p>
    <w:p w14:paraId="5B87A62C" w14:textId="77777777" w:rsidR="00517A8F" w:rsidRPr="001A2CAA" w:rsidRDefault="00517A8F" w:rsidP="00486B65">
      <w:pPr>
        <w:spacing w:after="0"/>
        <w:rPr>
          <w:rFonts w:ascii="Times New Roman" w:hAnsi="Times New Roman"/>
          <w:b/>
          <w:sz w:val="28"/>
          <w:szCs w:val="28"/>
        </w:rPr>
      </w:pPr>
    </w:p>
    <w:p w14:paraId="34284FC3" w14:textId="77777777" w:rsidR="00517A8F" w:rsidRPr="001A2CAA" w:rsidRDefault="00517A8F" w:rsidP="00486B65">
      <w:pPr>
        <w:spacing w:after="0"/>
        <w:rPr>
          <w:rFonts w:ascii="Times New Roman" w:hAnsi="Times New Roman"/>
          <w:b/>
          <w:sz w:val="28"/>
          <w:szCs w:val="28"/>
        </w:rPr>
      </w:pPr>
    </w:p>
    <w:p w14:paraId="5BE9DA5A" w14:textId="77777777" w:rsidR="00517A8F" w:rsidRPr="001A2CAA" w:rsidRDefault="00517A8F" w:rsidP="00486B65">
      <w:pPr>
        <w:spacing w:after="0"/>
        <w:rPr>
          <w:rFonts w:ascii="Times New Roman" w:hAnsi="Times New Roman"/>
          <w:b/>
          <w:sz w:val="28"/>
          <w:szCs w:val="28"/>
        </w:rPr>
      </w:pPr>
    </w:p>
    <w:p w14:paraId="54A2AED1" w14:textId="77777777" w:rsidR="00517A8F" w:rsidRPr="001A2CAA" w:rsidRDefault="00517A8F" w:rsidP="00486B65">
      <w:pPr>
        <w:spacing w:after="0"/>
        <w:rPr>
          <w:rFonts w:ascii="Times New Roman" w:hAnsi="Times New Roman"/>
          <w:b/>
          <w:sz w:val="28"/>
          <w:szCs w:val="28"/>
        </w:rPr>
      </w:pPr>
    </w:p>
    <w:p w14:paraId="6BC50B79" w14:textId="77777777" w:rsidR="00517A8F" w:rsidRPr="001A2CAA" w:rsidRDefault="00517A8F" w:rsidP="00486B65">
      <w:pPr>
        <w:spacing w:after="0"/>
        <w:rPr>
          <w:rFonts w:ascii="Times New Roman" w:hAnsi="Times New Roman"/>
          <w:b/>
          <w:sz w:val="28"/>
          <w:szCs w:val="28"/>
        </w:rPr>
      </w:pPr>
    </w:p>
    <w:p w14:paraId="5CE4A813" w14:textId="77777777" w:rsidR="00517A8F" w:rsidRPr="001A2CAA" w:rsidRDefault="00517A8F" w:rsidP="00486B65">
      <w:pPr>
        <w:spacing w:after="0"/>
        <w:rPr>
          <w:rFonts w:ascii="Times New Roman" w:hAnsi="Times New Roman"/>
          <w:b/>
          <w:sz w:val="28"/>
          <w:szCs w:val="28"/>
        </w:rPr>
      </w:pPr>
    </w:p>
    <w:p w14:paraId="5E76AA06" w14:textId="77777777" w:rsidR="00517A8F" w:rsidRPr="001A2CAA" w:rsidRDefault="00517A8F" w:rsidP="00486B65">
      <w:pPr>
        <w:spacing w:after="0"/>
        <w:rPr>
          <w:rFonts w:ascii="Times New Roman" w:hAnsi="Times New Roman"/>
          <w:b/>
          <w:sz w:val="28"/>
          <w:szCs w:val="28"/>
        </w:rPr>
      </w:pPr>
    </w:p>
    <w:p w14:paraId="1A8999D4" w14:textId="77777777" w:rsidR="00517A8F" w:rsidRPr="001A2CAA" w:rsidRDefault="00517A8F" w:rsidP="00486B65">
      <w:pPr>
        <w:spacing w:after="0"/>
        <w:rPr>
          <w:rFonts w:ascii="Times New Roman" w:hAnsi="Times New Roman"/>
          <w:b/>
          <w:sz w:val="28"/>
          <w:szCs w:val="28"/>
        </w:rPr>
      </w:pPr>
    </w:p>
    <w:p w14:paraId="2B53FB90" w14:textId="77777777" w:rsidR="00517A8F" w:rsidRPr="001A2CAA" w:rsidRDefault="00517A8F" w:rsidP="00486B65">
      <w:pPr>
        <w:spacing w:after="0"/>
        <w:rPr>
          <w:rFonts w:ascii="Times New Roman" w:hAnsi="Times New Roman"/>
          <w:b/>
          <w:sz w:val="28"/>
          <w:szCs w:val="28"/>
        </w:rPr>
      </w:pPr>
    </w:p>
    <w:p w14:paraId="599B5BB5" w14:textId="77777777" w:rsidR="00517A8F" w:rsidRPr="001A2CAA" w:rsidRDefault="00517A8F" w:rsidP="00486B65">
      <w:pPr>
        <w:spacing w:after="0"/>
        <w:rPr>
          <w:rFonts w:ascii="Times New Roman" w:hAnsi="Times New Roman"/>
          <w:b/>
          <w:sz w:val="28"/>
          <w:szCs w:val="28"/>
        </w:rPr>
      </w:pPr>
    </w:p>
    <w:p w14:paraId="5966C549" w14:textId="77777777" w:rsidR="00517A8F" w:rsidRPr="001A2CAA" w:rsidRDefault="00517A8F" w:rsidP="00486B65">
      <w:pPr>
        <w:spacing w:after="0"/>
        <w:rPr>
          <w:rFonts w:ascii="Times New Roman" w:hAnsi="Times New Roman"/>
          <w:b/>
          <w:sz w:val="28"/>
          <w:szCs w:val="28"/>
        </w:rPr>
      </w:pPr>
    </w:p>
    <w:p w14:paraId="0A8B7FAE" w14:textId="5908DB24" w:rsidR="00517A8F" w:rsidRPr="001A2CAA" w:rsidRDefault="00655BFE" w:rsidP="3ACDAD51">
      <w:pPr>
        <w:spacing w:after="0"/>
        <w:rPr>
          <w:rFonts w:ascii="Times New Roman" w:hAnsi="Times New Roman" w:cs="Times New Roman"/>
          <w:b/>
          <w:bCs/>
          <w:sz w:val="28"/>
          <w:szCs w:val="28"/>
        </w:rPr>
      </w:pPr>
      <w:r w:rsidRPr="001A2CAA">
        <w:rPr>
          <w:noProof/>
          <w:color w:val="FFFFFF" w:themeColor="background1"/>
          <w:sz w:val="28"/>
          <w:szCs w:val="28"/>
        </w:rPr>
        <mc:AlternateContent>
          <mc:Choice Requires="wps">
            <w:drawing>
              <wp:anchor distT="0" distB="0" distL="114300" distR="114300" simplePos="0" relativeHeight="251658243"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14:paraId="4021AB09" w14:textId="66AB5D92" w:rsidR="00D978EC" w:rsidRDefault="00D978EC"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D978EC" w:rsidRPr="006E3386" w:rsidRDefault="00D978EC"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15100" id="_x0000_t202" coordsize="21600,21600" o:spt="202" path="m,l,21600r21600,l21600,xe">
                <v:stroke joinstyle="miter"/>
                <v:path gradientshapeok="t" o:connecttype="rect"/>
              </v:shapetype>
              <v:shape id="Cuadro de texto 6" o:spid="_x0000_s1026" type="#_x0000_t202" style="position:absolute;margin-left:278.9pt;margin-top:337pt;width:3in;height:6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" filled="f" stroked="f" strokeweight=".5pt">
                <v:textbox>
                  <w:txbxContent>
                    <w:p w14:paraId="4021AB09" w14:textId="66AB5D92" w:rsidR="00D978EC" w:rsidRDefault="00D978EC"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D978EC" w:rsidRPr="006E3386" w:rsidRDefault="00D978EC"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14:paraId="3D80A6E8" w14:textId="77777777" w:rsidR="00517A8F" w:rsidRPr="001A2CAA" w:rsidRDefault="00517A8F" w:rsidP="00486B65">
      <w:pPr>
        <w:spacing w:after="0"/>
        <w:rPr>
          <w:rFonts w:ascii="Times New Roman" w:hAnsi="Times New Roman"/>
          <w:b/>
          <w:sz w:val="28"/>
          <w:szCs w:val="28"/>
        </w:rPr>
      </w:pPr>
    </w:p>
    <w:p w14:paraId="28A4D27E" w14:textId="77777777" w:rsidR="00517A8F" w:rsidRPr="001A2CAA" w:rsidRDefault="00517A8F" w:rsidP="00486B65">
      <w:pPr>
        <w:spacing w:after="0"/>
        <w:rPr>
          <w:rFonts w:ascii="Times New Roman" w:hAnsi="Times New Roman"/>
          <w:b/>
          <w:sz w:val="28"/>
          <w:szCs w:val="28"/>
        </w:rPr>
      </w:pPr>
    </w:p>
    <w:p w14:paraId="6D459EBA" w14:textId="77777777" w:rsidR="00517A8F" w:rsidRPr="001A2CAA" w:rsidRDefault="00517A8F" w:rsidP="00486B65">
      <w:pPr>
        <w:spacing w:after="0"/>
        <w:rPr>
          <w:rFonts w:ascii="Times New Roman" w:hAnsi="Times New Roman"/>
          <w:b/>
          <w:sz w:val="28"/>
          <w:szCs w:val="28"/>
        </w:rPr>
      </w:pPr>
    </w:p>
    <w:p w14:paraId="1D9A8C9C" w14:textId="77777777" w:rsidR="00517A8F" w:rsidRPr="001A2CAA" w:rsidRDefault="00517A8F" w:rsidP="00486B65">
      <w:pPr>
        <w:spacing w:after="0"/>
        <w:rPr>
          <w:rFonts w:ascii="Times New Roman" w:hAnsi="Times New Roman"/>
          <w:b/>
          <w:sz w:val="28"/>
          <w:szCs w:val="28"/>
        </w:rPr>
      </w:pPr>
    </w:p>
    <w:p w14:paraId="2071B59B" w14:textId="77777777" w:rsidR="00517A8F" w:rsidRPr="001A2CAA" w:rsidRDefault="00517A8F" w:rsidP="00486B65">
      <w:pPr>
        <w:spacing w:after="0"/>
        <w:rPr>
          <w:rFonts w:ascii="Times New Roman" w:hAnsi="Times New Roman"/>
          <w:b/>
          <w:sz w:val="28"/>
          <w:szCs w:val="28"/>
        </w:rPr>
      </w:pPr>
    </w:p>
    <w:p w14:paraId="1520FA1C" w14:textId="77777777" w:rsidR="004B4987" w:rsidRPr="001A2CAA" w:rsidRDefault="004B4987" w:rsidP="00486B65">
      <w:pPr>
        <w:spacing w:after="0"/>
        <w:jc w:val="both"/>
        <w:rPr>
          <w:rFonts w:ascii="Times New Roman" w:hAnsi="Times New Roman" w:cs="Times New Roman"/>
          <w:b/>
          <w:bCs/>
          <w:sz w:val="28"/>
          <w:szCs w:val="28"/>
          <w:lang w:eastAsia="es-CO"/>
        </w:rPr>
      </w:pPr>
    </w:p>
    <w:p w14:paraId="674A3226" w14:textId="4076C698" w:rsidR="004B4987" w:rsidRPr="001A2CAA" w:rsidRDefault="00EF691E" w:rsidP="00486B65">
      <w:pPr>
        <w:spacing w:after="0"/>
        <w:jc w:val="both"/>
        <w:rPr>
          <w:rFonts w:ascii="Times New Roman" w:hAnsi="Times New Roman" w:cs="Times New Roman"/>
          <w:b/>
          <w:bCs/>
          <w:sz w:val="28"/>
          <w:szCs w:val="28"/>
          <w:lang w:eastAsia="es-CO"/>
        </w:rPr>
      </w:pPr>
      <w:r w:rsidRPr="001A2CAA">
        <w:rPr>
          <w:noProof/>
          <w:color w:val="FFFFFF" w:themeColor="background1"/>
          <w:sz w:val="28"/>
          <w:szCs w:val="28"/>
        </w:rPr>
        <mc:AlternateContent>
          <mc:Choice Requires="wps">
            <w:drawing>
              <wp:anchor distT="0" distB="0" distL="114300" distR="114300" simplePos="0" relativeHeight="251658242"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67B85D2B" w14:textId="77777777" w:rsidR="00D978EC" w:rsidRPr="00A933E5" w:rsidRDefault="00D978EC"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D978EC" w:rsidRPr="00A933E5" w:rsidRDefault="00D978EC" w:rsidP="00EF691E">
                            <w:pPr>
                              <w:rPr>
                                <w:rFonts w:ascii="Heading Pro Trial" w:hAnsi="Heading Pro Trial"/>
                                <w:color w:val="FFFFFF" w:themeColor="background1"/>
                                <w:sz w:val="46"/>
                                <w:szCs w:val="46"/>
                              </w:rPr>
                            </w:pPr>
                          </w:p>
                          <w:p w14:paraId="16FB6BA4" w14:textId="77777777" w:rsidR="00D978EC" w:rsidRPr="00A933E5" w:rsidRDefault="00D978EC" w:rsidP="00EF691E">
                            <w:pPr>
                              <w:rPr>
                                <w:rFonts w:ascii="Heading Pro Trial" w:hAnsi="Heading Pro Trial"/>
                                <w:color w:val="FFFFFF" w:themeColor="background1"/>
                                <w:sz w:val="46"/>
                                <w:szCs w:val="46"/>
                              </w:rPr>
                            </w:pPr>
                          </w:p>
                          <w:p w14:paraId="465D1F29" w14:textId="77777777" w:rsidR="00D978EC" w:rsidRPr="00A933E5" w:rsidRDefault="00D978EC" w:rsidP="00EF691E">
                            <w:pPr>
                              <w:rPr>
                                <w:sz w:val="46"/>
                                <w:szCs w:val="4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D677" id="_x0000_s1027" type="#_x0000_t202" style="position:absolute;left:0;text-align:left;margin-left:-25.15pt;margin-top:120.7pt;width:219.75pt;height:5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" filled="f" stroked="f" strokeweight=".5pt">
                <v:textbox>
                  <w:txbxContent>
                    <w:p w14:paraId="67B85D2B" w14:textId="77777777" w:rsidR="00D978EC" w:rsidRPr="00A933E5" w:rsidRDefault="00D978EC"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D978EC" w:rsidRPr="00A933E5" w:rsidRDefault="00D978EC" w:rsidP="00EF691E">
                      <w:pPr>
                        <w:rPr>
                          <w:rFonts w:ascii="Heading Pro Trial" w:hAnsi="Heading Pro Trial"/>
                          <w:color w:val="FFFFFF" w:themeColor="background1"/>
                          <w:sz w:val="46"/>
                          <w:szCs w:val="46"/>
                        </w:rPr>
                      </w:pPr>
                    </w:p>
                    <w:p w14:paraId="16FB6BA4" w14:textId="77777777" w:rsidR="00D978EC" w:rsidRPr="00A933E5" w:rsidRDefault="00D978EC" w:rsidP="00EF691E">
                      <w:pPr>
                        <w:rPr>
                          <w:rFonts w:ascii="Heading Pro Trial" w:hAnsi="Heading Pro Trial"/>
                          <w:color w:val="FFFFFF" w:themeColor="background1"/>
                          <w:sz w:val="46"/>
                          <w:szCs w:val="46"/>
                        </w:rPr>
                      </w:pPr>
                    </w:p>
                    <w:p w14:paraId="465D1F29" w14:textId="77777777" w:rsidR="00D978EC" w:rsidRPr="00A933E5" w:rsidRDefault="00D978EC" w:rsidP="00EF691E">
                      <w:pPr>
                        <w:rPr>
                          <w:sz w:val="46"/>
                          <w:szCs w:val="46"/>
                        </w:rPr>
                      </w:pPr>
                    </w:p>
                  </w:txbxContent>
                </v:textbox>
                <w10:wrap anchory="page"/>
              </v:shape>
            </w:pict>
          </mc:Fallback>
        </mc:AlternateContent>
      </w:r>
    </w:p>
    <w:p w14:paraId="6152F9BB" w14:textId="5CB3E31F" w:rsidR="004B4987" w:rsidRPr="001A2CAA" w:rsidRDefault="004B4987" w:rsidP="00486B65">
      <w:pPr>
        <w:spacing w:after="0"/>
        <w:jc w:val="both"/>
        <w:rPr>
          <w:rFonts w:ascii="Times New Roman" w:hAnsi="Times New Roman" w:cs="Times New Roman"/>
          <w:b/>
          <w:bCs/>
          <w:sz w:val="28"/>
          <w:szCs w:val="28"/>
          <w:lang w:eastAsia="es-CO"/>
        </w:rPr>
      </w:pPr>
    </w:p>
    <w:p w14:paraId="7ED86D6C" w14:textId="77777777" w:rsidR="004B4987" w:rsidRPr="001A2CAA" w:rsidRDefault="004B4987" w:rsidP="00486B65">
      <w:pPr>
        <w:spacing w:after="0"/>
        <w:jc w:val="both"/>
        <w:rPr>
          <w:rFonts w:ascii="Times New Roman" w:hAnsi="Times New Roman" w:cs="Times New Roman"/>
          <w:b/>
          <w:bCs/>
          <w:sz w:val="28"/>
          <w:szCs w:val="28"/>
          <w:lang w:eastAsia="es-CO"/>
        </w:rPr>
      </w:pPr>
    </w:p>
    <w:p w14:paraId="7E6B732C" w14:textId="54570B60" w:rsidR="004B4987" w:rsidRPr="001A2CAA" w:rsidRDefault="004B4987" w:rsidP="00486B65">
      <w:pPr>
        <w:spacing w:after="0"/>
        <w:jc w:val="both"/>
        <w:rPr>
          <w:rFonts w:ascii="Times New Roman" w:hAnsi="Times New Roman" w:cs="Times New Roman"/>
          <w:b/>
          <w:bCs/>
          <w:sz w:val="28"/>
          <w:szCs w:val="28"/>
          <w:lang w:eastAsia="es-CO"/>
        </w:rPr>
      </w:pPr>
    </w:p>
    <w:p w14:paraId="3A1E079B" w14:textId="77777777" w:rsidR="004B4987" w:rsidRPr="001A2CAA" w:rsidRDefault="004B4987" w:rsidP="00486B65">
      <w:pPr>
        <w:spacing w:after="0"/>
        <w:jc w:val="both"/>
        <w:rPr>
          <w:rFonts w:ascii="Times New Roman" w:hAnsi="Times New Roman" w:cs="Times New Roman"/>
          <w:b/>
          <w:bCs/>
          <w:sz w:val="28"/>
          <w:szCs w:val="28"/>
          <w:lang w:eastAsia="es-CO"/>
        </w:rPr>
      </w:pPr>
    </w:p>
    <w:p w14:paraId="56D052E4" w14:textId="77777777" w:rsidR="004B4987" w:rsidRPr="001A2CAA" w:rsidRDefault="004B4987" w:rsidP="00486B65">
      <w:pPr>
        <w:spacing w:after="0"/>
        <w:jc w:val="both"/>
        <w:rPr>
          <w:rFonts w:ascii="Times New Roman" w:hAnsi="Times New Roman" w:cs="Times New Roman"/>
          <w:b/>
          <w:bCs/>
          <w:sz w:val="28"/>
          <w:szCs w:val="28"/>
          <w:lang w:eastAsia="es-CO"/>
        </w:rPr>
      </w:pPr>
    </w:p>
    <w:p w14:paraId="1BA7F3E1" w14:textId="77777777" w:rsidR="004B4987" w:rsidRPr="001A2CAA" w:rsidRDefault="004B4987" w:rsidP="00486B65">
      <w:pPr>
        <w:spacing w:after="0"/>
        <w:jc w:val="both"/>
        <w:rPr>
          <w:rFonts w:ascii="Times New Roman" w:hAnsi="Times New Roman" w:cs="Times New Roman"/>
          <w:b/>
          <w:bCs/>
          <w:sz w:val="28"/>
          <w:szCs w:val="28"/>
          <w:lang w:eastAsia="es-CO"/>
        </w:rPr>
      </w:pPr>
    </w:p>
    <w:p w14:paraId="63A81C2A" w14:textId="77777777" w:rsidR="004B4987" w:rsidRPr="001A2CAA" w:rsidRDefault="004B4987" w:rsidP="00486B65">
      <w:pPr>
        <w:spacing w:after="0"/>
        <w:jc w:val="both"/>
        <w:rPr>
          <w:rFonts w:ascii="Times New Roman" w:hAnsi="Times New Roman" w:cs="Times New Roman"/>
          <w:b/>
          <w:bCs/>
          <w:sz w:val="28"/>
          <w:szCs w:val="28"/>
          <w:lang w:eastAsia="es-CO"/>
        </w:rPr>
      </w:pPr>
    </w:p>
    <w:p w14:paraId="0B071CE9" w14:textId="77777777" w:rsidR="004B4987" w:rsidRPr="001A2CAA" w:rsidRDefault="004B4987" w:rsidP="00486B65">
      <w:pPr>
        <w:spacing w:after="0"/>
        <w:jc w:val="both"/>
        <w:rPr>
          <w:rFonts w:ascii="Times New Roman" w:hAnsi="Times New Roman" w:cs="Times New Roman"/>
          <w:b/>
          <w:bCs/>
          <w:sz w:val="28"/>
          <w:szCs w:val="28"/>
          <w:lang w:eastAsia="es-CO"/>
        </w:rPr>
      </w:pPr>
    </w:p>
    <w:p w14:paraId="575DEC97" w14:textId="750196F3" w:rsidR="004B4987" w:rsidRPr="001A2CAA" w:rsidRDefault="004B4987" w:rsidP="00486B65">
      <w:pPr>
        <w:spacing w:after="0"/>
        <w:jc w:val="both"/>
        <w:rPr>
          <w:rFonts w:ascii="Times New Roman" w:hAnsi="Times New Roman" w:cs="Times New Roman"/>
          <w:b/>
          <w:bCs/>
          <w:sz w:val="28"/>
          <w:szCs w:val="28"/>
          <w:lang w:eastAsia="es-CO"/>
        </w:rPr>
      </w:pPr>
    </w:p>
    <w:p w14:paraId="40F2C763" w14:textId="77777777" w:rsidR="004B4987" w:rsidRPr="001A2CAA" w:rsidRDefault="004B4987" w:rsidP="00486B65">
      <w:pPr>
        <w:spacing w:after="0"/>
        <w:jc w:val="both"/>
        <w:rPr>
          <w:rFonts w:ascii="Times New Roman" w:hAnsi="Times New Roman" w:cs="Times New Roman"/>
          <w:b/>
          <w:bCs/>
          <w:sz w:val="28"/>
          <w:szCs w:val="28"/>
          <w:lang w:eastAsia="es-CO"/>
        </w:rPr>
      </w:pPr>
    </w:p>
    <w:p w14:paraId="425C1DED" w14:textId="77777777" w:rsidR="004B4987" w:rsidRPr="001A2CAA" w:rsidRDefault="004B4987" w:rsidP="00486B65">
      <w:pPr>
        <w:spacing w:after="0"/>
        <w:jc w:val="both"/>
        <w:rPr>
          <w:rFonts w:ascii="Times New Roman" w:hAnsi="Times New Roman" w:cs="Times New Roman"/>
          <w:b/>
          <w:bCs/>
          <w:sz w:val="28"/>
          <w:szCs w:val="28"/>
          <w:lang w:eastAsia="es-CO"/>
        </w:rPr>
      </w:pPr>
    </w:p>
    <w:p w14:paraId="66EDA6A3" w14:textId="77777777" w:rsidR="004B4987" w:rsidRPr="001A2CAA" w:rsidRDefault="004B4987" w:rsidP="00486B65">
      <w:pPr>
        <w:spacing w:after="0"/>
        <w:jc w:val="both"/>
        <w:rPr>
          <w:rFonts w:ascii="Times New Roman" w:hAnsi="Times New Roman" w:cs="Times New Roman"/>
          <w:b/>
          <w:bCs/>
          <w:sz w:val="28"/>
          <w:szCs w:val="28"/>
          <w:lang w:eastAsia="es-CO"/>
        </w:rPr>
      </w:pPr>
    </w:p>
    <w:p w14:paraId="1ED3058D" w14:textId="77777777" w:rsidR="004B4987" w:rsidRPr="001A2CAA" w:rsidRDefault="004B4987" w:rsidP="00486B65">
      <w:pPr>
        <w:spacing w:after="0"/>
        <w:jc w:val="both"/>
        <w:rPr>
          <w:rFonts w:ascii="Times New Roman" w:hAnsi="Times New Roman" w:cs="Times New Roman"/>
          <w:b/>
          <w:bCs/>
          <w:sz w:val="28"/>
          <w:szCs w:val="28"/>
          <w:lang w:eastAsia="es-CO"/>
        </w:rPr>
      </w:pPr>
    </w:p>
    <w:p w14:paraId="3A121E9B" w14:textId="3ED68CB9" w:rsidR="004B4987" w:rsidRPr="001A2CAA" w:rsidRDefault="004B4987" w:rsidP="00486B65">
      <w:pPr>
        <w:spacing w:after="0"/>
        <w:jc w:val="both"/>
        <w:rPr>
          <w:rFonts w:ascii="Times New Roman" w:hAnsi="Times New Roman" w:cs="Times New Roman"/>
          <w:b/>
          <w:bCs/>
          <w:sz w:val="28"/>
          <w:szCs w:val="28"/>
          <w:lang w:eastAsia="es-CO"/>
        </w:rPr>
      </w:pPr>
    </w:p>
    <w:p w14:paraId="2DD2C67A" w14:textId="77777777" w:rsidR="004B4987" w:rsidRPr="001A2CAA" w:rsidRDefault="004B4987" w:rsidP="00486B65">
      <w:pPr>
        <w:spacing w:after="0"/>
        <w:jc w:val="both"/>
        <w:rPr>
          <w:rFonts w:ascii="Times New Roman" w:hAnsi="Times New Roman" w:cs="Times New Roman"/>
          <w:b/>
          <w:bCs/>
          <w:sz w:val="28"/>
          <w:szCs w:val="28"/>
          <w:lang w:eastAsia="es-CO"/>
        </w:rPr>
      </w:pPr>
    </w:p>
    <w:p w14:paraId="626225DD" w14:textId="540B7666" w:rsidR="004B4987" w:rsidRPr="001A2CAA" w:rsidRDefault="004B4987" w:rsidP="00486B65">
      <w:pPr>
        <w:spacing w:after="0"/>
        <w:jc w:val="both"/>
        <w:rPr>
          <w:rFonts w:ascii="Times New Roman" w:hAnsi="Times New Roman" w:cs="Times New Roman"/>
          <w:b/>
          <w:bCs/>
          <w:sz w:val="28"/>
          <w:szCs w:val="28"/>
          <w:lang w:eastAsia="es-CO"/>
        </w:rPr>
      </w:pPr>
    </w:p>
    <w:p w14:paraId="1CDDC355" w14:textId="02CE691D" w:rsidR="004B4987" w:rsidRPr="001A2CAA" w:rsidRDefault="004B4987" w:rsidP="00486B65">
      <w:pPr>
        <w:spacing w:after="0"/>
        <w:jc w:val="both"/>
        <w:rPr>
          <w:rFonts w:ascii="Times New Roman" w:hAnsi="Times New Roman" w:cs="Times New Roman"/>
          <w:b/>
          <w:bCs/>
          <w:sz w:val="28"/>
          <w:szCs w:val="28"/>
          <w:lang w:eastAsia="es-CO"/>
        </w:rPr>
      </w:pPr>
    </w:p>
    <w:p w14:paraId="1EECC79B" w14:textId="244B3A77" w:rsidR="004B4987" w:rsidRPr="001A2CAA" w:rsidRDefault="004B4987" w:rsidP="00486B65">
      <w:pPr>
        <w:spacing w:after="0"/>
        <w:jc w:val="both"/>
        <w:rPr>
          <w:rFonts w:ascii="Times New Roman" w:hAnsi="Times New Roman" w:cs="Times New Roman"/>
          <w:b/>
          <w:bCs/>
          <w:sz w:val="28"/>
          <w:szCs w:val="28"/>
          <w:lang w:eastAsia="es-CO"/>
        </w:rPr>
      </w:pPr>
    </w:p>
    <w:p w14:paraId="5E55C761" w14:textId="0667F4A5" w:rsidR="004B4987" w:rsidRPr="001A2CAA" w:rsidRDefault="004B4987" w:rsidP="00486B65">
      <w:pPr>
        <w:spacing w:after="0"/>
        <w:jc w:val="both"/>
        <w:rPr>
          <w:rFonts w:ascii="Times New Roman" w:hAnsi="Times New Roman" w:cs="Times New Roman"/>
          <w:b/>
          <w:bCs/>
          <w:sz w:val="28"/>
          <w:szCs w:val="28"/>
          <w:lang w:eastAsia="es-CO"/>
        </w:rPr>
      </w:pPr>
    </w:p>
    <w:p w14:paraId="662F21F3" w14:textId="279C29A6" w:rsidR="004B4987" w:rsidRPr="001A2CAA" w:rsidRDefault="004B4987" w:rsidP="00486B65">
      <w:pPr>
        <w:spacing w:after="0"/>
        <w:jc w:val="both"/>
        <w:rPr>
          <w:rFonts w:ascii="Times New Roman" w:hAnsi="Times New Roman" w:cs="Times New Roman"/>
          <w:b/>
          <w:bCs/>
          <w:sz w:val="28"/>
          <w:szCs w:val="28"/>
          <w:lang w:eastAsia="es-CO"/>
        </w:rPr>
      </w:pPr>
    </w:p>
    <w:p w14:paraId="72F3DBFB" w14:textId="487976C2" w:rsidR="004B4987" w:rsidRPr="001A2CAA" w:rsidRDefault="004B4987" w:rsidP="00486B65">
      <w:pPr>
        <w:spacing w:after="0"/>
        <w:jc w:val="both"/>
        <w:rPr>
          <w:rFonts w:ascii="Times New Roman" w:hAnsi="Times New Roman" w:cs="Times New Roman"/>
          <w:b/>
          <w:bCs/>
          <w:sz w:val="28"/>
          <w:szCs w:val="28"/>
          <w:lang w:eastAsia="es-CO"/>
        </w:rPr>
      </w:pPr>
    </w:p>
    <w:p w14:paraId="2B608CD7" w14:textId="1F54038D" w:rsidR="004B4987" w:rsidRPr="001A2CAA" w:rsidRDefault="004B4987" w:rsidP="00486B65">
      <w:pPr>
        <w:spacing w:after="0"/>
        <w:jc w:val="both"/>
        <w:rPr>
          <w:rFonts w:ascii="Times New Roman" w:hAnsi="Times New Roman" w:cs="Times New Roman"/>
          <w:b/>
          <w:bCs/>
          <w:sz w:val="28"/>
          <w:szCs w:val="28"/>
          <w:lang w:eastAsia="es-CO"/>
        </w:rPr>
      </w:pPr>
    </w:p>
    <w:p w14:paraId="71663AF1" w14:textId="6E321E3A" w:rsidR="004B4987" w:rsidRPr="001A2CAA" w:rsidRDefault="004B4987" w:rsidP="00486B65">
      <w:pPr>
        <w:spacing w:after="0"/>
        <w:jc w:val="both"/>
        <w:rPr>
          <w:rFonts w:ascii="Times New Roman" w:hAnsi="Times New Roman" w:cs="Times New Roman"/>
          <w:b/>
          <w:bCs/>
          <w:sz w:val="28"/>
          <w:szCs w:val="28"/>
          <w:lang w:eastAsia="es-CO"/>
        </w:rPr>
      </w:pPr>
    </w:p>
    <w:p w14:paraId="2E15F17D" w14:textId="0A776836" w:rsidR="00914143" w:rsidRPr="001A2CAA" w:rsidRDefault="00914143" w:rsidP="00486B65">
      <w:pPr>
        <w:spacing w:after="0"/>
        <w:jc w:val="both"/>
        <w:rPr>
          <w:rFonts w:ascii="Times New Roman" w:hAnsi="Times New Roman" w:cs="Times New Roman"/>
          <w:b/>
          <w:bCs/>
          <w:sz w:val="28"/>
          <w:szCs w:val="28"/>
          <w:lang w:eastAsia="es-CO"/>
        </w:rPr>
      </w:pPr>
    </w:p>
    <w:p w14:paraId="53F20428" w14:textId="77777777" w:rsidR="00914143" w:rsidRPr="001A2CAA" w:rsidRDefault="00914143" w:rsidP="00486B65">
      <w:pPr>
        <w:spacing w:after="0"/>
        <w:jc w:val="both"/>
        <w:rPr>
          <w:rFonts w:ascii="Times New Roman" w:hAnsi="Times New Roman" w:cs="Times New Roman"/>
          <w:b/>
          <w:bCs/>
          <w:sz w:val="28"/>
          <w:szCs w:val="28"/>
          <w:lang w:eastAsia="es-CO"/>
        </w:rPr>
      </w:pPr>
    </w:p>
    <w:p w14:paraId="526962BD" w14:textId="2B06D925" w:rsidR="00914143" w:rsidRPr="001A2CAA" w:rsidRDefault="00914143" w:rsidP="00486B65">
      <w:pPr>
        <w:spacing w:after="0"/>
        <w:jc w:val="both"/>
        <w:rPr>
          <w:rFonts w:ascii="Times New Roman" w:hAnsi="Times New Roman" w:cs="Times New Roman"/>
          <w:b/>
          <w:bCs/>
          <w:sz w:val="28"/>
          <w:szCs w:val="28"/>
          <w:lang w:eastAsia="es-CO"/>
        </w:rPr>
      </w:pPr>
    </w:p>
    <w:p w14:paraId="36FF7F4D" w14:textId="0E7FC6D1" w:rsidR="00914143" w:rsidRPr="001A2CAA" w:rsidRDefault="00914143" w:rsidP="00486B65">
      <w:pPr>
        <w:spacing w:after="0"/>
        <w:jc w:val="both"/>
        <w:rPr>
          <w:rFonts w:ascii="Times New Roman" w:hAnsi="Times New Roman" w:cs="Times New Roman"/>
          <w:b/>
          <w:bCs/>
          <w:sz w:val="28"/>
          <w:szCs w:val="28"/>
          <w:lang w:eastAsia="es-CO"/>
        </w:rPr>
      </w:pPr>
    </w:p>
    <w:p w14:paraId="1FFE236C" w14:textId="77777777" w:rsidR="00914143" w:rsidRPr="001A2CAA" w:rsidRDefault="00914143" w:rsidP="00486B65">
      <w:pPr>
        <w:spacing w:after="0"/>
        <w:jc w:val="both"/>
        <w:rPr>
          <w:rFonts w:ascii="Times New Roman" w:hAnsi="Times New Roman" w:cs="Times New Roman"/>
          <w:b/>
          <w:bCs/>
          <w:sz w:val="28"/>
          <w:szCs w:val="28"/>
          <w:lang w:eastAsia="es-CO"/>
        </w:rPr>
      </w:pPr>
    </w:p>
    <w:p w14:paraId="1A02DEC0" w14:textId="77777777" w:rsidR="00914143" w:rsidRPr="001A2CAA" w:rsidRDefault="00914143" w:rsidP="00486B65">
      <w:pPr>
        <w:spacing w:after="0"/>
        <w:jc w:val="both"/>
        <w:rPr>
          <w:rFonts w:ascii="Times New Roman" w:hAnsi="Times New Roman" w:cs="Times New Roman"/>
          <w:b/>
          <w:bCs/>
          <w:sz w:val="28"/>
          <w:szCs w:val="28"/>
          <w:lang w:eastAsia="es-CO"/>
        </w:rPr>
      </w:pPr>
    </w:p>
    <w:p w14:paraId="507EA07F" w14:textId="407FB642" w:rsidR="00914143" w:rsidRPr="001A2CAA" w:rsidRDefault="00914143" w:rsidP="00486B65">
      <w:pPr>
        <w:spacing w:after="0"/>
        <w:jc w:val="both"/>
        <w:rPr>
          <w:rFonts w:ascii="Times New Roman" w:hAnsi="Times New Roman" w:cs="Times New Roman"/>
          <w:b/>
          <w:bCs/>
          <w:sz w:val="28"/>
          <w:szCs w:val="28"/>
          <w:lang w:eastAsia="es-CO"/>
        </w:rPr>
      </w:pPr>
    </w:p>
    <w:p w14:paraId="410921DF" w14:textId="77777777" w:rsidR="00914143" w:rsidRPr="001A2CAA" w:rsidRDefault="00914143" w:rsidP="00486B65">
      <w:pPr>
        <w:spacing w:after="0"/>
        <w:jc w:val="both"/>
        <w:rPr>
          <w:rFonts w:ascii="Times New Roman" w:hAnsi="Times New Roman" w:cs="Times New Roman"/>
          <w:b/>
          <w:bCs/>
          <w:sz w:val="28"/>
          <w:szCs w:val="28"/>
          <w:lang w:eastAsia="es-CO"/>
        </w:rPr>
      </w:pPr>
    </w:p>
    <w:p w14:paraId="457F5B29" w14:textId="70C5AC8F" w:rsidR="00914143" w:rsidRPr="001A2CAA" w:rsidRDefault="00914143" w:rsidP="00486B65">
      <w:pPr>
        <w:spacing w:after="0"/>
        <w:jc w:val="both"/>
        <w:rPr>
          <w:rFonts w:ascii="Times New Roman" w:hAnsi="Times New Roman" w:cs="Times New Roman"/>
          <w:b/>
          <w:bCs/>
          <w:sz w:val="28"/>
          <w:szCs w:val="28"/>
          <w:lang w:eastAsia="es-CO"/>
        </w:rPr>
      </w:pPr>
    </w:p>
    <w:p w14:paraId="0D707BEE" w14:textId="01939665" w:rsidR="004B4987" w:rsidRPr="001A2CAA" w:rsidRDefault="004B4987" w:rsidP="00486B65">
      <w:pPr>
        <w:spacing w:after="0"/>
        <w:jc w:val="both"/>
        <w:rPr>
          <w:rFonts w:ascii="Times New Roman" w:hAnsi="Times New Roman" w:cs="Times New Roman"/>
          <w:b/>
          <w:bCs/>
          <w:sz w:val="28"/>
          <w:szCs w:val="28"/>
          <w:lang w:eastAsia="es-CO"/>
        </w:rPr>
      </w:pPr>
    </w:p>
    <w:p w14:paraId="097904CA" w14:textId="7560F19F" w:rsidR="004B4987" w:rsidRPr="001A2CAA" w:rsidRDefault="004B4987" w:rsidP="00486B65">
      <w:pPr>
        <w:spacing w:after="0"/>
        <w:jc w:val="both"/>
        <w:rPr>
          <w:rFonts w:ascii="Times New Roman" w:hAnsi="Times New Roman" w:cs="Times New Roman"/>
          <w:b/>
          <w:bCs/>
          <w:sz w:val="28"/>
          <w:szCs w:val="28"/>
          <w:lang w:eastAsia="es-CO"/>
        </w:rPr>
      </w:pPr>
    </w:p>
    <w:p w14:paraId="5AF220AD" w14:textId="3B6A5E26" w:rsidR="00EF691E" w:rsidRPr="001A2CAA" w:rsidRDefault="00EF691E" w:rsidP="00486B65">
      <w:pPr>
        <w:spacing w:after="0"/>
        <w:jc w:val="both"/>
        <w:rPr>
          <w:rFonts w:ascii="Times New Roman" w:hAnsi="Times New Roman" w:cs="Times New Roman"/>
          <w:b/>
          <w:bCs/>
          <w:sz w:val="28"/>
          <w:szCs w:val="28"/>
          <w:lang w:eastAsia="es-CO"/>
        </w:rPr>
      </w:pPr>
    </w:p>
    <w:p w14:paraId="4475F2EF" w14:textId="60EC4D27" w:rsidR="00EF691E" w:rsidRPr="001A2CAA" w:rsidRDefault="00D25EA5" w:rsidP="00486B65">
      <w:pPr>
        <w:spacing w:after="0"/>
        <w:jc w:val="both"/>
        <w:rPr>
          <w:rFonts w:ascii="Times New Roman" w:hAnsi="Times New Roman" w:cs="Times New Roman"/>
          <w:b/>
          <w:bCs/>
          <w:sz w:val="28"/>
          <w:szCs w:val="28"/>
          <w:lang w:eastAsia="es-CO"/>
        </w:rPr>
      </w:pPr>
      <w:r w:rsidRPr="001A2CAA">
        <w:rPr>
          <w:rFonts w:ascii="Times New Roman" w:eastAsia="Arial Narrow" w:hAnsi="Times New Roman" w:cs="Times New Roman"/>
          <w:b/>
          <w:noProof/>
          <w:color w:val="000000"/>
          <w:sz w:val="28"/>
          <w:szCs w:val="28"/>
        </w:rPr>
        <w:drawing>
          <wp:anchor distT="0" distB="0" distL="114300" distR="114300" simplePos="0" relativeHeight="251658247" behindDoc="1" locked="0" layoutInCell="1" allowOverlap="1" wp14:anchorId="5BD23CC7" wp14:editId="3B9C1B42">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23130" w14:textId="66F4BCB7" w:rsidR="00854B33" w:rsidRPr="001A2CAA" w:rsidRDefault="00854B33" w:rsidP="00486B65">
      <w:pPr>
        <w:spacing w:after="0"/>
        <w:jc w:val="center"/>
        <w:rPr>
          <w:rFonts w:ascii="Times New Roman" w:hAnsi="Times New Roman" w:cs="Times New Roman"/>
          <w:b/>
          <w:sz w:val="28"/>
          <w:szCs w:val="28"/>
        </w:rPr>
      </w:pPr>
    </w:p>
    <w:p w14:paraId="7AF9C12E" w14:textId="209F0830" w:rsidR="00854B33" w:rsidRPr="001A2CAA" w:rsidRDefault="00854B33" w:rsidP="00486B65">
      <w:pPr>
        <w:spacing w:after="0"/>
        <w:jc w:val="center"/>
        <w:rPr>
          <w:rFonts w:ascii="Times New Roman" w:hAnsi="Times New Roman" w:cs="Times New Roman"/>
          <w:b/>
          <w:sz w:val="28"/>
          <w:szCs w:val="28"/>
        </w:rPr>
      </w:pPr>
    </w:p>
    <w:p w14:paraId="5510E8C1" w14:textId="61748404" w:rsidR="00854B33" w:rsidRPr="001A2CAA" w:rsidRDefault="00854B33" w:rsidP="00486B65">
      <w:pPr>
        <w:spacing w:after="0"/>
        <w:jc w:val="center"/>
        <w:rPr>
          <w:rFonts w:ascii="Times New Roman" w:hAnsi="Times New Roman" w:cs="Times New Roman"/>
          <w:b/>
          <w:sz w:val="28"/>
          <w:szCs w:val="28"/>
        </w:rPr>
      </w:pPr>
    </w:p>
    <w:p w14:paraId="08CE4AF7" w14:textId="00E203F5" w:rsidR="00854B33" w:rsidRPr="001A2CAA" w:rsidRDefault="00854B33" w:rsidP="00486B65">
      <w:pPr>
        <w:spacing w:after="0"/>
        <w:jc w:val="center"/>
        <w:rPr>
          <w:rFonts w:ascii="Times New Roman" w:hAnsi="Times New Roman" w:cs="Times New Roman"/>
          <w:b/>
          <w:sz w:val="28"/>
          <w:szCs w:val="28"/>
        </w:rPr>
      </w:pPr>
    </w:p>
    <w:p w14:paraId="49D438D5" w14:textId="31C8F917" w:rsidR="00854B33" w:rsidRPr="001A2CAA" w:rsidRDefault="00854B33" w:rsidP="00486B65">
      <w:pPr>
        <w:spacing w:after="0"/>
        <w:jc w:val="center"/>
        <w:rPr>
          <w:rFonts w:ascii="Times New Roman" w:hAnsi="Times New Roman" w:cs="Times New Roman"/>
          <w:b/>
          <w:sz w:val="28"/>
          <w:szCs w:val="28"/>
        </w:rPr>
      </w:pPr>
    </w:p>
    <w:p w14:paraId="0B135017" w14:textId="5F8E01B7" w:rsidR="00854B33" w:rsidRPr="001A2CAA" w:rsidRDefault="00854B33" w:rsidP="00486B65">
      <w:pPr>
        <w:spacing w:after="0"/>
        <w:jc w:val="center"/>
        <w:rPr>
          <w:rFonts w:ascii="Times New Roman" w:hAnsi="Times New Roman" w:cs="Times New Roman"/>
          <w:b/>
          <w:sz w:val="28"/>
          <w:szCs w:val="28"/>
        </w:rPr>
      </w:pPr>
    </w:p>
    <w:p w14:paraId="7ABEF2AB" w14:textId="13BE95B4" w:rsidR="00854B33" w:rsidRPr="001A2CAA" w:rsidRDefault="00A933E5" w:rsidP="00486B65">
      <w:pPr>
        <w:spacing w:after="0"/>
        <w:jc w:val="center"/>
        <w:rPr>
          <w:rFonts w:ascii="Times New Roman" w:hAnsi="Times New Roman" w:cs="Times New Roman"/>
          <w:b/>
          <w:sz w:val="28"/>
          <w:szCs w:val="28"/>
        </w:rPr>
      </w:pPr>
      <w:r w:rsidRPr="001A2CAA">
        <w:rPr>
          <w:noProof/>
          <w:color w:val="FFFFFF" w:themeColor="background1"/>
          <w:sz w:val="28"/>
          <w:szCs w:val="28"/>
        </w:rPr>
        <mc:AlternateContent>
          <mc:Choice Requires="wps">
            <w:drawing>
              <wp:anchor distT="0" distB="0" distL="114300" distR="114300" simplePos="0" relativeHeight="251662350" behindDoc="0" locked="0" layoutInCell="1" allowOverlap="1" wp14:anchorId="50E6F37B" wp14:editId="30055B90">
                <wp:simplePos x="0" y="0"/>
                <wp:positionH relativeFrom="margin">
                  <wp:posOffset>2525395</wp:posOffset>
                </wp:positionH>
                <wp:positionV relativeFrom="page">
                  <wp:posOffset>8332099</wp:posOffset>
                </wp:positionV>
                <wp:extent cx="3444875" cy="746760"/>
                <wp:effectExtent l="0" t="0" r="0" b="0"/>
                <wp:wrapNone/>
                <wp:docPr id="8"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3CCE1E61" w14:textId="043894B0" w:rsidR="00D978EC" w:rsidRPr="00A933E5" w:rsidRDefault="00D978EC"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6F37B" id="_x0000_s1028" type="#_x0000_t202" style="position:absolute;left:0;text-align:left;margin-left:198.85pt;margin-top:656.05pt;width:271.25pt;height:58.8pt;z-index:2516623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" filled="f" stroked="f" strokeweight=".5pt">
                <v:textbox>
                  <w:txbxContent>
                    <w:p w14:paraId="3CCE1E61" w14:textId="043894B0" w:rsidR="00D978EC" w:rsidRPr="00A933E5" w:rsidRDefault="00D978EC"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v:textbox>
                <w10:wrap anchorx="margin" anchory="page"/>
              </v:shape>
            </w:pict>
          </mc:Fallback>
        </mc:AlternateContent>
      </w:r>
    </w:p>
    <w:p w14:paraId="17D1026C" w14:textId="6546F547" w:rsidR="00854B33" w:rsidRPr="001A2CAA" w:rsidRDefault="00854B33" w:rsidP="00486B65">
      <w:pPr>
        <w:spacing w:after="0"/>
        <w:jc w:val="center"/>
        <w:rPr>
          <w:rFonts w:ascii="Times New Roman" w:hAnsi="Times New Roman" w:cs="Times New Roman"/>
          <w:b/>
          <w:sz w:val="28"/>
          <w:szCs w:val="28"/>
        </w:rPr>
      </w:pPr>
    </w:p>
    <w:p w14:paraId="40C64142" w14:textId="0E7F6411" w:rsidR="00854B33" w:rsidRPr="001A2CAA" w:rsidRDefault="00854B33" w:rsidP="00486B65">
      <w:pPr>
        <w:spacing w:after="0"/>
        <w:jc w:val="center"/>
        <w:rPr>
          <w:rFonts w:ascii="Times New Roman" w:hAnsi="Times New Roman" w:cs="Times New Roman"/>
          <w:b/>
          <w:sz w:val="28"/>
          <w:szCs w:val="28"/>
        </w:rPr>
      </w:pPr>
    </w:p>
    <w:p w14:paraId="0CE6214C" w14:textId="5BE91F92" w:rsidR="00854B33" w:rsidRPr="001A2CAA" w:rsidRDefault="00854B33" w:rsidP="00486B65">
      <w:pPr>
        <w:spacing w:after="0"/>
        <w:jc w:val="center"/>
        <w:rPr>
          <w:rFonts w:ascii="Times New Roman" w:hAnsi="Times New Roman" w:cs="Times New Roman"/>
          <w:b/>
          <w:sz w:val="28"/>
          <w:szCs w:val="28"/>
        </w:rPr>
      </w:pPr>
    </w:p>
    <w:p w14:paraId="2CFC7985" w14:textId="6458BEC9" w:rsidR="00854B33" w:rsidRPr="001A2CAA" w:rsidRDefault="00A933E5" w:rsidP="00486B65">
      <w:pPr>
        <w:spacing w:after="0"/>
        <w:jc w:val="center"/>
        <w:rPr>
          <w:rFonts w:ascii="Times New Roman" w:hAnsi="Times New Roman" w:cs="Times New Roman"/>
          <w:b/>
          <w:sz w:val="28"/>
          <w:szCs w:val="28"/>
        </w:rPr>
      </w:pPr>
      <w:r w:rsidRPr="001A2CAA">
        <w:rPr>
          <w:noProof/>
          <w:color w:val="FFFFFF" w:themeColor="background1"/>
          <w:sz w:val="28"/>
          <w:szCs w:val="28"/>
        </w:rPr>
        <mc:AlternateContent>
          <mc:Choice Requires="wps">
            <w:drawing>
              <wp:anchor distT="0" distB="0" distL="114300" distR="114300" simplePos="0" relativeHeight="251658246" behindDoc="0" locked="0" layoutInCell="1" allowOverlap="1" wp14:anchorId="4905FF9C" wp14:editId="50E13542">
                <wp:simplePos x="0" y="0"/>
                <wp:positionH relativeFrom="margin">
                  <wp:posOffset>2528941</wp:posOffset>
                </wp:positionH>
                <wp:positionV relativeFrom="page">
                  <wp:posOffset>9227185</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06A38B53" w14:textId="4844154A" w:rsidR="00D978EC" w:rsidRPr="00C00EBD" w:rsidRDefault="00D978EC"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FF9C" id="_x0000_s1029" type="#_x0000_t202" style="position:absolute;left:0;text-align:left;margin-left:199.15pt;margin-top:726.55pt;width:271.25pt;height:58.8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" filled="f" stroked="f" strokeweight=".5pt">
                <v:textbox>
                  <w:txbxContent>
                    <w:p w14:paraId="06A38B53" w14:textId="4844154A" w:rsidR="00D978EC" w:rsidRPr="00C00EBD" w:rsidRDefault="00D978EC"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p>
    <w:p w14:paraId="4DC36CAD" w14:textId="1F1538AE" w:rsidR="00854B33" w:rsidRPr="001A2CAA" w:rsidRDefault="00854B33" w:rsidP="00486B65">
      <w:pPr>
        <w:spacing w:after="0"/>
        <w:jc w:val="center"/>
        <w:rPr>
          <w:rFonts w:ascii="Times New Roman" w:hAnsi="Times New Roman" w:cs="Times New Roman"/>
          <w:b/>
          <w:sz w:val="28"/>
          <w:szCs w:val="28"/>
        </w:rPr>
      </w:pPr>
    </w:p>
    <w:p w14:paraId="21517CAF" w14:textId="77777777" w:rsidR="00854B33" w:rsidRPr="001A2CAA" w:rsidRDefault="00854B33" w:rsidP="00486B65">
      <w:pPr>
        <w:spacing w:after="0"/>
        <w:jc w:val="center"/>
        <w:rPr>
          <w:rFonts w:ascii="Times New Roman" w:hAnsi="Times New Roman" w:cs="Times New Roman"/>
          <w:b/>
          <w:sz w:val="28"/>
          <w:szCs w:val="28"/>
        </w:rPr>
      </w:pPr>
    </w:p>
    <w:p w14:paraId="6EBD9FEE" w14:textId="701C1D67" w:rsidR="00C00EBD" w:rsidRPr="001A2CAA" w:rsidRDefault="00C00EBD" w:rsidP="3ACC93D9">
      <w:pPr>
        <w:spacing w:after="0"/>
        <w:jc w:val="center"/>
        <w:rPr>
          <w:rFonts w:ascii="Times New Roman" w:hAnsi="Times New Roman" w:cs="Times New Roman"/>
          <w:b/>
          <w:bCs/>
          <w:sz w:val="28"/>
          <w:szCs w:val="28"/>
        </w:rPr>
      </w:pPr>
      <w:r w:rsidRPr="001A2CAA">
        <w:rPr>
          <w:rFonts w:ascii="Times New Roman" w:hAnsi="Times New Roman" w:cs="Times New Roman"/>
          <w:b/>
          <w:bCs/>
          <w:sz w:val="28"/>
          <w:szCs w:val="28"/>
        </w:rPr>
        <w:t xml:space="preserve">Informe de </w:t>
      </w:r>
      <w:r w:rsidR="0089281E" w:rsidRPr="001A2CAA">
        <w:rPr>
          <w:rFonts w:ascii="Times New Roman" w:hAnsi="Times New Roman" w:cs="Times New Roman"/>
          <w:b/>
          <w:bCs/>
          <w:sz w:val="28"/>
          <w:szCs w:val="28"/>
        </w:rPr>
        <w:t xml:space="preserve">Autoevaluación con fines de Renovación de </w:t>
      </w:r>
      <w:r w:rsidRPr="001A2CAA">
        <w:rPr>
          <w:rFonts w:ascii="Times New Roman" w:hAnsi="Times New Roman" w:cs="Times New Roman"/>
          <w:b/>
          <w:bCs/>
          <w:sz w:val="28"/>
          <w:szCs w:val="28"/>
        </w:rPr>
        <w:t>Acreditación</w:t>
      </w:r>
      <w:r w:rsidR="0089281E" w:rsidRPr="001A2CAA">
        <w:rPr>
          <w:rFonts w:ascii="Times New Roman" w:hAnsi="Times New Roman" w:cs="Times New Roman"/>
          <w:b/>
          <w:bCs/>
          <w:sz w:val="28"/>
          <w:szCs w:val="28"/>
        </w:rPr>
        <w:t xml:space="preserve"> en Alta Calidad</w:t>
      </w:r>
      <w:r w:rsidRPr="001A2CAA">
        <w:rPr>
          <w:rFonts w:ascii="Times New Roman" w:hAnsi="Times New Roman" w:cs="Times New Roman"/>
          <w:b/>
          <w:bCs/>
          <w:sz w:val="28"/>
          <w:szCs w:val="28"/>
        </w:rPr>
        <w:t xml:space="preserve"> del Proyecto Curricular Maestría en </w:t>
      </w:r>
      <w:r w:rsidR="0089281E" w:rsidRPr="001A2CAA">
        <w:rPr>
          <w:rFonts w:ascii="Times New Roman" w:hAnsi="Times New Roman" w:cs="Times New Roman"/>
          <w:b/>
          <w:bCs/>
          <w:sz w:val="28"/>
          <w:szCs w:val="28"/>
        </w:rPr>
        <w:t>C</w:t>
      </w:r>
      <w:r w:rsidRPr="001A2CAA">
        <w:rPr>
          <w:rFonts w:ascii="Times New Roman" w:hAnsi="Times New Roman" w:cs="Times New Roman"/>
          <w:b/>
          <w:bCs/>
          <w:sz w:val="28"/>
          <w:szCs w:val="28"/>
        </w:rPr>
        <w:t xml:space="preserve">iencias de la </w:t>
      </w:r>
      <w:r w:rsidR="0089281E" w:rsidRPr="001A2CAA">
        <w:rPr>
          <w:rFonts w:ascii="Times New Roman" w:hAnsi="Times New Roman" w:cs="Times New Roman"/>
          <w:b/>
          <w:bCs/>
          <w:sz w:val="28"/>
          <w:szCs w:val="28"/>
        </w:rPr>
        <w:t>I</w:t>
      </w:r>
      <w:r w:rsidRPr="001A2CAA">
        <w:rPr>
          <w:rFonts w:ascii="Times New Roman" w:hAnsi="Times New Roman" w:cs="Times New Roman"/>
          <w:b/>
          <w:bCs/>
          <w:sz w:val="28"/>
          <w:szCs w:val="28"/>
        </w:rPr>
        <w:t xml:space="preserve">nformación y las </w:t>
      </w:r>
      <w:r w:rsidR="0089281E" w:rsidRPr="001A2CAA">
        <w:rPr>
          <w:rFonts w:ascii="Times New Roman" w:hAnsi="Times New Roman" w:cs="Times New Roman"/>
          <w:b/>
          <w:bCs/>
          <w:sz w:val="28"/>
          <w:szCs w:val="28"/>
        </w:rPr>
        <w:t>C</w:t>
      </w:r>
      <w:r w:rsidRPr="001A2CAA">
        <w:rPr>
          <w:rFonts w:ascii="Times New Roman" w:hAnsi="Times New Roman" w:cs="Times New Roman"/>
          <w:b/>
          <w:bCs/>
          <w:sz w:val="28"/>
          <w:szCs w:val="28"/>
        </w:rPr>
        <w:t>omunicaciones</w:t>
      </w:r>
      <w:r w:rsidRPr="001A2CAA">
        <w:br/>
      </w:r>
      <w:r w:rsidRPr="001A2CAA">
        <w:rPr>
          <w:rFonts w:ascii="Times New Roman" w:hAnsi="Times New Roman" w:cs="Times New Roman"/>
          <w:b/>
          <w:bCs/>
          <w:sz w:val="28"/>
          <w:szCs w:val="28"/>
        </w:rPr>
        <w:t xml:space="preserve"> Ventana de </w:t>
      </w:r>
      <w:r w:rsidR="0089281E" w:rsidRPr="001A2CAA">
        <w:rPr>
          <w:rFonts w:ascii="Times New Roman" w:hAnsi="Times New Roman" w:cs="Times New Roman"/>
          <w:b/>
          <w:bCs/>
          <w:sz w:val="28"/>
          <w:szCs w:val="28"/>
        </w:rPr>
        <w:t>o</w:t>
      </w:r>
      <w:r w:rsidRPr="001A2CAA">
        <w:rPr>
          <w:rFonts w:ascii="Times New Roman" w:hAnsi="Times New Roman" w:cs="Times New Roman"/>
          <w:b/>
          <w:bCs/>
          <w:sz w:val="28"/>
          <w:szCs w:val="28"/>
        </w:rPr>
        <w:t xml:space="preserve">bservación (2023 a 2025) </w:t>
      </w:r>
    </w:p>
    <w:p w14:paraId="05D023D8" w14:textId="77777777" w:rsidR="00D25EA5" w:rsidRPr="001A2CAA" w:rsidRDefault="00D25EA5" w:rsidP="00486B65">
      <w:pPr>
        <w:spacing w:after="0"/>
        <w:jc w:val="center"/>
        <w:rPr>
          <w:rFonts w:ascii="Times New Roman" w:hAnsi="Times New Roman" w:cs="Times New Roman"/>
        </w:rPr>
      </w:pPr>
    </w:p>
    <w:p w14:paraId="1CFBBFA8" w14:textId="77777777" w:rsidR="00D25EA5" w:rsidRPr="001A2CAA" w:rsidRDefault="00D25EA5" w:rsidP="00486B65">
      <w:pPr>
        <w:spacing w:after="0"/>
        <w:jc w:val="center"/>
        <w:rPr>
          <w:rFonts w:ascii="Times New Roman" w:hAnsi="Times New Roman" w:cs="Times New Roman"/>
        </w:rPr>
      </w:pPr>
    </w:p>
    <w:p w14:paraId="00F44DA0" w14:textId="77777777" w:rsidR="00D25EA5" w:rsidRPr="001A2CAA" w:rsidRDefault="00D25EA5" w:rsidP="00486B65">
      <w:pPr>
        <w:spacing w:after="0"/>
        <w:jc w:val="center"/>
        <w:rPr>
          <w:rFonts w:ascii="Times New Roman" w:hAnsi="Times New Roman" w:cs="Times New Roman"/>
          <w:bCs/>
        </w:rPr>
      </w:pPr>
      <w:r w:rsidRPr="001A2CAA">
        <w:rPr>
          <w:rFonts w:ascii="Times New Roman" w:hAnsi="Times New Roman" w:cs="Times New Roman"/>
          <w:bCs/>
        </w:rPr>
        <w:br/>
      </w:r>
    </w:p>
    <w:p w14:paraId="7A945F2E" w14:textId="35445ED1" w:rsidR="00D25EA5" w:rsidRPr="001A2CAA" w:rsidRDefault="00D25EA5" w:rsidP="00486B65">
      <w:pPr>
        <w:spacing w:after="0"/>
        <w:rPr>
          <w:rFonts w:ascii="Times New Roman" w:hAnsi="Times New Roman" w:cs="Times New Roman"/>
          <w:bCs/>
        </w:rPr>
      </w:pPr>
    </w:p>
    <w:p w14:paraId="1AF64195" w14:textId="743EB9CE" w:rsidR="00854B33" w:rsidRPr="001A2CAA" w:rsidRDefault="00854B33" w:rsidP="00486B65">
      <w:pPr>
        <w:spacing w:after="0"/>
        <w:rPr>
          <w:rFonts w:ascii="Times New Roman" w:hAnsi="Times New Roman" w:cs="Times New Roman"/>
          <w:bCs/>
        </w:rPr>
      </w:pPr>
    </w:p>
    <w:p w14:paraId="256B1B62" w14:textId="190648B5" w:rsidR="00854B33" w:rsidRPr="001A2CAA" w:rsidRDefault="00854B33" w:rsidP="00486B65">
      <w:pPr>
        <w:spacing w:after="0"/>
        <w:rPr>
          <w:rFonts w:ascii="Times New Roman" w:hAnsi="Times New Roman" w:cs="Times New Roman"/>
          <w:bCs/>
        </w:rPr>
      </w:pPr>
    </w:p>
    <w:p w14:paraId="212013E2" w14:textId="77BC39F2" w:rsidR="00854B33" w:rsidRPr="001A2CAA" w:rsidRDefault="00854B33" w:rsidP="00486B65">
      <w:pPr>
        <w:spacing w:after="0"/>
        <w:rPr>
          <w:rFonts w:ascii="Times New Roman" w:hAnsi="Times New Roman" w:cs="Times New Roman"/>
          <w:bCs/>
        </w:rPr>
      </w:pPr>
    </w:p>
    <w:p w14:paraId="0B07E005" w14:textId="4829D0E5" w:rsidR="00854B33" w:rsidRPr="001A2CAA" w:rsidRDefault="00854B33" w:rsidP="00486B65">
      <w:pPr>
        <w:spacing w:after="0"/>
        <w:rPr>
          <w:rFonts w:ascii="Times New Roman" w:hAnsi="Times New Roman" w:cs="Times New Roman"/>
          <w:bCs/>
        </w:rPr>
      </w:pPr>
    </w:p>
    <w:p w14:paraId="073FBA0F" w14:textId="32D19543" w:rsidR="00854B33" w:rsidRPr="001A2CAA" w:rsidRDefault="00854B33" w:rsidP="00486B65">
      <w:pPr>
        <w:spacing w:after="0"/>
        <w:rPr>
          <w:rFonts w:ascii="Times New Roman" w:hAnsi="Times New Roman" w:cs="Times New Roman"/>
          <w:bCs/>
        </w:rPr>
      </w:pPr>
    </w:p>
    <w:p w14:paraId="2D57ED94" w14:textId="2142101F" w:rsidR="00854B33" w:rsidRPr="001A2CAA" w:rsidRDefault="00854B33" w:rsidP="00486B65">
      <w:pPr>
        <w:spacing w:after="0"/>
        <w:rPr>
          <w:rFonts w:ascii="Times New Roman" w:hAnsi="Times New Roman" w:cs="Times New Roman"/>
          <w:bCs/>
        </w:rPr>
      </w:pPr>
    </w:p>
    <w:p w14:paraId="7E71486E" w14:textId="77777777" w:rsidR="00854B33" w:rsidRPr="001A2CAA" w:rsidRDefault="00854B33" w:rsidP="00486B65">
      <w:pPr>
        <w:spacing w:after="0"/>
        <w:rPr>
          <w:rFonts w:ascii="Times New Roman" w:hAnsi="Times New Roman" w:cs="Times New Roman"/>
          <w:bCs/>
        </w:rPr>
      </w:pPr>
    </w:p>
    <w:p w14:paraId="291473FA" w14:textId="77777777" w:rsidR="00D25EA5" w:rsidRPr="001A2CAA" w:rsidRDefault="00D25EA5" w:rsidP="00486B65">
      <w:pPr>
        <w:spacing w:after="0"/>
        <w:rPr>
          <w:rFonts w:ascii="Times New Roman" w:hAnsi="Times New Roman" w:cs="Times New Roman"/>
          <w:bCs/>
        </w:rPr>
      </w:pPr>
    </w:p>
    <w:p w14:paraId="10B218DD" w14:textId="77777777" w:rsidR="00D25EA5" w:rsidRPr="001A2CAA" w:rsidRDefault="00D25EA5" w:rsidP="00486B65">
      <w:pPr>
        <w:spacing w:after="0"/>
        <w:jc w:val="center"/>
        <w:rPr>
          <w:rFonts w:ascii="Times New Roman" w:hAnsi="Times New Roman" w:cs="Times New Roman"/>
          <w:bCs/>
        </w:rPr>
      </w:pPr>
    </w:p>
    <w:p w14:paraId="1B707E00" w14:textId="77777777" w:rsidR="00D25EA5" w:rsidRPr="001A2CAA" w:rsidRDefault="00D25EA5" w:rsidP="00486B65">
      <w:pPr>
        <w:spacing w:after="0"/>
        <w:jc w:val="center"/>
        <w:rPr>
          <w:rFonts w:ascii="Times New Roman" w:hAnsi="Times New Roman" w:cs="Times New Roman"/>
          <w:bCs/>
          <w:sz w:val="28"/>
          <w:szCs w:val="28"/>
        </w:rPr>
      </w:pPr>
      <w:r w:rsidRPr="001A2CAA">
        <w:rPr>
          <w:rFonts w:ascii="Times New Roman" w:hAnsi="Times New Roman" w:cs="Times New Roman"/>
          <w:bCs/>
          <w:sz w:val="28"/>
          <w:szCs w:val="28"/>
        </w:rPr>
        <w:t xml:space="preserve">Comité de Currículo y Calidad </w:t>
      </w:r>
    </w:p>
    <w:p w14:paraId="6D33BD25" w14:textId="2937607C" w:rsidR="00D25EA5" w:rsidRPr="001A2CAA" w:rsidRDefault="00D25EA5" w:rsidP="00486B65">
      <w:pPr>
        <w:spacing w:after="0"/>
        <w:jc w:val="center"/>
        <w:rPr>
          <w:rFonts w:ascii="Times New Roman" w:hAnsi="Times New Roman" w:cs="Times New Roman"/>
          <w:bCs/>
          <w:sz w:val="28"/>
          <w:szCs w:val="28"/>
        </w:rPr>
      </w:pPr>
      <w:r w:rsidRPr="001A2CAA">
        <w:rPr>
          <w:rFonts w:ascii="Times New Roman" w:hAnsi="Times New Roman" w:cs="Times New Roman"/>
          <w:bCs/>
          <w:sz w:val="28"/>
          <w:szCs w:val="28"/>
        </w:rPr>
        <w:t xml:space="preserve">Facultad de </w:t>
      </w:r>
      <w:r w:rsidR="00C00EBD" w:rsidRPr="001A2CAA">
        <w:rPr>
          <w:rFonts w:ascii="Times New Roman" w:hAnsi="Times New Roman" w:cs="Times New Roman"/>
          <w:bCs/>
          <w:sz w:val="28"/>
          <w:szCs w:val="28"/>
        </w:rPr>
        <w:t>Ingeniería</w:t>
      </w:r>
      <w:r w:rsidRPr="001A2CAA">
        <w:rPr>
          <w:rFonts w:ascii="Times New Roman" w:hAnsi="Times New Roman" w:cs="Times New Roman"/>
          <w:b/>
          <w:sz w:val="24"/>
          <w:szCs w:val="24"/>
        </w:rPr>
        <w:br/>
      </w:r>
      <w:r w:rsidRPr="001A2CAA">
        <w:rPr>
          <w:rFonts w:ascii="Times New Roman" w:hAnsi="Times New Roman" w:cs="Times New Roman"/>
          <w:b/>
          <w:sz w:val="24"/>
          <w:szCs w:val="24"/>
        </w:rPr>
        <w:br/>
      </w:r>
    </w:p>
    <w:p w14:paraId="74EC1492" w14:textId="77777777" w:rsidR="00D25EA5" w:rsidRPr="001A2CAA" w:rsidRDefault="00D25EA5" w:rsidP="00486B65">
      <w:pPr>
        <w:spacing w:after="0"/>
        <w:jc w:val="center"/>
        <w:rPr>
          <w:rFonts w:ascii="Times New Roman" w:hAnsi="Times New Roman" w:cs="Times New Roman"/>
          <w:bCs/>
        </w:rPr>
      </w:pPr>
    </w:p>
    <w:p w14:paraId="1FDE270B" w14:textId="77777777" w:rsidR="00D25EA5" w:rsidRPr="001A2CAA" w:rsidRDefault="00D25EA5" w:rsidP="00486B65">
      <w:pPr>
        <w:spacing w:after="0"/>
        <w:jc w:val="center"/>
        <w:rPr>
          <w:rFonts w:ascii="Times New Roman" w:hAnsi="Times New Roman" w:cs="Times New Roman"/>
          <w:bCs/>
        </w:rPr>
      </w:pPr>
    </w:p>
    <w:p w14:paraId="288C8A2B" w14:textId="77777777" w:rsidR="00D25EA5" w:rsidRPr="001A2CAA" w:rsidRDefault="00D25EA5" w:rsidP="00486B65">
      <w:pPr>
        <w:spacing w:after="0"/>
        <w:jc w:val="center"/>
        <w:rPr>
          <w:rFonts w:ascii="Times New Roman" w:hAnsi="Times New Roman" w:cs="Times New Roman"/>
          <w:bCs/>
        </w:rPr>
      </w:pPr>
    </w:p>
    <w:p w14:paraId="329D5DCD" w14:textId="77777777" w:rsidR="00D25EA5" w:rsidRPr="001A2CAA" w:rsidRDefault="00D25EA5" w:rsidP="00486B65">
      <w:pPr>
        <w:spacing w:after="0"/>
        <w:jc w:val="center"/>
        <w:rPr>
          <w:rFonts w:ascii="Times New Roman" w:hAnsi="Times New Roman" w:cs="Times New Roman"/>
          <w:bCs/>
        </w:rPr>
      </w:pPr>
    </w:p>
    <w:p w14:paraId="5A245491" w14:textId="77777777" w:rsidR="00D25EA5" w:rsidRPr="001A2CAA" w:rsidRDefault="00D25EA5" w:rsidP="00486B65">
      <w:pPr>
        <w:spacing w:after="0"/>
        <w:jc w:val="center"/>
        <w:rPr>
          <w:rFonts w:ascii="Times New Roman" w:hAnsi="Times New Roman" w:cs="Times New Roman"/>
          <w:bCs/>
        </w:rPr>
      </w:pPr>
    </w:p>
    <w:p w14:paraId="3ECD2960" w14:textId="77777777" w:rsidR="00D25EA5" w:rsidRPr="001A2CAA" w:rsidRDefault="00D25EA5" w:rsidP="00486B65">
      <w:pPr>
        <w:spacing w:after="0"/>
        <w:jc w:val="center"/>
        <w:rPr>
          <w:rFonts w:ascii="Times New Roman" w:hAnsi="Times New Roman" w:cs="Times New Roman"/>
          <w:bCs/>
        </w:rPr>
      </w:pPr>
    </w:p>
    <w:p w14:paraId="5FB91486" w14:textId="77777777" w:rsidR="00D25EA5" w:rsidRPr="001A2CAA" w:rsidRDefault="00D25EA5" w:rsidP="00486B65">
      <w:pPr>
        <w:spacing w:after="0"/>
        <w:jc w:val="center"/>
        <w:rPr>
          <w:rFonts w:ascii="Times New Roman" w:hAnsi="Times New Roman" w:cs="Times New Roman"/>
          <w:bCs/>
        </w:rPr>
      </w:pPr>
    </w:p>
    <w:p w14:paraId="44EE733A" w14:textId="77777777" w:rsidR="00854B33" w:rsidRPr="001A2CAA" w:rsidRDefault="00854B33" w:rsidP="00486B65">
      <w:pPr>
        <w:spacing w:after="0"/>
        <w:jc w:val="center"/>
        <w:rPr>
          <w:rFonts w:ascii="Times New Roman" w:hAnsi="Times New Roman" w:cs="Times New Roman"/>
          <w:bCs/>
          <w:sz w:val="28"/>
          <w:szCs w:val="28"/>
        </w:rPr>
      </w:pPr>
    </w:p>
    <w:p w14:paraId="1B19EF45" w14:textId="77777777" w:rsidR="00854B33" w:rsidRPr="001A2CAA" w:rsidRDefault="00854B33" w:rsidP="00486B65">
      <w:pPr>
        <w:spacing w:after="0"/>
        <w:jc w:val="center"/>
        <w:rPr>
          <w:rFonts w:ascii="Times New Roman" w:hAnsi="Times New Roman" w:cs="Times New Roman"/>
          <w:bCs/>
          <w:sz w:val="28"/>
          <w:szCs w:val="28"/>
        </w:rPr>
      </w:pPr>
    </w:p>
    <w:p w14:paraId="1B6473D4" w14:textId="77777777" w:rsidR="00854B33" w:rsidRPr="001A2CAA" w:rsidRDefault="00854B33" w:rsidP="00486B65">
      <w:pPr>
        <w:spacing w:after="0"/>
        <w:jc w:val="center"/>
        <w:rPr>
          <w:rFonts w:ascii="Times New Roman" w:hAnsi="Times New Roman" w:cs="Times New Roman"/>
          <w:bCs/>
          <w:sz w:val="28"/>
          <w:szCs w:val="28"/>
        </w:rPr>
      </w:pPr>
    </w:p>
    <w:p w14:paraId="163453CE" w14:textId="6D4C60EE" w:rsidR="00D25EA5" w:rsidRPr="001A2CAA" w:rsidRDefault="00D25EA5" w:rsidP="00486B65">
      <w:pPr>
        <w:spacing w:after="0"/>
        <w:jc w:val="center"/>
        <w:rPr>
          <w:rFonts w:ascii="Times New Roman" w:hAnsi="Times New Roman" w:cs="Times New Roman"/>
          <w:bCs/>
          <w:sz w:val="28"/>
          <w:szCs w:val="28"/>
        </w:rPr>
      </w:pPr>
      <w:r w:rsidRPr="001A2CAA">
        <w:rPr>
          <w:rFonts w:ascii="Times New Roman" w:hAnsi="Times New Roman" w:cs="Times New Roman"/>
          <w:bCs/>
          <w:sz w:val="28"/>
          <w:szCs w:val="28"/>
        </w:rPr>
        <w:br/>
      </w:r>
    </w:p>
    <w:p w14:paraId="70C53F7E" w14:textId="2D4169C2" w:rsidR="00DF5B07" w:rsidRPr="001A2CAA" w:rsidRDefault="00DF5B07" w:rsidP="00486B65">
      <w:pPr>
        <w:spacing w:after="0"/>
        <w:jc w:val="center"/>
        <w:rPr>
          <w:rFonts w:ascii="Times New Roman" w:hAnsi="Times New Roman" w:cs="Times New Roman"/>
          <w:bCs/>
          <w:sz w:val="28"/>
          <w:szCs w:val="28"/>
        </w:rPr>
      </w:pPr>
    </w:p>
    <w:p w14:paraId="41830C42" w14:textId="77777777" w:rsidR="00C00EBD" w:rsidRPr="001A2CAA" w:rsidRDefault="00C00EBD" w:rsidP="00486B65">
      <w:pPr>
        <w:spacing w:after="0"/>
        <w:jc w:val="center"/>
        <w:rPr>
          <w:rFonts w:ascii="Times New Roman" w:hAnsi="Times New Roman" w:cs="Times New Roman"/>
          <w:bCs/>
          <w:sz w:val="28"/>
          <w:szCs w:val="28"/>
        </w:rPr>
      </w:pPr>
    </w:p>
    <w:p w14:paraId="5B32AC4A" w14:textId="77777777" w:rsidR="00DF5B07" w:rsidRPr="001A2CAA" w:rsidRDefault="00DF5B07" w:rsidP="00486B65">
      <w:pPr>
        <w:spacing w:after="0"/>
        <w:jc w:val="center"/>
        <w:rPr>
          <w:rFonts w:ascii="Times New Roman" w:hAnsi="Times New Roman" w:cs="Times New Roman"/>
          <w:bCs/>
          <w:sz w:val="28"/>
          <w:szCs w:val="28"/>
        </w:rPr>
      </w:pPr>
    </w:p>
    <w:p w14:paraId="707FB87C" w14:textId="77777777" w:rsidR="00D25EA5" w:rsidRPr="001A2CAA" w:rsidRDefault="00D25EA5" w:rsidP="00486B65">
      <w:pPr>
        <w:spacing w:after="0"/>
        <w:jc w:val="center"/>
        <w:rPr>
          <w:rFonts w:ascii="Times New Roman" w:hAnsi="Times New Roman" w:cs="Times New Roman"/>
          <w:bCs/>
          <w:sz w:val="28"/>
          <w:szCs w:val="28"/>
        </w:rPr>
      </w:pPr>
    </w:p>
    <w:p w14:paraId="6764E838" w14:textId="5D0FA2C8" w:rsidR="00762703" w:rsidRPr="001A2CAA" w:rsidRDefault="00CD15DA" w:rsidP="00486B65">
      <w:pPr>
        <w:spacing w:after="0"/>
        <w:jc w:val="center"/>
        <w:rPr>
          <w:rFonts w:ascii="Arial Narrow" w:eastAsia="Arial Narrow" w:hAnsi="Arial Narrow"/>
          <w:sz w:val="28"/>
          <w:szCs w:val="28"/>
        </w:rPr>
      </w:pPr>
      <w:r w:rsidRPr="001A2CAA">
        <w:rPr>
          <w:rFonts w:ascii="Times New Roman" w:eastAsia="Arial Narrow" w:hAnsi="Times New Roman" w:cs="Times New Roman"/>
          <w:sz w:val="28"/>
          <w:szCs w:val="28"/>
        </w:rPr>
        <w:t>Bogotá D.C., octubre de 2025</w:t>
      </w:r>
      <w:r w:rsidRPr="001A2CAA" w:rsidDel="00CD15DA">
        <w:rPr>
          <w:rFonts w:ascii="Times New Roman" w:eastAsia="Arial Narrow" w:hAnsi="Times New Roman" w:cs="Times New Roman"/>
          <w:sz w:val="28"/>
          <w:szCs w:val="28"/>
        </w:rPr>
        <w:t xml:space="preserve"> </w:t>
      </w:r>
    </w:p>
    <w:p w14:paraId="77D7E25D" w14:textId="77777777" w:rsidR="00CD15DA" w:rsidRPr="001A2CAA" w:rsidRDefault="00854B33" w:rsidP="00CD15DA">
      <w:pPr>
        <w:jc w:val="center"/>
        <w:rPr>
          <w:rFonts w:ascii="Times New Roman" w:eastAsia="Arial Narrow" w:hAnsi="Times New Roman" w:cs="Times New Roman"/>
          <w:b/>
          <w:color w:val="000000"/>
          <w:sz w:val="24"/>
          <w:szCs w:val="24"/>
        </w:rPr>
      </w:pPr>
      <w:r w:rsidRPr="001A2CAA">
        <w:rPr>
          <w:rFonts w:ascii="Times New Roman" w:eastAsia="Arial Narrow" w:hAnsi="Times New Roman" w:cs="Times New Roman"/>
          <w:b/>
          <w:color w:val="000000"/>
          <w:sz w:val="24"/>
          <w:szCs w:val="24"/>
        </w:rPr>
        <w:br w:type="page"/>
      </w:r>
    </w:p>
    <w:p w14:paraId="26E5E9E5" w14:textId="77777777" w:rsidR="00CD15DA" w:rsidRPr="001A2CAA" w:rsidRDefault="00CD15DA" w:rsidP="00CD15DA">
      <w:pPr>
        <w:jc w:val="center"/>
        <w:rPr>
          <w:rFonts w:ascii="Times New Roman" w:eastAsia="Arial Narrow" w:hAnsi="Times New Roman" w:cs="Times New Roman"/>
          <w:b/>
          <w:color w:val="000000"/>
          <w:sz w:val="24"/>
          <w:szCs w:val="24"/>
        </w:rPr>
      </w:pPr>
      <w:r w:rsidRPr="001A2CAA">
        <w:rPr>
          <w:rFonts w:ascii="Times New Roman" w:eastAsia="Arial Narrow" w:hAnsi="Times New Roman" w:cs="Times New Roman"/>
          <w:b/>
          <w:color w:val="000000"/>
          <w:sz w:val="24"/>
          <w:szCs w:val="24"/>
        </w:rPr>
        <w:lastRenderedPageBreak/>
        <w:t>UNIVERSIDAD DISTRITAL FRANCISCO JOSÉ DE CALDAS</w:t>
      </w:r>
    </w:p>
    <w:p w14:paraId="5D4ACBD5" w14:textId="77777777" w:rsidR="00CD15DA" w:rsidRPr="001A2CAA" w:rsidRDefault="00CD15DA" w:rsidP="00CD15DA">
      <w:pPr>
        <w:spacing w:after="0" w:line="346" w:lineRule="exact"/>
        <w:jc w:val="center"/>
        <w:rPr>
          <w:rFonts w:ascii="Times New Roman" w:eastAsia="Arial Narrow" w:hAnsi="Times New Roman" w:cs="Times New Roman"/>
          <w:b/>
          <w:color w:val="000000"/>
          <w:sz w:val="24"/>
          <w:szCs w:val="24"/>
        </w:rPr>
      </w:pPr>
    </w:p>
    <w:p w14:paraId="197A9BD3" w14:textId="77777777" w:rsidR="00CD15DA" w:rsidRPr="001A2CAA" w:rsidRDefault="00CD15DA" w:rsidP="00CD15DA">
      <w:pPr>
        <w:spacing w:line="276" w:lineRule="auto"/>
        <w:rPr>
          <w:rFonts w:ascii="Times New Roman" w:hAnsi="Times New Roman" w:cs="Times New Roman"/>
          <w:b/>
          <w:sz w:val="24"/>
          <w:szCs w:val="24"/>
        </w:rPr>
      </w:pPr>
      <w:r w:rsidRPr="001A2CAA">
        <w:rPr>
          <w:rFonts w:ascii="Times New Roman" w:hAnsi="Times New Roman" w:cs="Times New Roman"/>
          <w:bCs/>
          <w:sz w:val="24"/>
          <w:szCs w:val="24"/>
        </w:rPr>
        <w:t>Giovanny Mauricio Tarazona Bermúdez</w:t>
      </w:r>
      <w:r w:rsidRPr="001A2CAA">
        <w:rPr>
          <w:rFonts w:ascii="Times New Roman" w:hAnsi="Times New Roman" w:cs="Times New Roman"/>
          <w:bCs/>
          <w:sz w:val="24"/>
          <w:szCs w:val="24"/>
        </w:rPr>
        <w:br/>
      </w:r>
      <w:r w:rsidRPr="001A2CAA">
        <w:rPr>
          <w:rFonts w:ascii="Times New Roman" w:hAnsi="Times New Roman" w:cs="Times New Roman"/>
          <w:b/>
          <w:sz w:val="24"/>
          <w:szCs w:val="24"/>
        </w:rPr>
        <w:t xml:space="preserve">Rector </w:t>
      </w:r>
    </w:p>
    <w:p w14:paraId="0FB8A148" w14:textId="77777777" w:rsidR="00CD15DA" w:rsidRPr="001A2CAA" w:rsidRDefault="00CD15DA" w:rsidP="00CD15DA">
      <w:pPr>
        <w:spacing w:line="276" w:lineRule="auto"/>
        <w:rPr>
          <w:rFonts w:ascii="Times New Roman" w:hAnsi="Times New Roman" w:cs="Times New Roman"/>
          <w:b/>
          <w:bCs/>
          <w:sz w:val="24"/>
          <w:szCs w:val="24"/>
        </w:rPr>
      </w:pPr>
      <w:r w:rsidRPr="001A2CAA">
        <w:rPr>
          <w:rFonts w:ascii="Times New Roman" w:hAnsi="Times New Roman" w:cs="Times New Roman"/>
          <w:sz w:val="24"/>
          <w:szCs w:val="24"/>
        </w:rPr>
        <w:t>José Ignacio Rodríguez Molano</w:t>
      </w:r>
      <w:r w:rsidRPr="001A2CAA">
        <w:rPr>
          <w:rFonts w:ascii="Times New Roman" w:hAnsi="Times New Roman" w:cs="Times New Roman"/>
        </w:rPr>
        <w:br/>
      </w:r>
      <w:r w:rsidRPr="001A2CAA">
        <w:rPr>
          <w:rFonts w:ascii="Times New Roman" w:hAnsi="Times New Roman" w:cs="Times New Roman"/>
          <w:b/>
          <w:bCs/>
          <w:sz w:val="24"/>
          <w:szCs w:val="24"/>
        </w:rPr>
        <w:t>Vicerrector Académico</w:t>
      </w:r>
    </w:p>
    <w:p w14:paraId="39100067" w14:textId="77777777" w:rsidR="00CD15DA" w:rsidRPr="001A2CAA" w:rsidRDefault="00CD15DA" w:rsidP="00CD15DA">
      <w:pPr>
        <w:spacing w:line="276" w:lineRule="auto"/>
        <w:rPr>
          <w:rFonts w:ascii="Times New Roman" w:hAnsi="Times New Roman" w:cs="Times New Roman"/>
          <w:b/>
          <w:bCs/>
          <w:sz w:val="24"/>
          <w:szCs w:val="24"/>
        </w:rPr>
      </w:pPr>
      <w:r w:rsidRPr="001A2CAA">
        <w:rPr>
          <w:rFonts w:ascii="Times New Roman" w:hAnsi="Times New Roman" w:cs="Times New Roman"/>
          <w:sz w:val="24"/>
          <w:szCs w:val="24"/>
        </w:rPr>
        <w:t>Edilberto Suárez Torres</w:t>
      </w:r>
      <w:r w:rsidRPr="001A2CAA">
        <w:rPr>
          <w:rFonts w:ascii="Times New Roman" w:hAnsi="Times New Roman" w:cs="Times New Roman"/>
        </w:rPr>
        <w:br/>
      </w:r>
      <w:r w:rsidRPr="001A2CAA">
        <w:rPr>
          <w:rFonts w:ascii="Times New Roman" w:hAnsi="Times New Roman" w:cs="Times New Roman"/>
          <w:b/>
          <w:bCs/>
          <w:sz w:val="24"/>
          <w:szCs w:val="24"/>
        </w:rPr>
        <w:t>Decano Facultad Ingeniería</w:t>
      </w:r>
    </w:p>
    <w:p w14:paraId="35EC4091" w14:textId="77777777" w:rsidR="00CD15DA" w:rsidRPr="001A2CAA" w:rsidRDefault="00CD15DA" w:rsidP="00CD15DA">
      <w:pPr>
        <w:spacing w:line="276" w:lineRule="auto"/>
        <w:rPr>
          <w:rFonts w:ascii="Times New Roman" w:hAnsi="Times New Roman" w:cs="Times New Roman"/>
          <w:b/>
          <w:bCs/>
          <w:sz w:val="24"/>
          <w:szCs w:val="24"/>
        </w:rPr>
      </w:pPr>
      <w:r w:rsidRPr="001A2CAA">
        <w:rPr>
          <w:rFonts w:ascii="Times New Roman" w:hAnsi="Times New Roman" w:cs="Times New Roman"/>
          <w:sz w:val="24"/>
          <w:szCs w:val="24"/>
        </w:rPr>
        <w:t>Roberto Albeiro Pava Diaz</w:t>
      </w:r>
      <w:r w:rsidRPr="001A2CAA">
        <w:rPr>
          <w:rFonts w:ascii="Times New Roman" w:hAnsi="Times New Roman" w:cs="Times New Roman"/>
        </w:rPr>
        <w:br/>
      </w:r>
      <w:r w:rsidRPr="001A2CAA">
        <w:rPr>
          <w:rFonts w:ascii="Times New Roman" w:hAnsi="Times New Roman" w:cs="Times New Roman"/>
          <w:b/>
          <w:bCs/>
          <w:sz w:val="24"/>
          <w:szCs w:val="24"/>
        </w:rPr>
        <w:t xml:space="preserve">Coordinador del Comité de Currículo y Calidad de Posgrados </w:t>
      </w:r>
      <w:r w:rsidRPr="001A2CAA">
        <w:rPr>
          <w:rFonts w:ascii="Times New Roman" w:hAnsi="Times New Roman" w:cs="Times New Roman"/>
        </w:rPr>
        <w:br/>
      </w:r>
      <w:r w:rsidRPr="001A2CAA">
        <w:rPr>
          <w:rFonts w:ascii="Times New Roman" w:hAnsi="Times New Roman" w:cs="Times New Roman"/>
          <w:b/>
          <w:bCs/>
          <w:sz w:val="24"/>
          <w:szCs w:val="24"/>
        </w:rPr>
        <w:t>Facultad de Ingeniería</w:t>
      </w:r>
    </w:p>
    <w:p w14:paraId="4375C9A6" w14:textId="77777777" w:rsidR="00CD15DA" w:rsidRPr="001A2CAA" w:rsidRDefault="00CD15DA" w:rsidP="00CD15DA">
      <w:pPr>
        <w:spacing w:line="276" w:lineRule="auto"/>
        <w:rPr>
          <w:rFonts w:ascii="Times New Roman" w:hAnsi="Times New Roman" w:cs="Times New Roman"/>
          <w:b/>
          <w:bCs/>
          <w:sz w:val="24"/>
          <w:szCs w:val="24"/>
        </w:rPr>
      </w:pPr>
      <w:r w:rsidRPr="001A2CAA">
        <w:rPr>
          <w:rFonts w:ascii="Times New Roman" w:hAnsi="Times New Roman" w:cs="Times New Roman"/>
          <w:sz w:val="24"/>
          <w:szCs w:val="24"/>
        </w:rPr>
        <w:t>Álvaro Enrique Ortiz Dávila</w:t>
      </w:r>
      <w:r w:rsidRPr="001A2CAA">
        <w:rPr>
          <w:rFonts w:ascii="Times New Roman" w:hAnsi="Times New Roman" w:cs="Times New Roman"/>
        </w:rPr>
        <w:br/>
      </w:r>
      <w:r w:rsidRPr="001A2CAA">
        <w:rPr>
          <w:rFonts w:ascii="Times New Roman" w:hAnsi="Times New Roman" w:cs="Times New Roman"/>
          <w:b/>
          <w:bCs/>
          <w:sz w:val="24"/>
          <w:szCs w:val="24"/>
        </w:rPr>
        <w:t>Coordinador Proyecto Curricular Maestría en Ciencias de la Información y las Comunicaciones</w:t>
      </w:r>
    </w:p>
    <w:p w14:paraId="18C5D061" w14:textId="77777777" w:rsidR="00CD15DA" w:rsidRPr="001A2CAA" w:rsidRDefault="00CD15DA" w:rsidP="00CD15DA">
      <w:pPr>
        <w:spacing w:after="0" w:line="346" w:lineRule="exact"/>
        <w:rPr>
          <w:rFonts w:ascii="Times New Roman" w:hAnsi="Times New Roman" w:cs="Times New Roman"/>
          <w:color w:val="4D5156"/>
          <w:sz w:val="24"/>
          <w:szCs w:val="24"/>
          <w:shd w:val="clear" w:color="auto" w:fill="FFFFFF"/>
        </w:rPr>
      </w:pPr>
    </w:p>
    <w:p w14:paraId="472B44BC" w14:textId="0BF3B3B6" w:rsidR="0089281E" w:rsidRPr="001A2CAA" w:rsidRDefault="00CD15DA" w:rsidP="00486B65">
      <w:pPr>
        <w:spacing w:after="0" w:line="346" w:lineRule="exact"/>
        <w:rPr>
          <w:rFonts w:ascii="Times New Roman" w:hAnsi="Times New Roman" w:cs="Times New Roman"/>
          <w:color w:val="4D5156"/>
          <w:sz w:val="24"/>
          <w:szCs w:val="24"/>
          <w:shd w:val="clear" w:color="auto" w:fill="FFFFFF"/>
        </w:rPr>
      </w:pPr>
      <w:r w:rsidRPr="001A2CAA" w:rsidDel="00CD15DA">
        <w:rPr>
          <w:rFonts w:ascii="Times New Roman" w:eastAsia="Arial Narrow" w:hAnsi="Times New Roman" w:cs="Times New Roman"/>
          <w:b/>
          <w:color w:val="000000"/>
          <w:sz w:val="24"/>
          <w:szCs w:val="24"/>
        </w:rPr>
        <w:t xml:space="preserve"> </w:t>
      </w:r>
    </w:p>
    <w:p w14:paraId="1C493690" w14:textId="77777777" w:rsidR="0089281E" w:rsidRPr="001A2CAA" w:rsidRDefault="0089281E" w:rsidP="00486B65">
      <w:pPr>
        <w:spacing w:after="0" w:line="346" w:lineRule="exact"/>
        <w:rPr>
          <w:rFonts w:ascii="Times New Roman" w:hAnsi="Times New Roman" w:cs="Times New Roman"/>
          <w:color w:val="4D5156"/>
          <w:sz w:val="24"/>
          <w:szCs w:val="24"/>
          <w:shd w:val="clear" w:color="auto" w:fill="FFFFFF"/>
        </w:rPr>
      </w:pPr>
    </w:p>
    <w:p w14:paraId="65BE4ABD" w14:textId="77777777" w:rsidR="00C00EBD" w:rsidRPr="001A2CAA" w:rsidRDefault="00C00EBD" w:rsidP="00486B65">
      <w:pPr>
        <w:spacing w:after="0" w:line="346" w:lineRule="exact"/>
        <w:jc w:val="center"/>
        <w:rPr>
          <w:rFonts w:ascii="Times New Roman" w:hAnsi="Times New Roman" w:cs="Times New Roman"/>
          <w:b/>
          <w:sz w:val="24"/>
          <w:szCs w:val="24"/>
        </w:rPr>
      </w:pPr>
      <w:r w:rsidRPr="001A2CAA">
        <w:rPr>
          <w:rFonts w:ascii="Times New Roman" w:hAnsi="Times New Roman" w:cs="Times New Roman"/>
          <w:b/>
          <w:sz w:val="24"/>
          <w:szCs w:val="24"/>
        </w:rPr>
        <w:t xml:space="preserve">CONSEJO CURRICULAR DEL PROYECTO CURRICULAR </w:t>
      </w:r>
    </w:p>
    <w:p w14:paraId="2EA66822" w14:textId="77777777" w:rsidR="00C00EBD" w:rsidRPr="001A2CAA" w:rsidRDefault="00C00EBD" w:rsidP="00486B65">
      <w:pPr>
        <w:spacing w:after="0" w:line="346" w:lineRule="exact"/>
        <w:jc w:val="center"/>
        <w:rPr>
          <w:rFonts w:ascii="Times New Roman" w:hAnsi="Times New Roman" w:cs="Times New Roman"/>
          <w:bCs/>
          <w:sz w:val="24"/>
          <w:szCs w:val="24"/>
        </w:rPr>
      </w:pPr>
    </w:p>
    <w:p w14:paraId="40F5B073" w14:textId="77777777" w:rsidR="00C00EBD" w:rsidRPr="001A2CAA" w:rsidRDefault="00C00EBD" w:rsidP="00854B33">
      <w:pPr>
        <w:spacing w:line="240" w:lineRule="auto"/>
        <w:rPr>
          <w:rFonts w:ascii="Times New Roman" w:hAnsi="Times New Roman" w:cs="Times New Roman"/>
          <w:bCs/>
          <w:sz w:val="24"/>
          <w:szCs w:val="24"/>
          <w:shd w:val="clear" w:color="auto" w:fill="FFFFFF"/>
        </w:rPr>
      </w:pPr>
      <w:r w:rsidRPr="001A2CAA">
        <w:rPr>
          <w:rFonts w:ascii="Times New Roman" w:hAnsi="Times New Roman" w:cs="Times New Roman"/>
          <w:bCs/>
          <w:color w:val="262626"/>
          <w:sz w:val="24"/>
          <w:szCs w:val="24"/>
        </w:rPr>
        <w:t>Álvaro Enrique Ortiz Dávila</w:t>
      </w:r>
      <w:r w:rsidRPr="001A2CAA">
        <w:rPr>
          <w:rFonts w:ascii="Times New Roman" w:hAnsi="Times New Roman" w:cs="Times New Roman"/>
          <w:bCs/>
          <w:color w:val="262626"/>
          <w:sz w:val="24"/>
          <w:szCs w:val="24"/>
        </w:rPr>
        <w:br/>
      </w:r>
      <w:proofErr w:type="gramStart"/>
      <w:r w:rsidRPr="001A2CAA">
        <w:rPr>
          <w:rFonts w:ascii="Times New Roman" w:hAnsi="Times New Roman" w:cs="Times New Roman"/>
          <w:b/>
          <w:sz w:val="24"/>
          <w:szCs w:val="24"/>
          <w:shd w:val="clear" w:color="auto" w:fill="FFFFFF"/>
        </w:rPr>
        <w:t>Presidente</w:t>
      </w:r>
      <w:proofErr w:type="gramEnd"/>
      <w:r w:rsidRPr="001A2CAA">
        <w:rPr>
          <w:rFonts w:ascii="Times New Roman" w:hAnsi="Times New Roman" w:cs="Times New Roman"/>
          <w:b/>
          <w:sz w:val="24"/>
          <w:szCs w:val="24"/>
          <w:shd w:val="clear" w:color="auto" w:fill="FFFFFF"/>
        </w:rPr>
        <w:t xml:space="preserve"> del Consejo Curricular</w:t>
      </w:r>
      <w:r w:rsidRPr="001A2CAA">
        <w:rPr>
          <w:rFonts w:ascii="Times New Roman" w:hAnsi="Times New Roman" w:cs="Times New Roman"/>
          <w:bCs/>
          <w:sz w:val="24"/>
          <w:szCs w:val="24"/>
          <w:shd w:val="clear" w:color="auto" w:fill="FFFFFF"/>
        </w:rPr>
        <w:t xml:space="preserve"> </w:t>
      </w:r>
    </w:p>
    <w:p w14:paraId="2C7F0C49" w14:textId="1DCC56A8" w:rsidR="00C00EBD" w:rsidRPr="001A2CAA" w:rsidRDefault="00C00EBD" w:rsidP="00854B33">
      <w:pPr>
        <w:spacing w:line="240" w:lineRule="auto"/>
        <w:rPr>
          <w:rFonts w:ascii="Times New Roman" w:hAnsi="Times New Roman" w:cs="Times New Roman"/>
          <w:b/>
          <w:sz w:val="24"/>
          <w:szCs w:val="24"/>
          <w:shd w:val="clear" w:color="auto" w:fill="FFFFFF"/>
        </w:rPr>
      </w:pPr>
      <w:r w:rsidRPr="001A2CAA">
        <w:rPr>
          <w:rFonts w:ascii="Times New Roman" w:hAnsi="Times New Roman" w:cs="Times New Roman"/>
          <w:bCs/>
          <w:color w:val="262626"/>
          <w:sz w:val="24"/>
          <w:szCs w:val="24"/>
        </w:rPr>
        <w:t>Leonardo Plazas Nossa</w:t>
      </w:r>
      <w:r w:rsidRPr="001A2CAA">
        <w:rPr>
          <w:rFonts w:ascii="Times New Roman" w:hAnsi="Times New Roman" w:cs="Times New Roman"/>
          <w:bCs/>
          <w:color w:val="262626"/>
          <w:sz w:val="24"/>
          <w:szCs w:val="24"/>
        </w:rPr>
        <w:br/>
      </w:r>
      <w:r w:rsidRPr="001A2CAA">
        <w:rPr>
          <w:rFonts w:ascii="Times New Roman" w:hAnsi="Times New Roman" w:cs="Times New Roman"/>
          <w:b/>
          <w:sz w:val="24"/>
          <w:szCs w:val="24"/>
          <w:shd w:val="clear" w:color="auto" w:fill="FFFFFF"/>
        </w:rPr>
        <w:t xml:space="preserve">Representante de </w:t>
      </w:r>
      <w:r w:rsidR="0089281E" w:rsidRPr="001A2CAA">
        <w:rPr>
          <w:rFonts w:ascii="Times New Roman" w:hAnsi="Times New Roman" w:cs="Times New Roman"/>
          <w:b/>
          <w:sz w:val="24"/>
          <w:szCs w:val="24"/>
          <w:shd w:val="clear" w:color="auto" w:fill="FFFFFF"/>
        </w:rPr>
        <w:t>D</w:t>
      </w:r>
      <w:r w:rsidRPr="001A2CAA">
        <w:rPr>
          <w:rFonts w:ascii="Times New Roman" w:hAnsi="Times New Roman" w:cs="Times New Roman"/>
          <w:b/>
          <w:sz w:val="24"/>
          <w:szCs w:val="24"/>
          <w:shd w:val="clear" w:color="auto" w:fill="FFFFFF"/>
        </w:rPr>
        <w:t>ocentes</w:t>
      </w:r>
    </w:p>
    <w:p w14:paraId="21072490" w14:textId="01CB3602" w:rsidR="00C00EBD" w:rsidRPr="001A2CAA" w:rsidRDefault="00C00EBD" w:rsidP="00854B33">
      <w:pPr>
        <w:spacing w:line="240" w:lineRule="auto"/>
        <w:rPr>
          <w:rFonts w:ascii="Times New Roman" w:hAnsi="Times New Roman" w:cs="Times New Roman"/>
          <w:bCs/>
          <w:sz w:val="24"/>
          <w:szCs w:val="24"/>
          <w:shd w:val="clear" w:color="auto" w:fill="FFFFFF"/>
        </w:rPr>
      </w:pPr>
      <w:r w:rsidRPr="001A2CAA">
        <w:rPr>
          <w:rFonts w:ascii="Times New Roman" w:hAnsi="Times New Roman" w:cs="Times New Roman"/>
          <w:bCs/>
          <w:color w:val="262626"/>
          <w:sz w:val="24"/>
          <w:szCs w:val="24"/>
        </w:rPr>
        <w:t>Andrés Leonardo Jutinico</w:t>
      </w:r>
      <w:r w:rsidRPr="001A2CAA">
        <w:rPr>
          <w:rFonts w:ascii="Times New Roman" w:hAnsi="Times New Roman" w:cs="Times New Roman"/>
          <w:bCs/>
          <w:color w:val="262626"/>
          <w:sz w:val="24"/>
          <w:szCs w:val="24"/>
        </w:rPr>
        <w:br/>
      </w:r>
      <w:r w:rsidRPr="001A2CAA">
        <w:rPr>
          <w:rFonts w:ascii="Times New Roman" w:hAnsi="Times New Roman" w:cs="Times New Roman"/>
          <w:b/>
          <w:sz w:val="24"/>
          <w:szCs w:val="24"/>
          <w:shd w:val="clear" w:color="auto" w:fill="FFFFFF"/>
        </w:rPr>
        <w:t xml:space="preserve">Representante de </w:t>
      </w:r>
      <w:r w:rsidR="0089281E" w:rsidRPr="001A2CAA">
        <w:rPr>
          <w:rFonts w:ascii="Times New Roman" w:hAnsi="Times New Roman" w:cs="Times New Roman"/>
          <w:b/>
          <w:sz w:val="24"/>
          <w:szCs w:val="24"/>
          <w:shd w:val="clear" w:color="auto" w:fill="FFFFFF"/>
        </w:rPr>
        <w:t>D</w:t>
      </w:r>
      <w:r w:rsidRPr="001A2CAA">
        <w:rPr>
          <w:rFonts w:ascii="Times New Roman" w:hAnsi="Times New Roman" w:cs="Times New Roman"/>
          <w:b/>
          <w:sz w:val="24"/>
          <w:szCs w:val="24"/>
          <w:shd w:val="clear" w:color="auto" w:fill="FFFFFF"/>
        </w:rPr>
        <w:t>ocentes</w:t>
      </w:r>
    </w:p>
    <w:p w14:paraId="720572F3" w14:textId="415BBDC5" w:rsidR="00C00EBD" w:rsidRPr="001A2CAA" w:rsidRDefault="00C00EBD" w:rsidP="00854B33">
      <w:pPr>
        <w:spacing w:line="240" w:lineRule="auto"/>
        <w:rPr>
          <w:rFonts w:ascii="Times New Roman" w:hAnsi="Times New Roman" w:cs="Times New Roman"/>
          <w:b/>
          <w:sz w:val="24"/>
          <w:szCs w:val="24"/>
          <w:shd w:val="clear" w:color="auto" w:fill="FFFFFF"/>
        </w:rPr>
      </w:pPr>
      <w:r w:rsidRPr="001A2CAA">
        <w:rPr>
          <w:rFonts w:ascii="Times New Roman" w:hAnsi="Times New Roman" w:cs="Times New Roman"/>
          <w:bCs/>
          <w:color w:val="262626"/>
          <w:sz w:val="24"/>
          <w:szCs w:val="24"/>
        </w:rPr>
        <w:t>Wilmar Fernando Pineda R</w:t>
      </w:r>
      <w:r w:rsidR="0089281E" w:rsidRPr="001A2CAA">
        <w:rPr>
          <w:rFonts w:ascii="Times New Roman" w:hAnsi="Times New Roman" w:cs="Times New Roman"/>
          <w:bCs/>
          <w:color w:val="262626"/>
          <w:sz w:val="24"/>
          <w:szCs w:val="24"/>
        </w:rPr>
        <w:br/>
      </w:r>
      <w:r w:rsidRPr="001A2CAA">
        <w:rPr>
          <w:rFonts w:ascii="Times New Roman" w:hAnsi="Times New Roman" w:cs="Times New Roman"/>
          <w:b/>
          <w:sz w:val="24"/>
          <w:szCs w:val="24"/>
          <w:shd w:val="clear" w:color="auto" w:fill="FFFFFF"/>
        </w:rPr>
        <w:t>Representante Estudiantil – Metodología Profundización</w:t>
      </w:r>
    </w:p>
    <w:p w14:paraId="24EA408B" w14:textId="77777777" w:rsidR="00C00EBD" w:rsidRPr="001A2CAA" w:rsidRDefault="00C00EBD" w:rsidP="00854B33">
      <w:pPr>
        <w:spacing w:line="240" w:lineRule="auto"/>
        <w:rPr>
          <w:rFonts w:ascii="Times New Roman" w:hAnsi="Times New Roman" w:cs="Times New Roman"/>
          <w:b/>
          <w:sz w:val="24"/>
          <w:szCs w:val="24"/>
        </w:rPr>
      </w:pPr>
    </w:p>
    <w:p w14:paraId="49BACCEB" w14:textId="77777777" w:rsidR="00C00EBD" w:rsidRPr="001A2CAA" w:rsidRDefault="00C00EBD" w:rsidP="00854B33">
      <w:pPr>
        <w:spacing w:line="240" w:lineRule="auto"/>
        <w:rPr>
          <w:rFonts w:ascii="Times New Roman" w:hAnsi="Times New Roman" w:cs="Times New Roman"/>
          <w:sz w:val="24"/>
          <w:szCs w:val="24"/>
          <w:shd w:val="clear" w:color="auto" w:fill="FFFFFF"/>
        </w:rPr>
      </w:pPr>
      <w:r w:rsidRPr="001A2CAA">
        <w:rPr>
          <w:rFonts w:ascii="Times New Roman" w:hAnsi="Times New Roman" w:cs="Times New Roman"/>
          <w:color w:val="262626"/>
          <w:sz w:val="24"/>
          <w:szCs w:val="24"/>
        </w:rPr>
        <w:t>Alison Katherine Rubiano Suarez</w:t>
      </w:r>
      <w:r w:rsidRPr="001A2CAA">
        <w:rPr>
          <w:rFonts w:ascii="Times New Roman" w:hAnsi="Times New Roman" w:cs="Times New Roman"/>
          <w:b/>
          <w:bCs/>
          <w:color w:val="262626"/>
          <w:sz w:val="24"/>
          <w:szCs w:val="24"/>
        </w:rPr>
        <w:br/>
      </w:r>
      <w:r w:rsidRPr="001A2CAA">
        <w:rPr>
          <w:rFonts w:ascii="Times New Roman" w:hAnsi="Times New Roman" w:cs="Times New Roman"/>
          <w:b/>
          <w:bCs/>
          <w:sz w:val="24"/>
          <w:szCs w:val="24"/>
          <w:shd w:val="clear" w:color="auto" w:fill="FFFFFF"/>
        </w:rPr>
        <w:t>Asistente del Proyecto Curricular</w:t>
      </w:r>
      <w:r w:rsidRPr="001A2CAA">
        <w:rPr>
          <w:rFonts w:ascii="Times New Roman" w:hAnsi="Times New Roman" w:cs="Times New Roman"/>
          <w:sz w:val="24"/>
          <w:szCs w:val="24"/>
          <w:shd w:val="clear" w:color="auto" w:fill="FFFFFF"/>
        </w:rPr>
        <w:t xml:space="preserve">  </w:t>
      </w:r>
    </w:p>
    <w:p w14:paraId="1E542499" w14:textId="77777777" w:rsidR="00C00EBD" w:rsidRPr="001A2CAA" w:rsidRDefault="00C00EBD" w:rsidP="00486B65">
      <w:pPr>
        <w:spacing w:after="0"/>
        <w:jc w:val="both"/>
        <w:rPr>
          <w:rFonts w:ascii="Times New Roman" w:hAnsi="Times New Roman" w:cs="Times New Roman"/>
          <w:b/>
          <w:bCs/>
          <w:sz w:val="28"/>
          <w:szCs w:val="28"/>
          <w:lang w:eastAsia="es-CO"/>
        </w:rPr>
      </w:pPr>
    </w:p>
    <w:p w14:paraId="2B4F4491" w14:textId="77777777" w:rsidR="00D25EA5" w:rsidRPr="001A2CAA" w:rsidRDefault="00D25EA5" w:rsidP="00486B65">
      <w:pPr>
        <w:spacing w:after="0"/>
        <w:jc w:val="both"/>
        <w:rPr>
          <w:rFonts w:ascii="Times New Roman" w:hAnsi="Times New Roman" w:cs="Times New Roman"/>
          <w:b/>
          <w:bCs/>
          <w:sz w:val="28"/>
          <w:szCs w:val="28"/>
          <w:lang w:eastAsia="es-CO"/>
        </w:rPr>
      </w:pPr>
    </w:p>
    <w:p w14:paraId="1B06290C" w14:textId="77777777" w:rsidR="00D25EA5" w:rsidRPr="001A2CAA" w:rsidRDefault="00D25EA5" w:rsidP="00486B65">
      <w:pPr>
        <w:spacing w:after="0"/>
        <w:jc w:val="both"/>
        <w:rPr>
          <w:rFonts w:ascii="Times New Roman" w:hAnsi="Times New Roman" w:cs="Times New Roman"/>
          <w:b/>
          <w:bCs/>
          <w:sz w:val="28"/>
          <w:szCs w:val="28"/>
          <w:lang w:eastAsia="es-CO"/>
        </w:rPr>
      </w:pPr>
    </w:p>
    <w:p w14:paraId="566177F1" w14:textId="30D7C89B" w:rsidR="00D25EA5" w:rsidRPr="001A2CAA" w:rsidRDefault="00D25EA5" w:rsidP="00486B65">
      <w:pPr>
        <w:spacing w:after="0"/>
        <w:jc w:val="both"/>
        <w:rPr>
          <w:rFonts w:ascii="Times New Roman" w:hAnsi="Times New Roman" w:cs="Times New Roman"/>
          <w:b/>
          <w:bCs/>
          <w:sz w:val="28"/>
          <w:szCs w:val="28"/>
          <w:lang w:eastAsia="es-CO"/>
        </w:rPr>
      </w:pPr>
    </w:p>
    <w:p w14:paraId="6137B913" w14:textId="77777777" w:rsidR="00CD15DA" w:rsidRPr="001A2CAA" w:rsidRDefault="00CD15DA" w:rsidP="00486B65">
      <w:pPr>
        <w:spacing w:after="0"/>
        <w:jc w:val="both"/>
        <w:rPr>
          <w:rFonts w:ascii="Times New Roman" w:hAnsi="Times New Roman" w:cs="Times New Roman"/>
          <w:b/>
          <w:bCs/>
          <w:sz w:val="28"/>
          <w:szCs w:val="28"/>
          <w:lang w:eastAsia="es-CO"/>
        </w:rPr>
      </w:pPr>
    </w:p>
    <w:p w14:paraId="5DC97BF7" w14:textId="4C5CD98F" w:rsidR="006E52D7" w:rsidRPr="001A2CAA" w:rsidRDefault="006E52D7" w:rsidP="00486B65">
      <w:pPr>
        <w:spacing w:after="0"/>
        <w:jc w:val="both"/>
        <w:rPr>
          <w:rFonts w:ascii="Times New Roman" w:hAnsi="Times New Roman" w:cs="Times New Roman"/>
          <w:b/>
          <w:bCs/>
          <w:sz w:val="28"/>
          <w:szCs w:val="28"/>
          <w:lang w:eastAsia="es-CO"/>
        </w:rPr>
      </w:pPr>
    </w:p>
    <w:sdt>
      <w:sdtPr>
        <w:rPr>
          <w:rFonts w:asciiTheme="minorHAnsi" w:eastAsiaTheme="minorEastAsia" w:hAnsiTheme="minorHAnsi" w:cs="Times New Roman"/>
          <w:b w:val="0"/>
          <w:sz w:val="24"/>
          <w:szCs w:val="24"/>
          <w:lang w:val="es-ES" w:eastAsia="en-US"/>
        </w:rPr>
        <w:id w:val="-1802532249"/>
        <w:docPartObj>
          <w:docPartGallery w:val="Table of Contents"/>
          <w:docPartUnique/>
        </w:docPartObj>
      </w:sdtPr>
      <w:sdtEndPr>
        <w:rPr>
          <w:sz w:val="22"/>
          <w:szCs w:val="22"/>
        </w:rPr>
      </w:sdtEndPr>
      <w:sdtContent>
        <w:p w14:paraId="0E8B4EB1" w14:textId="08C1CB55" w:rsidR="00743DF9" w:rsidRPr="001A2CAA" w:rsidRDefault="00743DF9" w:rsidP="00ED04DE">
          <w:pPr>
            <w:pStyle w:val="TtuloTDC"/>
            <w:spacing w:line="240" w:lineRule="auto"/>
            <w:rPr>
              <w:rFonts w:cs="Times New Roman"/>
              <w:sz w:val="24"/>
              <w:szCs w:val="22"/>
            </w:rPr>
          </w:pPr>
          <w:r w:rsidRPr="001A2CAA">
            <w:rPr>
              <w:rFonts w:cs="Times New Roman"/>
              <w:sz w:val="24"/>
              <w:szCs w:val="22"/>
              <w:lang w:val="es-ES"/>
            </w:rPr>
            <w:t>Contenido</w:t>
          </w:r>
        </w:p>
        <w:p w14:paraId="4DBD909D" w14:textId="1C1413F8" w:rsidR="00D978EC" w:rsidRDefault="00743DF9">
          <w:pPr>
            <w:pStyle w:val="TDC1"/>
            <w:rPr>
              <w:rFonts w:asciiTheme="minorHAnsi" w:eastAsiaTheme="minorEastAsia" w:hAnsiTheme="minorHAnsi" w:cstheme="minorBidi"/>
              <w:b w:val="0"/>
              <w:bCs w:val="0"/>
              <w:lang w:val="es-CO" w:eastAsia="es-CO"/>
            </w:rPr>
          </w:pPr>
          <w:r w:rsidRPr="001A2CAA">
            <w:rPr>
              <w:b w:val="0"/>
            </w:rPr>
            <w:fldChar w:fldCharType="begin"/>
          </w:r>
          <w:r w:rsidRPr="001A2CAA">
            <w:rPr>
              <w:b w:val="0"/>
            </w:rPr>
            <w:instrText xml:space="preserve"> TOC \o "1-3" \h \z \u </w:instrText>
          </w:r>
          <w:r w:rsidRPr="001A2CAA">
            <w:rPr>
              <w:b w:val="0"/>
            </w:rPr>
            <w:fldChar w:fldCharType="separate"/>
          </w:r>
          <w:hyperlink w:anchor="_Toc211354405" w:history="1">
            <w:r w:rsidR="00D978EC" w:rsidRPr="007668C8">
              <w:rPr>
                <w:rStyle w:val="Hipervnculo"/>
              </w:rPr>
              <w:t>Introducción</w:t>
            </w:r>
            <w:r w:rsidR="00D978EC">
              <w:rPr>
                <w:webHidden/>
              </w:rPr>
              <w:tab/>
            </w:r>
            <w:r w:rsidR="00D978EC">
              <w:rPr>
                <w:webHidden/>
              </w:rPr>
              <w:fldChar w:fldCharType="begin"/>
            </w:r>
            <w:r w:rsidR="00D978EC">
              <w:rPr>
                <w:webHidden/>
              </w:rPr>
              <w:instrText xml:space="preserve"> PAGEREF _Toc211354405 \h </w:instrText>
            </w:r>
            <w:r w:rsidR="00D978EC">
              <w:rPr>
                <w:webHidden/>
              </w:rPr>
            </w:r>
            <w:r w:rsidR="00D978EC">
              <w:rPr>
                <w:webHidden/>
              </w:rPr>
              <w:fldChar w:fldCharType="separate"/>
            </w:r>
            <w:r w:rsidR="00D978EC">
              <w:rPr>
                <w:webHidden/>
              </w:rPr>
              <w:t>10</w:t>
            </w:r>
            <w:r w:rsidR="00D978EC">
              <w:rPr>
                <w:webHidden/>
              </w:rPr>
              <w:fldChar w:fldCharType="end"/>
            </w:r>
          </w:hyperlink>
        </w:p>
        <w:p w14:paraId="7C61B42B" w14:textId="5AF3CE47" w:rsidR="00D978EC" w:rsidRDefault="00D978EC">
          <w:pPr>
            <w:pStyle w:val="TDC2"/>
            <w:tabs>
              <w:tab w:val="right" w:leader="dot" w:pos="9016"/>
            </w:tabs>
            <w:rPr>
              <w:rFonts w:eastAsiaTheme="minorEastAsia"/>
              <w:noProof/>
              <w:lang w:val="es-CO" w:eastAsia="es-CO"/>
            </w:rPr>
          </w:pPr>
          <w:hyperlink w:anchor="_Toc211354406" w:history="1">
            <w:r w:rsidRPr="007668C8">
              <w:rPr>
                <w:rStyle w:val="Hipervnculo"/>
                <w:rFonts w:cs="Times New Roman"/>
                <w:noProof/>
              </w:rPr>
              <w:t>Reseña Institucional</w:t>
            </w:r>
            <w:r>
              <w:rPr>
                <w:noProof/>
                <w:webHidden/>
              </w:rPr>
              <w:tab/>
            </w:r>
            <w:r>
              <w:rPr>
                <w:noProof/>
                <w:webHidden/>
              </w:rPr>
              <w:fldChar w:fldCharType="begin"/>
            </w:r>
            <w:r>
              <w:rPr>
                <w:noProof/>
                <w:webHidden/>
              </w:rPr>
              <w:instrText xml:space="preserve"> PAGEREF _Toc211354406 \h </w:instrText>
            </w:r>
            <w:r>
              <w:rPr>
                <w:noProof/>
                <w:webHidden/>
              </w:rPr>
            </w:r>
            <w:r>
              <w:rPr>
                <w:noProof/>
                <w:webHidden/>
              </w:rPr>
              <w:fldChar w:fldCharType="separate"/>
            </w:r>
            <w:r>
              <w:rPr>
                <w:noProof/>
                <w:webHidden/>
              </w:rPr>
              <w:t>11</w:t>
            </w:r>
            <w:r>
              <w:rPr>
                <w:noProof/>
                <w:webHidden/>
              </w:rPr>
              <w:fldChar w:fldCharType="end"/>
            </w:r>
          </w:hyperlink>
        </w:p>
        <w:p w14:paraId="4B49CD5B" w14:textId="7358FA08" w:rsidR="00D978EC" w:rsidRDefault="00D978EC">
          <w:pPr>
            <w:pStyle w:val="TDC2"/>
            <w:tabs>
              <w:tab w:val="right" w:leader="dot" w:pos="9016"/>
            </w:tabs>
            <w:rPr>
              <w:rFonts w:eastAsiaTheme="minorEastAsia"/>
              <w:noProof/>
              <w:lang w:val="es-CO" w:eastAsia="es-CO"/>
            </w:rPr>
          </w:pPr>
          <w:hyperlink w:anchor="_Toc211354407" w:history="1">
            <w:r w:rsidRPr="007668C8">
              <w:rPr>
                <w:rStyle w:val="Hipervnculo"/>
                <w:rFonts w:cs="Times New Roman"/>
                <w:noProof/>
              </w:rPr>
              <w:t>Misión</w:t>
            </w:r>
            <w:r>
              <w:rPr>
                <w:noProof/>
                <w:webHidden/>
              </w:rPr>
              <w:tab/>
            </w:r>
            <w:r>
              <w:rPr>
                <w:noProof/>
                <w:webHidden/>
              </w:rPr>
              <w:fldChar w:fldCharType="begin"/>
            </w:r>
            <w:r>
              <w:rPr>
                <w:noProof/>
                <w:webHidden/>
              </w:rPr>
              <w:instrText xml:space="preserve"> PAGEREF _Toc211354407 \h </w:instrText>
            </w:r>
            <w:r>
              <w:rPr>
                <w:noProof/>
                <w:webHidden/>
              </w:rPr>
            </w:r>
            <w:r>
              <w:rPr>
                <w:noProof/>
                <w:webHidden/>
              </w:rPr>
              <w:fldChar w:fldCharType="separate"/>
            </w:r>
            <w:r>
              <w:rPr>
                <w:noProof/>
                <w:webHidden/>
              </w:rPr>
              <w:t>12</w:t>
            </w:r>
            <w:r>
              <w:rPr>
                <w:noProof/>
                <w:webHidden/>
              </w:rPr>
              <w:fldChar w:fldCharType="end"/>
            </w:r>
          </w:hyperlink>
        </w:p>
        <w:p w14:paraId="69580016" w14:textId="70869363" w:rsidR="00D978EC" w:rsidRDefault="00D978EC">
          <w:pPr>
            <w:pStyle w:val="TDC2"/>
            <w:tabs>
              <w:tab w:val="right" w:leader="dot" w:pos="9016"/>
            </w:tabs>
            <w:rPr>
              <w:rFonts w:eastAsiaTheme="minorEastAsia"/>
              <w:noProof/>
              <w:lang w:val="es-CO" w:eastAsia="es-CO"/>
            </w:rPr>
          </w:pPr>
          <w:hyperlink w:anchor="_Toc211354408" w:history="1">
            <w:r w:rsidRPr="007668C8">
              <w:rPr>
                <w:rStyle w:val="Hipervnculo"/>
                <w:rFonts w:cs="Times New Roman"/>
                <w:noProof/>
              </w:rPr>
              <w:t>Visión</w:t>
            </w:r>
            <w:r>
              <w:rPr>
                <w:noProof/>
                <w:webHidden/>
              </w:rPr>
              <w:tab/>
            </w:r>
            <w:r>
              <w:rPr>
                <w:noProof/>
                <w:webHidden/>
              </w:rPr>
              <w:fldChar w:fldCharType="begin"/>
            </w:r>
            <w:r>
              <w:rPr>
                <w:noProof/>
                <w:webHidden/>
              </w:rPr>
              <w:instrText xml:space="preserve"> PAGEREF _Toc211354408 \h </w:instrText>
            </w:r>
            <w:r>
              <w:rPr>
                <w:noProof/>
                <w:webHidden/>
              </w:rPr>
            </w:r>
            <w:r>
              <w:rPr>
                <w:noProof/>
                <w:webHidden/>
              </w:rPr>
              <w:fldChar w:fldCharType="separate"/>
            </w:r>
            <w:r>
              <w:rPr>
                <w:noProof/>
                <w:webHidden/>
              </w:rPr>
              <w:t>12</w:t>
            </w:r>
            <w:r>
              <w:rPr>
                <w:noProof/>
                <w:webHidden/>
              </w:rPr>
              <w:fldChar w:fldCharType="end"/>
            </w:r>
          </w:hyperlink>
        </w:p>
        <w:p w14:paraId="700838A3" w14:textId="48D94DBC" w:rsidR="00D978EC" w:rsidRDefault="00D978EC">
          <w:pPr>
            <w:pStyle w:val="TDC1"/>
            <w:rPr>
              <w:rFonts w:asciiTheme="minorHAnsi" w:eastAsiaTheme="minorEastAsia" w:hAnsiTheme="minorHAnsi" w:cstheme="minorBidi"/>
              <w:b w:val="0"/>
              <w:bCs w:val="0"/>
              <w:lang w:val="es-CO" w:eastAsia="es-CO"/>
            </w:rPr>
          </w:pPr>
          <w:hyperlink w:anchor="_Toc211354409" w:history="1">
            <w:r w:rsidRPr="007668C8">
              <w:rPr>
                <w:rStyle w:val="Hipervnculo"/>
              </w:rPr>
              <w:t>1.</w:t>
            </w:r>
            <w:r>
              <w:rPr>
                <w:rFonts w:asciiTheme="minorHAnsi" w:eastAsiaTheme="minorEastAsia" w:hAnsiTheme="minorHAnsi" w:cstheme="minorBidi"/>
                <w:b w:val="0"/>
                <w:bCs w:val="0"/>
                <w:lang w:val="es-CO" w:eastAsia="es-CO"/>
              </w:rPr>
              <w:tab/>
            </w:r>
            <w:r w:rsidRPr="007668C8">
              <w:rPr>
                <w:rStyle w:val="Hipervnculo"/>
              </w:rPr>
              <w:t>Capítulo I. Aspectos generales del proyecto curricular</w:t>
            </w:r>
            <w:r>
              <w:rPr>
                <w:webHidden/>
              </w:rPr>
              <w:tab/>
            </w:r>
            <w:r>
              <w:rPr>
                <w:webHidden/>
              </w:rPr>
              <w:fldChar w:fldCharType="begin"/>
            </w:r>
            <w:r>
              <w:rPr>
                <w:webHidden/>
              </w:rPr>
              <w:instrText xml:space="preserve"> PAGEREF _Toc211354409 \h </w:instrText>
            </w:r>
            <w:r>
              <w:rPr>
                <w:webHidden/>
              </w:rPr>
            </w:r>
            <w:r>
              <w:rPr>
                <w:webHidden/>
              </w:rPr>
              <w:fldChar w:fldCharType="separate"/>
            </w:r>
            <w:r>
              <w:rPr>
                <w:webHidden/>
              </w:rPr>
              <w:t>13</w:t>
            </w:r>
            <w:r>
              <w:rPr>
                <w:webHidden/>
              </w:rPr>
              <w:fldChar w:fldCharType="end"/>
            </w:r>
          </w:hyperlink>
        </w:p>
        <w:p w14:paraId="0671AD98" w14:textId="0F798E21" w:rsidR="00D978EC" w:rsidRDefault="00D978EC">
          <w:pPr>
            <w:pStyle w:val="TDC2"/>
            <w:tabs>
              <w:tab w:val="left" w:pos="880"/>
              <w:tab w:val="right" w:leader="dot" w:pos="9016"/>
            </w:tabs>
            <w:rPr>
              <w:rFonts w:eastAsiaTheme="minorEastAsia"/>
              <w:noProof/>
              <w:lang w:val="es-CO" w:eastAsia="es-CO"/>
            </w:rPr>
          </w:pPr>
          <w:hyperlink w:anchor="_Toc211354410" w:history="1">
            <w:r w:rsidRPr="007668C8">
              <w:rPr>
                <w:rStyle w:val="Hipervnculo"/>
                <w:rFonts w:cs="Times New Roman"/>
                <w:noProof/>
              </w:rPr>
              <w:t>1.1</w:t>
            </w:r>
            <w:r>
              <w:rPr>
                <w:rFonts w:eastAsiaTheme="minorEastAsia"/>
                <w:noProof/>
                <w:lang w:val="es-CO" w:eastAsia="es-CO"/>
              </w:rPr>
              <w:tab/>
            </w:r>
            <w:r w:rsidRPr="007668C8">
              <w:rPr>
                <w:rStyle w:val="Hipervnculo"/>
                <w:rFonts w:cs="Times New Roman"/>
                <w:noProof/>
              </w:rPr>
              <w:t>Propósitos de formación del proyecto curricular</w:t>
            </w:r>
            <w:r>
              <w:rPr>
                <w:noProof/>
                <w:webHidden/>
              </w:rPr>
              <w:tab/>
            </w:r>
            <w:r>
              <w:rPr>
                <w:noProof/>
                <w:webHidden/>
              </w:rPr>
              <w:fldChar w:fldCharType="begin"/>
            </w:r>
            <w:r>
              <w:rPr>
                <w:noProof/>
                <w:webHidden/>
              </w:rPr>
              <w:instrText xml:space="preserve"> PAGEREF _Toc211354410 \h </w:instrText>
            </w:r>
            <w:r>
              <w:rPr>
                <w:noProof/>
                <w:webHidden/>
              </w:rPr>
            </w:r>
            <w:r>
              <w:rPr>
                <w:noProof/>
                <w:webHidden/>
              </w:rPr>
              <w:fldChar w:fldCharType="separate"/>
            </w:r>
            <w:r>
              <w:rPr>
                <w:noProof/>
                <w:webHidden/>
              </w:rPr>
              <w:t>13</w:t>
            </w:r>
            <w:r>
              <w:rPr>
                <w:noProof/>
                <w:webHidden/>
              </w:rPr>
              <w:fldChar w:fldCharType="end"/>
            </w:r>
          </w:hyperlink>
        </w:p>
        <w:p w14:paraId="521D54BE" w14:textId="7DD07F45" w:rsidR="00D978EC" w:rsidRDefault="00D978EC">
          <w:pPr>
            <w:pStyle w:val="TDC3"/>
            <w:tabs>
              <w:tab w:val="left" w:pos="880"/>
              <w:tab w:val="right" w:leader="dot" w:pos="9016"/>
            </w:tabs>
            <w:rPr>
              <w:rFonts w:eastAsiaTheme="minorEastAsia"/>
              <w:noProof/>
              <w:lang w:val="es-CO" w:eastAsia="es-CO"/>
            </w:rPr>
          </w:pPr>
          <w:hyperlink w:anchor="_Toc211354411" w:history="1">
            <w:r w:rsidRPr="007668C8">
              <w:rPr>
                <w:rStyle w:val="Hipervnculo"/>
                <w:rFonts w:ascii="Symbol" w:hAnsi="Symbol" w:cs="Times New Roman"/>
                <w:noProof/>
                <w:lang w:eastAsia="es-CO"/>
              </w:rPr>
              <w:t></w:t>
            </w:r>
            <w:r>
              <w:rPr>
                <w:rFonts w:eastAsiaTheme="minorEastAsia"/>
                <w:noProof/>
                <w:lang w:val="es-CO" w:eastAsia="es-CO"/>
              </w:rPr>
              <w:tab/>
            </w:r>
            <w:r w:rsidRPr="007668C8">
              <w:rPr>
                <w:rStyle w:val="Hipervnculo"/>
                <w:rFonts w:cs="Times New Roman"/>
                <w:noProof/>
                <w:lang w:eastAsia="es-CO"/>
              </w:rPr>
              <w:t>Formar Magísteres con solvencia y claridad en la producción académica y con visión científica para el desarrollo de nuevo conocimiento en las áreas de las Ciencias de la Información y las Comunicaciones.</w:t>
            </w:r>
            <w:r>
              <w:rPr>
                <w:noProof/>
                <w:webHidden/>
              </w:rPr>
              <w:tab/>
            </w:r>
            <w:r>
              <w:rPr>
                <w:noProof/>
                <w:webHidden/>
              </w:rPr>
              <w:fldChar w:fldCharType="begin"/>
            </w:r>
            <w:r>
              <w:rPr>
                <w:noProof/>
                <w:webHidden/>
              </w:rPr>
              <w:instrText xml:space="preserve"> PAGEREF _Toc211354411 \h </w:instrText>
            </w:r>
            <w:r>
              <w:rPr>
                <w:noProof/>
                <w:webHidden/>
              </w:rPr>
            </w:r>
            <w:r>
              <w:rPr>
                <w:noProof/>
                <w:webHidden/>
              </w:rPr>
              <w:fldChar w:fldCharType="separate"/>
            </w:r>
            <w:r>
              <w:rPr>
                <w:noProof/>
                <w:webHidden/>
              </w:rPr>
              <w:t>13</w:t>
            </w:r>
            <w:r>
              <w:rPr>
                <w:noProof/>
                <w:webHidden/>
              </w:rPr>
              <w:fldChar w:fldCharType="end"/>
            </w:r>
          </w:hyperlink>
        </w:p>
        <w:p w14:paraId="4A48E386" w14:textId="180253D4" w:rsidR="00D978EC" w:rsidRDefault="00D978EC">
          <w:pPr>
            <w:pStyle w:val="TDC3"/>
            <w:tabs>
              <w:tab w:val="right" w:leader="dot" w:pos="9016"/>
            </w:tabs>
            <w:rPr>
              <w:rFonts w:eastAsiaTheme="minorEastAsia"/>
              <w:noProof/>
              <w:lang w:val="es-CO" w:eastAsia="es-CO"/>
            </w:rPr>
          </w:pPr>
          <w:hyperlink w:anchor="_Toc211354412" w:history="1">
            <w:r w:rsidRPr="007668C8">
              <w:rPr>
                <w:rStyle w:val="Hipervnculo"/>
                <w:rFonts w:cs="Times New Roman"/>
                <w:bCs/>
                <w:noProof/>
                <w:lang w:val="es-CO"/>
              </w:rPr>
              <w:t>Misión y Visión:</w:t>
            </w:r>
            <w:r>
              <w:rPr>
                <w:noProof/>
                <w:webHidden/>
              </w:rPr>
              <w:tab/>
            </w:r>
            <w:r>
              <w:rPr>
                <w:noProof/>
                <w:webHidden/>
              </w:rPr>
              <w:fldChar w:fldCharType="begin"/>
            </w:r>
            <w:r>
              <w:rPr>
                <w:noProof/>
                <w:webHidden/>
              </w:rPr>
              <w:instrText xml:space="preserve"> PAGEREF _Toc211354412 \h </w:instrText>
            </w:r>
            <w:r>
              <w:rPr>
                <w:noProof/>
                <w:webHidden/>
              </w:rPr>
            </w:r>
            <w:r>
              <w:rPr>
                <w:noProof/>
                <w:webHidden/>
              </w:rPr>
              <w:fldChar w:fldCharType="separate"/>
            </w:r>
            <w:r>
              <w:rPr>
                <w:noProof/>
                <w:webHidden/>
              </w:rPr>
              <w:t>13</w:t>
            </w:r>
            <w:r>
              <w:rPr>
                <w:noProof/>
                <w:webHidden/>
              </w:rPr>
              <w:fldChar w:fldCharType="end"/>
            </w:r>
          </w:hyperlink>
        </w:p>
        <w:p w14:paraId="694D7819" w14:textId="6752F280" w:rsidR="00D978EC" w:rsidRDefault="00D978EC">
          <w:pPr>
            <w:pStyle w:val="TDC2"/>
            <w:tabs>
              <w:tab w:val="left" w:pos="880"/>
              <w:tab w:val="right" w:leader="dot" w:pos="9016"/>
            </w:tabs>
            <w:rPr>
              <w:rFonts w:eastAsiaTheme="minorEastAsia"/>
              <w:noProof/>
              <w:lang w:val="es-CO" w:eastAsia="es-CO"/>
            </w:rPr>
          </w:pPr>
          <w:hyperlink w:anchor="_Toc211354413" w:history="1">
            <w:r w:rsidRPr="007668C8">
              <w:rPr>
                <w:rStyle w:val="Hipervnculo"/>
                <w:rFonts w:cs="Times New Roman"/>
                <w:noProof/>
              </w:rPr>
              <w:t>1.2</w:t>
            </w:r>
            <w:r>
              <w:rPr>
                <w:rFonts w:eastAsiaTheme="minorEastAsia"/>
                <w:noProof/>
                <w:lang w:val="es-CO" w:eastAsia="es-CO"/>
              </w:rPr>
              <w:tab/>
            </w:r>
            <w:r w:rsidRPr="007668C8">
              <w:rPr>
                <w:rStyle w:val="Hipervnculo"/>
                <w:rFonts w:cs="Times New Roman"/>
                <w:noProof/>
              </w:rPr>
              <w:t>Perfiles</w:t>
            </w:r>
            <w:r>
              <w:rPr>
                <w:noProof/>
                <w:webHidden/>
              </w:rPr>
              <w:tab/>
            </w:r>
            <w:r>
              <w:rPr>
                <w:noProof/>
                <w:webHidden/>
              </w:rPr>
              <w:fldChar w:fldCharType="begin"/>
            </w:r>
            <w:r>
              <w:rPr>
                <w:noProof/>
                <w:webHidden/>
              </w:rPr>
              <w:instrText xml:space="preserve"> PAGEREF _Toc211354413 \h </w:instrText>
            </w:r>
            <w:r>
              <w:rPr>
                <w:noProof/>
                <w:webHidden/>
              </w:rPr>
            </w:r>
            <w:r>
              <w:rPr>
                <w:noProof/>
                <w:webHidden/>
              </w:rPr>
              <w:fldChar w:fldCharType="separate"/>
            </w:r>
            <w:r>
              <w:rPr>
                <w:noProof/>
                <w:webHidden/>
              </w:rPr>
              <w:t>14</w:t>
            </w:r>
            <w:r>
              <w:rPr>
                <w:noProof/>
                <w:webHidden/>
              </w:rPr>
              <w:fldChar w:fldCharType="end"/>
            </w:r>
          </w:hyperlink>
        </w:p>
        <w:p w14:paraId="5C0550EA" w14:textId="23891AB3" w:rsidR="00D978EC" w:rsidRDefault="00D978EC">
          <w:pPr>
            <w:pStyle w:val="TDC2"/>
            <w:tabs>
              <w:tab w:val="left" w:pos="880"/>
              <w:tab w:val="right" w:leader="dot" w:pos="9016"/>
            </w:tabs>
            <w:rPr>
              <w:rFonts w:eastAsiaTheme="minorEastAsia"/>
              <w:noProof/>
              <w:lang w:val="es-CO" w:eastAsia="es-CO"/>
            </w:rPr>
          </w:pPr>
          <w:hyperlink w:anchor="_Toc211354414" w:history="1">
            <w:r w:rsidRPr="007668C8">
              <w:rPr>
                <w:rStyle w:val="Hipervnculo"/>
                <w:rFonts w:cs="Times New Roman"/>
                <w:noProof/>
              </w:rPr>
              <w:t>1.3</w:t>
            </w:r>
            <w:r>
              <w:rPr>
                <w:rFonts w:eastAsiaTheme="minorEastAsia"/>
                <w:noProof/>
                <w:lang w:val="es-CO" w:eastAsia="es-CO"/>
              </w:rPr>
              <w:tab/>
            </w:r>
            <w:r w:rsidRPr="007668C8">
              <w:rPr>
                <w:rStyle w:val="Hipervnculo"/>
                <w:rFonts w:cs="Times New Roman"/>
                <w:noProof/>
              </w:rPr>
              <w:t>Plan de estudios y modificaciones</w:t>
            </w:r>
            <w:r>
              <w:rPr>
                <w:noProof/>
                <w:webHidden/>
              </w:rPr>
              <w:tab/>
            </w:r>
            <w:r>
              <w:rPr>
                <w:noProof/>
                <w:webHidden/>
              </w:rPr>
              <w:fldChar w:fldCharType="begin"/>
            </w:r>
            <w:r>
              <w:rPr>
                <w:noProof/>
                <w:webHidden/>
              </w:rPr>
              <w:instrText xml:space="preserve"> PAGEREF _Toc211354414 \h </w:instrText>
            </w:r>
            <w:r>
              <w:rPr>
                <w:noProof/>
                <w:webHidden/>
              </w:rPr>
            </w:r>
            <w:r>
              <w:rPr>
                <w:noProof/>
                <w:webHidden/>
              </w:rPr>
              <w:fldChar w:fldCharType="separate"/>
            </w:r>
            <w:r>
              <w:rPr>
                <w:noProof/>
                <w:webHidden/>
              </w:rPr>
              <w:t>15</w:t>
            </w:r>
            <w:r>
              <w:rPr>
                <w:noProof/>
                <w:webHidden/>
              </w:rPr>
              <w:fldChar w:fldCharType="end"/>
            </w:r>
          </w:hyperlink>
        </w:p>
        <w:p w14:paraId="52FE082F" w14:textId="09CBF31E" w:rsidR="00D978EC" w:rsidRDefault="00D978EC">
          <w:pPr>
            <w:pStyle w:val="TDC2"/>
            <w:tabs>
              <w:tab w:val="left" w:pos="880"/>
              <w:tab w:val="right" w:leader="dot" w:pos="9016"/>
            </w:tabs>
            <w:rPr>
              <w:rFonts w:eastAsiaTheme="minorEastAsia"/>
              <w:noProof/>
              <w:lang w:val="es-CO" w:eastAsia="es-CO"/>
            </w:rPr>
          </w:pPr>
          <w:hyperlink w:anchor="_Toc211354415" w:history="1">
            <w:r w:rsidRPr="007668C8">
              <w:rPr>
                <w:rStyle w:val="Hipervnculo"/>
                <w:rFonts w:cs="Times New Roman"/>
                <w:noProof/>
              </w:rPr>
              <w:t>1.4</w:t>
            </w:r>
            <w:r>
              <w:rPr>
                <w:rFonts w:eastAsiaTheme="minorEastAsia"/>
                <w:noProof/>
                <w:lang w:val="es-CO" w:eastAsia="es-CO"/>
              </w:rPr>
              <w:tab/>
            </w:r>
            <w:r w:rsidRPr="007668C8">
              <w:rPr>
                <w:rStyle w:val="Hipervnculo"/>
                <w:rFonts w:cs="Times New Roman"/>
                <w:noProof/>
              </w:rPr>
              <w:t>Estadísticas del programa académico (estudiantes, profesores, investigación)</w:t>
            </w:r>
            <w:r>
              <w:rPr>
                <w:noProof/>
                <w:webHidden/>
              </w:rPr>
              <w:tab/>
            </w:r>
            <w:r>
              <w:rPr>
                <w:noProof/>
                <w:webHidden/>
              </w:rPr>
              <w:fldChar w:fldCharType="begin"/>
            </w:r>
            <w:r>
              <w:rPr>
                <w:noProof/>
                <w:webHidden/>
              </w:rPr>
              <w:instrText xml:space="preserve"> PAGEREF _Toc211354415 \h </w:instrText>
            </w:r>
            <w:r>
              <w:rPr>
                <w:noProof/>
                <w:webHidden/>
              </w:rPr>
            </w:r>
            <w:r>
              <w:rPr>
                <w:noProof/>
                <w:webHidden/>
              </w:rPr>
              <w:fldChar w:fldCharType="separate"/>
            </w:r>
            <w:r>
              <w:rPr>
                <w:noProof/>
                <w:webHidden/>
              </w:rPr>
              <w:t>16</w:t>
            </w:r>
            <w:r>
              <w:rPr>
                <w:noProof/>
                <w:webHidden/>
              </w:rPr>
              <w:fldChar w:fldCharType="end"/>
            </w:r>
          </w:hyperlink>
        </w:p>
        <w:p w14:paraId="768CD17B" w14:textId="644DD8F5" w:rsidR="00D978EC" w:rsidRDefault="00D978EC">
          <w:pPr>
            <w:pStyle w:val="TDC2"/>
            <w:tabs>
              <w:tab w:val="left" w:pos="880"/>
              <w:tab w:val="right" w:leader="dot" w:pos="9016"/>
            </w:tabs>
            <w:rPr>
              <w:rFonts w:eastAsiaTheme="minorEastAsia"/>
              <w:noProof/>
              <w:lang w:val="es-CO" w:eastAsia="es-CO"/>
            </w:rPr>
          </w:pPr>
          <w:hyperlink w:anchor="_Toc211354416" w:history="1">
            <w:r w:rsidRPr="007668C8">
              <w:rPr>
                <w:rStyle w:val="Hipervnculo"/>
                <w:rFonts w:cs="Times New Roman"/>
                <w:noProof/>
              </w:rPr>
              <w:t>1.5</w:t>
            </w:r>
            <w:r>
              <w:rPr>
                <w:rFonts w:eastAsiaTheme="minorEastAsia"/>
                <w:noProof/>
                <w:lang w:val="es-CO" w:eastAsia="es-CO"/>
              </w:rPr>
              <w:tab/>
            </w:r>
            <w:r w:rsidRPr="007668C8">
              <w:rPr>
                <w:rStyle w:val="Hipervnculo"/>
                <w:rFonts w:cs="Times New Roman"/>
                <w:noProof/>
              </w:rPr>
              <w:t>Avances del proyecto curricular durante la vigencia de la Acreditación en Alta Calidad</w:t>
            </w:r>
            <w:r>
              <w:rPr>
                <w:noProof/>
                <w:webHidden/>
              </w:rPr>
              <w:tab/>
            </w:r>
            <w:r>
              <w:rPr>
                <w:noProof/>
                <w:webHidden/>
              </w:rPr>
              <w:fldChar w:fldCharType="begin"/>
            </w:r>
            <w:r>
              <w:rPr>
                <w:noProof/>
                <w:webHidden/>
              </w:rPr>
              <w:instrText xml:space="preserve"> PAGEREF _Toc211354416 \h </w:instrText>
            </w:r>
            <w:r>
              <w:rPr>
                <w:noProof/>
                <w:webHidden/>
              </w:rPr>
            </w:r>
            <w:r>
              <w:rPr>
                <w:noProof/>
                <w:webHidden/>
              </w:rPr>
              <w:fldChar w:fldCharType="separate"/>
            </w:r>
            <w:r>
              <w:rPr>
                <w:noProof/>
                <w:webHidden/>
              </w:rPr>
              <w:t>20</w:t>
            </w:r>
            <w:r>
              <w:rPr>
                <w:noProof/>
                <w:webHidden/>
              </w:rPr>
              <w:fldChar w:fldCharType="end"/>
            </w:r>
          </w:hyperlink>
        </w:p>
        <w:p w14:paraId="134D56CB" w14:textId="78D9EE27" w:rsidR="00D978EC" w:rsidRDefault="00D978EC">
          <w:pPr>
            <w:pStyle w:val="TDC1"/>
            <w:rPr>
              <w:rFonts w:asciiTheme="minorHAnsi" w:eastAsiaTheme="minorEastAsia" w:hAnsiTheme="minorHAnsi" w:cstheme="minorBidi"/>
              <w:b w:val="0"/>
              <w:bCs w:val="0"/>
              <w:lang w:val="es-CO" w:eastAsia="es-CO"/>
            </w:rPr>
          </w:pPr>
          <w:hyperlink w:anchor="_Toc211354417" w:history="1">
            <w:r w:rsidRPr="007668C8">
              <w:rPr>
                <w:rStyle w:val="Hipervnculo"/>
              </w:rPr>
              <w:t>2.</w:t>
            </w:r>
            <w:r>
              <w:rPr>
                <w:rFonts w:asciiTheme="minorHAnsi" w:eastAsiaTheme="minorEastAsia" w:hAnsiTheme="minorHAnsi" w:cstheme="minorBidi"/>
                <w:b w:val="0"/>
                <w:bCs w:val="0"/>
                <w:lang w:val="es-CO" w:eastAsia="es-CO"/>
              </w:rPr>
              <w:tab/>
            </w:r>
            <w:r w:rsidRPr="007668C8">
              <w:rPr>
                <w:rStyle w:val="Hipervnculo"/>
              </w:rPr>
              <w:t>Capítulo II. Resultados de autoevaluación del proyecto curricular</w:t>
            </w:r>
            <w:r>
              <w:rPr>
                <w:webHidden/>
              </w:rPr>
              <w:tab/>
            </w:r>
            <w:r>
              <w:rPr>
                <w:webHidden/>
              </w:rPr>
              <w:fldChar w:fldCharType="begin"/>
            </w:r>
            <w:r>
              <w:rPr>
                <w:webHidden/>
              </w:rPr>
              <w:instrText xml:space="preserve"> PAGEREF _Toc211354417 \h </w:instrText>
            </w:r>
            <w:r>
              <w:rPr>
                <w:webHidden/>
              </w:rPr>
            </w:r>
            <w:r>
              <w:rPr>
                <w:webHidden/>
              </w:rPr>
              <w:fldChar w:fldCharType="separate"/>
            </w:r>
            <w:r>
              <w:rPr>
                <w:webHidden/>
              </w:rPr>
              <w:t>21</w:t>
            </w:r>
            <w:r>
              <w:rPr>
                <w:webHidden/>
              </w:rPr>
              <w:fldChar w:fldCharType="end"/>
            </w:r>
          </w:hyperlink>
        </w:p>
        <w:p w14:paraId="19076E02" w14:textId="2C6D3DA5" w:rsidR="00D978EC" w:rsidRDefault="00D978EC">
          <w:pPr>
            <w:pStyle w:val="TDC2"/>
            <w:tabs>
              <w:tab w:val="left" w:pos="880"/>
              <w:tab w:val="right" w:leader="dot" w:pos="9016"/>
            </w:tabs>
            <w:rPr>
              <w:rFonts w:eastAsiaTheme="minorEastAsia"/>
              <w:noProof/>
              <w:lang w:val="es-CO" w:eastAsia="es-CO"/>
            </w:rPr>
          </w:pPr>
          <w:hyperlink w:anchor="_Toc211354418" w:history="1">
            <w:r w:rsidRPr="007668C8">
              <w:rPr>
                <w:rStyle w:val="Hipervnculo"/>
                <w:rFonts w:cs="Times New Roman"/>
                <w:noProof/>
              </w:rPr>
              <w:t>2.1</w:t>
            </w:r>
            <w:r>
              <w:rPr>
                <w:rFonts w:eastAsiaTheme="minorEastAsia"/>
                <w:noProof/>
                <w:lang w:val="es-CO" w:eastAsia="es-CO"/>
              </w:rPr>
              <w:tab/>
            </w:r>
            <w:r w:rsidRPr="007668C8">
              <w:rPr>
                <w:rStyle w:val="Hipervnculo"/>
                <w:rFonts w:cs="Times New Roman"/>
                <w:noProof/>
              </w:rPr>
              <w:t>Metodología de autoevaluación</w:t>
            </w:r>
            <w:r>
              <w:rPr>
                <w:noProof/>
                <w:webHidden/>
              </w:rPr>
              <w:tab/>
            </w:r>
            <w:r>
              <w:rPr>
                <w:noProof/>
                <w:webHidden/>
              </w:rPr>
              <w:fldChar w:fldCharType="begin"/>
            </w:r>
            <w:r>
              <w:rPr>
                <w:noProof/>
                <w:webHidden/>
              </w:rPr>
              <w:instrText xml:space="preserve"> PAGEREF _Toc211354418 \h </w:instrText>
            </w:r>
            <w:r>
              <w:rPr>
                <w:noProof/>
                <w:webHidden/>
              </w:rPr>
            </w:r>
            <w:r>
              <w:rPr>
                <w:noProof/>
                <w:webHidden/>
              </w:rPr>
              <w:fldChar w:fldCharType="separate"/>
            </w:r>
            <w:r>
              <w:rPr>
                <w:noProof/>
                <w:webHidden/>
              </w:rPr>
              <w:t>21</w:t>
            </w:r>
            <w:r>
              <w:rPr>
                <w:noProof/>
                <w:webHidden/>
              </w:rPr>
              <w:fldChar w:fldCharType="end"/>
            </w:r>
          </w:hyperlink>
        </w:p>
        <w:p w14:paraId="4D140869" w14:textId="111A5B4D" w:rsidR="00D978EC" w:rsidRDefault="00D978EC">
          <w:pPr>
            <w:pStyle w:val="TDC2"/>
            <w:tabs>
              <w:tab w:val="left" w:pos="880"/>
              <w:tab w:val="right" w:leader="dot" w:pos="9016"/>
            </w:tabs>
            <w:rPr>
              <w:rFonts w:eastAsiaTheme="minorEastAsia"/>
              <w:noProof/>
              <w:lang w:val="es-CO" w:eastAsia="es-CO"/>
            </w:rPr>
          </w:pPr>
          <w:hyperlink w:anchor="_Toc211354419" w:history="1">
            <w:r w:rsidRPr="007668C8">
              <w:rPr>
                <w:rStyle w:val="Hipervnculo"/>
                <w:rFonts w:cs="Times New Roman"/>
                <w:noProof/>
              </w:rPr>
              <w:t>2.2</w:t>
            </w:r>
            <w:r>
              <w:rPr>
                <w:rFonts w:eastAsiaTheme="minorEastAsia"/>
                <w:noProof/>
                <w:lang w:val="es-CO" w:eastAsia="es-CO"/>
              </w:rPr>
              <w:tab/>
            </w:r>
            <w:r w:rsidRPr="007668C8">
              <w:rPr>
                <w:rStyle w:val="Hipervnculo"/>
                <w:rFonts w:cs="Times New Roman"/>
                <w:noProof/>
              </w:rPr>
              <w:t>Resultados de la autoevaluación</w:t>
            </w:r>
            <w:r>
              <w:rPr>
                <w:noProof/>
                <w:webHidden/>
              </w:rPr>
              <w:tab/>
            </w:r>
            <w:r>
              <w:rPr>
                <w:noProof/>
                <w:webHidden/>
              </w:rPr>
              <w:fldChar w:fldCharType="begin"/>
            </w:r>
            <w:r>
              <w:rPr>
                <w:noProof/>
                <w:webHidden/>
              </w:rPr>
              <w:instrText xml:space="preserve"> PAGEREF _Toc211354419 \h </w:instrText>
            </w:r>
            <w:r>
              <w:rPr>
                <w:noProof/>
                <w:webHidden/>
              </w:rPr>
            </w:r>
            <w:r>
              <w:rPr>
                <w:noProof/>
                <w:webHidden/>
              </w:rPr>
              <w:fldChar w:fldCharType="separate"/>
            </w:r>
            <w:r>
              <w:rPr>
                <w:noProof/>
                <w:webHidden/>
              </w:rPr>
              <w:t>27</w:t>
            </w:r>
            <w:r>
              <w:rPr>
                <w:noProof/>
                <w:webHidden/>
              </w:rPr>
              <w:fldChar w:fldCharType="end"/>
            </w:r>
          </w:hyperlink>
        </w:p>
        <w:p w14:paraId="14937B24" w14:textId="5976F9D7" w:rsidR="00D978EC" w:rsidRDefault="00D978EC">
          <w:pPr>
            <w:pStyle w:val="TDC3"/>
            <w:tabs>
              <w:tab w:val="left" w:pos="1320"/>
              <w:tab w:val="right" w:leader="dot" w:pos="9016"/>
            </w:tabs>
            <w:rPr>
              <w:rFonts w:eastAsiaTheme="minorEastAsia"/>
              <w:noProof/>
              <w:lang w:val="es-CO" w:eastAsia="es-CO"/>
            </w:rPr>
          </w:pPr>
          <w:hyperlink w:anchor="_Toc211354420" w:history="1">
            <w:r w:rsidRPr="007668C8">
              <w:rPr>
                <w:rStyle w:val="Hipervnculo"/>
                <w:rFonts w:cs="Times New Roman"/>
                <w:noProof/>
              </w:rPr>
              <w:t>2.2.1</w:t>
            </w:r>
            <w:r>
              <w:rPr>
                <w:rFonts w:eastAsiaTheme="minorEastAsia"/>
                <w:noProof/>
                <w:lang w:val="es-CO" w:eastAsia="es-CO"/>
              </w:rPr>
              <w:tab/>
            </w:r>
            <w:r w:rsidRPr="007668C8">
              <w:rPr>
                <w:rStyle w:val="Hipervnculo"/>
                <w:rFonts w:cs="Times New Roman"/>
                <w:noProof/>
              </w:rPr>
              <w:t>Factor 1. Proyecto Educativo del Programa e Identidad Institucional</w:t>
            </w:r>
            <w:r>
              <w:rPr>
                <w:noProof/>
                <w:webHidden/>
              </w:rPr>
              <w:tab/>
            </w:r>
            <w:r>
              <w:rPr>
                <w:noProof/>
                <w:webHidden/>
              </w:rPr>
              <w:fldChar w:fldCharType="begin"/>
            </w:r>
            <w:r>
              <w:rPr>
                <w:noProof/>
                <w:webHidden/>
              </w:rPr>
              <w:instrText xml:space="preserve"> PAGEREF _Toc211354420 \h </w:instrText>
            </w:r>
            <w:r>
              <w:rPr>
                <w:noProof/>
                <w:webHidden/>
              </w:rPr>
            </w:r>
            <w:r>
              <w:rPr>
                <w:noProof/>
                <w:webHidden/>
              </w:rPr>
              <w:fldChar w:fldCharType="separate"/>
            </w:r>
            <w:r>
              <w:rPr>
                <w:noProof/>
                <w:webHidden/>
              </w:rPr>
              <w:t>27</w:t>
            </w:r>
            <w:r>
              <w:rPr>
                <w:noProof/>
                <w:webHidden/>
              </w:rPr>
              <w:fldChar w:fldCharType="end"/>
            </w:r>
          </w:hyperlink>
        </w:p>
        <w:p w14:paraId="78E7C321" w14:textId="2F396FD0" w:rsidR="00D978EC" w:rsidRDefault="00D978EC">
          <w:pPr>
            <w:pStyle w:val="TDC3"/>
            <w:tabs>
              <w:tab w:val="left" w:pos="1320"/>
              <w:tab w:val="right" w:leader="dot" w:pos="9016"/>
            </w:tabs>
            <w:rPr>
              <w:rFonts w:eastAsiaTheme="minorEastAsia"/>
              <w:noProof/>
              <w:lang w:val="es-CO" w:eastAsia="es-CO"/>
            </w:rPr>
          </w:pPr>
          <w:hyperlink w:anchor="_Toc211354421" w:history="1">
            <w:r w:rsidRPr="007668C8">
              <w:rPr>
                <w:rStyle w:val="Hipervnculo"/>
                <w:rFonts w:cs="Times New Roman"/>
                <w:noProof/>
              </w:rPr>
              <w:t>2.2.2</w:t>
            </w:r>
            <w:r>
              <w:rPr>
                <w:rFonts w:eastAsiaTheme="minorEastAsia"/>
                <w:noProof/>
                <w:lang w:val="es-CO" w:eastAsia="es-CO"/>
              </w:rPr>
              <w:tab/>
            </w:r>
            <w:r w:rsidRPr="007668C8">
              <w:rPr>
                <w:rStyle w:val="Hipervnculo"/>
                <w:rFonts w:cs="Times New Roman"/>
                <w:noProof/>
              </w:rPr>
              <w:t>Factor 2. Estudiantes</w:t>
            </w:r>
            <w:r>
              <w:rPr>
                <w:noProof/>
                <w:webHidden/>
              </w:rPr>
              <w:tab/>
            </w:r>
            <w:r>
              <w:rPr>
                <w:noProof/>
                <w:webHidden/>
              </w:rPr>
              <w:fldChar w:fldCharType="begin"/>
            </w:r>
            <w:r>
              <w:rPr>
                <w:noProof/>
                <w:webHidden/>
              </w:rPr>
              <w:instrText xml:space="preserve"> PAGEREF _Toc211354421 \h </w:instrText>
            </w:r>
            <w:r>
              <w:rPr>
                <w:noProof/>
                <w:webHidden/>
              </w:rPr>
            </w:r>
            <w:r>
              <w:rPr>
                <w:noProof/>
                <w:webHidden/>
              </w:rPr>
              <w:fldChar w:fldCharType="separate"/>
            </w:r>
            <w:r>
              <w:rPr>
                <w:noProof/>
                <w:webHidden/>
              </w:rPr>
              <w:t>31</w:t>
            </w:r>
            <w:r>
              <w:rPr>
                <w:noProof/>
                <w:webHidden/>
              </w:rPr>
              <w:fldChar w:fldCharType="end"/>
            </w:r>
          </w:hyperlink>
        </w:p>
        <w:p w14:paraId="6E35CBE3" w14:textId="03B385D8" w:rsidR="00D978EC" w:rsidRDefault="00D978EC">
          <w:pPr>
            <w:pStyle w:val="TDC3"/>
            <w:tabs>
              <w:tab w:val="left" w:pos="1320"/>
              <w:tab w:val="right" w:leader="dot" w:pos="9016"/>
            </w:tabs>
            <w:rPr>
              <w:rFonts w:eastAsiaTheme="minorEastAsia"/>
              <w:noProof/>
              <w:lang w:val="es-CO" w:eastAsia="es-CO"/>
            </w:rPr>
          </w:pPr>
          <w:hyperlink w:anchor="_Toc211354422" w:history="1">
            <w:r w:rsidRPr="007668C8">
              <w:rPr>
                <w:rStyle w:val="Hipervnculo"/>
                <w:rFonts w:cs="Times New Roman"/>
                <w:noProof/>
              </w:rPr>
              <w:t>2.2.3</w:t>
            </w:r>
            <w:r>
              <w:rPr>
                <w:rFonts w:eastAsiaTheme="minorEastAsia"/>
                <w:noProof/>
                <w:lang w:val="es-CO" w:eastAsia="es-CO"/>
              </w:rPr>
              <w:tab/>
            </w:r>
            <w:r w:rsidRPr="007668C8">
              <w:rPr>
                <w:rStyle w:val="Hipervnculo"/>
                <w:rFonts w:cs="Times New Roman"/>
                <w:noProof/>
              </w:rPr>
              <w:t>Factor 3. Profesores</w:t>
            </w:r>
            <w:r>
              <w:rPr>
                <w:noProof/>
                <w:webHidden/>
              </w:rPr>
              <w:tab/>
            </w:r>
            <w:r>
              <w:rPr>
                <w:noProof/>
                <w:webHidden/>
              </w:rPr>
              <w:fldChar w:fldCharType="begin"/>
            </w:r>
            <w:r>
              <w:rPr>
                <w:noProof/>
                <w:webHidden/>
              </w:rPr>
              <w:instrText xml:space="preserve"> PAGEREF _Toc211354422 \h </w:instrText>
            </w:r>
            <w:r>
              <w:rPr>
                <w:noProof/>
                <w:webHidden/>
              </w:rPr>
            </w:r>
            <w:r>
              <w:rPr>
                <w:noProof/>
                <w:webHidden/>
              </w:rPr>
              <w:fldChar w:fldCharType="separate"/>
            </w:r>
            <w:r>
              <w:rPr>
                <w:noProof/>
                <w:webHidden/>
              </w:rPr>
              <w:t>39</w:t>
            </w:r>
            <w:r>
              <w:rPr>
                <w:noProof/>
                <w:webHidden/>
              </w:rPr>
              <w:fldChar w:fldCharType="end"/>
            </w:r>
          </w:hyperlink>
        </w:p>
        <w:p w14:paraId="20DBA9E5" w14:textId="356D2B3B" w:rsidR="00D978EC" w:rsidRDefault="00D978EC">
          <w:pPr>
            <w:pStyle w:val="TDC3"/>
            <w:tabs>
              <w:tab w:val="left" w:pos="1320"/>
              <w:tab w:val="right" w:leader="dot" w:pos="9016"/>
            </w:tabs>
            <w:rPr>
              <w:rFonts w:eastAsiaTheme="minorEastAsia"/>
              <w:noProof/>
              <w:lang w:val="es-CO" w:eastAsia="es-CO"/>
            </w:rPr>
          </w:pPr>
          <w:hyperlink w:anchor="_Toc211354423" w:history="1">
            <w:r w:rsidRPr="007668C8">
              <w:rPr>
                <w:rStyle w:val="Hipervnculo"/>
                <w:rFonts w:cs="Times New Roman"/>
                <w:noProof/>
              </w:rPr>
              <w:t>2.2.4</w:t>
            </w:r>
            <w:r>
              <w:rPr>
                <w:rFonts w:eastAsiaTheme="minorEastAsia"/>
                <w:noProof/>
                <w:lang w:val="es-CO" w:eastAsia="es-CO"/>
              </w:rPr>
              <w:tab/>
            </w:r>
            <w:r w:rsidRPr="007668C8">
              <w:rPr>
                <w:rStyle w:val="Hipervnculo"/>
                <w:rFonts w:cs="Times New Roman"/>
                <w:noProof/>
              </w:rPr>
              <w:t>Factor 4. Egresados</w:t>
            </w:r>
            <w:r>
              <w:rPr>
                <w:noProof/>
                <w:webHidden/>
              </w:rPr>
              <w:tab/>
            </w:r>
            <w:r>
              <w:rPr>
                <w:noProof/>
                <w:webHidden/>
              </w:rPr>
              <w:fldChar w:fldCharType="begin"/>
            </w:r>
            <w:r>
              <w:rPr>
                <w:noProof/>
                <w:webHidden/>
              </w:rPr>
              <w:instrText xml:space="preserve"> PAGEREF _Toc211354423 \h </w:instrText>
            </w:r>
            <w:r>
              <w:rPr>
                <w:noProof/>
                <w:webHidden/>
              </w:rPr>
            </w:r>
            <w:r>
              <w:rPr>
                <w:noProof/>
                <w:webHidden/>
              </w:rPr>
              <w:fldChar w:fldCharType="separate"/>
            </w:r>
            <w:r>
              <w:rPr>
                <w:noProof/>
                <w:webHidden/>
              </w:rPr>
              <w:t>50</w:t>
            </w:r>
            <w:r>
              <w:rPr>
                <w:noProof/>
                <w:webHidden/>
              </w:rPr>
              <w:fldChar w:fldCharType="end"/>
            </w:r>
          </w:hyperlink>
        </w:p>
        <w:p w14:paraId="2611755C" w14:textId="0BFE946B" w:rsidR="00D978EC" w:rsidRDefault="00D978EC">
          <w:pPr>
            <w:pStyle w:val="TDC3"/>
            <w:tabs>
              <w:tab w:val="left" w:pos="1320"/>
              <w:tab w:val="right" w:leader="dot" w:pos="9016"/>
            </w:tabs>
            <w:rPr>
              <w:rFonts w:eastAsiaTheme="minorEastAsia"/>
              <w:noProof/>
              <w:lang w:val="es-CO" w:eastAsia="es-CO"/>
            </w:rPr>
          </w:pPr>
          <w:hyperlink w:anchor="_Toc211354424" w:history="1">
            <w:r w:rsidRPr="007668C8">
              <w:rPr>
                <w:rStyle w:val="Hipervnculo"/>
                <w:rFonts w:cs="Times New Roman"/>
                <w:noProof/>
              </w:rPr>
              <w:t>2.2.5</w:t>
            </w:r>
            <w:r>
              <w:rPr>
                <w:rFonts w:eastAsiaTheme="minorEastAsia"/>
                <w:noProof/>
                <w:lang w:val="es-CO" w:eastAsia="es-CO"/>
              </w:rPr>
              <w:tab/>
            </w:r>
            <w:r w:rsidRPr="007668C8">
              <w:rPr>
                <w:rStyle w:val="Hipervnculo"/>
                <w:rFonts w:cs="Times New Roman"/>
                <w:noProof/>
              </w:rPr>
              <w:t>Factor 5. Aspectos Académicos y Resultados de Aprendizaje</w:t>
            </w:r>
            <w:r>
              <w:rPr>
                <w:noProof/>
                <w:webHidden/>
              </w:rPr>
              <w:tab/>
            </w:r>
            <w:r>
              <w:rPr>
                <w:noProof/>
                <w:webHidden/>
              </w:rPr>
              <w:fldChar w:fldCharType="begin"/>
            </w:r>
            <w:r>
              <w:rPr>
                <w:noProof/>
                <w:webHidden/>
              </w:rPr>
              <w:instrText xml:space="preserve"> PAGEREF _Toc211354424 \h </w:instrText>
            </w:r>
            <w:r>
              <w:rPr>
                <w:noProof/>
                <w:webHidden/>
              </w:rPr>
            </w:r>
            <w:r>
              <w:rPr>
                <w:noProof/>
                <w:webHidden/>
              </w:rPr>
              <w:fldChar w:fldCharType="separate"/>
            </w:r>
            <w:r>
              <w:rPr>
                <w:noProof/>
                <w:webHidden/>
              </w:rPr>
              <w:t>54</w:t>
            </w:r>
            <w:r>
              <w:rPr>
                <w:noProof/>
                <w:webHidden/>
              </w:rPr>
              <w:fldChar w:fldCharType="end"/>
            </w:r>
          </w:hyperlink>
        </w:p>
        <w:p w14:paraId="06D0029F" w14:textId="18E2B017" w:rsidR="00D978EC" w:rsidRDefault="00D978EC">
          <w:pPr>
            <w:pStyle w:val="TDC3"/>
            <w:tabs>
              <w:tab w:val="left" w:pos="1320"/>
              <w:tab w:val="right" w:leader="dot" w:pos="9016"/>
            </w:tabs>
            <w:rPr>
              <w:rFonts w:eastAsiaTheme="minorEastAsia"/>
              <w:noProof/>
              <w:lang w:val="es-CO" w:eastAsia="es-CO"/>
            </w:rPr>
          </w:pPr>
          <w:hyperlink w:anchor="_Toc211354425" w:history="1">
            <w:r w:rsidRPr="007668C8">
              <w:rPr>
                <w:rStyle w:val="Hipervnculo"/>
                <w:rFonts w:cs="Times New Roman"/>
                <w:noProof/>
              </w:rPr>
              <w:t>2.2.6</w:t>
            </w:r>
            <w:r>
              <w:rPr>
                <w:rFonts w:eastAsiaTheme="minorEastAsia"/>
                <w:noProof/>
                <w:lang w:val="es-CO" w:eastAsia="es-CO"/>
              </w:rPr>
              <w:tab/>
            </w:r>
            <w:r w:rsidRPr="007668C8">
              <w:rPr>
                <w:rStyle w:val="Hipervnculo"/>
                <w:rFonts w:cs="Times New Roman"/>
                <w:noProof/>
              </w:rPr>
              <w:t>Factor 6. Permanencia y Graduación</w:t>
            </w:r>
            <w:r>
              <w:rPr>
                <w:noProof/>
                <w:webHidden/>
              </w:rPr>
              <w:tab/>
            </w:r>
            <w:r>
              <w:rPr>
                <w:noProof/>
                <w:webHidden/>
              </w:rPr>
              <w:fldChar w:fldCharType="begin"/>
            </w:r>
            <w:r>
              <w:rPr>
                <w:noProof/>
                <w:webHidden/>
              </w:rPr>
              <w:instrText xml:space="preserve"> PAGEREF _Toc211354425 \h </w:instrText>
            </w:r>
            <w:r>
              <w:rPr>
                <w:noProof/>
                <w:webHidden/>
              </w:rPr>
            </w:r>
            <w:r>
              <w:rPr>
                <w:noProof/>
                <w:webHidden/>
              </w:rPr>
              <w:fldChar w:fldCharType="separate"/>
            </w:r>
            <w:r>
              <w:rPr>
                <w:noProof/>
                <w:webHidden/>
              </w:rPr>
              <w:t>66</w:t>
            </w:r>
            <w:r>
              <w:rPr>
                <w:noProof/>
                <w:webHidden/>
              </w:rPr>
              <w:fldChar w:fldCharType="end"/>
            </w:r>
          </w:hyperlink>
        </w:p>
        <w:p w14:paraId="75014A13" w14:textId="097E8055" w:rsidR="00D978EC" w:rsidRDefault="00D978EC">
          <w:pPr>
            <w:pStyle w:val="TDC3"/>
            <w:tabs>
              <w:tab w:val="left" w:pos="1320"/>
              <w:tab w:val="right" w:leader="dot" w:pos="9016"/>
            </w:tabs>
            <w:rPr>
              <w:rFonts w:eastAsiaTheme="minorEastAsia"/>
              <w:noProof/>
              <w:lang w:val="es-CO" w:eastAsia="es-CO"/>
            </w:rPr>
          </w:pPr>
          <w:hyperlink w:anchor="_Toc211354426" w:history="1">
            <w:r w:rsidRPr="007668C8">
              <w:rPr>
                <w:rStyle w:val="Hipervnculo"/>
                <w:rFonts w:cs="Times New Roman"/>
                <w:noProof/>
              </w:rPr>
              <w:t>2.2.7</w:t>
            </w:r>
            <w:r>
              <w:rPr>
                <w:rFonts w:eastAsiaTheme="minorEastAsia"/>
                <w:noProof/>
                <w:lang w:val="es-CO" w:eastAsia="es-CO"/>
              </w:rPr>
              <w:tab/>
            </w:r>
            <w:r w:rsidRPr="007668C8">
              <w:rPr>
                <w:rStyle w:val="Hipervnculo"/>
                <w:rFonts w:cs="Times New Roman"/>
                <w:noProof/>
              </w:rPr>
              <w:t>Factor 7. Interacción con el Entorno Nacional e Internacional</w:t>
            </w:r>
            <w:r>
              <w:rPr>
                <w:noProof/>
                <w:webHidden/>
              </w:rPr>
              <w:tab/>
            </w:r>
            <w:r>
              <w:rPr>
                <w:noProof/>
                <w:webHidden/>
              </w:rPr>
              <w:fldChar w:fldCharType="begin"/>
            </w:r>
            <w:r>
              <w:rPr>
                <w:noProof/>
                <w:webHidden/>
              </w:rPr>
              <w:instrText xml:space="preserve"> PAGEREF _Toc211354426 \h </w:instrText>
            </w:r>
            <w:r>
              <w:rPr>
                <w:noProof/>
                <w:webHidden/>
              </w:rPr>
            </w:r>
            <w:r>
              <w:rPr>
                <w:noProof/>
                <w:webHidden/>
              </w:rPr>
              <w:fldChar w:fldCharType="separate"/>
            </w:r>
            <w:r>
              <w:rPr>
                <w:noProof/>
                <w:webHidden/>
              </w:rPr>
              <w:t>71</w:t>
            </w:r>
            <w:r>
              <w:rPr>
                <w:noProof/>
                <w:webHidden/>
              </w:rPr>
              <w:fldChar w:fldCharType="end"/>
            </w:r>
          </w:hyperlink>
        </w:p>
        <w:p w14:paraId="4D83C392" w14:textId="07CD8378" w:rsidR="00D978EC" w:rsidRDefault="00D978EC">
          <w:pPr>
            <w:pStyle w:val="TDC3"/>
            <w:tabs>
              <w:tab w:val="left" w:pos="1320"/>
              <w:tab w:val="right" w:leader="dot" w:pos="9016"/>
            </w:tabs>
            <w:rPr>
              <w:rFonts w:eastAsiaTheme="minorEastAsia"/>
              <w:noProof/>
              <w:lang w:val="es-CO" w:eastAsia="es-CO"/>
            </w:rPr>
          </w:pPr>
          <w:hyperlink w:anchor="_Toc211354427" w:history="1">
            <w:r w:rsidRPr="007668C8">
              <w:rPr>
                <w:rStyle w:val="Hipervnculo"/>
                <w:rFonts w:cs="Times New Roman"/>
                <w:noProof/>
              </w:rPr>
              <w:t>2.2.8</w:t>
            </w:r>
            <w:r>
              <w:rPr>
                <w:rFonts w:eastAsiaTheme="minorEastAsia"/>
                <w:noProof/>
                <w:lang w:val="es-CO" w:eastAsia="es-CO"/>
              </w:rPr>
              <w:tab/>
            </w:r>
            <w:r w:rsidRPr="007668C8">
              <w:rPr>
                <w:rStyle w:val="Hipervnculo"/>
                <w:rFonts w:cs="Times New Roman"/>
                <w:noProof/>
              </w:rPr>
              <w:t>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_Toc211354427 \h </w:instrText>
            </w:r>
            <w:r>
              <w:rPr>
                <w:noProof/>
                <w:webHidden/>
              </w:rPr>
            </w:r>
            <w:r>
              <w:rPr>
                <w:noProof/>
                <w:webHidden/>
              </w:rPr>
              <w:fldChar w:fldCharType="separate"/>
            </w:r>
            <w:r>
              <w:rPr>
                <w:noProof/>
                <w:webHidden/>
              </w:rPr>
              <w:t>74</w:t>
            </w:r>
            <w:r>
              <w:rPr>
                <w:noProof/>
                <w:webHidden/>
              </w:rPr>
              <w:fldChar w:fldCharType="end"/>
            </w:r>
          </w:hyperlink>
        </w:p>
        <w:p w14:paraId="52F29DDE" w14:textId="558154E7" w:rsidR="00D978EC" w:rsidRDefault="00D978EC">
          <w:pPr>
            <w:pStyle w:val="TDC3"/>
            <w:tabs>
              <w:tab w:val="left" w:pos="1320"/>
              <w:tab w:val="right" w:leader="dot" w:pos="9016"/>
            </w:tabs>
            <w:rPr>
              <w:rFonts w:eastAsiaTheme="minorEastAsia"/>
              <w:noProof/>
              <w:lang w:val="es-CO" w:eastAsia="es-CO"/>
            </w:rPr>
          </w:pPr>
          <w:hyperlink w:anchor="_Toc211354428" w:history="1">
            <w:r w:rsidRPr="007668C8">
              <w:rPr>
                <w:rStyle w:val="Hipervnculo"/>
                <w:rFonts w:cs="Times New Roman"/>
                <w:noProof/>
              </w:rPr>
              <w:t>2.2.9</w:t>
            </w:r>
            <w:r>
              <w:rPr>
                <w:rFonts w:eastAsiaTheme="minorEastAsia"/>
                <w:noProof/>
                <w:lang w:val="es-CO" w:eastAsia="es-CO"/>
              </w:rPr>
              <w:tab/>
            </w:r>
            <w:r w:rsidRPr="007668C8">
              <w:rPr>
                <w:rStyle w:val="Hipervnculo"/>
                <w:rFonts w:cs="Times New Roman"/>
                <w:noProof/>
              </w:rPr>
              <w:t>Factor 9. Bienestar de la comunidad académica del programa</w:t>
            </w:r>
            <w:r>
              <w:rPr>
                <w:noProof/>
                <w:webHidden/>
              </w:rPr>
              <w:tab/>
            </w:r>
            <w:r>
              <w:rPr>
                <w:noProof/>
                <w:webHidden/>
              </w:rPr>
              <w:fldChar w:fldCharType="begin"/>
            </w:r>
            <w:r>
              <w:rPr>
                <w:noProof/>
                <w:webHidden/>
              </w:rPr>
              <w:instrText xml:space="preserve"> PAGEREF _Toc211354428 \h </w:instrText>
            </w:r>
            <w:r>
              <w:rPr>
                <w:noProof/>
                <w:webHidden/>
              </w:rPr>
            </w:r>
            <w:r>
              <w:rPr>
                <w:noProof/>
                <w:webHidden/>
              </w:rPr>
              <w:fldChar w:fldCharType="separate"/>
            </w:r>
            <w:r>
              <w:rPr>
                <w:noProof/>
                <w:webHidden/>
              </w:rPr>
              <w:t>78</w:t>
            </w:r>
            <w:r>
              <w:rPr>
                <w:noProof/>
                <w:webHidden/>
              </w:rPr>
              <w:fldChar w:fldCharType="end"/>
            </w:r>
          </w:hyperlink>
        </w:p>
        <w:p w14:paraId="409F21B8" w14:textId="7B8763B6" w:rsidR="00D978EC" w:rsidRDefault="00D978EC">
          <w:pPr>
            <w:pStyle w:val="TDC3"/>
            <w:tabs>
              <w:tab w:val="left" w:pos="1320"/>
              <w:tab w:val="right" w:leader="dot" w:pos="9016"/>
            </w:tabs>
            <w:rPr>
              <w:rFonts w:eastAsiaTheme="minorEastAsia"/>
              <w:noProof/>
              <w:lang w:val="es-CO" w:eastAsia="es-CO"/>
            </w:rPr>
          </w:pPr>
          <w:hyperlink w:anchor="_Toc211354429" w:history="1">
            <w:r w:rsidRPr="007668C8">
              <w:rPr>
                <w:rStyle w:val="Hipervnculo"/>
                <w:rFonts w:cs="Times New Roman"/>
                <w:noProof/>
              </w:rPr>
              <w:t>2.2.10</w:t>
            </w:r>
            <w:r>
              <w:rPr>
                <w:rFonts w:eastAsiaTheme="minorEastAsia"/>
                <w:noProof/>
                <w:lang w:val="es-CO" w:eastAsia="es-CO"/>
              </w:rPr>
              <w:tab/>
            </w:r>
            <w:r w:rsidRPr="007668C8">
              <w:rPr>
                <w:rStyle w:val="Hipervnculo"/>
                <w:rFonts w:cs="Times New Roman"/>
                <w:noProof/>
              </w:rPr>
              <w:t>Factor 10. Medios educativos y ambientes de aprendizaje</w:t>
            </w:r>
            <w:r>
              <w:rPr>
                <w:noProof/>
                <w:webHidden/>
              </w:rPr>
              <w:tab/>
            </w:r>
            <w:r>
              <w:rPr>
                <w:noProof/>
                <w:webHidden/>
              </w:rPr>
              <w:fldChar w:fldCharType="begin"/>
            </w:r>
            <w:r>
              <w:rPr>
                <w:noProof/>
                <w:webHidden/>
              </w:rPr>
              <w:instrText xml:space="preserve"> PAGEREF _Toc211354429 \h </w:instrText>
            </w:r>
            <w:r>
              <w:rPr>
                <w:noProof/>
                <w:webHidden/>
              </w:rPr>
            </w:r>
            <w:r>
              <w:rPr>
                <w:noProof/>
                <w:webHidden/>
              </w:rPr>
              <w:fldChar w:fldCharType="separate"/>
            </w:r>
            <w:r>
              <w:rPr>
                <w:noProof/>
                <w:webHidden/>
              </w:rPr>
              <w:t>81</w:t>
            </w:r>
            <w:r>
              <w:rPr>
                <w:noProof/>
                <w:webHidden/>
              </w:rPr>
              <w:fldChar w:fldCharType="end"/>
            </w:r>
          </w:hyperlink>
        </w:p>
        <w:p w14:paraId="33DD620B" w14:textId="29978CEF" w:rsidR="00D978EC" w:rsidRDefault="00D978EC">
          <w:pPr>
            <w:pStyle w:val="TDC3"/>
            <w:tabs>
              <w:tab w:val="left" w:pos="1320"/>
              <w:tab w:val="right" w:leader="dot" w:pos="9016"/>
            </w:tabs>
            <w:rPr>
              <w:rFonts w:eastAsiaTheme="minorEastAsia"/>
              <w:noProof/>
              <w:lang w:val="es-CO" w:eastAsia="es-CO"/>
            </w:rPr>
          </w:pPr>
          <w:hyperlink w:anchor="_Toc211354430" w:history="1">
            <w:r w:rsidRPr="007668C8">
              <w:rPr>
                <w:rStyle w:val="Hipervnculo"/>
                <w:rFonts w:cs="Times New Roman"/>
                <w:noProof/>
              </w:rPr>
              <w:t>2.2.11</w:t>
            </w:r>
            <w:r>
              <w:rPr>
                <w:rFonts w:eastAsiaTheme="minorEastAsia"/>
                <w:noProof/>
                <w:lang w:val="es-CO" w:eastAsia="es-CO"/>
              </w:rPr>
              <w:tab/>
            </w:r>
            <w:r w:rsidRPr="007668C8">
              <w:rPr>
                <w:rStyle w:val="Hipervnculo"/>
                <w:rFonts w:cs="Times New Roman"/>
                <w:noProof/>
              </w:rPr>
              <w:t>Factor 11. Organización, administración y financiación del programa académico</w:t>
            </w:r>
            <w:r>
              <w:rPr>
                <w:noProof/>
                <w:webHidden/>
              </w:rPr>
              <w:tab/>
            </w:r>
            <w:r>
              <w:rPr>
                <w:noProof/>
                <w:webHidden/>
              </w:rPr>
              <w:fldChar w:fldCharType="begin"/>
            </w:r>
            <w:r>
              <w:rPr>
                <w:noProof/>
                <w:webHidden/>
              </w:rPr>
              <w:instrText xml:space="preserve"> PAGEREF _Toc211354430 \h </w:instrText>
            </w:r>
            <w:r>
              <w:rPr>
                <w:noProof/>
                <w:webHidden/>
              </w:rPr>
            </w:r>
            <w:r>
              <w:rPr>
                <w:noProof/>
                <w:webHidden/>
              </w:rPr>
              <w:fldChar w:fldCharType="separate"/>
            </w:r>
            <w:r>
              <w:rPr>
                <w:noProof/>
                <w:webHidden/>
              </w:rPr>
              <w:t>85</w:t>
            </w:r>
            <w:r>
              <w:rPr>
                <w:noProof/>
                <w:webHidden/>
              </w:rPr>
              <w:fldChar w:fldCharType="end"/>
            </w:r>
          </w:hyperlink>
        </w:p>
        <w:p w14:paraId="4F06FD70" w14:textId="37EE43C7" w:rsidR="00D978EC" w:rsidRDefault="00D978EC">
          <w:pPr>
            <w:pStyle w:val="TDC3"/>
            <w:tabs>
              <w:tab w:val="left" w:pos="1320"/>
              <w:tab w:val="right" w:leader="dot" w:pos="9016"/>
            </w:tabs>
            <w:rPr>
              <w:rFonts w:eastAsiaTheme="minorEastAsia"/>
              <w:noProof/>
              <w:lang w:val="es-CO" w:eastAsia="es-CO"/>
            </w:rPr>
          </w:pPr>
          <w:hyperlink w:anchor="_Toc211354431" w:history="1">
            <w:r w:rsidRPr="007668C8">
              <w:rPr>
                <w:rStyle w:val="Hipervnculo"/>
                <w:rFonts w:cs="Times New Roman"/>
                <w:noProof/>
              </w:rPr>
              <w:t>2.2.12</w:t>
            </w:r>
            <w:r>
              <w:rPr>
                <w:rFonts w:eastAsiaTheme="minorEastAsia"/>
                <w:noProof/>
                <w:lang w:val="es-CO" w:eastAsia="es-CO"/>
              </w:rPr>
              <w:tab/>
            </w:r>
            <w:r w:rsidRPr="007668C8">
              <w:rPr>
                <w:rStyle w:val="Hipervnculo"/>
                <w:rFonts w:cs="Times New Roman"/>
                <w:noProof/>
              </w:rPr>
              <w:t>Factor 12. Recursos físicos y tecnológicos</w:t>
            </w:r>
            <w:r>
              <w:rPr>
                <w:noProof/>
                <w:webHidden/>
              </w:rPr>
              <w:tab/>
            </w:r>
            <w:r>
              <w:rPr>
                <w:noProof/>
                <w:webHidden/>
              </w:rPr>
              <w:fldChar w:fldCharType="begin"/>
            </w:r>
            <w:r>
              <w:rPr>
                <w:noProof/>
                <w:webHidden/>
              </w:rPr>
              <w:instrText xml:space="preserve"> PAGEREF _Toc211354431 \h </w:instrText>
            </w:r>
            <w:r>
              <w:rPr>
                <w:noProof/>
                <w:webHidden/>
              </w:rPr>
            </w:r>
            <w:r>
              <w:rPr>
                <w:noProof/>
                <w:webHidden/>
              </w:rPr>
              <w:fldChar w:fldCharType="separate"/>
            </w:r>
            <w:r>
              <w:rPr>
                <w:noProof/>
                <w:webHidden/>
              </w:rPr>
              <w:t>92</w:t>
            </w:r>
            <w:r>
              <w:rPr>
                <w:noProof/>
                <w:webHidden/>
              </w:rPr>
              <w:fldChar w:fldCharType="end"/>
            </w:r>
          </w:hyperlink>
        </w:p>
        <w:p w14:paraId="5A35896D" w14:textId="58DAAEDD" w:rsidR="00D978EC" w:rsidRDefault="00D978EC">
          <w:pPr>
            <w:pStyle w:val="TDC1"/>
            <w:rPr>
              <w:rFonts w:asciiTheme="minorHAnsi" w:eastAsiaTheme="minorEastAsia" w:hAnsiTheme="minorHAnsi" w:cstheme="minorBidi"/>
              <w:b w:val="0"/>
              <w:bCs w:val="0"/>
              <w:lang w:val="es-CO" w:eastAsia="es-CO"/>
            </w:rPr>
          </w:pPr>
          <w:hyperlink w:anchor="_Toc211354432" w:history="1">
            <w:r w:rsidRPr="007668C8">
              <w:rPr>
                <w:rStyle w:val="Hipervnculo"/>
              </w:rPr>
              <w:t>3.</w:t>
            </w:r>
            <w:r>
              <w:rPr>
                <w:rFonts w:asciiTheme="minorHAnsi" w:eastAsiaTheme="minorEastAsia" w:hAnsiTheme="minorHAnsi" w:cstheme="minorBidi"/>
                <w:b w:val="0"/>
                <w:bCs w:val="0"/>
                <w:lang w:val="es-CO" w:eastAsia="es-CO"/>
              </w:rPr>
              <w:tab/>
            </w:r>
            <w:r w:rsidRPr="007668C8">
              <w:rPr>
                <w:rStyle w:val="Hipervnculo"/>
              </w:rPr>
              <w:t>Capítulo III. Fortalezas y oportunidades de mejora del proyecto curricular y juicio explícito de calidad</w:t>
            </w:r>
            <w:r>
              <w:rPr>
                <w:webHidden/>
              </w:rPr>
              <w:tab/>
            </w:r>
            <w:r>
              <w:rPr>
                <w:webHidden/>
              </w:rPr>
              <w:fldChar w:fldCharType="begin"/>
            </w:r>
            <w:r>
              <w:rPr>
                <w:webHidden/>
              </w:rPr>
              <w:instrText xml:space="preserve"> PAGEREF _Toc211354432 \h </w:instrText>
            </w:r>
            <w:r>
              <w:rPr>
                <w:webHidden/>
              </w:rPr>
            </w:r>
            <w:r>
              <w:rPr>
                <w:webHidden/>
              </w:rPr>
              <w:fldChar w:fldCharType="separate"/>
            </w:r>
            <w:r>
              <w:rPr>
                <w:webHidden/>
              </w:rPr>
              <w:t>96</w:t>
            </w:r>
            <w:r>
              <w:rPr>
                <w:webHidden/>
              </w:rPr>
              <w:fldChar w:fldCharType="end"/>
            </w:r>
          </w:hyperlink>
        </w:p>
        <w:p w14:paraId="52E60F56" w14:textId="2170D315" w:rsidR="00D978EC" w:rsidRDefault="00D978EC">
          <w:pPr>
            <w:pStyle w:val="TDC2"/>
            <w:tabs>
              <w:tab w:val="right" w:leader="dot" w:pos="9016"/>
            </w:tabs>
            <w:rPr>
              <w:rFonts w:eastAsiaTheme="minorEastAsia"/>
              <w:noProof/>
              <w:lang w:val="es-CO" w:eastAsia="es-CO"/>
            </w:rPr>
          </w:pPr>
          <w:hyperlink w:anchor="_Toc211354433" w:history="1">
            <w:r w:rsidRPr="007668C8">
              <w:rPr>
                <w:rStyle w:val="Hipervnculo"/>
                <w:rFonts w:cs="Times New Roman"/>
                <w:noProof/>
              </w:rPr>
              <w:t>Fortalezas</w:t>
            </w:r>
            <w:r>
              <w:rPr>
                <w:noProof/>
                <w:webHidden/>
              </w:rPr>
              <w:tab/>
            </w:r>
            <w:r>
              <w:rPr>
                <w:noProof/>
                <w:webHidden/>
              </w:rPr>
              <w:fldChar w:fldCharType="begin"/>
            </w:r>
            <w:r>
              <w:rPr>
                <w:noProof/>
                <w:webHidden/>
              </w:rPr>
              <w:instrText xml:space="preserve"> PAGEREF _Toc211354433 \h </w:instrText>
            </w:r>
            <w:r>
              <w:rPr>
                <w:noProof/>
                <w:webHidden/>
              </w:rPr>
            </w:r>
            <w:r>
              <w:rPr>
                <w:noProof/>
                <w:webHidden/>
              </w:rPr>
              <w:fldChar w:fldCharType="separate"/>
            </w:r>
            <w:r>
              <w:rPr>
                <w:noProof/>
                <w:webHidden/>
              </w:rPr>
              <w:t>96</w:t>
            </w:r>
            <w:r>
              <w:rPr>
                <w:noProof/>
                <w:webHidden/>
              </w:rPr>
              <w:fldChar w:fldCharType="end"/>
            </w:r>
          </w:hyperlink>
        </w:p>
        <w:p w14:paraId="5EE72FEE" w14:textId="73AE4073" w:rsidR="00D978EC" w:rsidRDefault="00D978EC">
          <w:pPr>
            <w:pStyle w:val="TDC2"/>
            <w:tabs>
              <w:tab w:val="right" w:leader="dot" w:pos="9016"/>
            </w:tabs>
            <w:rPr>
              <w:rFonts w:eastAsiaTheme="minorEastAsia"/>
              <w:noProof/>
              <w:lang w:val="es-CO" w:eastAsia="es-CO"/>
            </w:rPr>
          </w:pPr>
          <w:hyperlink w:anchor="_Toc211354434" w:history="1">
            <w:r w:rsidRPr="007668C8">
              <w:rPr>
                <w:rStyle w:val="Hipervnculo"/>
                <w:rFonts w:cs="Times New Roman"/>
                <w:noProof/>
              </w:rPr>
              <w:t>Oportunidades de mejora</w:t>
            </w:r>
            <w:r>
              <w:rPr>
                <w:noProof/>
                <w:webHidden/>
              </w:rPr>
              <w:tab/>
            </w:r>
            <w:r>
              <w:rPr>
                <w:noProof/>
                <w:webHidden/>
              </w:rPr>
              <w:fldChar w:fldCharType="begin"/>
            </w:r>
            <w:r>
              <w:rPr>
                <w:noProof/>
                <w:webHidden/>
              </w:rPr>
              <w:instrText xml:space="preserve"> PAGEREF _Toc211354434 \h </w:instrText>
            </w:r>
            <w:r>
              <w:rPr>
                <w:noProof/>
                <w:webHidden/>
              </w:rPr>
            </w:r>
            <w:r>
              <w:rPr>
                <w:noProof/>
                <w:webHidden/>
              </w:rPr>
              <w:fldChar w:fldCharType="separate"/>
            </w:r>
            <w:r>
              <w:rPr>
                <w:noProof/>
                <w:webHidden/>
              </w:rPr>
              <w:t>96</w:t>
            </w:r>
            <w:r>
              <w:rPr>
                <w:noProof/>
                <w:webHidden/>
              </w:rPr>
              <w:fldChar w:fldCharType="end"/>
            </w:r>
          </w:hyperlink>
        </w:p>
        <w:p w14:paraId="6626A78F" w14:textId="0ABD5E9D" w:rsidR="00D978EC" w:rsidRDefault="00D978EC">
          <w:pPr>
            <w:pStyle w:val="TDC2"/>
            <w:tabs>
              <w:tab w:val="right" w:leader="dot" w:pos="9016"/>
            </w:tabs>
            <w:rPr>
              <w:rFonts w:eastAsiaTheme="minorEastAsia"/>
              <w:noProof/>
              <w:lang w:val="es-CO" w:eastAsia="es-CO"/>
            </w:rPr>
          </w:pPr>
          <w:hyperlink w:anchor="_Toc211354435" w:history="1">
            <w:r w:rsidRPr="007668C8">
              <w:rPr>
                <w:rStyle w:val="Hipervnculo"/>
                <w:rFonts w:cs="Times New Roman"/>
                <w:noProof/>
              </w:rPr>
              <w:t>Juicio global de calidad</w:t>
            </w:r>
            <w:r>
              <w:rPr>
                <w:noProof/>
                <w:webHidden/>
              </w:rPr>
              <w:tab/>
            </w:r>
            <w:r>
              <w:rPr>
                <w:noProof/>
                <w:webHidden/>
              </w:rPr>
              <w:fldChar w:fldCharType="begin"/>
            </w:r>
            <w:r>
              <w:rPr>
                <w:noProof/>
                <w:webHidden/>
              </w:rPr>
              <w:instrText xml:space="preserve"> PAGEREF _Toc211354435 \h </w:instrText>
            </w:r>
            <w:r>
              <w:rPr>
                <w:noProof/>
                <w:webHidden/>
              </w:rPr>
            </w:r>
            <w:r>
              <w:rPr>
                <w:noProof/>
                <w:webHidden/>
              </w:rPr>
              <w:fldChar w:fldCharType="separate"/>
            </w:r>
            <w:r>
              <w:rPr>
                <w:noProof/>
                <w:webHidden/>
              </w:rPr>
              <w:t>96</w:t>
            </w:r>
            <w:r>
              <w:rPr>
                <w:noProof/>
                <w:webHidden/>
              </w:rPr>
              <w:fldChar w:fldCharType="end"/>
            </w:r>
          </w:hyperlink>
        </w:p>
        <w:p w14:paraId="73F6FA94" w14:textId="17A92FDE" w:rsidR="00D978EC" w:rsidRDefault="00D978EC">
          <w:pPr>
            <w:pStyle w:val="TDC1"/>
            <w:rPr>
              <w:rFonts w:asciiTheme="minorHAnsi" w:eastAsiaTheme="minorEastAsia" w:hAnsiTheme="minorHAnsi" w:cstheme="minorBidi"/>
              <w:b w:val="0"/>
              <w:bCs w:val="0"/>
              <w:lang w:val="es-CO" w:eastAsia="es-CO"/>
            </w:rPr>
          </w:pPr>
          <w:hyperlink w:anchor="_Toc211354436" w:history="1">
            <w:r w:rsidRPr="007668C8">
              <w:rPr>
                <w:rStyle w:val="Hipervnculo"/>
              </w:rPr>
              <w:t>4.</w:t>
            </w:r>
            <w:r>
              <w:rPr>
                <w:rFonts w:asciiTheme="minorHAnsi" w:eastAsiaTheme="minorEastAsia" w:hAnsiTheme="minorHAnsi" w:cstheme="minorBidi"/>
                <w:b w:val="0"/>
                <w:bCs w:val="0"/>
                <w:lang w:val="es-CO" w:eastAsia="es-CO"/>
              </w:rPr>
              <w:tab/>
            </w:r>
            <w:r w:rsidRPr="007668C8">
              <w:rPr>
                <w:rStyle w:val="Hipervnculo"/>
              </w:rPr>
              <w:t xml:space="preserve">Capítulo IV. Seguimiento y evaluación del plan de mejoramiento </w:t>
            </w:r>
            <w:r>
              <w:rPr>
                <w:webHidden/>
              </w:rPr>
              <w:tab/>
            </w:r>
            <w:r>
              <w:rPr>
                <w:webHidden/>
              </w:rPr>
              <w:fldChar w:fldCharType="begin"/>
            </w:r>
            <w:r>
              <w:rPr>
                <w:webHidden/>
              </w:rPr>
              <w:instrText xml:space="preserve"> PAGEREF _Toc211354436 \h </w:instrText>
            </w:r>
            <w:r>
              <w:rPr>
                <w:webHidden/>
              </w:rPr>
            </w:r>
            <w:r>
              <w:rPr>
                <w:webHidden/>
              </w:rPr>
              <w:fldChar w:fldCharType="separate"/>
            </w:r>
            <w:r>
              <w:rPr>
                <w:webHidden/>
              </w:rPr>
              <w:t>99</w:t>
            </w:r>
            <w:r>
              <w:rPr>
                <w:webHidden/>
              </w:rPr>
              <w:fldChar w:fldCharType="end"/>
            </w:r>
          </w:hyperlink>
        </w:p>
        <w:p w14:paraId="64F7F39A" w14:textId="0D5AEF90" w:rsidR="00D978EC" w:rsidRDefault="00D978EC">
          <w:pPr>
            <w:pStyle w:val="TDC2"/>
            <w:tabs>
              <w:tab w:val="right" w:leader="dot" w:pos="9016"/>
            </w:tabs>
            <w:rPr>
              <w:rFonts w:eastAsiaTheme="minorEastAsia"/>
              <w:noProof/>
              <w:lang w:val="es-CO" w:eastAsia="es-CO"/>
            </w:rPr>
          </w:pPr>
          <w:hyperlink w:anchor="_Toc211354437" w:history="1">
            <w:r w:rsidRPr="007668C8">
              <w:rPr>
                <w:rStyle w:val="Hipervnculo"/>
                <w:rFonts w:cs="Times New Roman"/>
                <w:noProof/>
              </w:rPr>
              <w:t>Avances del Plan de Mejoramiento del proyecto curricular</w:t>
            </w:r>
            <w:r>
              <w:rPr>
                <w:noProof/>
                <w:webHidden/>
              </w:rPr>
              <w:tab/>
            </w:r>
            <w:r>
              <w:rPr>
                <w:noProof/>
                <w:webHidden/>
              </w:rPr>
              <w:fldChar w:fldCharType="begin"/>
            </w:r>
            <w:r>
              <w:rPr>
                <w:noProof/>
                <w:webHidden/>
              </w:rPr>
              <w:instrText xml:space="preserve"> PAGEREF _Toc211354437 \h </w:instrText>
            </w:r>
            <w:r>
              <w:rPr>
                <w:noProof/>
                <w:webHidden/>
              </w:rPr>
            </w:r>
            <w:r>
              <w:rPr>
                <w:noProof/>
                <w:webHidden/>
              </w:rPr>
              <w:fldChar w:fldCharType="separate"/>
            </w:r>
            <w:r>
              <w:rPr>
                <w:noProof/>
                <w:webHidden/>
              </w:rPr>
              <w:t>99</w:t>
            </w:r>
            <w:r>
              <w:rPr>
                <w:noProof/>
                <w:webHidden/>
              </w:rPr>
              <w:fldChar w:fldCharType="end"/>
            </w:r>
          </w:hyperlink>
        </w:p>
        <w:p w14:paraId="17495442" w14:textId="6E3984D0" w:rsidR="00D978EC" w:rsidRDefault="00D978EC">
          <w:pPr>
            <w:pStyle w:val="TDC2"/>
            <w:tabs>
              <w:tab w:val="right" w:leader="dot" w:pos="9016"/>
            </w:tabs>
            <w:rPr>
              <w:rFonts w:eastAsiaTheme="minorEastAsia"/>
              <w:noProof/>
              <w:lang w:val="es-CO" w:eastAsia="es-CO"/>
            </w:rPr>
          </w:pPr>
          <w:hyperlink w:anchor="_Toc211354438" w:history="1">
            <w:r w:rsidRPr="007668C8">
              <w:rPr>
                <w:rStyle w:val="Hipervnculo"/>
                <w:rFonts w:cs="Times New Roman"/>
                <w:noProof/>
              </w:rPr>
              <w:t>Actualización del Plan de Mejoramiento del proyecto curricular</w:t>
            </w:r>
            <w:r>
              <w:rPr>
                <w:noProof/>
                <w:webHidden/>
              </w:rPr>
              <w:tab/>
            </w:r>
            <w:r>
              <w:rPr>
                <w:noProof/>
                <w:webHidden/>
              </w:rPr>
              <w:fldChar w:fldCharType="begin"/>
            </w:r>
            <w:r>
              <w:rPr>
                <w:noProof/>
                <w:webHidden/>
              </w:rPr>
              <w:instrText xml:space="preserve"> PAGEREF _Toc211354438 \h </w:instrText>
            </w:r>
            <w:r>
              <w:rPr>
                <w:noProof/>
                <w:webHidden/>
              </w:rPr>
            </w:r>
            <w:r>
              <w:rPr>
                <w:noProof/>
                <w:webHidden/>
              </w:rPr>
              <w:fldChar w:fldCharType="separate"/>
            </w:r>
            <w:r>
              <w:rPr>
                <w:noProof/>
                <w:webHidden/>
              </w:rPr>
              <w:t>100</w:t>
            </w:r>
            <w:r>
              <w:rPr>
                <w:noProof/>
                <w:webHidden/>
              </w:rPr>
              <w:fldChar w:fldCharType="end"/>
            </w:r>
          </w:hyperlink>
        </w:p>
        <w:p w14:paraId="73321E5F" w14:textId="52748886" w:rsidR="00D978EC" w:rsidRDefault="00D978EC">
          <w:pPr>
            <w:pStyle w:val="TDC1"/>
            <w:rPr>
              <w:rFonts w:asciiTheme="minorHAnsi" w:eastAsiaTheme="minorEastAsia" w:hAnsiTheme="minorHAnsi" w:cstheme="minorBidi"/>
              <w:b w:val="0"/>
              <w:bCs w:val="0"/>
              <w:lang w:val="es-CO" w:eastAsia="es-CO"/>
            </w:rPr>
          </w:pPr>
          <w:hyperlink w:anchor="_Toc211354439" w:history="1">
            <w:r w:rsidRPr="007668C8">
              <w:rPr>
                <w:rStyle w:val="Hipervnculo"/>
              </w:rPr>
              <w:t>5.</w:t>
            </w:r>
            <w:r>
              <w:rPr>
                <w:rFonts w:asciiTheme="minorHAnsi" w:eastAsiaTheme="minorEastAsia" w:hAnsiTheme="minorHAnsi" w:cstheme="minorBidi"/>
                <w:b w:val="0"/>
                <w:bCs w:val="0"/>
                <w:lang w:val="es-CO" w:eastAsia="es-CO"/>
              </w:rPr>
              <w:tab/>
            </w:r>
            <w:r w:rsidRPr="007668C8">
              <w:rPr>
                <w:rStyle w:val="Hipervnculo"/>
              </w:rPr>
              <w:t xml:space="preserve">Capítulo V. Seguimiento a recomendaciones del CNA </w:t>
            </w:r>
            <w:r>
              <w:rPr>
                <w:webHidden/>
              </w:rPr>
              <w:tab/>
            </w:r>
            <w:r>
              <w:rPr>
                <w:webHidden/>
              </w:rPr>
              <w:fldChar w:fldCharType="begin"/>
            </w:r>
            <w:r>
              <w:rPr>
                <w:webHidden/>
              </w:rPr>
              <w:instrText xml:space="preserve"> PAGEREF _Toc211354439 \h </w:instrText>
            </w:r>
            <w:r>
              <w:rPr>
                <w:webHidden/>
              </w:rPr>
            </w:r>
            <w:r>
              <w:rPr>
                <w:webHidden/>
              </w:rPr>
              <w:fldChar w:fldCharType="separate"/>
            </w:r>
            <w:r>
              <w:rPr>
                <w:webHidden/>
              </w:rPr>
              <w:t>101</w:t>
            </w:r>
            <w:r>
              <w:rPr>
                <w:webHidden/>
              </w:rPr>
              <w:fldChar w:fldCharType="end"/>
            </w:r>
          </w:hyperlink>
        </w:p>
        <w:p w14:paraId="64C41DC4" w14:textId="0DD3E1B7" w:rsidR="00D978EC" w:rsidRDefault="00D978EC">
          <w:pPr>
            <w:pStyle w:val="TDC2"/>
            <w:tabs>
              <w:tab w:val="right" w:leader="dot" w:pos="9016"/>
            </w:tabs>
            <w:rPr>
              <w:rFonts w:eastAsiaTheme="minorEastAsia"/>
              <w:noProof/>
              <w:lang w:val="es-CO" w:eastAsia="es-CO"/>
            </w:rPr>
          </w:pPr>
          <w:hyperlink w:anchor="_Toc211354440" w:history="1">
            <w:r w:rsidRPr="007668C8">
              <w:rPr>
                <w:rStyle w:val="Hipervnculo"/>
                <w:rFonts w:cs="Times New Roman"/>
                <w:noProof/>
              </w:rPr>
              <w:t>Avances y cumplimiento de Recomendaciones del CNA</w:t>
            </w:r>
            <w:r>
              <w:rPr>
                <w:noProof/>
                <w:webHidden/>
              </w:rPr>
              <w:tab/>
            </w:r>
            <w:r>
              <w:rPr>
                <w:noProof/>
                <w:webHidden/>
              </w:rPr>
              <w:fldChar w:fldCharType="begin"/>
            </w:r>
            <w:r>
              <w:rPr>
                <w:noProof/>
                <w:webHidden/>
              </w:rPr>
              <w:instrText xml:space="preserve"> PAGEREF _Toc211354440 \h </w:instrText>
            </w:r>
            <w:r>
              <w:rPr>
                <w:noProof/>
                <w:webHidden/>
              </w:rPr>
            </w:r>
            <w:r>
              <w:rPr>
                <w:noProof/>
                <w:webHidden/>
              </w:rPr>
              <w:fldChar w:fldCharType="separate"/>
            </w:r>
            <w:r>
              <w:rPr>
                <w:noProof/>
                <w:webHidden/>
              </w:rPr>
              <w:t>101</w:t>
            </w:r>
            <w:r>
              <w:rPr>
                <w:noProof/>
                <w:webHidden/>
              </w:rPr>
              <w:fldChar w:fldCharType="end"/>
            </w:r>
          </w:hyperlink>
        </w:p>
        <w:p w14:paraId="1156A01D" w14:textId="398B29F8" w:rsidR="00743DF9" w:rsidRPr="001A2CAA" w:rsidRDefault="00743DF9" w:rsidP="00ED04DE">
          <w:pPr>
            <w:spacing w:line="240" w:lineRule="auto"/>
            <w:jc w:val="both"/>
            <w:rPr>
              <w:rFonts w:ascii="Times New Roman" w:hAnsi="Times New Roman" w:cs="Times New Roman"/>
              <w:bCs/>
            </w:rPr>
          </w:pPr>
          <w:r w:rsidRPr="001A2CAA">
            <w:rPr>
              <w:rFonts w:ascii="Times New Roman" w:hAnsi="Times New Roman" w:cs="Times New Roman"/>
              <w:bCs/>
            </w:rPr>
            <w:fldChar w:fldCharType="end"/>
          </w:r>
        </w:p>
      </w:sdtContent>
    </w:sdt>
    <w:p w14:paraId="7C57365F" w14:textId="77777777" w:rsidR="00732CE7" w:rsidRPr="001A2CAA" w:rsidRDefault="00732CE7">
      <w:pPr>
        <w:rPr>
          <w:rFonts w:ascii="Times New Roman" w:hAnsi="Times New Roman" w:cs="Times New Roman"/>
          <w:bCs/>
          <w:lang w:eastAsia="es-CO"/>
        </w:rPr>
      </w:pPr>
      <w:bookmarkStart w:id="0" w:name="_Hlk211354545"/>
    </w:p>
    <w:p w14:paraId="71583CC5" w14:textId="37DF8B24" w:rsidR="00B419F9" w:rsidRPr="001A2CAA" w:rsidRDefault="00B419F9" w:rsidP="0080705A">
      <w:pPr>
        <w:pStyle w:val="Tabladeilustraciones"/>
        <w:tabs>
          <w:tab w:val="right" w:leader="dot" w:pos="9016"/>
        </w:tabs>
        <w:spacing w:after="240" w:line="276" w:lineRule="auto"/>
        <w:jc w:val="both"/>
        <w:rPr>
          <w:rFonts w:ascii="Times New Roman" w:hAnsi="Times New Roman" w:cs="Times New Roman"/>
          <w:b/>
          <w:bCs/>
          <w:sz w:val="24"/>
          <w:lang w:eastAsia="es-CO"/>
        </w:rPr>
      </w:pPr>
      <w:r w:rsidRPr="001A2CAA">
        <w:rPr>
          <w:rFonts w:ascii="Times New Roman" w:hAnsi="Times New Roman" w:cs="Times New Roman"/>
          <w:b/>
          <w:bCs/>
          <w:sz w:val="24"/>
          <w:lang w:eastAsia="es-CO"/>
        </w:rPr>
        <w:t>Índice de Tablas</w:t>
      </w:r>
    </w:p>
    <w:bookmarkEnd w:id="0"/>
    <w:p w14:paraId="5707C719" w14:textId="4A61602C" w:rsidR="00D978EC" w:rsidRDefault="00B419F9">
      <w:pPr>
        <w:pStyle w:val="Tabladeilustraciones"/>
        <w:tabs>
          <w:tab w:val="right" w:leader="dot" w:pos="9016"/>
        </w:tabs>
        <w:rPr>
          <w:rFonts w:eastAsiaTheme="minorEastAsia"/>
          <w:noProof/>
          <w:lang w:val="es-CO" w:eastAsia="es-CO"/>
        </w:rPr>
      </w:pPr>
      <w:r w:rsidRPr="001A2CAA">
        <w:rPr>
          <w:rFonts w:ascii="Times New Roman" w:hAnsi="Times New Roman" w:cs="Times New Roman"/>
          <w:bCs/>
          <w:lang w:eastAsia="es-CO"/>
        </w:rPr>
        <w:fldChar w:fldCharType="begin"/>
      </w:r>
      <w:r w:rsidRPr="001A2CAA">
        <w:rPr>
          <w:rFonts w:ascii="Times New Roman" w:hAnsi="Times New Roman" w:cs="Times New Roman"/>
          <w:bCs/>
          <w:lang w:eastAsia="es-CO"/>
        </w:rPr>
        <w:instrText xml:space="preserve"> TOC \h \z \c "Tabla" </w:instrText>
      </w:r>
      <w:r w:rsidRPr="001A2CAA">
        <w:rPr>
          <w:rFonts w:ascii="Times New Roman" w:hAnsi="Times New Roman" w:cs="Times New Roman"/>
          <w:bCs/>
          <w:lang w:eastAsia="es-CO"/>
        </w:rPr>
        <w:fldChar w:fldCharType="separate"/>
      </w:r>
      <w:hyperlink w:anchor="_Toc211354441" w:history="1">
        <w:r w:rsidR="00D978EC" w:rsidRPr="00CB0715">
          <w:rPr>
            <w:rStyle w:val="Hipervnculo"/>
            <w:rFonts w:ascii="Times New Roman" w:hAnsi="Times New Roman" w:cs="Times New Roman"/>
            <w:noProof/>
          </w:rPr>
          <w:t>Tabla 1 Plan de estudios vigente del proyecto curricular Maestría en Ciencias de la Información y las Comunicaciones –Metodología Profundización (SNIES: 116070).</w:t>
        </w:r>
        <w:r w:rsidR="00D978EC">
          <w:rPr>
            <w:noProof/>
            <w:webHidden/>
          </w:rPr>
          <w:tab/>
        </w:r>
        <w:r w:rsidR="00D978EC">
          <w:rPr>
            <w:noProof/>
            <w:webHidden/>
          </w:rPr>
          <w:fldChar w:fldCharType="begin"/>
        </w:r>
        <w:r w:rsidR="00D978EC">
          <w:rPr>
            <w:noProof/>
            <w:webHidden/>
          </w:rPr>
          <w:instrText xml:space="preserve"> PAGEREF _Toc211354441 \h </w:instrText>
        </w:r>
        <w:r w:rsidR="00D978EC">
          <w:rPr>
            <w:noProof/>
            <w:webHidden/>
          </w:rPr>
        </w:r>
        <w:r w:rsidR="00D978EC">
          <w:rPr>
            <w:noProof/>
            <w:webHidden/>
          </w:rPr>
          <w:fldChar w:fldCharType="separate"/>
        </w:r>
        <w:r w:rsidR="00D978EC">
          <w:rPr>
            <w:noProof/>
            <w:webHidden/>
          </w:rPr>
          <w:t>15</w:t>
        </w:r>
        <w:r w:rsidR="00D978EC">
          <w:rPr>
            <w:noProof/>
            <w:webHidden/>
          </w:rPr>
          <w:fldChar w:fldCharType="end"/>
        </w:r>
      </w:hyperlink>
    </w:p>
    <w:p w14:paraId="606DE378" w14:textId="48AF1226" w:rsidR="00D978EC" w:rsidRDefault="00D978EC">
      <w:pPr>
        <w:pStyle w:val="Tabladeilustraciones"/>
        <w:tabs>
          <w:tab w:val="right" w:leader="dot" w:pos="9016"/>
        </w:tabs>
        <w:rPr>
          <w:rFonts w:eastAsiaTheme="minorEastAsia"/>
          <w:noProof/>
          <w:lang w:val="es-CO" w:eastAsia="es-CO"/>
        </w:rPr>
      </w:pPr>
      <w:hyperlink w:anchor="_Toc211354442" w:history="1">
        <w:r w:rsidRPr="00CB0715">
          <w:rPr>
            <w:rStyle w:val="Hipervnculo"/>
            <w:rFonts w:ascii="Times New Roman" w:hAnsi="Times New Roman" w:cs="Times New Roman"/>
            <w:noProof/>
          </w:rPr>
          <w:t>Tabla 2 Modificaciones al plan de estudios del proyecto curricular Maestría en Ciencias de la Información y las Comunicaciones –Metodología Profundización (SNIES: 116070).</w:t>
        </w:r>
        <w:r>
          <w:rPr>
            <w:noProof/>
            <w:webHidden/>
          </w:rPr>
          <w:tab/>
        </w:r>
        <w:r>
          <w:rPr>
            <w:noProof/>
            <w:webHidden/>
          </w:rPr>
          <w:fldChar w:fldCharType="begin"/>
        </w:r>
        <w:r>
          <w:rPr>
            <w:noProof/>
            <w:webHidden/>
          </w:rPr>
          <w:instrText xml:space="preserve"> PAGEREF _Toc211354442 \h </w:instrText>
        </w:r>
        <w:r>
          <w:rPr>
            <w:noProof/>
            <w:webHidden/>
          </w:rPr>
        </w:r>
        <w:r>
          <w:rPr>
            <w:noProof/>
            <w:webHidden/>
          </w:rPr>
          <w:fldChar w:fldCharType="separate"/>
        </w:r>
        <w:r>
          <w:rPr>
            <w:noProof/>
            <w:webHidden/>
          </w:rPr>
          <w:t>16</w:t>
        </w:r>
        <w:r>
          <w:rPr>
            <w:noProof/>
            <w:webHidden/>
          </w:rPr>
          <w:fldChar w:fldCharType="end"/>
        </w:r>
      </w:hyperlink>
    </w:p>
    <w:p w14:paraId="72BC672E" w14:textId="19CA5633" w:rsidR="00D978EC" w:rsidRDefault="00D978EC">
      <w:pPr>
        <w:pStyle w:val="Tabladeilustraciones"/>
        <w:tabs>
          <w:tab w:val="right" w:leader="dot" w:pos="9016"/>
        </w:tabs>
        <w:rPr>
          <w:rFonts w:eastAsiaTheme="minorEastAsia"/>
          <w:noProof/>
          <w:lang w:val="es-CO" w:eastAsia="es-CO"/>
        </w:rPr>
      </w:pPr>
      <w:hyperlink w:anchor="_Toc211354443" w:history="1">
        <w:r w:rsidRPr="00CB0715">
          <w:rPr>
            <w:rStyle w:val="Hipervnculo"/>
            <w:rFonts w:ascii="Times New Roman" w:hAnsi="Times New Roman" w:cs="Times New Roman"/>
            <w:noProof/>
          </w:rPr>
          <w:t>Tabla 3 Relación aspirantes, admitidos, matriculados primer curso y matriculados total, Maestría en Ciencias de la Información y las Comunicaciones – Metodología Profundización.</w:t>
        </w:r>
        <w:r>
          <w:rPr>
            <w:noProof/>
            <w:webHidden/>
          </w:rPr>
          <w:tab/>
        </w:r>
        <w:r>
          <w:rPr>
            <w:noProof/>
            <w:webHidden/>
          </w:rPr>
          <w:fldChar w:fldCharType="begin"/>
        </w:r>
        <w:r>
          <w:rPr>
            <w:noProof/>
            <w:webHidden/>
          </w:rPr>
          <w:instrText xml:space="preserve"> PAGEREF _Toc211354443 \h </w:instrText>
        </w:r>
        <w:r>
          <w:rPr>
            <w:noProof/>
            <w:webHidden/>
          </w:rPr>
        </w:r>
        <w:r>
          <w:rPr>
            <w:noProof/>
            <w:webHidden/>
          </w:rPr>
          <w:fldChar w:fldCharType="separate"/>
        </w:r>
        <w:r>
          <w:rPr>
            <w:noProof/>
            <w:webHidden/>
          </w:rPr>
          <w:t>17</w:t>
        </w:r>
        <w:r>
          <w:rPr>
            <w:noProof/>
            <w:webHidden/>
          </w:rPr>
          <w:fldChar w:fldCharType="end"/>
        </w:r>
      </w:hyperlink>
    </w:p>
    <w:p w14:paraId="40CF41D4" w14:textId="7016FF09" w:rsidR="00D978EC" w:rsidRDefault="00D978EC">
      <w:pPr>
        <w:pStyle w:val="Tabladeilustraciones"/>
        <w:tabs>
          <w:tab w:val="right" w:leader="dot" w:pos="9016"/>
        </w:tabs>
        <w:rPr>
          <w:rFonts w:eastAsiaTheme="minorEastAsia"/>
          <w:noProof/>
          <w:lang w:val="es-CO" w:eastAsia="es-CO"/>
        </w:rPr>
      </w:pPr>
      <w:hyperlink w:anchor="_Toc211354444" w:history="1">
        <w:r w:rsidRPr="00CB0715">
          <w:rPr>
            <w:rStyle w:val="Hipervnculo"/>
            <w:rFonts w:ascii="Times New Roman" w:hAnsi="Times New Roman" w:cs="Times New Roman"/>
            <w:noProof/>
          </w:rPr>
          <w:t>Tabla 4 Relación aspirantes, admitidos, matriculados primer curso y matriculados total, Maestría en Ciencias de la Información y las Comunicaciones – Metodología Profundización.</w:t>
        </w:r>
        <w:r>
          <w:rPr>
            <w:noProof/>
            <w:webHidden/>
          </w:rPr>
          <w:tab/>
        </w:r>
        <w:r>
          <w:rPr>
            <w:noProof/>
            <w:webHidden/>
          </w:rPr>
          <w:fldChar w:fldCharType="begin"/>
        </w:r>
        <w:r>
          <w:rPr>
            <w:noProof/>
            <w:webHidden/>
          </w:rPr>
          <w:instrText xml:space="preserve"> PAGEREF _Toc211354444 \h </w:instrText>
        </w:r>
        <w:r>
          <w:rPr>
            <w:noProof/>
            <w:webHidden/>
          </w:rPr>
        </w:r>
        <w:r>
          <w:rPr>
            <w:noProof/>
            <w:webHidden/>
          </w:rPr>
          <w:fldChar w:fldCharType="separate"/>
        </w:r>
        <w:r>
          <w:rPr>
            <w:noProof/>
            <w:webHidden/>
          </w:rPr>
          <w:t>17</w:t>
        </w:r>
        <w:r>
          <w:rPr>
            <w:noProof/>
            <w:webHidden/>
          </w:rPr>
          <w:fldChar w:fldCharType="end"/>
        </w:r>
      </w:hyperlink>
    </w:p>
    <w:p w14:paraId="6A1D2E11" w14:textId="7FEC3FA5" w:rsidR="00D978EC" w:rsidRDefault="00D978EC">
      <w:pPr>
        <w:pStyle w:val="Tabladeilustraciones"/>
        <w:tabs>
          <w:tab w:val="right" w:leader="dot" w:pos="9016"/>
        </w:tabs>
        <w:rPr>
          <w:rFonts w:eastAsiaTheme="minorEastAsia"/>
          <w:noProof/>
          <w:lang w:val="es-CO" w:eastAsia="es-CO"/>
        </w:rPr>
      </w:pPr>
      <w:hyperlink w:anchor="_Toc211354445" w:history="1">
        <w:r w:rsidRPr="00CB0715">
          <w:rPr>
            <w:rStyle w:val="Hipervnculo"/>
            <w:rFonts w:ascii="Times New Roman" w:hAnsi="Times New Roman" w:cs="Times New Roman"/>
            <w:noProof/>
          </w:rPr>
          <w:t>Tabla 5 Evolución en la formación de la planta profesoral en el proyecto curricular Maestría en Ciencias de la Información y las Comunicaciones – Metodología Profundización (SNIES: 116070).</w:t>
        </w:r>
        <w:r>
          <w:rPr>
            <w:noProof/>
            <w:webHidden/>
          </w:rPr>
          <w:tab/>
        </w:r>
        <w:r>
          <w:rPr>
            <w:noProof/>
            <w:webHidden/>
          </w:rPr>
          <w:fldChar w:fldCharType="begin"/>
        </w:r>
        <w:r>
          <w:rPr>
            <w:noProof/>
            <w:webHidden/>
          </w:rPr>
          <w:instrText xml:space="preserve"> PAGEREF _Toc211354445 \h </w:instrText>
        </w:r>
        <w:r>
          <w:rPr>
            <w:noProof/>
            <w:webHidden/>
          </w:rPr>
        </w:r>
        <w:r>
          <w:rPr>
            <w:noProof/>
            <w:webHidden/>
          </w:rPr>
          <w:fldChar w:fldCharType="separate"/>
        </w:r>
        <w:r>
          <w:rPr>
            <w:noProof/>
            <w:webHidden/>
          </w:rPr>
          <w:t>17</w:t>
        </w:r>
        <w:r>
          <w:rPr>
            <w:noProof/>
            <w:webHidden/>
          </w:rPr>
          <w:fldChar w:fldCharType="end"/>
        </w:r>
      </w:hyperlink>
    </w:p>
    <w:p w14:paraId="7C7D2A06" w14:textId="110D5238" w:rsidR="00D978EC" w:rsidRDefault="00D978EC">
      <w:pPr>
        <w:pStyle w:val="Tabladeilustraciones"/>
        <w:tabs>
          <w:tab w:val="right" w:leader="dot" w:pos="9016"/>
        </w:tabs>
        <w:rPr>
          <w:rFonts w:eastAsiaTheme="minorEastAsia"/>
          <w:noProof/>
          <w:lang w:val="es-CO" w:eastAsia="es-CO"/>
        </w:rPr>
      </w:pPr>
      <w:hyperlink w:anchor="_Toc211354446" w:history="1">
        <w:r w:rsidRPr="00CB0715">
          <w:rPr>
            <w:rStyle w:val="Hipervnculo"/>
            <w:rFonts w:ascii="Times New Roman" w:hAnsi="Times New Roman" w:cs="Times New Roman"/>
            <w:noProof/>
          </w:rPr>
          <w:t xml:space="preserve">Tabla 6 Evolución de modalidad de contratación de profesores del proyecto curricular </w:t>
        </w:r>
        <w:r w:rsidRPr="00CB0715">
          <w:rPr>
            <w:rStyle w:val="Hipervnculo"/>
            <w:rFonts w:ascii="Times New Roman" w:hAnsi="Times New Roman" w:cs="Times New Roman"/>
            <w:bCs/>
            <w:iCs/>
            <w:noProof/>
          </w:rPr>
          <w:t>Maestría en Ciencias de la Información y las Comunicaciones – Metodología Profundización (SNIES: 116070).</w:t>
        </w:r>
        <w:r>
          <w:rPr>
            <w:noProof/>
            <w:webHidden/>
          </w:rPr>
          <w:tab/>
        </w:r>
        <w:r>
          <w:rPr>
            <w:noProof/>
            <w:webHidden/>
          </w:rPr>
          <w:fldChar w:fldCharType="begin"/>
        </w:r>
        <w:r>
          <w:rPr>
            <w:noProof/>
            <w:webHidden/>
          </w:rPr>
          <w:instrText xml:space="preserve"> PAGEREF _Toc211354446 \h </w:instrText>
        </w:r>
        <w:r>
          <w:rPr>
            <w:noProof/>
            <w:webHidden/>
          </w:rPr>
        </w:r>
        <w:r>
          <w:rPr>
            <w:noProof/>
            <w:webHidden/>
          </w:rPr>
          <w:fldChar w:fldCharType="separate"/>
        </w:r>
        <w:r>
          <w:rPr>
            <w:noProof/>
            <w:webHidden/>
          </w:rPr>
          <w:t>18</w:t>
        </w:r>
        <w:r>
          <w:rPr>
            <w:noProof/>
            <w:webHidden/>
          </w:rPr>
          <w:fldChar w:fldCharType="end"/>
        </w:r>
      </w:hyperlink>
    </w:p>
    <w:p w14:paraId="68C21EF0" w14:textId="46B8B402" w:rsidR="00D978EC" w:rsidRDefault="00D978EC">
      <w:pPr>
        <w:pStyle w:val="Tabladeilustraciones"/>
        <w:tabs>
          <w:tab w:val="right" w:leader="dot" w:pos="9016"/>
        </w:tabs>
        <w:rPr>
          <w:rFonts w:eastAsiaTheme="minorEastAsia"/>
          <w:noProof/>
          <w:lang w:val="es-CO" w:eastAsia="es-CO"/>
        </w:rPr>
      </w:pPr>
      <w:hyperlink w:anchor="_Toc211354447" w:history="1">
        <w:r w:rsidRPr="00CB0715">
          <w:rPr>
            <w:rStyle w:val="Hipervnculo"/>
            <w:rFonts w:ascii="Times New Roman" w:hAnsi="Times New Roman" w:cs="Times New Roman"/>
            <w:noProof/>
          </w:rPr>
          <w:t>Tabla 7 Resumen de investigación del proyecto curricular Maestría en Ciencias de la Información y las Comunicaciones – Metodología Profundización (SNIES: 116070).</w:t>
        </w:r>
        <w:r>
          <w:rPr>
            <w:noProof/>
            <w:webHidden/>
          </w:rPr>
          <w:tab/>
        </w:r>
        <w:r>
          <w:rPr>
            <w:noProof/>
            <w:webHidden/>
          </w:rPr>
          <w:fldChar w:fldCharType="begin"/>
        </w:r>
        <w:r>
          <w:rPr>
            <w:noProof/>
            <w:webHidden/>
          </w:rPr>
          <w:instrText xml:space="preserve"> PAGEREF _Toc211354447 \h </w:instrText>
        </w:r>
        <w:r>
          <w:rPr>
            <w:noProof/>
            <w:webHidden/>
          </w:rPr>
        </w:r>
        <w:r>
          <w:rPr>
            <w:noProof/>
            <w:webHidden/>
          </w:rPr>
          <w:fldChar w:fldCharType="separate"/>
        </w:r>
        <w:r>
          <w:rPr>
            <w:noProof/>
            <w:webHidden/>
          </w:rPr>
          <w:t>18</w:t>
        </w:r>
        <w:r>
          <w:rPr>
            <w:noProof/>
            <w:webHidden/>
          </w:rPr>
          <w:fldChar w:fldCharType="end"/>
        </w:r>
      </w:hyperlink>
    </w:p>
    <w:p w14:paraId="7A29D9A4" w14:textId="2596204E" w:rsidR="00D978EC" w:rsidRDefault="00D978EC">
      <w:pPr>
        <w:pStyle w:val="Tabladeilustraciones"/>
        <w:tabs>
          <w:tab w:val="right" w:leader="dot" w:pos="9016"/>
        </w:tabs>
        <w:rPr>
          <w:rFonts w:eastAsiaTheme="minorEastAsia"/>
          <w:noProof/>
          <w:lang w:val="es-CO" w:eastAsia="es-CO"/>
        </w:rPr>
      </w:pPr>
      <w:hyperlink w:anchor="_Toc211354448" w:history="1">
        <w:r w:rsidRPr="00CB0715">
          <w:rPr>
            <w:rStyle w:val="Hipervnculo"/>
            <w:rFonts w:ascii="Times New Roman" w:hAnsi="Times New Roman" w:cs="Times New Roman"/>
            <w:noProof/>
          </w:rPr>
          <w:t>Tabla 8 Resultados de ejercicios de ponderación de factores y características del proyecto curricular Maestría en Ciencias de la Información y las Comunicaciones – Metodología Profundización (SNIES: 116070).</w:t>
        </w:r>
        <w:r>
          <w:rPr>
            <w:noProof/>
            <w:webHidden/>
          </w:rPr>
          <w:tab/>
        </w:r>
        <w:r>
          <w:rPr>
            <w:noProof/>
            <w:webHidden/>
          </w:rPr>
          <w:fldChar w:fldCharType="begin"/>
        </w:r>
        <w:r>
          <w:rPr>
            <w:noProof/>
            <w:webHidden/>
          </w:rPr>
          <w:instrText xml:space="preserve"> PAGEREF _Toc211354448 \h </w:instrText>
        </w:r>
        <w:r>
          <w:rPr>
            <w:noProof/>
            <w:webHidden/>
          </w:rPr>
        </w:r>
        <w:r>
          <w:rPr>
            <w:noProof/>
            <w:webHidden/>
          </w:rPr>
          <w:fldChar w:fldCharType="separate"/>
        </w:r>
        <w:r>
          <w:rPr>
            <w:noProof/>
            <w:webHidden/>
          </w:rPr>
          <w:t>23</w:t>
        </w:r>
        <w:r>
          <w:rPr>
            <w:noProof/>
            <w:webHidden/>
          </w:rPr>
          <w:fldChar w:fldCharType="end"/>
        </w:r>
      </w:hyperlink>
    </w:p>
    <w:p w14:paraId="328F5D78" w14:textId="314F1174" w:rsidR="00D978EC" w:rsidRDefault="00D978EC">
      <w:pPr>
        <w:pStyle w:val="Tabladeilustraciones"/>
        <w:tabs>
          <w:tab w:val="right" w:leader="dot" w:pos="9016"/>
        </w:tabs>
        <w:rPr>
          <w:rFonts w:eastAsiaTheme="minorEastAsia"/>
          <w:noProof/>
          <w:lang w:val="es-CO" w:eastAsia="es-CO"/>
        </w:rPr>
      </w:pPr>
      <w:hyperlink w:anchor="_Toc211354449" w:history="1">
        <w:r w:rsidRPr="00CB0715">
          <w:rPr>
            <w:rStyle w:val="Hipervnculo"/>
            <w:rFonts w:ascii="Times New Roman" w:hAnsi="Times New Roman" w:cs="Times New Roman"/>
            <w:noProof/>
          </w:rPr>
          <w:t>Tabla 9 Escala de valoración cualitativa y cuantitativa.</w:t>
        </w:r>
        <w:r>
          <w:rPr>
            <w:noProof/>
            <w:webHidden/>
          </w:rPr>
          <w:tab/>
        </w:r>
        <w:r>
          <w:rPr>
            <w:noProof/>
            <w:webHidden/>
          </w:rPr>
          <w:fldChar w:fldCharType="begin"/>
        </w:r>
        <w:r>
          <w:rPr>
            <w:noProof/>
            <w:webHidden/>
          </w:rPr>
          <w:instrText xml:space="preserve"> PAGEREF _Toc211354449 \h </w:instrText>
        </w:r>
        <w:r>
          <w:rPr>
            <w:noProof/>
            <w:webHidden/>
          </w:rPr>
        </w:r>
        <w:r>
          <w:rPr>
            <w:noProof/>
            <w:webHidden/>
          </w:rPr>
          <w:fldChar w:fldCharType="separate"/>
        </w:r>
        <w:r>
          <w:rPr>
            <w:noProof/>
            <w:webHidden/>
          </w:rPr>
          <w:t>26</w:t>
        </w:r>
        <w:r>
          <w:rPr>
            <w:noProof/>
            <w:webHidden/>
          </w:rPr>
          <w:fldChar w:fldCharType="end"/>
        </w:r>
      </w:hyperlink>
    </w:p>
    <w:p w14:paraId="410185DB" w14:textId="777B9AE9" w:rsidR="00D978EC" w:rsidRDefault="00D978EC">
      <w:pPr>
        <w:pStyle w:val="Tabladeilustraciones"/>
        <w:tabs>
          <w:tab w:val="right" w:leader="dot" w:pos="9016"/>
        </w:tabs>
        <w:rPr>
          <w:rFonts w:eastAsiaTheme="minorEastAsia"/>
          <w:noProof/>
          <w:lang w:val="es-CO" w:eastAsia="es-CO"/>
        </w:rPr>
      </w:pPr>
      <w:hyperlink w:anchor="_Toc211354450" w:history="1">
        <w:r w:rsidRPr="00CB0715">
          <w:rPr>
            <w:rStyle w:val="Hipervnculo"/>
            <w:rFonts w:ascii="Times New Roman" w:hAnsi="Times New Roman" w:cs="Times New Roman"/>
            <w:noProof/>
          </w:rPr>
          <w:t>Tabla 10 Valoración cualitativa y cuantitativa de característica 1. Proyecto Educativo del Programa.</w:t>
        </w:r>
        <w:r>
          <w:rPr>
            <w:noProof/>
            <w:webHidden/>
          </w:rPr>
          <w:tab/>
        </w:r>
        <w:r>
          <w:rPr>
            <w:noProof/>
            <w:webHidden/>
          </w:rPr>
          <w:fldChar w:fldCharType="begin"/>
        </w:r>
        <w:r>
          <w:rPr>
            <w:noProof/>
            <w:webHidden/>
          </w:rPr>
          <w:instrText xml:space="preserve"> PAGEREF _Toc211354450 \h </w:instrText>
        </w:r>
        <w:r>
          <w:rPr>
            <w:noProof/>
            <w:webHidden/>
          </w:rPr>
        </w:r>
        <w:r>
          <w:rPr>
            <w:noProof/>
            <w:webHidden/>
          </w:rPr>
          <w:fldChar w:fldCharType="separate"/>
        </w:r>
        <w:r>
          <w:rPr>
            <w:noProof/>
            <w:webHidden/>
          </w:rPr>
          <w:t>28</w:t>
        </w:r>
        <w:r>
          <w:rPr>
            <w:noProof/>
            <w:webHidden/>
          </w:rPr>
          <w:fldChar w:fldCharType="end"/>
        </w:r>
      </w:hyperlink>
    </w:p>
    <w:p w14:paraId="7279046A" w14:textId="15B6A3B3" w:rsidR="00D978EC" w:rsidRDefault="00D978EC">
      <w:pPr>
        <w:pStyle w:val="Tabladeilustraciones"/>
        <w:tabs>
          <w:tab w:val="right" w:leader="dot" w:pos="9016"/>
        </w:tabs>
        <w:rPr>
          <w:rFonts w:eastAsiaTheme="minorEastAsia"/>
          <w:noProof/>
          <w:lang w:val="es-CO" w:eastAsia="es-CO"/>
        </w:rPr>
      </w:pPr>
      <w:hyperlink w:anchor="_Toc211354451" w:history="1">
        <w:r w:rsidRPr="00CB0715">
          <w:rPr>
            <w:rStyle w:val="Hipervnculo"/>
            <w:rFonts w:ascii="Times New Roman" w:hAnsi="Times New Roman" w:cs="Times New Roman"/>
            <w:noProof/>
          </w:rPr>
          <w:t>Tabla 11 Valoración cualitativa y cuantitativa de característica 2. Relevancia académica y pertinencia social del programa académico.</w:t>
        </w:r>
        <w:r>
          <w:rPr>
            <w:noProof/>
            <w:webHidden/>
          </w:rPr>
          <w:tab/>
        </w:r>
        <w:r>
          <w:rPr>
            <w:noProof/>
            <w:webHidden/>
          </w:rPr>
          <w:fldChar w:fldCharType="begin"/>
        </w:r>
        <w:r>
          <w:rPr>
            <w:noProof/>
            <w:webHidden/>
          </w:rPr>
          <w:instrText xml:space="preserve"> PAGEREF _Toc211354451 \h </w:instrText>
        </w:r>
        <w:r>
          <w:rPr>
            <w:noProof/>
            <w:webHidden/>
          </w:rPr>
        </w:r>
        <w:r>
          <w:rPr>
            <w:noProof/>
            <w:webHidden/>
          </w:rPr>
          <w:fldChar w:fldCharType="separate"/>
        </w:r>
        <w:r>
          <w:rPr>
            <w:noProof/>
            <w:webHidden/>
          </w:rPr>
          <w:t>29</w:t>
        </w:r>
        <w:r>
          <w:rPr>
            <w:noProof/>
            <w:webHidden/>
          </w:rPr>
          <w:fldChar w:fldCharType="end"/>
        </w:r>
      </w:hyperlink>
    </w:p>
    <w:p w14:paraId="27AB38E4" w14:textId="57C172DC" w:rsidR="00D978EC" w:rsidRDefault="00D978EC">
      <w:pPr>
        <w:pStyle w:val="Tabladeilustraciones"/>
        <w:tabs>
          <w:tab w:val="right" w:leader="dot" w:pos="9016"/>
        </w:tabs>
        <w:rPr>
          <w:rFonts w:eastAsiaTheme="minorEastAsia"/>
          <w:noProof/>
          <w:lang w:val="es-CO" w:eastAsia="es-CO"/>
        </w:rPr>
      </w:pPr>
      <w:hyperlink w:anchor="_Toc211354452" w:history="1">
        <w:r w:rsidRPr="00CB0715">
          <w:rPr>
            <w:rStyle w:val="Hipervnculo"/>
            <w:rFonts w:ascii="Times New Roman" w:hAnsi="Times New Roman" w:cs="Times New Roman"/>
            <w:noProof/>
          </w:rPr>
          <w:t>Tabla 12 Valoración cualitativa y cuantitativa Factor 1. Proyecto Educativo del Programa e identidad institucional.</w:t>
        </w:r>
        <w:r>
          <w:rPr>
            <w:noProof/>
            <w:webHidden/>
          </w:rPr>
          <w:tab/>
        </w:r>
        <w:r>
          <w:rPr>
            <w:noProof/>
            <w:webHidden/>
          </w:rPr>
          <w:fldChar w:fldCharType="begin"/>
        </w:r>
        <w:r>
          <w:rPr>
            <w:noProof/>
            <w:webHidden/>
          </w:rPr>
          <w:instrText xml:space="preserve"> PAGEREF _Toc211354452 \h </w:instrText>
        </w:r>
        <w:r>
          <w:rPr>
            <w:noProof/>
            <w:webHidden/>
          </w:rPr>
        </w:r>
        <w:r>
          <w:rPr>
            <w:noProof/>
            <w:webHidden/>
          </w:rPr>
          <w:fldChar w:fldCharType="separate"/>
        </w:r>
        <w:r>
          <w:rPr>
            <w:noProof/>
            <w:webHidden/>
          </w:rPr>
          <w:t>30</w:t>
        </w:r>
        <w:r>
          <w:rPr>
            <w:noProof/>
            <w:webHidden/>
          </w:rPr>
          <w:fldChar w:fldCharType="end"/>
        </w:r>
      </w:hyperlink>
    </w:p>
    <w:p w14:paraId="6EB24955" w14:textId="3B0DCFF2" w:rsidR="00D978EC" w:rsidRDefault="00D978EC">
      <w:pPr>
        <w:pStyle w:val="Tabladeilustraciones"/>
        <w:tabs>
          <w:tab w:val="right" w:leader="dot" w:pos="9016"/>
        </w:tabs>
        <w:rPr>
          <w:rFonts w:eastAsiaTheme="minorEastAsia"/>
          <w:noProof/>
          <w:lang w:val="es-CO" w:eastAsia="es-CO"/>
        </w:rPr>
      </w:pPr>
      <w:hyperlink w:anchor="_Toc211354453" w:history="1">
        <w:r w:rsidRPr="00CB0715">
          <w:rPr>
            <w:rStyle w:val="Hipervnculo"/>
            <w:rFonts w:ascii="Times New Roman" w:hAnsi="Times New Roman" w:cs="Times New Roman"/>
            <w:noProof/>
          </w:rPr>
          <w:t>Tabla 13 Valoración cualitativa y cuantitativa de la característica 3. Participación en actividades de formación integral.</w:t>
        </w:r>
        <w:r>
          <w:rPr>
            <w:noProof/>
            <w:webHidden/>
          </w:rPr>
          <w:tab/>
        </w:r>
        <w:r>
          <w:rPr>
            <w:noProof/>
            <w:webHidden/>
          </w:rPr>
          <w:fldChar w:fldCharType="begin"/>
        </w:r>
        <w:r>
          <w:rPr>
            <w:noProof/>
            <w:webHidden/>
          </w:rPr>
          <w:instrText xml:space="preserve"> PAGEREF _Toc211354453 \h </w:instrText>
        </w:r>
        <w:r>
          <w:rPr>
            <w:noProof/>
            <w:webHidden/>
          </w:rPr>
        </w:r>
        <w:r>
          <w:rPr>
            <w:noProof/>
            <w:webHidden/>
          </w:rPr>
          <w:fldChar w:fldCharType="separate"/>
        </w:r>
        <w:r>
          <w:rPr>
            <w:noProof/>
            <w:webHidden/>
          </w:rPr>
          <w:t>32</w:t>
        </w:r>
        <w:r>
          <w:rPr>
            <w:noProof/>
            <w:webHidden/>
          </w:rPr>
          <w:fldChar w:fldCharType="end"/>
        </w:r>
      </w:hyperlink>
    </w:p>
    <w:p w14:paraId="48B43F29" w14:textId="0D075C14" w:rsidR="00D978EC" w:rsidRDefault="00D978EC">
      <w:pPr>
        <w:pStyle w:val="Tabladeilustraciones"/>
        <w:tabs>
          <w:tab w:val="right" w:leader="dot" w:pos="9016"/>
        </w:tabs>
        <w:rPr>
          <w:rFonts w:eastAsiaTheme="minorEastAsia"/>
          <w:noProof/>
          <w:lang w:val="es-CO" w:eastAsia="es-CO"/>
        </w:rPr>
      </w:pPr>
      <w:hyperlink w:anchor="_Toc211354454" w:history="1">
        <w:r w:rsidRPr="00CB0715">
          <w:rPr>
            <w:rStyle w:val="Hipervnculo"/>
            <w:rFonts w:ascii="Times New Roman" w:hAnsi="Times New Roman" w:cs="Times New Roman"/>
            <w:noProof/>
          </w:rPr>
          <w:t>Tabla 14 Valoración cualitativa y cuantitativa de la característica 4. Orientación y seguimiento a estudiantes.</w:t>
        </w:r>
        <w:r>
          <w:rPr>
            <w:noProof/>
            <w:webHidden/>
          </w:rPr>
          <w:tab/>
        </w:r>
        <w:r>
          <w:rPr>
            <w:noProof/>
            <w:webHidden/>
          </w:rPr>
          <w:fldChar w:fldCharType="begin"/>
        </w:r>
        <w:r>
          <w:rPr>
            <w:noProof/>
            <w:webHidden/>
          </w:rPr>
          <w:instrText xml:space="preserve"> PAGEREF _Toc211354454 \h </w:instrText>
        </w:r>
        <w:r>
          <w:rPr>
            <w:noProof/>
            <w:webHidden/>
          </w:rPr>
        </w:r>
        <w:r>
          <w:rPr>
            <w:noProof/>
            <w:webHidden/>
          </w:rPr>
          <w:fldChar w:fldCharType="separate"/>
        </w:r>
        <w:r>
          <w:rPr>
            <w:noProof/>
            <w:webHidden/>
          </w:rPr>
          <w:t>34</w:t>
        </w:r>
        <w:r>
          <w:rPr>
            <w:noProof/>
            <w:webHidden/>
          </w:rPr>
          <w:fldChar w:fldCharType="end"/>
        </w:r>
      </w:hyperlink>
    </w:p>
    <w:p w14:paraId="45E7D658" w14:textId="60014B6F" w:rsidR="00D978EC" w:rsidRDefault="00D978EC">
      <w:pPr>
        <w:pStyle w:val="Tabladeilustraciones"/>
        <w:tabs>
          <w:tab w:val="right" w:leader="dot" w:pos="9016"/>
        </w:tabs>
        <w:rPr>
          <w:rFonts w:eastAsiaTheme="minorEastAsia"/>
          <w:noProof/>
          <w:lang w:val="es-CO" w:eastAsia="es-CO"/>
        </w:rPr>
      </w:pPr>
      <w:hyperlink w:anchor="_Toc211354455" w:history="1">
        <w:r w:rsidRPr="00CB0715">
          <w:rPr>
            <w:rStyle w:val="Hipervnculo"/>
            <w:rFonts w:ascii="Times New Roman" w:hAnsi="Times New Roman" w:cs="Times New Roman"/>
            <w:noProof/>
          </w:rPr>
          <w:t>Tabla 15 Valoración cualitativa y cuantitativa de la Característica 5. Capacidad de trabajo autónomo.</w:t>
        </w:r>
        <w:r>
          <w:rPr>
            <w:noProof/>
            <w:webHidden/>
          </w:rPr>
          <w:tab/>
        </w:r>
        <w:r>
          <w:rPr>
            <w:noProof/>
            <w:webHidden/>
          </w:rPr>
          <w:fldChar w:fldCharType="begin"/>
        </w:r>
        <w:r>
          <w:rPr>
            <w:noProof/>
            <w:webHidden/>
          </w:rPr>
          <w:instrText xml:space="preserve"> PAGEREF _Toc211354455 \h </w:instrText>
        </w:r>
        <w:r>
          <w:rPr>
            <w:noProof/>
            <w:webHidden/>
          </w:rPr>
        </w:r>
        <w:r>
          <w:rPr>
            <w:noProof/>
            <w:webHidden/>
          </w:rPr>
          <w:fldChar w:fldCharType="separate"/>
        </w:r>
        <w:r>
          <w:rPr>
            <w:noProof/>
            <w:webHidden/>
          </w:rPr>
          <w:t>34</w:t>
        </w:r>
        <w:r>
          <w:rPr>
            <w:noProof/>
            <w:webHidden/>
          </w:rPr>
          <w:fldChar w:fldCharType="end"/>
        </w:r>
      </w:hyperlink>
    </w:p>
    <w:p w14:paraId="6A16CEA0" w14:textId="5B44285B" w:rsidR="00D978EC" w:rsidRDefault="00D978EC">
      <w:pPr>
        <w:pStyle w:val="Tabladeilustraciones"/>
        <w:tabs>
          <w:tab w:val="right" w:leader="dot" w:pos="9016"/>
        </w:tabs>
        <w:rPr>
          <w:rFonts w:eastAsiaTheme="minorEastAsia"/>
          <w:noProof/>
          <w:lang w:val="es-CO" w:eastAsia="es-CO"/>
        </w:rPr>
      </w:pPr>
      <w:hyperlink w:anchor="_Toc211354456" w:history="1">
        <w:r w:rsidRPr="00CB0715">
          <w:rPr>
            <w:rStyle w:val="Hipervnculo"/>
            <w:rFonts w:ascii="Times New Roman" w:hAnsi="Times New Roman" w:cs="Times New Roman"/>
            <w:noProof/>
          </w:rPr>
          <w:t>Tabla 16 Valoración cualitativa y cuantitativa de la Característica 6. Reglamento estudiantil y política académica.</w:t>
        </w:r>
        <w:r>
          <w:rPr>
            <w:noProof/>
            <w:webHidden/>
          </w:rPr>
          <w:tab/>
        </w:r>
        <w:r>
          <w:rPr>
            <w:noProof/>
            <w:webHidden/>
          </w:rPr>
          <w:fldChar w:fldCharType="begin"/>
        </w:r>
        <w:r>
          <w:rPr>
            <w:noProof/>
            <w:webHidden/>
          </w:rPr>
          <w:instrText xml:space="preserve"> PAGEREF _Toc211354456 \h </w:instrText>
        </w:r>
        <w:r>
          <w:rPr>
            <w:noProof/>
            <w:webHidden/>
          </w:rPr>
        </w:r>
        <w:r>
          <w:rPr>
            <w:noProof/>
            <w:webHidden/>
          </w:rPr>
          <w:fldChar w:fldCharType="separate"/>
        </w:r>
        <w:r>
          <w:rPr>
            <w:noProof/>
            <w:webHidden/>
          </w:rPr>
          <w:t>36</w:t>
        </w:r>
        <w:r>
          <w:rPr>
            <w:noProof/>
            <w:webHidden/>
          </w:rPr>
          <w:fldChar w:fldCharType="end"/>
        </w:r>
      </w:hyperlink>
    </w:p>
    <w:p w14:paraId="0801B61B" w14:textId="2A5B4666" w:rsidR="00D978EC" w:rsidRDefault="00D978EC">
      <w:pPr>
        <w:pStyle w:val="Tabladeilustraciones"/>
        <w:tabs>
          <w:tab w:val="right" w:leader="dot" w:pos="9016"/>
        </w:tabs>
        <w:rPr>
          <w:rFonts w:eastAsiaTheme="minorEastAsia"/>
          <w:noProof/>
          <w:lang w:val="es-CO" w:eastAsia="es-CO"/>
        </w:rPr>
      </w:pPr>
      <w:hyperlink w:anchor="_Toc211354457" w:history="1">
        <w:r w:rsidRPr="00CB0715">
          <w:rPr>
            <w:rStyle w:val="Hipervnculo"/>
            <w:rFonts w:ascii="Times New Roman" w:hAnsi="Times New Roman" w:cs="Times New Roman"/>
            <w:noProof/>
          </w:rPr>
          <w:t>Tabla 17 Valoración cualitativa y cuantitativa de la Característica 7. Estímulos y apoyos para estudiantes.</w:t>
        </w:r>
        <w:r>
          <w:rPr>
            <w:noProof/>
            <w:webHidden/>
          </w:rPr>
          <w:tab/>
        </w:r>
        <w:r>
          <w:rPr>
            <w:noProof/>
            <w:webHidden/>
          </w:rPr>
          <w:fldChar w:fldCharType="begin"/>
        </w:r>
        <w:r>
          <w:rPr>
            <w:noProof/>
            <w:webHidden/>
          </w:rPr>
          <w:instrText xml:space="preserve"> PAGEREF _Toc211354457 \h </w:instrText>
        </w:r>
        <w:r>
          <w:rPr>
            <w:noProof/>
            <w:webHidden/>
          </w:rPr>
        </w:r>
        <w:r>
          <w:rPr>
            <w:noProof/>
            <w:webHidden/>
          </w:rPr>
          <w:fldChar w:fldCharType="separate"/>
        </w:r>
        <w:r>
          <w:rPr>
            <w:noProof/>
            <w:webHidden/>
          </w:rPr>
          <w:t>38</w:t>
        </w:r>
        <w:r>
          <w:rPr>
            <w:noProof/>
            <w:webHidden/>
          </w:rPr>
          <w:fldChar w:fldCharType="end"/>
        </w:r>
      </w:hyperlink>
    </w:p>
    <w:p w14:paraId="44B3E574" w14:textId="55E72A65" w:rsidR="00D978EC" w:rsidRDefault="00D978EC">
      <w:pPr>
        <w:pStyle w:val="Tabladeilustraciones"/>
        <w:tabs>
          <w:tab w:val="right" w:leader="dot" w:pos="9016"/>
        </w:tabs>
        <w:rPr>
          <w:rFonts w:eastAsiaTheme="minorEastAsia"/>
          <w:noProof/>
          <w:lang w:val="es-CO" w:eastAsia="es-CO"/>
        </w:rPr>
      </w:pPr>
      <w:hyperlink w:anchor="_Toc211354458" w:history="1">
        <w:r w:rsidRPr="00CB0715">
          <w:rPr>
            <w:rStyle w:val="Hipervnculo"/>
            <w:rFonts w:ascii="Times New Roman" w:hAnsi="Times New Roman" w:cs="Times New Roman"/>
            <w:noProof/>
          </w:rPr>
          <w:t>Tabla 18 Valoración cualitativa y cuantitativa del Factor 2. Estudiantes.</w:t>
        </w:r>
        <w:r>
          <w:rPr>
            <w:noProof/>
            <w:webHidden/>
          </w:rPr>
          <w:tab/>
        </w:r>
        <w:r>
          <w:rPr>
            <w:noProof/>
            <w:webHidden/>
          </w:rPr>
          <w:fldChar w:fldCharType="begin"/>
        </w:r>
        <w:r>
          <w:rPr>
            <w:noProof/>
            <w:webHidden/>
          </w:rPr>
          <w:instrText xml:space="preserve"> PAGEREF _Toc211354458 \h </w:instrText>
        </w:r>
        <w:r>
          <w:rPr>
            <w:noProof/>
            <w:webHidden/>
          </w:rPr>
        </w:r>
        <w:r>
          <w:rPr>
            <w:noProof/>
            <w:webHidden/>
          </w:rPr>
          <w:fldChar w:fldCharType="separate"/>
        </w:r>
        <w:r>
          <w:rPr>
            <w:noProof/>
            <w:webHidden/>
          </w:rPr>
          <w:t>38</w:t>
        </w:r>
        <w:r>
          <w:rPr>
            <w:noProof/>
            <w:webHidden/>
          </w:rPr>
          <w:fldChar w:fldCharType="end"/>
        </w:r>
      </w:hyperlink>
    </w:p>
    <w:p w14:paraId="44765D18" w14:textId="2CE8DEA4" w:rsidR="00D978EC" w:rsidRDefault="00D978EC">
      <w:pPr>
        <w:pStyle w:val="Tabladeilustraciones"/>
        <w:tabs>
          <w:tab w:val="right" w:leader="dot" w:pos="9016"/>
        </w:tabs>
        <w:rPr>
          <w:rFonts w:eastAsiaTheme="minorEastAsia"/>
          <w:noProof/>
          <w:lang w:val="es-CO" w:eastAsia="es-CO"/>
        </w:rPr>
      </w:pPr>
      <w:hyperlink w:anchor="_Toc211354459" w:history="1">
        <w:r w:rsidRPr="00CB0715">
          <w:rPr>
            <w:rStyle w:val="Hipervnculo"/>
            <w:rFonts w:ascii="Times New Roman" w:hAnsi="Times New Roman" w:cs="Times New Roman"/>
            <w:noProof/>
          </w:rPr>
          <w:t>Tabla 19 Valoración cualitativa y cuantitativa de la Característica 8. Selección, vinculación y permanencia.</w:t>
        </w:r>
        <w:r>
          <w:rPr>
            <w:noProof/>
            <w:webHidden/>
          </w:rPr>
          <w:tab/>
        </w:r>
        <w:r>
          <w:rPr>
            <w:noProof/>
            <w:webHidden/>
          </w:rPr>
          <w:fldChar w:fldCharType="begin"/>
        </w:r>
        <w:r>
          <w:rPr>
            <w:noProof/>
            <w:webHidden/>
          </w:rPr>
          <w:instrText xml:space="preserve"> PAGEREF _Toc211354459 \h </w:instrText>
        </w:r>
        <w:r>
          <w:rPr>
            <w:noProof/>
            <w:webHidden/>
          </w:rPr>
        </w:r>
        <w:r>
          <w:rPr>
            <w:noProof/>
            <w:webHidden/>
          </w:rPr>
          <w:fldChar w:fldCharType="separate"/>
        </w:r>
        <w:r>
          <w:rPr>
            <w:noProof/>
            <w:webHidden/>
          </w:rPr>
          <w:t>41</w:t>
        </w:r>
        <w:r>
          <w:rPr>
            <w:noProof/>
            <w:webHidden/>
          </w:rPr>
          <w:fldChar w:fldCharType="end"/>
        </w:r>
      </w:hyperlink>
    </w:p>
    <w:p w14:paraId="0BDE4647" w14:textId="1123B6A6" w:rsidR="00D978EC" w:rsidRDefault="00D978EC">
      <w:pPr>
        <w:pStyle w:val="Tabladeilustraciones"/>
        <w:tabs>
          <w:tab w:val="right" w:leader="dot" w:pos="9016"/>
        </w:tabs>
        <w:rPr>
          <w:rFonts w:eastAsiaTheme="minorEastAsia"/>
          <w:noProof/>
          <w:lang w:val="es-CO" w:eastAsia="es-CO"/>
        </w:rPr>
      </w:pPr>
      <w:hyperlink w:anchor="_Toc211354460" w:history="1">
        <w:r w:rsidRPr="00CB0715">
          <w:rPr>
            <w:rStyle w:val="Hipervnculo"/>
            <w:rFonts w:ascii="Times New Roman" w:hAnsi="Times New Roman" w:cs="Times New Roman"/>
            <w:noProof/>
          </w:rPr>
          <w:t>Tabla 20 Valoración cualitativa y cuantitativa de la Característica 9. Estatuto profesoral.</w:t>
        </w:r>
        <w:r>
          <w:rPr>
            <w:noProof/>
            <w:webHidden/>
          </w:rPr>
          <w:tab/>
        </w:r>
        <w:r>
          <w:rPr>
            <w:noProof/>
            <w:webHidden/>
          </w:rPr>
          <w:fldChar w:fldCharType="begin"/>
        </w:r>
        <w:r>
          <w:rPr>
            <w:noProof/>
            <w:webHidden/>
          </w:rPr>
          <w:instrText xml:space="preserve"> PAGEREF _Toc211354460 \h </w:instrText>
        </w:r>
        <w:r>
          <w:rPr>
            <w:noProof/>
            <w:webHidden/>
          </w:rPr>
        </w:r>
        <w:r>
          <w:rPr>
            <w:noProof/>
            <w:webHidden/>
          </w:rPr>
          <w:fldChar w:fldCharType="separate"/>
        </w:r>
        <w:r>
          <w:rPr>
            <w:noProof/>
            <w:webHidden/>
          </w:rPr>
          <w:t>41</w:t>
        </w:r>
        <w:r>
          <w:rPr>
            <w:noProof/>
            <w:webHidden/>
          </w:rPr>
          <w:fldChar w:fldCharType="end"/>
        </w:r>
      </w:hyperlink>
    </w:p>
    <w:p w14:paraId="693ABC20" w14:textId="392C5CE5" w:rsidR="00D978EC" w:rsidRDefault="00D978EC">
      <w:pPr>
        <w:pStyle w:val="Tabladeilustraciones"/>
        <w:tabs>
          <w:tab w:val="right" w:leader="dot" w:pos="9016"/>
        </w:tabs>
        <w:rPr>
          <w:rFonts w:eastAsiaTheme="minorEastAsia"/>
          <w:noProof/>
          <w:lang w:val="es-CO" w:eastAsia="es-CO"/>
        </w:rPr>
      </w:pPr>
      <w:hyperlink w:anchor="_Toc211354461" w:history="1">
        <w:r w:rsidRPr="00CB0715">
          <w:rPr>
            <w:rStyle w:val="Hipervnculo"/>
            <w:rFonts w:ascii="Times New Roman" w:hAnsi="Times New Roman" w:cs="Times New Roman"/>
            <w:noProof/>
          </w:rPr>
          <w:t>Tabla 21 Valoración cualitativa y cuantitativa de la Característica 10. Número, dedicación, nivel de formación y experiencia.</w:t>
        </w:r>
        <w:r>
          <w:rPr>
            <w:noProof/>
            <w:webHidden/>
          </w:rPr>
          <w:tab/>
        </w:r>
        <w:r>
          <w:rPr>
            <w:noProof/>
            <w:webHidden/>
          </w:rPr>
          <w:fldChar w:fldCharType="begin"/>
        </w:r>
        <w:r>
          <w:rPr>
            <w:noProof/>
            <w:webHidden/>
          </w:rPr>
          <w:instrText xml:space="preserve"> PAGEREF _Toc211354461 \h </w:instrText>
        </w:r>
        <w:r>
          <w:rPr>
            <w:noProof/>
            <w:webHidden/>
          </w:rPr>
        </w:r>
        <w:r>
          <w:rPr>
            <w:noProof/>
            <w:webHidden/>
          </w:rPr>
          <w:fldChar w:fldCharType="separate"/>
        </w:r>
        <w:r>
          <w:rPr>
            <w:noProof/>
            <w:webHidden/>
          </w:rPr>
          <w:t>43</w:t>
        </w:r>
        <w:r>
          <w:rPr>
            <w:noProof/>
            <w:webHidden/>
          </w:rPr>
          <w:fldChar w:fldCharType="end"/>
        </w:r>
      </w:hyperlink>
    </w:p>
    <w:p w14:paraId="0D500985" w14:textId="45115A7E" w:rsidR="00D978EC" w:rsidRDefault="00D978EC">
      <w:pPr>
        <w:pStyle w:val="Tabladeilustraciones"/>
        <w:tabs>
          <w:tab w:val="right" w:leader="dot" w:pos="9016"/>
        </w:tabs>
        <w:rPr>
          <w:rFonts w:eastAsiaTheme="minorEastAsia"/>
          <w:noProof/>
          <w:lang w:val="es-CO" w:eastAsia="es-CO"/>
        </w:rPr>
      </w:pPr>
      <w:hyperlink w:anchor="_Toc211354462" w:history="1">
        <w:r w:rsidRPr="00CB0715">
          <w:rPr>
            <w:rStyle w:val="Hipervnculo"/>
            <w:rFonts w:ascii="Times New Roman" w:hAnsi="Times New Roman" w:cs="Times New Roman"/>
            <w:noProof/>
          </w:rPr>
          <w:t>Tabla 22 Valoración cualitativa y cuantitativa de la Característica 11. Desarrollo profesoral.</w:t>
        </w:r>
        <w:r>
          <w:rPr>
            <w:noProof/>
            <w:webHidden/>
          </w:rPr>
          <w:tab/>
        </w:r>
        <w:r>
          <w:rPr>
            <w:noProof/>
            <w:webHidden/>
          </w:rPr>
          <w:fldChar w:fldCharType="begin"/>
        </w:r>
        <w:r>
          <w:rPr>
            <w:noProof/>
            <w:webHidden/>
          </w:rPr>
          <w:instrText xml:space="preserve"> PAGEREF _Toc211354462 \h </w:instrText>
        </w:r>
        <w:r>
          <w:rPr>
            <w:noProof/>
            <w:webHidden/>
          </w:rPr>
        </w:r>
        <w:r>
          <w:rPr>
            <w:noProof/>
            <w:webHidden/>
          </w:rPr>
          <w:fldChar w:fldCharType="separate"/>
        </w:r>
        <w:r>
          <w:rPr>
            <w:noProof/>
            <w:webHidden/>
          </w:rPr>
          <w:t>43</w:t>
        </w:r>
        <w:r>
          <w:rPr>
            <w:noProof/>
            <w:webHidden/>
          </w:rPr>
          <w:fldChar w:fldCharType="end"/>
        </w:r>
      </w:hyperlink>
    </w:p>
    <w:p w14:paraId="5289EA63" w14:textId="6D004765" w:rsidR="00D978EC" w:rsidRDefault="00D978EC">
      <w:pPr>
        <w:pStyle w:val="Tabladeilustraciones"/>
        <w:tabs>
          <w:tab w:val="right" w:leader="dot" w:pos="9016"/>
        </w:tabs>
        <w:rPr>
          <w:rFonts w:eastAsiaTheme="minorEastAsia"/>
          <w:noProof/>
          <w:lang w:val="es-CO" w:eastAsia="es-CO"/>
        </w:rPr>
      </w:pPr>
      <w:hyperlink w:anchor="_Toc211354463" w:history="1">
        <w:r w:rsidRPr="00CB0715">
          <w:rPr>
            <w:rStyle w:val="Hipervnculo"/>
            <w:rFonts w:ascii="Times New Roman" w:hAnsi="Times New Roman" w:cs="Times New Roman"/>
            <w:noProof/>
          </w:rPr>
          <w:t>Tabla 23 Valoración cualitativa y cuantitativa de la Característica 12. Estímulos a la trayectoria profesoral.</w:t>
        </w:r>
        <w:r>
          <w:rPr>
            <w:noProof/>
            <w:webHidden/>
          </w:rPr>
          <w:tab/>
        </w:r>
        <w:r>
          <w:rPr>
            <w:noProof/>
            <w:webHidden/>
          </w:rPr>
          <w:fldChar w:fldCharType="begin"/>
        </w:r>
        <w:r>
          <w:rPr>
            <w:noProof/>
            <w:webHidden/>
          </w:rPr>
          <w:instrText xml:space="preserve"> PAGEREF _Toc211354463 \h </w:instrText>
        </w:r>
        <w:r>
          <w:rPr>
            <w:noProof/>
            <w:webHidden/>
          </w:rPr>
        </w:r>
        <w:r>
          <w:rPr>
            <w:noProof/>
            <w:webHidden/>
          </w:rPr>
          <w:fldChar w:fldCharType="separate"/>
        </w:r>
        <w:r>
          <w:rPr>
            <w:noProof/>
            <w:webHidden/>
          </w:rPr>
          <w:t>44</w:t>
        </w:r>
        <w:r>
          <w:rPr>
            <w:noProof/>
            <w:webHidden/>
          </w:rPr>
          <w:fldChar w:fldCharType="end"/>
        </w:r>
      </w:hyperlink>
    </w:p>
    <w:p w14:paraId="0FF1C537" w14:textId="7D5BD3BB" w:rsidR="00D978EC" w:rsidRDefault="00D978EC">
      <w:pPr>
        <w:pStyle w:val="Tabladeilustraciones"/>
        <w:tabs>
          <w:tab w:val="right" w:leader="dot" w:pos="9016"/>
        </w:tabs>
        <w:rPr>
          <w:rFonts w:eastAsiaTheme="minorEastAsia"/>
          <w:noProof/>
          <w:lang w:val="es-CO" w:eastAsia="es-CO"/>
        </w:rPr>
      </w:pPr>
      <w:hyperlink w:anchor="_Toc211354464" w:history="1">
        <w:r w:rsidRPr="00CB0715">
          <w:rPr>
            <w:rStyle w:val="Hipervnculo"/>
            <w:rFonts w:ascii="Times New Roman" w:hAnsi="Times New Roman" w:cs="Times New Roman"/>
            <w:noProof/>
          </w:rPr>
          <w:t>Tabla 24 Valoración cualitativa y cuantitativa de la Característica 13. Producción, pertinencia, utilización e impacto del material docente.</w:t>
        </w:r>
        <w:r>
          <w:rPr>
            <w:noProof/>
            <w:webHidden/>
          </w:rPr>
          <w:tab/>
        </w:r>
        <w:r>
          <w:rPr>
            <w:noProof/>
            <w:webHidden/>
          </w:rPr>
          <w:fldChar w:fldCharType="begin"/>
        </w:r>
        <w:r>
          <w:rPr>
            <w:noProof/>
            <w:webHidden/>
          </w:rPr>
          <w:instrText xml:space="preserve"> PAGEREF _Toc211354464 \h </w:instrText>
        </w:r>
        <w:r>
          <w:rPr>
            <w:noProof/>
            <w:webHidden/>
          </w:rPr>
        </w:r>
        <w:r>
          <w:rPr>
            <w:noProof/>
            <w:webHidden/>
          </w:rPr>
          <w:fldChar w:fldCharType="separate"/>
        </w:r>
        <w:r>
          <w:rPr>
            <w:noProof/>
            <w:webHidden/>
          </w:rPr>
          <w:t>46</w:t>
        </w:r>
        <w:r>
          <w:rPr>
            <w:noProof/>
            <w:webHidden/>
          </w:rPr>
          <w:fldChar w:fldCharType="end"/>
        </w:r>
      </w:hyperlink>
    </w:p>
    <w:p w14:paraId="49277C03" w14:textId="0C555F3C" w:rsidR="00D978EC" w:rsidRDefault="00D978EC">
      <w:pPr>
        <w:pStyle w:val="Tabladeilustraciones"/>
        <w:tabs>
          <w:tab w:val="right" w:leader="dot" w:pos="9016"/>
        </w:tabs>
        <w:rPr>
          <w:rFonts w:eastAsiaTheme="minorEastAsia"/>
          <w:noProof/>
          <w:lang w:val="es-CO" w:eastAsia="es-CO"/>
        </w:rPr>
      </w:pPr>
      <w:hyperlink w:anchor="_Toc211354465" w:history="1">
        <w:r w:rsidRPr="00CB0715">
          <w:rPr>
            <w:rStyle w:val="Hipervnculo"/>
            <w:rFonts w:ascii="Times New Roman" w:hAnsi="Times New Roman" w:cs="Times New Roman"/>
            <w:noProof/>
          </w:rPr>
          <w:t>Tabla 25 Valoración cualitativa y cuantitativa de la Característica 14. Remuneración por méritos.</w:t>
        </w:r>
        <w:r>
          <w:rPr>
            <w:noProof/>
            <w:webHidden/>
          </w:rPr>
          <w:tab/>
        </w:r>
        <w:r>
          <w:rPr>
            <w:noProof/>
            <w:webHidden/>
          </w:rPr>
          <w:fldChar w:fldCharType="begin"/>
        </w:r>
        <w:r>
          <w:rPr>
            <w:noProof/>
            <w:webHidden/>
          </w:rPr>
          <w:instrText xml:space="preserve"> PAGEREF _Toc211354465 \h </w:instrText>
        </w:r>
        <w:r>
          <w:rPr>
            <w:noProof/>
            <w:webHidden/>
          </w:rPr>
        </w:r>
        <w:r>
          <w:rPr>
            <w:noProof/>
            <w:webHidden/>
          </w:rPr>
          <w:fldChar w:fldCharType="separate"/>
        </w:r>
        <w:r>
          <w:rPr>
            <w:noProof/>
            <w:webHidden/>
          </w:rPr>
          <w:t>47</w:t>
        </w:r>
        <w:r>
          <w:rPr>
            <w:noProof/>
            <w:webHidden/>
          </w:rPr>
          <w:fldChar w:fldCharType="end"/>
        </w:r>
      </w:hyperlink>
    </w:p>
    <w:p w14:paraId="0ACD5F4D" w14:textId="48529784" w:rsidR="00D978EC" w:rsidRDefault="00D978EC">
      <w:pPr>
        <w:pStyle w:val="Tabladeilustraciones"/>
        <w:tabs>
          <w:tab w:val="right" w:leader="dot" w:pos="9016"/>
        </w:tabs>
        <w:rPr>
          <w:rFonts w:eastAsiaTheme="minorEastAsia"/>
          <w:noProof/>
          <w:lang w:val="es-CO" w:eastAsia="es-CO"/>
        </w:rPr>
      </w:pPr>
      <w:hyperlink w:anchor="_Toc211354466" w:history="1">
        <w:r w:rsidRPr="00CB0715">
          <w:rPr>
            <w:rStyle w:val="Hipervnculo"/>
            <w:rFonts w:ascii="Times New Roman" w:hAnsi="Times New Roman" w:cs="Times New Roman"/>
            <w:noProof/>
          </w:rPr>
          <w:t>Tabla 26 Valoración cualitativa y cuantitativa de la Característica 15. Evaluación de profesores.</w:t>
        </w:r>
        <w:r>
          <w:rPr>
            <w:noProof/>
            <w:webHidden/>
          </w:rPr>
          <w:tab/>
        </w:r>
        <w:r>
          <w:rPr>
            <w:noProof/>
            <w:webHidden/>
          </w:rPr>
          <w:fldChar w:fldCharType="begin"/>
        </w:r>
        <w:r>
          <w:rPr>
            <w:noProof/>
            <w:webHidden/>
          </w:rPr>
          <w:instrText xml:space="preserve"> PAGEREF _Toc211354466 \h </w:instrText>
        </w:r>
        <w:r>
          <w:rPr>
            <w:noProof/>
            <w:webHidden/>
          </w:rPr>
        </w:r>
        <w:r>
          <w:rPr>
            <w:noProof/>
            <w:webHidden/>
          </w:rPr>
          <w:fldChar w:fldCharType="separate"/>
        </w:r>
        <w:r>
          <w:rPr>
            <w:noProof/>
            <w:webHidden/>
          </w:rPr>
          <w:t>49</w:t>
        </w:r>
        <w:r>
          <w:rPr>
            <w:noProof/>
            <w:webHidden/>
          </w:rPr>
          <w:fldChar w:fldCharType="end"/>
        </w:r>
      </w:hyperlink>
    </w:p>
    <w:p w14:paraId="03CDC925" w14:textId="05A00D8C" w:rsidR="00D978EC" w:rsidRDefault="00D978EC">
      <w:pPr>
        <w:pStyle w:val="Tabladeilustraciones"/>
        <w:tabs>
          <w:tab w:val="right" w:leader="dot" w:pos="9016"/>
        </w:tabs>
        <w:rPr>
          <w:rFonts w:eastAsiaTheme="minorEastAsia"/>
          <w:noProof/>
          <w:lang w:val="es-CO" w:eastAsia="es-CO"/>
        </w:rPr>
      </w:pPr>
      <w:hyperlink w:anchor="_Toc211354467" w:history="1">
        <w:r w:rsidRPr="00CB0715">
          <w:rPr>
            <w:rStyle w:val="Hipervnculo"/>
            <w:rFonts w:ascii="Times New Roman" w:hAnsi="Times New Roman" w:cs="Times New Roman"/>
            <w:noProof/>
          </w:rPr>
          <w:t>Tabla 27 Valoración cualitativa y cuantitativa del Factor3. Profesores.</w:t>
        </w:r>
        <w:r>
          <w:rPr>
            <w:noProof/>
            <w:webHidden/>
          </w:rPr>
          <w:tab/>
        </w:r>
        <w:r>
          <w:rPr>
            <w:noProof/>
            <w:webHidden/>
          </w:rPr>
          <w:fldChar w:fldCharType="begin"/>
        </w:r>
        <w:r>
          <w:rPr>
            <w:noProof/>
            <w:webHidden/>
          </w:rPr>
          <w:instrText xml:space="preserve"> PAGEREF _Toc211354467 \h </w:instrText>
        </w:r>
        <w:r>
          <w:rPr>
            <w:noProof/>
            <w:webHidden/>
          </w:rPr>
        </w:r>
        <w:r>
          <w:rPr>
            <w:noProof/>
            <w:webHidden/>
          </w:rPr>
          <w:fldChar w:fldCharType="separate"/>
        </w:r>
        <w:r>
          <w:rPr>
            <w:noProof/>
            <w:webHidden/>
          </w:rPr>
          <w:t>49</w:t>
        </w:r>
        <w:r>
          <w:rPr>
            <w:noProof/>
            <w:webHidden/>
          </w:rPr>
          <w:fldChar w:fldCharType="end"/>
        </w:r>
      </w:hyperlink>
    </w:p>
    <w:p w14:paraId="08AA3E73" w14:textId="66A1015A" w:rsidR="00D978EC" w:rsidRDefault="00D978EC">
      <w:pPr>
        <w:pStyle w:val="Tabladeilustraciones"/>
        <w:tabs>
          <w:tab w:val="right" w:leader="dot" w:pos="9016"/>
        </w:tabs>
        <w:rPr>
          <w:rFonts w:eastAsiaTheme="minorEastAsia"/>
          <w:noProof/>
          <w:lang w:val="es-CO" w:eastAsia="es-CO"/>
        </w:rPr>
      </w:pPr>
      <w:hyperlink w:anchor="_Toc211354468" w:history="1">
        <w:r w:rsidRPr="00CB0715">
          <w:rPr>
            <w:rStyle w:val="Hipervnculo"/>
            <w:rFonts w:ascii="Times New Roman" w:hAnsi="Times New Roman" w:cs="Times New Roman"/>
            <w:noProof/>
          </w:rPr>
          <w:t>Tabla 28 Valoración cualitativa y cuantitativa de la Característica 16. Seguimiento a los egresados.</w:t>
        </w:r>
        <w:r>
          <w:rPr>
            <w:noProof/>
            <w:webHidden/>
          </w:rPr>
          <w:tab/>
        </w:r>
        <w:r>
          <w:rPr>
            <w:noProof/>
            <w:webHidden/>
          </w:rPr>
          <w:fldChar w:fldCharType="begin"/>
        </w:r>
        <w:r>
          <w:rPr>
            <w:noProof/>
            <w:webHidden/>
          </w:rPr>
          <w:instrText xml:space="preserve"> PAGEREF _Toc211354468 \h </w:instrText>
        </w:r>
        <w:r>
          <w:rPr>
            <w:noProof/>
            <w:webHidden/>
          </w:rPr>
        </w:r>
        <w:r>
          <w:rPr>
            <w:noProof/>
            <w:webHidden/>
          </w:rPr>
          <w:fldChar w:fldCharType="separate"/>
        </w:r>
        <w:r>
          <w:rPr>
            <w:noProof/>
            <w:webHidden/>
          </w:rPr>
          <w:t>51</w:t>
        </w:r>
        <w:r>
          <w:rPr>
            <w:noProof/>
            <w:webHidden/>
          </w:rPr>
          <w:fldChar w:fldCharType="end"/>
        </w:r>
      </w:hyperlink>
    </w:p>
    <w:p w14:paraId="062A897D" w14:textId="094EE160" w:rsidR="00D978EC" w:rsidRDefault="00D978EC">
      <w:pPr>
        <w:pStyle w:val="Tabladeilustraciones"/>
        <w:tabs>
          <w:tab w:val="right" w:leader="dot" w:pos="9016"/>
        </w:tabs>
        <w:rPr>
          <w:rFonts w:eastAsiaTheme="minorEastAsia"/>
          <w:noProof/>
          <w:lang w:val="es-CO" w:eastAsia="es-CO"/>
        </w:rPr>
      </w:pPr>
      <w:hyperlink w:anchor="_Toc211354469" w:history="1">
        <w:r w:rsidRPr="00CB0715">
          <w:rPr>
            <w:rStyle w:val="Hipervnculo"/>
            <w:rFonts w:ascii="Times New Roman" w:hAnsi="Times New Roman" w:cs="Times New Roman"/>
            <w:noProof/>
          </w:rPr>
          <w:t>Tabla 29 Valoración cualitativa y cuantitativa de la Característica 17. Impacto de los egresados en el medio social y académico.</w:t>
        </w:r>
        <w:r>
          <w:rPr>
            <w:noProof/>
            <w:webHidden/>
          </w:rPr>
          <w:tab/>
        </w:r>
        <w:r>
          <w:rPr>
            <w:noProof/>
            <w:webHidden/>
          </w:rPr>
          <w:fldChar w:fldCharType="begin"/>
        </w:r>
        <w:r>
          <w:rPr>
            <w:noProof/>
            <w:webHidden/>
          </w:rPr>
          <w:instrText xml:space="preserve"> PAGEREF _Toc211354469 \h </w:instrText>
        </w:r>
        <w:r>
          <w:rPr>
            <w:noProof/>
            <w:webHidden/>
          </w:rPr>
        </w:r>
        <w:r>
          <w:rPr>
            <w:noProof/>
            <w:webHidden/>
          </w:rPr>
          <w:fldChar w:fldCharType="separate"/>
        </w:r>
        <w:r>
          <w:rPr>
            <w:noProof/>
            <w:webHidden/>
          </w:rPr>
          <w:t>53</w:t>
        </w:r>
        <w:r>
          <w:rPr>
            <w:noProof/>
            <w:webHidden/>
          </w:rPr>
          <w:fldChar w:fldCharType="end"/>
        </w:r>
      </w:hyperlink>
    </w:p>
    <w:p w14:paraId="28E92D5E" w14:textId="74C2B4AF" w:rsidR="00D978EC" w:rsidRDefault="00D978EC">
      <w:pPr>
        <w:pStyle w:val="Tabladeilustraciones"/>
        <w:tabs>
          <w:tab w:val="right" w:leader="dot" w:pos="9016"/>
        </w:tabs>
        <w:rPr>
          <w:rFonts w:eastAsiaTheme="minorEastAsia"/>
          <w:noProof/>
          <w:lang w:val="es-CO" w:eastAsia="es-CO"/>
        </w:rPr>
      </w:pPr>
      <w:hyperlink w:anchor="_Toc211354470" w:history="1">
        <w:r w:rsidRPr="00CB0715">
          <w:rPr>
            <w:rStyle w:val="Hipervnculo"/>
            <w:rFonts w:ascii="Times New Roman" w:hAnsi="Times New Roman" w:cs="Times New Roman"/>
            <w:noProof/>
          </w:rPr>
          <w:t>Tabla 30 Valoración cualitativa y cuantitativa del Factor 4. Egresados.</w:t>
        </w:r>
        <w:r>
          <w:rPr>
            <w:noProof/>
            <w:webHidden/>
          </w:rPr>
          <w:tab/>
        </w:r>
        <w:r>
          <w:rPr>
            <w:noProof/>
            <w:webHidden/>
          </w:rPr>
          <w:fldChar w:fldCharType="begin"/>
        </w:r>
        <w:r>
          <w:rPr>
            <w:noProof/>
            <w:webHidden/>
          </w:rPr>
          <w:instrText xml:space="preserve"> PAGEREF _Toc211354470 \h </w:instrText>
        </w:r>
        <w:r>
          <w:rPr>
            <w:noProof/>
            <w:webHidden/>
          </w:rPr>
        </w:r>
        <w:r>
          <w:rPr>
            <w:noProof/>
            <w:webHidden/>
          </w:rPr>
          <w:fldChar w:fldCharType="separate"/>
        </w:r>
        <w:r>
          <w:rPr>
            <w:noProof/>
            <w:webHidden/>
          </w:rPr>
          <w:t>53</w:t>
        </w:r>
        <w:r>
          <w:rPr>
            <w:noProof/>
            <w:webHidden/>
          </w:rPr>
          <w:fldChar w:fldCharType="end"/>
        </w:r>
      </w:hyperlink>
    </w:p>
    <w:p w14:paraId="147E4864" w14:textId="3DB8F7B1" w:rsidR="00D978EC" w:rsidRDefault="00D978EC">
      <w:pPr>
        <w:pStyle w:val="Tabladeilustraciones"/>
        <w:tabs>
          <w:tab w:val="right" w:leader="dot" w:pos="9016"/>
        </w:tabs>
        <w:rPr>
          <w:rFonts w:eastAsiaTheme="minorEastAsia"/>
          <w:noProof/>
          <w:lang w:val="es-CO" w:eastAsia="es-CO"/>
        </w:rPr>
      </w:pPr>
      <w:hyperlink w:anchor="_Toc211354471" w:history="1">
        <w:r w:rsidRPr="00CB0715">
          <w:rPr>
            <w:rStyle w:val="Hipervnculo"/>
            <w:rFonts w:ascii="Times New Roman" w:hAnsi="Times New Roman" w:cs="Times New Roman"/>
            <w:noProof/>
          </w:rPr>
          <w:t>Tabla 31 Valoración cualitativa y cuantitativa de la Característica 18. Integralidad de los aspectos curriculares académico.</w:t>
        </w:r>
        <w:r>
          <w:rPr>
            <w:noProof/>
            <w:webHidden/>
          </w:rPr>
          <w:tab/>
        </w:r>
        <w:r>
          <w:rPr>
            <w:noProof/>
            <w:webHidden/>
          </w:rPr>
          <w:fldChar w:fldCharType="begin"/>
        </w:r>
        <w:r>
          <w:rPr>
            <w:noProof/>
            <w:webHidden/>
          </w:rPr>
          <w:instrText xml:space="preserve"> PAGEREF _Toc211354471 \h </w:instrText>
        </w:r>
        <w:r>
          <w:rPr>
            <w:noProof/>
            <w:webHidden/>
          </w:rPr>
        </w:r>
        <w:r>
          <w:rPr>
            <w:noProof/>
            <w:webHidden/>
          </w:rPr>
          <w:fldChar w:fldCharType="separate"/>
        </w:r>
        <w:r>
          <w:rPr>
            <w:noProof/>
            <w:webHidden/>
          </w:rPr>
          <w:t>56</w:t>
        </w:r>
        <w:r>
          <w:rPr>
            <w:noProof/>
            <w:webHidden/>
          </w:rPr>
          <w:fldChar w:fldCharType="end"/>
        </w:r>
      </w:hyperlink>
    </w:p>
    <w:p w14:paraId="4BABE49E" w14:textId="6AD4EA1F" w:rsidR="00D978EC" w:rsidRDefault="00D978EC">
      <w:pPr>
        <w:pStyle w:val="Tabladeilustraciones"/>
        <w:tabs>
          <w:tab w:val="right" w:leader="dot" w:pos="9016"/>
        </w:tabs>
        <w:rPr>
          <w:rFonts w:eastAsiaTheme="minorEastAsia"/>
          <w:noProof/>
          <w:lang w:val="es-CO" w:eastAsia="es-CO"/>
        </w:rPr>
      </w:pPr>
      <w:hyperlink w:anchor="_Toc211354472" w:history="1">
        <w:r w:rsidRPr="00CB0715">
          <w:rPr>
            <w:rStyle w:val="Hipervnculo"/>
            <w:rFonts w:ascii="Times New Roman" w:hAnsi="Times New Roman" w:cs="Times New Roman"/>
            <w:noProof/>
          </w:rPr>
          <w:t>Tabla 32. Docentes visitantes que prestaron algún servicio (cursos, seminarios, workshop, entre otros) enmarcado en las temáticas de los énfasis del proyecto y al cual tenían acceso los estudiantes</w:t>
        </w:r>
        <w:r>
          <w:rPr>
            <w:noProof/>
            <w:webHidden/>
          </w:rPr>
          <w:tab/>
        </w:r>
        <w:r>
          <w:rPr>
            <w:noProof/>
            <w:webHidden/>
          </w:rPr>
          <w:fldChar w:fldCharType="begin"/>
        </w:r>
        <w:r>
          <w:rPr>
            <w:noProof/>
            <w:webHidden/>
          </w:rPr>
          <w:instrText xml:space="preserve"> PAGEREF _Toc211354472 \h </w:instrText>
        </w:r>
        <w:r>
          <w:rPr>
            <w:noProof/>
            <w:webHidden/>
          </w:rPr>
        </w:r>
        <w:r>
          <w:rPr>
            <w:noProof/>
            <w:webHidden/>
          </w:rPr>
          <w:fldChar w:fldCharType="separate"/>
        </w:r>
        <w:r>
          <w:rPr>
            <w:noProof/>
            <w:webHidden/>
          </w:rPr>
          <w:t>57</w:t>
        </w:r>
        <w:r>
          <w:rPr>
            <w:noProof/>
            <w:webHidden/>
          </w:rPr>
          <w:fldChar w:fldCharType="end"/>
        </w:r>
      </w:hyperlink>
    </w:p>
    <w:p w14:paraId="1C6E5565" w14:textId="2D7C2F17" w:rsidR="00D978EC" w:rsidRDefault="00D978EC">
      <w:pPr>
        <w:pStyle w:val="Tabladeilustraciones"/>
        <w:tabs>
          <w:tab w:val="right" w:leader="dot" w:pos="9016"/>
        </w:tabs>
        <w:rPr>
          <w:rFonts w:eastAsiaTheme="minorEastAsia"/>
          <w:noProof/>
          <w:lang w:val="es-CO" w:eastAsia="es-CO"/>
        </w:rPr>
      </w:pPr>
      <w:hyperlink w:anchor="_Toc211354473" w:history="1">
        <w:r w:rsidRPr="00CB0715">
          <w:rPr>
            <w:rStyle w:val="Hipervnculo"/>
            <w:rFonts w:ascii="Times New Roman" w:hAnsi="Times New Roman" w:cs="Times New Roman"/>
            <w:noProof/>
          </w:rPr>
          <w:t>Tabla 33 Valoración cualitativa y cuantitativa de la Característica 19. Flexibilidad de los aspectos curriculares.</w:t>
        </w:r>
        <w:r>
          <w:rPr>
            <w:noProof/>
            <w:webHidden/>
          </w:rPr>
          <w:tab/>
        </w:r>
        <w:r>
          <w:rPr>
            <w:noProof/>
            <w:webHidden/>
          </w:rPr>
          <w:fldChar w:fldCharType="begin"/>
        </w:r>
        <w:r>
          <w:rPr>
            <w:noProof/>
            <w:webHidden/>
          </w:rPr>
          <w:instrText xml:space="preserve"> PAGEREF _Toc211354473 \h </w:instrText>
        </w:r>
        <w:r>
          <w:rPr>
            <w:noProof/>
            <w:webHidden/>
          </w:rPr>
        </w:r>
        <w:r>
          <w:rPr>
            <w:noProof/>
            <w:webHidden/>
          </w:rPr>
          <w:fldChar w:fldCharType="separate"/>
        </w:r>
        <w:r>
          <w:rPr>
            <w:noProof/>
            <w:webHidden/>
          </w:rPr>
          <w:t>59</w:t>
        </w:r>
        <w:r>
          <w:rPr>
            <w:noProof/>
            <w:webHidden/>
          </w:rPr>
          <w:fldChar w:fldCharType="end"/>
        </w:r>
      </w:hyperlink>
    </w:p>
    <w:p w14:paraId="4FCECEEB" w14:textId="048A714D" w:rsidR="00D978EC" w:rsidRDefault="00D978EC">
      <w:pPr>
        <w:pStyle w:val="Tabladeilustraciones"/>
        <w:tabs>
          <w:tab w:val="right" w:leader="dot" w:pos="9016"/>
        </w:tabs>
        <w:rPr>
          <w:rFonts w:eastAsiaTheme="minorEastAsia"/>
          <w:noProof/>
          <w:lang w:val="es-CO" w:eastAsia="es-CO"/>
        </w:rPr>
      </w:pPr>
      <w:hyperlink w:anchor="_Toc211354474" w:history="1">
        <w:r w:rsidRPr="00CB0715">
          <w:rPr>
            <w:rStyle w:val="Hipervnculo"/>
            <w:rFonts w:ascii="Times New Roman" w:hAnsi="Times New Roman" w:cs="Times New Roman"/>
            <w:noProof/>
          </w:rPr>
          <w:t>Tabla 34 Valoración cualitativa y cuantitativa de la Característica 20. Interdisciplinariedad.</w:t>
        </w:r>
        <w:r>
          <w:rPr>
            <w:noProof/>
            <w:webHidden/>
          </w:rPr>
          <w:tab/>
        </w:r>
        <w:r>
          <w:rPr>
            <w:noProof/>
            <w:webHidden/>
          </w:rPr>
          <w:fldChar w:fldCharType="begin"/>
        </w:r>
        <w:r>
          <w:rPr>
            <w:noProof/>
            <w:webHidden/>
          </w:rPr>
          <w:instrText xml:space="preserve"> PAGEREF _Toc211354474 \h </w:instrText>
        </w:r>
        <w:r>
          <w:rPr>
            <w:noProof/>
            <w:webHidden/>
          </w:rPr>
        </w:r>
        <w:r>
          <w:rPr>
            <w:noProof/>
            <w:webHidden/>
          </w:rPr>
          <w:fldChar w:fldCharType="separate"/>
        </w:r>
        <w:r>
          <w:rPr>
            <w:noProof/>
            <w:webHidden/>
          </w:rPr>
          <w:t>59</w:t>
        </w:r>
        <w:r>
          <w:rPr>
            <w:noProof/>
            <w:webHidden/>
          </w:rPr>
          <w:fldChar w:fldCharType="end"/>
        </w:r>
      </w:hyperlink>
    </w:p>
    <w:p w14:paraId="4BE4F54C" w14:textId="4BED706B" w:rsidR="00D978EC" w:rsidRDefault="00D978EC">
      <w:pPr>
        <w:pStyle w:val="Tabladeilustraciones"/>
        <w:tabs>
          <w:tab w:val="right" w:leader="dot" w:pos="9016"/>
        </w:tabs>
        <w:rPr>
          <w:rFonts w:eastAsiaTheme="minorEastAsia"/>
          <w:noProof/>
          <w:lang w:val="es-CO" w:eastAsia="es-CO"/>
        </w:rPr>
      </w:pPr>
      <w:hyperlink w:anchor="_Toc211354475" w:history="1">
        <w:r w:rsidRPr="00CB0715">
          <w:rPr>
            <w:rStyle w:val="Hipervnculo"/>
            <w:rFonts w:ascii="Times New Roman" w:hAnsi="Times New Roman" w:cs="Times New Roman"/>
            <w:noProof/>
          </w:rPr>
          <w:t>Tabla 35 Valoración cualitativa y cuantitativa de la Característica 21. Estrategias pedagógicas.</w:t>
        </w:r>
        <w:r>
          <w:rPr>
            <w:noProof/>
            <w:webHidden/>
          </w:rPr>
          <w:tab/>
        </w:r>
        <w:r>
          <w:rPr>
            <w:noProof/>
            <w:webHidden/>
          </w:rPr>
          <w:fldChar w:fldCharType="begin"/>
        </w:r>
        <w:r>
          <w:rPr>
            <w:noProof/>
            <w:webHidden/>
          </w:rPr>
          <w:instrText xml:space="preserve"> PAGEREF _Toc211354475 \h </w:instrText>
        </w:r>
        <w:r>
          <w:rPr>
            <w:noProof/>
            <w:webHidden/>
          </w:rPr>
        </w:r>
        <w:r>
          <w:rPr>
            <w:noProof/>
            <w:webHidden/>
          </w:rPr>
          <w:fldChar w:fldCharType="separate"/>
        </w:r>
        <w:r>
          <w:rPr>
            <w:noProof/>
            <w:webHidden/>
          </w:rPr>
          <w:t>60</w:t>
        </w:r>
        <w:r>
          <w:rPr>
            <w:noProof/>
            <w:webHidden/>
          </w:rPr>
          <w:fldChar w:fldCharType="end"/>
        </w:r>
      </w:hyperlink>
    </w:p>
    <w:p w14:paraId="29A33BFA" w14:textId="2A74FB39" w:rsidR="00D978EC" w:rsidRDefault="00D978EC">
      <w:pPr>
        <w:pStyle w:val="Tabladeilustraciones"/>
        <w:tabs>
          <w:tab w:val="right" w:leader="dot" w:pos="9016"/>
        </w:tabs>
        <w:rPr>
          <w:rFonts w:eastAsiaTheme="minorEastAsia"/>
          <w:noProof/>
          <w:lang w:val="es-CO" w:eastAsia="es-CO"/>
        </w:rPr>
      </w:pPr>
      <w:hyperlink w:anchor="_Toc211354476" w:history="1">
        <w:r w:rsidRPr="00CB0715">
          <w:rPr>
            <w:rStyle w:val="Hipervnculo"/>
            <w:rFonts w:ascii="Times New Roman" w:hAnsi="Times New Roman" w:cs="Times New Roman"/>
            <w:noProof/>
          </w:rPr>
          <w:t>Tabla 36 Valoración cualitativa y cuantitativa de la Característica 22. Sistema de evaluación de estudiantes.</w:t>
        </w:r>
        <w:r>
          <w:rPr>
            <w:noProof/>
            <w:webHidden/>
          </w:rPr>
          <w:tab/>
        </w:r>
        <w:r>
          <w:rPr>
            <w:noProof/>
            <w:webHidden/>
          </w:rPr>
          <w:fldChar w:fldCharType="begin"/>
        </w:r>
        <w:r>
          <w:rPr>
            <w:noProof/>
            <w:webHidden/>
          </w:rPr>
          <w:instrText xml:space="preserve"> PAGEREF _Toc211354476 \h </w:instrText>
        </w:r>
        <w:r>
          <w:rPr>
            <w:noProof/>
            <w:webHidden/>
          </w:rPr>
        </w:r>
        <w:r>
          <w:rPr>
            <w:noProof/>
            <w:webHidden/>
          </w:rPr>
          <w:fldChar w:fldCharType="separate"/>
        </w:r>
        <w:r>
          <w:rPr>
            <w:noProof/>
            <w:webHidden/>
          </w:rPr>
          <w:t>61</w:t>
        </w:r>
        <w:r>
          <w:rPr>
            <w:noProof/>
            <w:webHidden/>
          </w:rPr>
          <w:fldChar w:fldCharType="end"/>
        </w:r>
      </w:hyperlink>
    </w:p>
    <w:p w14:paraId="7640B7B7" w14:textId="05B8C581" w:rsidR="00D978EC" w:rsidRDefault="00D978EC">
      <w:pPr>
        <w:pStyle w:val="Tabladeilustraciones"/>
        <w:tabs>
          <w:tab w:val="right" w:leader="dot" w:pos="9016"/>
        </w:tabs>
        <w:rPr>
          <w:rFonts w:eastAsiaTheme="minorEastAsia"/>
          <w:noProof/>
          <w:lang w:val="es-CO" w:eastAsia="es-CO"/>
        </w:rPr>
      </w:pPr>
      <w:hyperlink w:anchor="_Toc211354477" w:history="1">
        <w:r w:rsidRPr="00CB0715">
          <w:rPr>
            <w:rStyle w:val="Hipervnculo"/>
            <w:rFonts w:ascii="Times New Roman" w:hAnsi="Times New Roman" w:cs="Times New Roman"/>
            <w:noProof/>
          </w:rPr>
          <w:t>Tabla 37 Valoración cualitativa y cuantitativa de la Característica 23. Resultados de aprendizaje.</w:t>
        </w:r>
        <w:r>
          <w:rPr>
            <w:noProof/>
            <w:webHidden/>
          </w:rPr>
          <w:tab/>
        </w:r>
        <w:r>
          <w:rPr>
            <w:noProof/>
            <w:webHidden/>
          </w:rPr>
          <w:fldChar w:fldCharType="begin"/>
        </w:r>
        <w:r>
          <w:rPr>
            <w:noProof/>
            <w:webHidden/>
          </w:rPr>
          <w:instrText xml:space="preserve"> PAGEREF _Toc211354477 \h </w:instrText>
        </w:r>
        <w:r>
          <w:rPr>
            <w:noProof/>
            <w:webHidden/>
          </w:rPr>
        </w:r>
        <w:r>
          <w:rPr>
            <w:noProof/>
            <w:webHidden/>
          </w:rPr>
          <w:fldChar w:fldCharType="separate"/>
        </w:r>
        <w:r>
          <w:rPr>
            <w:noProof/>
            <w:webHidden/>
          </w:rPr>
          <w:t>62</w:t>
        </w:r>
        <w:r>
          <w:rPr>
            <w:noProof/>
            <w:webHidden/>
          </w:rPr>
          <w:fldChar w:fldCharType="end"/>
        </w:r>
      </w:hyperlink>
    </w:p>
    <w:p w14:paraId="2BD4D5C7" w14:textId="26C67F3C" w:rsidR="00D978EC" w:rsidRDefault="00D978EC">
      <w:pPr>
        <w:pStyle w:val="Tabladeilustraciones"/>
        <w:tabs>
          <w:tab w:val="right" w:leader="dot" w:pos="9016"/>
        </w:tabs>
        <w:rPr>
          <w:rFonts w:eastAsiaTheme="minorEastAsia"/>
          <w:noProof/>
          <w:lang w:val="es-CO" w:eastAsia="es-CO"/>
        </w:rPr>
      </w:pPr>
      <w:hyperlink w:anchor="_Toc211354478" w:history="1">
        <w:r w:rsidRPr="00CB0715">
          <w:rPr>
            <w:rStyle w:val="Hipervnculo"/>
            <w:rFonts w:ascii="Times New Roman" w:hAnsi="Times New Roman" w:cs="Times New Roman"/>
            <w:noProof/>
          </w:rPr>
          <w:t>Tabla 38 Valoración cualitativa y cuantitativa de la Característica 24. Competencias.</w:t>
        </w:r>
        <w:r>
          <w:rPr>
            <w:noProof/>
            <w:webHidden/>
          </w:rPr>
          <w:tab/>
        </w:r>
        <w:r>
          <w:rPr>
            <w:noProof/>
            <w:webHidden/>
          </w:rPr>
          <w:fldChar w:fldCharType="begin"/>
        </w:r>
        <w:r>
          <w:rPr>
            <w:noProof/>
            <w:webHidden/>
          </w:rPr>
          <w:instrText xml:space="preserve"> PAGEREF _Toc211354478 \h </w:instrText>
        </w:r>
        <w:r>
          <w:rPr>
            <w:noProof/>
            <w:webHidden/>
          </w:rPr>
        </w:r>
        <w:r>
          <w:rPr>
            <w:noProof/>
            <w:webHidden/>
          </w:rPr>
          <w:fldChar w:fldCharType="separate"/>
        </w:r>
        <w:r>
          <w:rPr>
            <w:noProof/>
            <w:webHidden/>
          </w:rPr>
          <w:t>63</w:t>
        </w:r>
        <w:r>
          <w:rPr>
            <w:noProof/>
            <w:webHidden/>
          </w:rPr>
          <w:fldChar w:fldCharType="end"/>
        </w:r>
      </w:hyperlink>
    </w:p>
    <w:p w14:paraId="1F19F528" w14:textId="7B4C3840" w:rsidR="00D978EC" w:rsidRDefault="00D978EC">
      <w:pPr>
        <w:pStyle w:val="Tabladeilustraciones"/>
        <w:tabs>
          <w:tab w:val="right" w:leader="dot" w:pos="9016"/>
        </w:tabs>
        <w:rPr>
          <w:rFonts w:eastAsiaTheme="minorEastAsia"/>
          <w:noProof/>
          <w:lang w:val="es-CO" w:eastAsia="es-CO"/>
        </w:rPr>
      </w:pPr>
      <w:hyperlink w:anchor="_Toc211354479" w:history="1">
        <w:r w:rsidRPr="00CB0715">
          <w:rPr>
            <w:rStyle w:val="Hipervnculo"/>
            <w:rFonts w:ascii="Times New Roman" w:hAnsi="Times New Roman" w:cs="Times New Roman"/>
            <w:noProof/>
          </w:rPr>
          <w:t>Tabla 39 Valoración cualitativa y cuantitativa de la Característica 25. Evaluación y autorregulación del programa académico</w:t>
        </w:r>
        <w:r>
          <w:rPr>
            <w:noProof/>
            <w:webHidden/>
          </w:rPr>
          <w:tab/>
        </w:r>
        <w:r>
          <w:rPr>
            <w:noProof/>
            <w:webHidden/>
          </w:rPr>
          <w:fldChar w:fldCharType="begin"/>
        </w:r>
        <w:r>
          <w:rPr>
            <w:noProof/>
            <w:webHidden/>
          </w:rPr>
          <w:instrText xml:space="preserve"> PAGEREF _Toc211354479 \h </w:instrText>
        </w:r>
        <w:r>
          <w:rPr>
            <w:noProof/>
            <w:webHidden/>
          </w:rPr>
        </w:r>
        <w:r>
          <w:rPr>
            <w:noProof/>
            <w:webHidden/>
          </w:rPr>
          <w:fldChar w:fldCharType="separate"/>
        </w:r>
        <w:r>
          <w:rPr>
            <w:noProof/>
            <w:webHidden/>
          </w:rPr>
          <w:t>64</w:t>
        </w:r>
        <w:r>
          <w:rPr>
            <w:noProof/>
            <w:webHidden/>
          </w:rPr>
          <w:fldChar w:fldCharType="end"/>
        </w:r>
      </w:hyperlink>
    </w:p>
    <w:p w14:paraId="41DECC68" w14:textId="3BF8739A" w:rsidR="00D978EC" w:rsidRDefault="00D978EC">
      <w:pPr>
        <w:pStyle w:val="Tabladeilustraciones"/>
        <w:tabs>
          <w:tab w:val="right" w:leader="dot" w:pos="9016"/>
        </w:tabs>
        <w:rPr>
          <w:rFonts w:eastAsiaTheme="minorEastAsia"/>
          <w:noProof/>
          <w:lang w:val="es-CO" w:eastAsia="es-CO"/>
        </w:rPr>
      </w:pPr>
      <w:hyperlink w:anchor="_Toc211354480" w:history="1">
        <w:r w:rsidRPr="00CB0715">
          <w:rPr>
            <w:rStyle w:val="Hipervnculo"/>
            <w:rFonts w:ascii="Times New Roman" w:hAnsi="Times New Roman" w:cs="Times New Roman"/>
            <w:noProof/>
          </w:rPr>
          <w:t>Tabla 40 Valoración cualitativa y cuantitativa de la Característica 26. Vinculación e interacción social.</w:t>
        </w:r>
        <w:r>
          <w:rPr>
            <w:noProof/>
            <w:webHidden/>
          </w:rPr>
          <w:tab/>
        </w:r>
        <w:r>
          <w:rPr>
            <w:noProof/>
            <w:webHidden/>
          </w:rPr>
          <w:fldChar w:fldCharType="begin"/>
        </w:r>
        <w:r>
          <w:rPr>
            <w:noProof/>
            <w:webHidden/>
          </w:rPr>
          <w:instrText xml:space="preserve"> PAGEREF _Toc211354480 \h </w:instrText>
        </w:r>
        <w:r>
          <w:rPr>
            <w:noProof/>
            <w:webHidden/>
          </w:rPr>
        </w:r>
        <w:r>
          <w:rPr>
            <w:noProof/>
            <w:webHidden/>
          </w:rPr>
          <w:fldChar w:fldCharType="separate"/>
        </w:r>
        <w:r>
          <w:rPr>
            <w:noProof/>
            <w:webHidden/>
          </w:rPr>
          <w:t>64</w:t>
        </w:r>
        <w:r>
          <w:rPr>
            <w:noProof/>
            <w:webHidden/>
          </w:rPr>
          <w:fldChar w:fldCharType="end"/>
        </w:r>
      </w:hyperlink>
    </w:p>
    <w:p w14:paraId="1B54998F" w14:textId="46F61E0C" w:rsidR="00D978EC" w:rsidRDefault="00D978EC">
      <w:pPr>
        <w:pStyle w:val="Tabladeilustraciones"/>
        <w:tabs>
          <w:tab w:val="right" w:leader="dot" w:pos="9016"/>
        </w:tabs>
        <w:rPr>
          <w:rFonts w:eastAsiaTheme="minorEastAsia"/>
          <w:noProof/>
          <w:lang w:val="es-CO" w:eastAsia="es-CO"/>
        </w:rPr>
      </w:pPr>
      <w:hyperlink w:anchor="_Toc211354481" w:history="1">
        <w:r w:rsidRPr="00CB0715">
          <w:rPr>
            <w:rStyle w:val="Hipervnculo"/>
            <w:rFonts w:ascii="Times New Roman" w:hAnsi="Times New Roman" w:cs="Times New Roman"/>
            <w:noProof/>
          </w:rPr>
          <w:t>Tabla 41 Valoración cualitativa y cuantitativa del Factor 5. Aspectos académicos y resultados de aprendizaje.</w:t>
        </w:r>
        <w:r>
          <w:rPr>
            <w:noProof/>
            <w:webHidden/>
          </w:rPr>
          <w:tab/>
        </w:r>
        <w:r>
          <w:rPr>
            <w:noProof/>
            <w:webHidden/>
          </w:rPr>
          <w:fldChar w:fldCharType="begin"/>
        </w:r>
        <w:r>
          <w:rPr>
            <w:noProof/>
            <w:webHidden/>
          </w:rPr>
          <w:instrText xml:space="preserve"> PAGEREF _Toc211354481 \h </w:instrText>
        </w:r>
        <w:r>
          <w:rPr>
            <w:noProof/>
            <w:webHidden/>
          </w:rPr>
        </w:r>
        <w:r>
          <w:rPr>
            <w:noProof/>
            <w:webHidden/>
          </w:rPr>
          <w:fldChar w:fldCharType="separate"/>
        </w:r>
        <w:r>
          <w:rPr>
            <w:noProof/>
            <w:webHidden/>
          </w:rPr>
          <w:t>65</w:t>
        </w:r>
        <w:r>
          <w:rPr>
            <w:noProof/>
            <w:webHidden/>
          </w:rPr>
          <w:fldChar w:fldCharType="end"/>
        </w:r>
      </w:hyperlink>
    </w:p>
    <w:p w14:paraId="1793CC62" w14:textId="50E001D6" w:rsidR="00D978EC" w:rsidRDefault="00D978EC">
      <w:pPr>
        <w:pStyle w:val="Tabladeilustraciones"/>
        <w:tabs>
          <w:tab w:val="right" w:leader="dot" w:pos="9016"/>
        </w:tabs>
        <w:rPr>
          <w:rFonts w:eastAsiaTheme="minorEastAsia"/>
          <w:noProof/>
          <w:lang w:val="es-CO" w:eastAsia="es-CO"/>
        </w:rPr>
      </w:pPr>
      <w:hyperlink w:anchor="_Toc211354482" w:history="1">
        <w:r w:rsidRPr="00CB0715">
          <w:rPr>
            <w:rStyle w:val="Hipervnculo"/>
            <w:rFonts w:ascii="Times New Roman" w:hAnsi="Times New Roman" w:cs="Times New Roman"/>
            <w:noProof/>
          </w:rPr>
          <w:t>Tabla 42 Valoración cualitativa y cuantitativa de la Característica 27. Políticas, estrategias y estructura para la permanencia y la graduación.</w:t>
        </w:r>
        <w:r>
          <w:rPr>
            <w:noProof/>
            <w:webHidden/>
          </w:rPr>
          <w:tab/>
        </w:r>
        <w:r>
          <w:rPr>
            <w:noProof/>
            <w:webHidden/>
          </w:rPr>
          <w:fldChar w:fldCharType="begin"/>
        </w:r>
        <w:r>
          <w:rPr>
            <w:noProof/>
            <w:webHidden/>
          </w:rPr>
          <w:instrText xml:space="preserve"> PAGEREF _Toc211354482 \h </w:instrText>
        </w:r>
        <w:r>
          <w:rPr>
            <w:noProof/>
            <w:webHidden/>
          </w:rPr>
        </w:r>
        <w:r>
          <w:rPr>
            <w:noProof/>
            <w:webHidden/>
          </w:rPr>
          <w:fldChar w:fldCharType="separate"/>
        </w:r>
        <w:r>
          <w:rPr>
            <w:noProof/>
            <w:webHidden/>
          </w:rPr>
          <w:t>66</w:t>
        </w:r>
        <w:r>
          <w:rPr>
            <w:noProof/>
            <w:webHidden/>
          </w:rPr>
          <w:fldChar w:fldCharType="end"/>
        </w:r>
      </w:hyperlink>
    </w:p>
    <w:p w14:paraId="1C147F61" w14:textId="5DFED916" w:rsidR="00D978EC" w:rsidRDefault="00D978EC">
      <w:pPr>
        <w:pStyle w:val="Tabladeilustraciones"/>
        <w:tabs>
          <w:tab w:val="right" w:leader="dot" w:pos="9016"/>
        </w:tabs>
        <w:rPr>
          <w:rFonts w:eastAsiaTheme="minorEastAsia"/>
          <w:noProof/>
          <w:lang w:val="es-CO" w:eastAsia="es-CO"/>
        </w:rPr>
      </w:pPr>
      <w:hyperlink w:anchor="_Toc211354483" w:history="1">
        <w:r w:rsidRPr="00CB0715">
          <w:rPr>
            <w:rStyle w:val="Hipervnculo"/>
            <w:rFonts w:ascii="Times New Roman" w:hAnsi="Times New Roman" w:cs="Times New Roman"/>
            <w:noProof/>
          </w:rPr>
          <w:t>Tabla 43 Valoración cualitativa y cuantitativa de la Característica 28. Caracterización de estudiantes y sistema de alertas tempranas.</w:t>
        </w:r>
        <w:r>
          <w:rPr>
            <w:noProof/>
            <w:webHidden/>
          </w:rPr>
          <w:tab/>
        </w:r>
        <w:r>
          <w:rPr>
            <w:noProof/>
            <w:webHidden/>
          </w:rPr>
          <w:fldChar w:fldCharType="begin"/>
        </w:r>
        <w:r>
          <w:rPr>
            <w:noProof/>
            <w:webHidden/>
          </w:rPr>
          <w:instrText xml:space="preserve"> PAGEREF _Toc211354483 \h </w:instrText>
        </w:r>
        <w:r>
          <w:rPr>
            <w:noProof/>
            <w:webHidden/>
          </w:rPr>
        </w:r>
        <w:r>
          <w:rPr>
            <w:noProof/>
            <w:webHidden/>
          </w:rPr>
          <w:fldChar w:fldCharType="separate"/>
        </w:r>
        <w:r>
          <w:rPr>
            <w:noProof/>
            <w:webHidden/>
          </w:rPr>
          <w:t>68</w:t>
        </w:r>
        <w:r>
          <w:rPr>
            <w:noProof/>
            <w:webHidden/>
          </w:rPr>
          <w:fldChar w:fldCharType="end"/>
        </w:r>
      </w:hyperlink>
    </w:p>
    <w:p w14:paraId="5967736B" w14:textId="350F1B59" w:rsidR="00D978EC" w:rsidRDefault="00D978EC">
      <w:pPr>
        <w:pStyle w:val="Tabladeilustraciones"/>
        <w:tabs>
          <w:tab w:val="right" w:leader="dot" w:pos="9016"/>
        </w:tabs>
        <w:rPr>
          <w:rFonts w:eastAsiaTheme="minorEastAsia"/>
          <w:noProof/>
          <w:lang w:val="es-CO" w:eastAsia="es-CO"/>
        </w:rPr>
      </w:pPr>
      <w:hyperlink w:anchor="_Toc211354484" w:history="1">
        <w:r w:rsidRPr="00CB0715">
          <w:rPr>
            <w:rStyle w:val="Hipervnculo"/>
            <w:rFonts w:ascii="Times New Roman" w:hAnsi="Times New Roman" w:cs="Times New Roman"/>
            <w:noProof/>
          </w:rPr>
          <w:t>Tabla 44 Valoración cualitativa y cuantitativa de la Característica 29. Ajustes a los aspectos curriculares.</w:t>
        </w:r>
        <w:r>
          <w:rPr>
            <w:noProof/>
            <w:webHidden/>
          </w:rPr>
          <w:tab/>
        </w:r>
        <w:r>
          <w:rPr>
            <w:noProof/>
            <w:webHidden/>
          </w:rPr>
          <w:fldChar w:fldCharType="begin"/>
        </w:r>
        <w:r>
          <w:rPr>
            <w:noProof/>
            <w:webHidden/>
          </w:rPr>
          <w:instrText xml:space="preserve"> PAGEREF _Toc211354484 \h </w:instrText>
        </w:r>
        <w:r>
          <w:rPr>
            <w:noProof/>
            <w:webHidden/>
          </w:rPr>
        </w:r>
        <w:r>
          <w:rPr>
            <w:noProof/>
            <w:webHidden/>
          </w:rPr>
          <w:fldChar w:fldCharType="separate"/>
        </w:r>
        <w:r>
          <w:rPr>
            <w:noProof/>
            <w:webHidden/>
          </w:rPr>
          <w:t>69</w:t>
        </w:r>
        <w:r>
          <w:rPr>
            <w:noProof/>
            <w:webHidden/>
          </w:rPr>
          <w:fldChar w:fldCharType="end"/>
        </w:r>
      </w:hyperlink>
    </w:p>
    <w:p w14:paraId="70C3BF23" w14:textId="145751A2" w:rsidR="00D978EC" w:rsidRDefault="00D978EC">
      <w:pPr>
        <w:pStyle w:val="Tabladeilustraciones"/>
        <w:tabs>
          <w:tab w:val="right" w:leader="dot" w:pos="9016"/>
        </w:tabs>
        <w:rPr>
          <w:rFonts w:eastAsiaTheme="minorEastAsia"/>
          <w:noProof/>
          <w:lang w:val="es-CO" w:eastAsia="es-CO"/>
        </w:rPr>
      </w:pPr>
      <w:hyperlink w:anchor="_Toc211354485" w:history="1">
        <w:r w:rsidRPr="00CB0715">
          <w:rPr>
            <w:rStyle w:val="Hipervnculo"/>
            <w:rFonts w:ascii="Times New Roman" w:hAnsi="Times New Roman" w:cs="Times New Roman"/>
            <w:noProof/>
          </w:rPr>
          <w:t>Tabla 45 Factores de selección y su valoración</w:t>
        </w:r>
        <w:r>
          <w:rPr>
            <w:noProof/>
            <w:webHidden/>
          </w:rPr>
          <w:tab/>
        </w:r>
        <w:r>
          <w:rPr>
            <w:noProof/>
            <w:webHidden/>
          </w:rPr>
          <w:fldChar w:fldCharType="begin"/>
        </w:r>
        <w:r>
          <w:rPr>
            <w:noProof/>
            <w:webHidden/>
          </w:rPr>
          <w:instrText xml:space="preserve"> PAGEREF _Toc211354485 \h </w:instrText>
        </w:r>
        <w:r>
          <w:rPr>
            <w:noProof/>
            <w:webHidden/>
          </w:rPr>
        </w:r>
        <w:r>
          <w:rPr>
            <w:noProof/>
            <w:webHidden/>
          </w:rPr>
          <w:fldChar w:fldCharType="separate"/>
        </w:r>
        <w:r>
          <w:rPr>
            <w:noProof/>
            <w:webHidden/>
          </w:rPr>
          <w:t>69</w:t>
        </w:r>
        <w:r>
          <w:rPr>
            <w:noProof/>
            <w:webHidden/>
          </w:rPr>
          <w:fldChar w:fldCharType="end"/>
        </w:r>
      </w:hyperlink>
    </w:p>
    <w:p w14:paraId="208897CE" w14:textId="40893A31" w:rsidR="00D978EC" w:rsidRDefault="00D978EC">
      <w:pPr>
        <w:pStyle w:val="Tabladeilustraciones"/>
        <w:tabs>
          <w:tab w:val="right" w:leader="dot" w:pos="9016"/>
        </w:tabs>
        <w:rPr>
          <w:rFonts w:eastAsiaTheme="minorEastAsia"/>
          <w:noProof/>
          <w:lang w:val="es-CO" w:eastAsia="es-CO"/>
        </w:rPr>
      </w:pPr>
      <w:hyperlink w:anchor="_Toc211354486" w:history="1">
        <w:r w:rsidRPr="00CB0715">
          <w:rPr>
            <w:rStyle w:val="Hipervnculo"/>
            <w:rFonts w:ascii="Times New Roman" w:hAnsi="Times New Roman" w:cs="Times New Roman"/>
            <w:noProof/>
          </w:rPr>
          <w:t>Tabla 46 Valoración cualitativa y cuantitativa de la Característica 30. Mecanismos de selección.</w:t>
        </w:r>
        <w:r>
          <w:rPr>
            <w:noProof/>
            <w:webHidden/>
          </w:rPr>
          <w:tab/>
        </w:r>
        <w:r>
          <w:rPr>
            <w:noProof/>
            <w:webHidden/>
          </w:rPr>
          <w:fldChar w:fldCharType="begin"/>
        </w:r>
        <w:r>
          <w:rPr>
            <w:noProof/>
            <w:webHidden/>
          </w:rPr>
          <w:instrText xml:space="preserve"> PAGEREF _Toc211354486 \h </w:instrText>
        </w:r>
        <w:r>
          <w:rPr>
            <w:noProof/>
            <w:webHidden/>
          </w:rPr>
        </w:r>
        <w:r>
          <w:rPr>
            <w:noProof/>
            <w:webHidden/>
          </w:rPr>
          <w:fldChar w:fldCharType="separate"/>
        </w:r>
        <w:r>
          <w:rPr>
            <w:noProof/>
            <w:webHidden/>
          </w:rPr>
          <w:t>70</w:t>
        </w:r>
        <w:r>
          <w:rPr>
            <w:noProof/>
            <w:webHidden/>
          </w:rPr>
          <w:fldChar w:fldCharType="end"/>
        </w:r>
      </w:hyperlink>
    </w:p>
    <w:p w14:paraId="33347781" w14:textId="70FF641F" w:rsidR="00D978EC" w:rsidRDefault="00D978EC">
      <w:pPr>
        <w:pStyle w:val="Tabladeilustraciones"/>
        <w:tabs>
          <w:tab w:val="right" w:leader="dot" w:pos="9016"/>
        </w:tabs>
        <w:rPr>
          <w:rFonts w:eastAsiaTheme="minorEastAsia"/>
          <w:noProof/>
          <w:lang w:val="es-CO" w:eastAsia="es-CO"/>
        </w:rPr>
      </w:pPr>
      <w:hyperlink w:anchor="_Toc211354487" w:history="1">
        <w:r w:rsidRPr="00CB0715">
          <w:rPr>
            <w:rStyle w:val="Hipervnculo"/>
            <w:rFonts w:ascii="Times New Roman" w:hAnsi="Times New Roman" w:cs="Times New Roman"/>
            <w:noProof/>
          </w:rPr>
          <w:t>Tabla 47 Valoración cualitativa y cuantitativa del Factor 6. Permanencia y graduación.</w:t>
        </w:r>
        <w:r>
          <w:rPr>
            <w:noProof/>
            <w:webHidden/>
          </w:rPr>
          <w:tab/>
        </w:r>
        <w:r>
          <w:rPr>
            <w:noProof/>
            <w:webHidden/>
          </w:rPr>
          <w:fldChar w:fldCharType="begin"/>
        </w:r>
        <w:r>
          <w:rPr>
            <w:noProof/>
            <w:webHidden/>
          </w:rPr>
          <w:instrText xml:space="preserve"> PAGEREF _Toc211354487 \h </w:instrText>
        </w:r>
        <w:r>
          <w:rPr>
            <w:noProof/>
            <w:webHidden/>
          </w:rPr>
        </w:r>
        <w:r>
          <w:rPr>
            <w:noProof/>
            <w:webHidden/>
          </w:rPr>
          <w:fldChar w:fldCharType="separate"/>
        </w:r>
        <w:r>
          <w:rPr>
            <w:noProof/>
            <w:webHidden/>
          </w:rPr>
          <w:t>70</w:t>
        </w:r>
        <w:r>
          <w:rPr>
            <w:noProof/>
            <w:webHidden/>
          </w:rPr>
          <w:fldChar w:fldCharType="end"/>
        </w:r>
      </w:hyperlink>
    </w:p>
    <w:p w14:paraId="7ED95624" w14:textId="71EEE5E0" w:rsidR="00D978EC" w:rsidRDefault="00D978EC">
      <w:pPr>
        <w:pStyle w:val="Tabladeilustraciones"/>
        <w:tabs>
          <w:tab w:val="right" w:leader="dot" w:pos="9016"/>
        </w:tabs>
        <w:rPr>
          <w:rFonts w:eastAsiaTheme="minorEastAsia"/>
          <w:noProof/>
          <w:lang w:val="es-CO" w:eastAsia="es-CO"/>
        </w:rPr>
      </w:pPr>
      <w:hyperlink w:anchor="_Toc211354488" w:history="1">
        <w:r w:rsidRPr="00CB0715">
          <w:rPr>
            <w:rStyle w:val="Hipervnculo"/>
            <w:rFonts w:ascii="Times New Roman" w:hAnsi="Times New Roman" w:cs="Times New Roman"/>
            <w:noProof/>
          </w:rPr>
          <w:t>Tabla 48 Valoración cualitativa y cuantitativa de la Característica 31. Inserción del programa en contextos académicos nacionales e internacionales.</w:t>
        </w:r>
        <w:r>
          <w:rPr>
            <w:noProof/>
            <w:webHidden/>
          </w:rPr>
          <w:tab/>
        </w:r>
        <w:r>
          <w:rPr>
            <w:noProof/>
            <w:webHidden/>
          </w:rPr>
          <w:fldChar w:fldCharType="begin"/>
        </w:r>
        <w:r>
          <w:rPr>
            <w:noProof/>
            <w:webHidden/>
          </w:rPr>
          <w:instrText xml:space="preserve"> PAGEREF _Toc211354488 \h </w:instrText>
        </w:r>
        <w:r>
          <w:rPr>
            <w:noProof/>
            <w:webHidden/>
          </w:rPr>
        </w:r>
        <w:r>
          <w:rPr>
            <w:noProof/>
            <w:webHidden/>
          </w:rPr>
          <w:fldChar w:fldCharType="separate"/>
        </w:r>
        <w:r>
          <w:rPr>
            <w:noProof/>
            <w:webHidden/>
          </w:rPr>
          <w:t>71</w:t>
        </w:r>
        <w:r>
          <w:rPr>
            <w:noProof/>
            <w:webHidden/>
          </w:rPr>
          <w:fldChar w:fldCharType="end"/>
        </w:r>
      </w:hyperlink>
    </w:p>
    <w:p w14:paraId="72CAB1D0" w14:textId="35FB5277" w:rsidR="00D978EC" w:rsidRDefault="00D978EC">
      <w:pPr>
        <w:pStyle w:val="Tabladeilustraciones"/>
        <w:tabs>
          <w:tab w:val="right" w:leader="dot" w:pos="9016"/>
        </w:tabs>
        <w:rPr>
          <w:rFonts w:eastAsiaTheme="minorEastAsia"/>
          <w:noProof/>
          <w:lang w:val="es-CO" w:eastAsia="es-CO"/>
        </w:rPr>
      </w:pPr>
      <w:hyperlink w:anchor="_Toc211354489" w:history="1">
        <w:r w:rsidRPr="00CB0715">
          <w:rPr>
            <w:rStyle w:val="Hipervnculo"/>
            <w:rFonts w:ascii="Times New Roman" w:hAnsi="Times New Roman" w:cs="Times New Roman"/>
            <w:noProof/>
          </w:rPr>
          <w:t>Tabla 49 Valoración cualitativa y cuantitativa de la Característica 32. Relaciones externas de profesores y estudiantes.</w:t>
        </w:r>
        <w:r>
          <w:rPr>
            <w:noProof/>
            <w:webHidden/>
          </w:rPr>
          <w:tab/>
        </w:r>
        <w:r>
          <w:rPr>
            <w:noProof/>
            <w:webHidden/>
          </w:rPr>
          <w:fldChar w:fldCharType="begin"/>
        </w:r>
        <w:r>
          <w:rPr>
            <w:noProof/>
            <w:webHidden/>
          </w:rPr>
          <w:instrText xml:space="preserve"> PAGEREF _Toc211354489 \h </w:instrText>
        </w:r>
        <w:r>
          <w:rPr>
            <w:noProof/>
            <w:webHidden/>
          </w:rPr>
        </w:r>
        <w:r>
          <w:rPr>
            <w:noProof/>
            <w:webHidden/>
          </w:rPr>
          <w:fldChar w:fldCharType="separate"/>
        </w:r>
        <w:r>
          <w:rPr>
            <w:noProof/>
            <w:webHidden/>
          </w:rPr>
          <w:t>72</w:t>
        </w:r>
        <w:r>
          <w:rPr>
            <w:noProof/>
            <w:webHidden/>
          </w:rPr>
          <w:fldChar w:fldCharType="end"/>
        </w:r>
      </w:hyperlink>
    </w:p>
    <w:p w14:paraId="651479D0" w14:textId="5A2B6B23" w:rsidR="00D978EC" w:rsidRDefault="00D978EC">
      <w:pPr>
        <w:pStyle w:val="Tabladeilustraciones"/>
        <w:tabs>
          <w:tab w:val="right" w:leader="dot" w:pos="9016"/>
        </w:tabs>
        <w:rPr>
          <w:rFonts w:eastAsiaTheme="minorEastAsia"/>
          <w:noProof/>
          <w:lang w:val="es-CO" w:eastAsia="es-CO"/>
        </w:rPr>
      </w:pPr>
      <w:hyperlink w:anchor="_Toc211354490" w:history="1">
        <w:r w:rsidRPr="00CB0715">
          <w:rPr>
            <w:rStyle w:val="Hipervnculo"/>
            <w:rFonts w:ascii="Times New Roman" w:hAnsi="Times New Roman" w:cs="Times New Roman"/>
            <w:noProof/>
          </w:rPr>
          <w:t>Tabla 50 Valoración cualitativa y cuantitativa de la Característica 33. Habilidades comunicativas en una segunda lengua.</w:t>
        </w:r>
        <w:r>
          <w:rPr>
            <w:noProof/>
            <w:webHidden/>
          </w:rPr>
          <w:tab/>
        </w:r>
        <w:r>
          <w:rPr>
            <w:noProof/>
            <w:webHidden/>
          </w:rPr>
          <w:fldChar w:fldCharType="begin"/>
        </w:r>
        <w:r>
          <w:rPr>
            <w:noProof/>
            <w:webHidden/>
          </w:rPr>
          <w:instrText xml:space="preserve"> PAGEREF _Toc211354490 \h </w:instrText>
        </w:r>
        <w:r>
          <w:rPr>
            <w:noProof/>
            <w:webHidden/>
          </w:rPr>
        </w:r>
        <w:r>
          <w:rPr>
            <w:noProof/>
            <w:webHidden/>
          </w:rPr>
          <w:fldChar w:fldCharType="separate"/>
        </w:r>
        <w:r>
          <w:rPr>
            <w:noProof/>
            <w:webHidden/>
          </w:rPr>
          <w:t>73</w:t>
        </w:r>
        <w:r>
          <w:rPr>
            <w:noProof/>
            <w:webHidden/>
          </w:rPr>
          <w:fldChar w:fldCharType="end"/>
        </w:r>
      </w:hyperlink>
    </w:p>
    <w:p w14:paraId="5D920723" w14:textId="6A282ECB" w:rsidR="00D978EC" w:rsidRDefault="00D978EC">
      <w:pPr>
        <w:pStyle w:val="Tabladeilustraciones"/>
        <w:tabs>
          <w:tab w:val="right" w:leader="dot" w:pos="9016"/>
        </w:tabs>
        <w:rPr>
          <w:rFonts w:eastAsiaTheme="minorEastAsia"/>
          <w:noProof/>
          <w:lang w:val="es-CO" w:eastAsia="es-CO"/>
        </w:rPr>
      </w:pPr>
      <w:hyperlink w:anchor="_Toc211354491" w:history="1">
        <w:r w:rsidRPr="00CB0715">
          <w:rPr>
            <w:rStyle w:val="Hipervnculo"/>
            <w:rFonts w:ascii="Times New Roman" w:hAnsi="Times New Roman" w:cs="Times New Roman"/>
            <w:noProof/>
          </w:rPr>
          <w:t>Tabla 51 Valoración cualitativa y cuantitativa del Factor 7.  Interacción con el entorno nacional e internacional.</w:t>
        </w:r>
        <w:r>
          <w:rPr>
            <w:noProof/>
            <w:webHidden/>
          </w:rPr>
          <w:tab/>
        </w:r>
        <w:r>
          <w:rPr>
            <w:noProof/>
            <w:webHidden/>
          </w:rPr>
          <w:fldChar w:fldCharType="begin"/>
        </w:r>
        <w:r>
          <w:rPr>
            <w:noProof/>
            <w:webHidden/>
          </w:rPr>
          <w:instrText xml:space="preserve"> PAGEREF _Toc211354491 \h </w:instrText>
        </w:r>
        <w:r>
          <w:rPr>
            <w:noProof/>
            <w:webHidden/>
          </w:rPr>
        </w:r>
        <w:r>
          <w:rPr>
            <w:noProof/>
            <w:webHidden/>
          </w:rPr>
          <w:fldChar w:fldCharType="separate"/>
        </w:r>
        <w:r>
          <w:rPr>
            <w:noProof/>
            <w:webHidden/>
          </w:rPr>
          <w:t>74</w:t>
        </w:r>
        <w:r>
          <w:rPr>
            <w:noProof/>
            <w:webHidden/>
          </w:rPr>
          <w:fldChar w:fldCharType="end"/>
        </w:r>
      </w:hyperlink>
    </w:p>
    <w:p w14:paraId="4628BD1B" w14:textId="23AF5432" w:rsidR="00D978EC" w:rsidRDefault="00D978EC">
      <w:pPr>
        <w:pStyle w:val="Tabladeilustraciones"/>
        <w:tabs>
          <w:tab w:val="right" w:leader="dot" w:pos="9016"/>
        </w:tabs>
        <w:rPr>
          <w:rFonts w:eastAsiaTheme="minorEastAsia"/>
          <w:noProof/>
          <w:lang w:val="es-CO" w:eastAsia="es-CO"/>
        </w:rPr>
      </w:pPr>
      <w:hyperlink w:anchor="_Toc211354492" w:history="1">
        <w:r w:rsidRPr="00CB0715">
          <w:rPr>
            <w:rStyle w:val="Hipervnculo"/>
            <w:rFonts w:ascii="Times New Roman" w:hAnsi="Times New Roman" w:cs="Times New Roman"/>
            <w:noProof/>
          </w:rPr>
          <w:t>Tabla 52 Valoración cualitativa y cuantitativa de la Característica 34. Formación para la investigación, desarrollo tecnológico, la innovación y la creación.</w:t>
        </w:r>
        <w:r>
          <w:rPr>
            <w:noProof/>
            <w:webHidden/>
          </w:rPr>
          <w:tab/>
        </w:r>
        <w:r>
          <w:rPr>
            <w:noProof/>
            <w:webHidden/>
          </w:rPr>
          <w:fldChar w:fldCharType="begin"/>
        </w:r>
        <w:r>
          <w:rPr>
            <w:noProof/>
            <w:webHidden/>
          </w:rPr>
          <w:instrText xml:space="preserve"> PAGEREF _Toc211354492 \h </w:instrText>
        </w:r>
        <w:r>
          <w:rPr>
            <w:noProof/>
            <w:webHidden/>
          </w:rPr>
        </w:r>
        <w:r>
          <w:rPr>
            <w:noProof/>
            <w:webHidden/>
          </w:rPr>
          <w:fldChar w:fldCharType="separate"/>
        </w:r>
        <w:r>
          <w:rPr>
            <w:noProof/>
            <w:webHidden/>
          </w:rPr>
          <w:t>76</w:t>
        </w:r>
        <w:r>
          <w:rPr>
            <w:noProof/>
            <w:webHidden/>
          </w:rPr>
          <w:fldChar w:fldCharType="end"/>
        </w:r>
      </w:hyperlink>
    </w:p>
    <w:p w14:paraId="23EB8429" w14:textId="632620FE" w:rsidR="00D978EC" w:rsidRDefault="00D978EC">
      <w:pPr>
        <w:pStyle w:val="Tabladeilustraciones"/>
        <w:tabs>
          <w:tab w:val="right" w:leader="dot" w:pos="9016"/>
        </w:tabs>
        <w:rPr>
          <w:rFonts w:eastAsiaTheme="minorEastAsia"/>
          <w:noProof/>
          <w:lang w:val="es-CO" w:eastAsia="es-CO"/>
        </w:rPr>
      </w:pPr>
      <w:hyperlink w:anchor="_Toc211354493" w:history="1">
        <w:r w:rsidRPr="00CB0715">
          <w:rPr>
            <w:rStyle w:val="Hipervnculo"/>
            <w:rFonts w:ascii="Times New Roman" w:hAnsi="Times New Roman" w:cs="Times New Roman"/>
            <w:noProof/>
          </w:rPr>
          <w:t>Tabla 53 Valoración cualitativa y cuantitativa de la Característica 35. Compromiso con la investigación, desarrollo tecnológico, la innovación y la creación.</w:t>
        </w:r>
        <w:r>
          <w:rPr>
            <w:noProof/>
            <w:webHidden/>
          </w:rPr>
          <w:tab/>
        </w:r>
        <w:r>
          <w:rPr>
            <w:noProof/>
            <w:webHidden/>
          </w:rPr>
          <w:fldChar w:fldCharType="begin"/>
        </w:r>
        <w:r>
          <w:rPr>
            <w:noProof/>
            <w:webHidden/>
          </w:rPr>
          <w:instrText xml:space="preserve"> PAGEREF _Toc211354493 \h </w:instrText>
        </w:r>
        <w:r>
          <w:rPr>
            <w:noProof/>
            <w:webHidden/>
          </w:rPr>
        </w:r>
        <w:r>
          <w:rPr>
            <w:noProof/>
            <w:webHidden/>
          </w:rPr>
          <w:fldChar w:fldCharType="separate"/>
        </w:r>
        <w:r>
          <w:rPr>
            <w:noProof/>
            <w:webHidden/>
          </w:rPr>
          <w:t>77</w:t>
        </w:r>
        <w:r>
          <w:rPr>
            <w:noProof/>
            <w:webHidden/>
          </w:rPr>
          <w:fldChar w:fldCharType="end"/>
        </w:r>
      </w:hyperlink>
    </w:p>
    <w:p w14:paraId="1D39DA16" w14:textId="5F437ACE" w:rsidR="00D978EC" w:rsidRDefault="00D978EC">
      <w:pPr>
        <w:pStyle w:val="Tabladeilustraciones"/>
        <w:tabs>
          <w:tab w:val="right" w:leader="dot" w:pos="9016"/>
        </w:tabs>
        <w:rPr>
          <w:rFonts w:eastAsiaTheme="minorEastAsia"/>
          <w:noProof/>
          <w:lang w:val="es-CO" w:eastAsia="es-CO"/>
        </w:rPr>
      </w:pPr>
      <w:hyperlink w:anchor="_Toc211354494" w:history="1">
        <w:r w:rsidRPr="00CB0715">
          <w:rPr>
            <w:rStyle w:val="Hipervnculo"/>
            <w:rFonts w:ascii="Times New Roman" w:hAnsi="Times New Roman" w:cs="Times New Roman"/>
            <w:noProof/>
          </w:rPr>
          <w:t>Tabla 54 Valoración cualitativa y cuantitativa del 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_Toc211354494 \h </w:instrText>
        </w:r>
        <w:r>
          <w:rPr>
            <w:noProof/>
            <w:webHidden/>
          </w:rPr>
        </w:r>
        <w:r>
          <w:rPr>
            <w:noProof/>
            <w:webHidden/>
          </w:rPr>
          <w:fldChar w:fldCharType="separate"/>
        </w:r>
        <w:r>
          <w:rPr>
            <w:noProof/>
            <w:webHidden/>
          </w:rPr>
          <w:t>78</w:t>
        </w:r>
        <w:r>
          <w:rPr>
            <w:noProof/>
            <w:webHidden/>
          </w:rPr>
          <w:fldChar w:fldCharType="end"/>
        </w:r>
      </w:hyperlink>
    </w:p>
    <w:p w14:paraId="4F703284" w14:textId="41BAD782" w:rsidR="00D978EC" w:rsidRDefault="00D978EC">
      <w:pPr>
        <w:pStyle w:val="Tabladeilustraciones"/>
        <w:tabs>
          <w:tab w:val="right" w:leader="dot" w:pos="9016"/>
        </w:tabs>
        <w:rPr>
          <w:rFonts w:eastAsiaTheme="minorEastAsia"/>
          <w:noProof/>
          <w:lang w:val="es-CO" w:eastAsia="es-CO"/>
        </w:rPr>
      </w:pPr>
      <w:hyperlink w:anchor="_Toc211354495" w:history="1">
        <w:r w:rsidRPr="00CB0715">
          <w:rPr>
            <w:rStyle w:val="Hipervnculo"/>
            <w:rFonts w:ascii="Times New Roman" w:hAnsi="Times New Roman" w:cs="Times New Roman"/>
            <w:noProof/>
          </w:rPr>
          <w:t>Tabla 55 Valoración cualitativa y cuantitativa de la Característica 36. Programas y servicios.</w:t>
        </w:r>
        <w:r>
          <w:rPr>
            <w:noProof/>
            <w:webHidden/>
          </w:rPr>
          <w:tab/>
        </w:r>
        <w:r>
          <w:rPr>
            <w:noProof/>
            <w:webHidden/>
          </w:rPr>
          <w:fldChar w:fldCharType="begin"/>
        </w:r>
        <w:r>
          <w:rPr>
            <w:noProof/>
            <w:webHidden/>
          </w:rPr>
          <w:instrText xml:space="preserve"> PAGEREF _Toc211354495 \h </w:instrText>
        </w:r>
        <w:r>
          <w:rPr>
            <w:noProof/>
            <w:webHidden/>
          </w:rPr>
        </w:r>
        <w:r>
          <w:rPr>
            <w:noProof/>
            <w:webHidden/>
          </w:rPr>
          <w:fldChar w:fldCharType="separate"/>
        </w:r>
        <w:r>
          <w:rPr>
            <w:noProof/>
            <w:webHidden/>
          </w:rPr>
          <w:t>79</w:t>
        </w:r>
        <w:r>
          <w:rPr>
            <w:noProof/>
            <w:webHidden/>
          </w:rPr>
          <w:fldChar w:fldCharType="end"/>
        </w:r>
      </w:hyperlink>
    </w:p>
    <w:p w14:paraId="1E4ED875" w14:textId="66B67F2E" w:rsidR="00D978EC" w:rsidRDefault="00D978EC">
      <w:pPr>
        <w:pStyle w:val="Tabladeilustraciones"/>
        <w:tabs>
          <w:tab w:val="right" w:leader="dot" w:pos="9016"/>
        </w:tabs>
        <w:rPr>
          <w:rFonts w:eastAsiaTheme="minorEastAsia"/>
          <w:noProof/>
          <w:lang w:val="es-CO" w:eastAsia="es-CO"/>
        </w:rPr>
      </w:pPr>
      <w:hyperlink w:anchor="_Toc211354496" w:history="1">
        <w:r w:rsidRPr="00CB0715">
          <w:rPr>
            <w:rStyle w:val="Hipervnculo"/>
            <w:rFonts w:ascii="Times New Roman" w:hAnsi="Times New Roman" w:cs="Times New Roman"/>
            <w:noProof/>
          </w:rPr>
          <w:t>Tabla 56 Valoración cualitativa y cuantitativa de la Característica 37. Participación y seguimiento.</w:t>
        </w:r>
        <w:r>
          <w:rPr>
            <w:noProof/>
            <w:webHidden/>
          </w:rPr>
          <w:tab/>
        </w:r>
        <w:r>
          <w:rPr>
            <w:noProof/>
            <w:webHidden/>
          </w:rPr>
          <w:fldChar w:fldCharType="begin"/>
        </w:r>
        <w:r>
          <w:rPr>
            <w:noProof/>
            <w:webHidden/>
          </w:rPr>
          <w:instrText xml:space="preserve"> PAGEREF _Toc211354496 \h </w:instrText>
        </w:r>
        <w:r>
          <w:rPr>
            <w:noProof/>
            <w:webHidden/>
          </w:rPr>
        </w:r>
        <w:r>
          <w:rPr>
            <w:noProof/>
            <w:webHidden/>
          </w:rPr>
          <w:fldChar w:fldCharType="separate"/>
        </w:r>
        <w:r>
          <w:rPr>
            <w:noProof/>
            <w:webHidden/>
          </w:rPr>
          <w:t>80</w:t>
        </w:r>
        <w:r>
          <w:rPr>
            <w:noProof/>
            <w:webHidden/>
          </w:rPr>
          <w:fldChar w:fldCharType="end"/>
        </w:r>
      </w:hyperlink>
    </w:p>
    <w:p w14:paraId="51D2C690" w14:textId="25B132A8" w:rsidR="00D978EC" w:rsidRDefault="00D978EC">
      <w:pPr>
        <w:pStyle w:val="Tabladeilustraciones"/>
        <w:tabs>
          <w:tab w:val="right" w:leader="dot" w:pos="9016"/>
        </w:tabs>
        <w:rPr>
          <w:rFonts w:eastAsiaTheme="minorEastAsia"/>
          <w:noProof/>
          <w:lang w:val="es-CO" w:eastAsia="es-CO"/>
        </w:rPr>
      </w:pPr>
      <w:hyperlink w:anchor="_Toc211354497" w:history="1">
        <w:r w:rsidRPr="00CB0715">
          <w:rPr>
            <w:rStyle w:val="Hipervnculo"/>
            <w:rFonts w:ascii="Times New Roman" w:hAnsi="Times New Roman" w:cs="Times New Roman"/>
            <w:noProof/>
          </w:rPr>
          <w:t>Tabla 57 Valoración cualitativa y cuantitativa del Factor 9. Bienestar de la comunidad académica del programa.</w:t>
        </w:r>
        <w:r>
          <w:rPr>
            <w:noProof/>
            <w:webHidden/>
          </w:rPr>
          <w:tab/>
        </w:r>
        <w:r>
          <w:rPr>
            <w:noProof/>
            <w:webHidden/>
          </w:rPr>
          <w:fldChar w:fldCharType="begin"/>
        </w:r>
        <w:r>
          <w:rPr>
            <w:noProof/>
            <w:webHidden/>
          </w:rPr>
          <w:instrText xml:space="preserve"> PAGEREF _Toc211354497 \h </w:instrText>
        </w:r>
        <w:r>
          <w:rPr>
            <w:noProof/>
            <w:webHidden/>
          </w:rPr>
        </w:r>
        <w:r>
          <w:rPr>
            <w:noProof/>
            <w:webHidden/>
          </w:rPr>
          <w:fldChar w:fldCharType="separate"/>
        </w:r>
        <w:r>
          <w:rPr>
            <w:noProof/>
            <w:webHidden/>
          </w:rPr>
          <w:t>80</w:t>
        </w:r>
        <w:r>
          <w:rPr>
            <w:noProof/>
            <w:webHidden/>
          </w:rPr>
          <w:fldChar w:fldCharType="end"/>
        </w:r>
      </w:hyperlink>
    </w:p>
    <w:p w14:paraId="1E1855C9" w14:textId="4F855EEE" w:rsidR="00D978EC" w:rsidRDefault="00D978EC">
      <w:pPr>
        <w:pStyle w:val="Tabladeilustraciones"/>
        <w:tabs>
          <w:tab w:val="right" w:leader="dot" w:pos="9016"/>
        </w:tabs>
        <w:rPr>
          <w:rFonts w:eastAsiaTheme="minorEastAsia"/>
          <w:noProof/>
          <w:lang w:val="es-CO" w:eastAsia="es-CO"/>
        </w:rPr>
      </w:pPr>
      <w:hyperlink w:anchor="_Toc211354498" w:history="1">
        <w:r w:rsidRPr="00CB0715">
          <w:rPr>
            <w:rStyle w:val="Hipervnculo"/>
            <w:rFonts w:ascii="Times New Roman" w:hAnsi="Times New Roman" w:cs="Times New Roman"/>
            <w:noProof/>
          </w:rPr>
          <w:t>Tabla 58 Valoración cualitativa y cuantitativa de la Característica 38. Estrategias y recursos de apoyo a profesores.</w:t>
        </w:r>
        <w:r>
          <w:rPr>
            <w:noProof/>
            <w:webHidden/>
          </w:rPr>
          <w:tab/>
        </w:r>
        <w:r>
          <w:rPr>
            <w:noProof/>
            <w:webHidden/>
          </w:rPr>
          <w:fldChar w:fldCharType="begin"/>
        </w:r>
        <w:r>
          <w:rPr>
            <w:noProof/>
            <w:webHidden/>
          </w:rPr>
          <w:instrText xml:space="preserve"> PAGEREF _Toc211354498 \h </w:instrText>
        </w:r>
        <w:r>
          <w:rPr>
            <w:noProof/>
            <w:webHidden/>
          </w:rPr>
        </w:r>
        <w:r>
          <w:rPr>
            <w:noProof/>
            <w:webHidden/>
          </w:rPr>
          <w:fldChar w:fldCharType="separate"/>
        </w:r>
        <w:r>
          <w:rPr>
            <w:noProof/>
            <w:webHidden/>
          </w:rPr>
          <w:t>82</w:t>
        </w:r>
        <w:r>
          <w:rPr>
            <w:noProof/>
            <w:webHidden/>
          </w:rPr>
          <w:fldChar w:fldCharType="end"/>
        </w:r>
      </w:hyperlink>
    </w:p>
    <w:p w14:paraId="269FC0D6" w14:textId="63839859" w:rsidR="00D978EC" w:rsidRDefault="00D978EC">
      <w:pPr>
        <w:pStyle w:val="Tabladeilustraciones"/>
        <w:tabs>
          <w:tab w:val="right" w:leader="dot" w:pos="9016"/>
        </w:tabs>
        <w:rPr>
          <w:rFonts w:eastAsiaTheme="minorEastAsia"/>
          <w:noProof/>
          <w:lang w:val="es-CO" w:eastAsia="es-CO"/>
        </w:rPr>
      </w:pPr>
      <w:hyperlink w:anchor="_Toc211354499" w:history="1">
        <w:r w:rsidRPr="00CB0715">
          <w:rPr>
            <w:rStyle w:val="Hipervnculo"/>
            <w:rFonts w:ascii="Times New Roman" w:hAnsi="Times New Roman" w:cs="Times New Roman"/>
            <w:noProof/>
          </w:rPr>
          <w:t>Tabla 59 Valoración cualitativa y cuantitativa de la Característica 39. Estrategias y recursos de apoyo a estudiantes.</w:t>
        </w:r>
        <w:r>
          <w:rPr>
            <w:noProof/>
            <w:webHidden/>
          </w:rPr>
          <w:tab/>
        </w:r>
        <w:r>
          <w:rPr>
            <w:noProof/>
            <w:webHidden/>
          </w:rPr>
          <w:fldChar w:fldCharType="begin"/>
        </w:r>
        <w:r>
          <w:rPr>
            <w:noProof/>
            <w:webHidden/>
          </w:rPr>
          <w:instrText xml:space="preserve"> PAGEREF _Toc211354499 \h </w:instrText>
        </w:r>
        <w:r>
          <w:rPr>
            <w:noProof/>
            <w:webHidden/>
          </w:rPr>
        </w:r>
        <w:r>
          <w:rPr>
            <w:noProof/>
            <w:webHidden/>
          </w:rPr>
          <w:fldChar w:fldCharType="separate"/>
        </w:r>
        <w:r>
          <w:rPr>
            <w:noProof/>
            <w:webHidden/>
          </w:rPr>
          <w:t>83</w:t>
        </w:r>
        <w:r>
          <w:rPr>
            <w:noProof/>
            <w:webHidden/>
          </w:rPr>
          <w:fldChar w:fldCharType="end"/>
        </w:r>
      </w:hyperlink>
    </w:p>
    <w:p w14:paraId="59B589CA" w14:textId="31C0C653" w:rsidR="00D978EC" w:rsidRDefault="00D978EC">
      <w:pPr>
        <w:pStyle w:val="Tabladeilustraciones"/>
        <w:tabs>
          <w:tab w:val="right" w:leader="dot" w:pos="9016"/>
        </w:tabs>
        <w:rPr>
          <w:rFonts w:eastAsiaTheme="minorEastAsia"/>
          <w:noProof/>
          <w:lang w:val="es-CO" w:eastAsia="es-CO"/>
        </w:rPr>
      </w:pPr>
      <w:hyperlink w:anchor="_Toc211354500" w:history="1">
        <w:r w:rsidRPr="00CB0715">
          <w:rPr>
            <w:rStyle w:val="Hipervnculo"/>
            <w:rFonts w:ascii="Times New Roman" w:hAnsi="Times New Roman" w:cs="Times New Roman"/>
            <w:noProof/>
          </w:rPr>
          <w:t>Tabla 60 Valoración cualitativa y cuantitativa de la Característica 40. Recursos bibliográficos y de información.</w:t>
        </w:r>
        <w:r>
          <w:rPr>
            <w:noProof/>
            <w:webHidden/>
          </w:rPr>
          <w:tab/>
        </w:r>
        <w:r>
          <w:rPr>
            <w:noProof/>
            <w:webHidden/>
          </w:rPr>
          <w:fldChar w:fldCharType="begin"/>
        </w:r>
        <w:r>
          <w:rPr>
            <w:noProof/>
            <w:webHidden/>
          </w:rPr>
          <w:instrText xml:space="preserve"> PAGEREF _Toc211354500 \h </w:instrText>
        </w:r>
        <w:r>
          <w:rPr>
            <w:noProof/>
            <w:webHidden/>
          </w:rPr>
        </w:r>
        <w:r>
          <w:rPr>
            <w:noProof/>
            <w:webHidden/>
          </w:rPr>
          <w:fldChar w:fldCharType="separate"/>
        </w:r>
        <w:r>
          <w:rPr>
            <w:noProof/>
            <w:webHidden/>
          </w:rPr>
          <w:t>84</w:t>
        </w:r>
        <w:r>
          <w:rPr>
            <w:noProof/>
            <w:webHidden/>
          </w:rPr>
          <w:fldChar w:fldCharType="end"/>
        </w:r>
      </w:hyperlink>
    </w:p>
    <w:p w14:paraId="2473DF21" w14:textId="311BD8DA" w:rsidR="00D978EC" w:rsidRDefault="00D978EC">
      <w:pPr>
        <w:pStyle w:val="Tabladeilustraciones"/>
        <w:tabs>
          <w:tab w:val="right" w:leader="dot" w:pos="9016"/>
        </w:tabs>
        <w:rPr>
          <w:rFonts w:eastAsiaTheme="minorEastAsia"/>
          <w:noProof/>
          <w:lang w:val="es-CO" w:eastAsia="es-CO"/>
        </w:rPr>
      </w:pPr>
      <w:hyperlink w:anchor="_Toc211354501" w:history="1">
        <w:r w:rsidRPr="00CB0715">
          <w:rPr>
            <w:rStyle w:val="Hipervnculo"/>
            <w:rFonts w:ascii="Times New Roman" w:hAnsi="Times New Roman" w:cs="Times New Roman"/>
            <w:noProof/>
          </w:rPr>
          <w:t>Tabla 61 Valoración cualitativa y cuantitativa del Factor 10. Medios educativos y ambientes de aprendizaje.</w:t>
        </w:r>
        <w:r>
          <w:rPr>
            <w:noProof/>
            <w:webHidden/>
          </w:rPr>
          <w:tab/>
        </w:r>
        <w:r>
          <w:rPr>
            <w:noProof/>
            <w:webHidden/>
          </w:rPr>
          <w:fldChar w:fldCharType="begin"/>
        </w:r>
        <w:r>
          <w:rPr>
            <w:noProof/>
            <w:webHidden/>
          </w:rPr>
          <w:instrText xml:space="preserve"> PAGEREF _Toc211354501 \h </w:instrText>
        </w:r>
        <w:r>
          <w:rPr>
            <w:noProof/>
            <w:webHidden/>
          </w:rPr>
        </w:r>
        <w:r>
          <w:rPr>
            <w:noProof/>
            <w:webHidden/>
          </w:rPr>
          <w:fldChar w:fldCharType="separate"/>
        </w:r>
        <w:r>
          <w:rPr>
            <w:noProof/>
            <w:webHidden/>
          </w:rPr>
          <w:t>84</w:t>
        </w:r>
        <w:r>
          <w:rPr>
            <w:noProof/>
            <w:webHidden/>
          </w:rPr>
          <w:fldChar w:fldCharType="end"/>
        </w:r>
      </w:hyperlink>
    </w:p>
    <w:p w14:paraId="0C43B92D" w14:textId="2062E28E" w:rsidR="00D978EC" w:rsidRDefault="00D978EC">
      <w:pPr>
        <w:pStyle w:val="Tabladeilustraciones"/>
        <w:tabs>
          <w:tab w:val="right" w:leader="dot" w:pos="9016"/>
        </w:tabs>
        <w:rPr>
          <w:rFonts w:eastAsiaTheme="minorEastAsia"/>
          <w:noProof/>
          <w:lang w:val="es-CO" w:eastAsia="es-CO"/>
        </w:rPr>
      </w:pPr>
      <w:hyperlink w:anchor="_Toc211354502" w:history="1">
        <w:r w:rsidRPr="00CB0715">
          <w:rPr>
            <w:rStyle w:val="Hipervnculo"/>
            <w:rFonts w:ascii="Times New Roman" w:hAnsi="Times New Roman" w:cs="Times New Roman"/>
            <w:noProof/>
          </w:rPr>
          <w:t>Tabla 62 Valoración cualitativa y cuantitativa de la Característica 41. Organización y administración.</w:t>
        </w:r>
        <w:r>
          <w:rPr>
            <w:noProof/>
            <w:webHidden/>
          </w:rPr>
          <w:tab/>
        </w:r>
        <w:r>
          <w:rPr>
            <w:noProof/>
            <w:webHidden/>
          </w:rPr>
          <w:fldChar w:fldCharType="begin"/>
        </w:r>
        <w:r>
          <w:rPr>
            <w:noProof/>
            <w:webHidden/>
          </w:rPr>
          <w:instrText xml:space="preserve"> PAGEREF _Toc211354502 \h </w:instrText>
        </w:r>
        <w:r>
          <w:rPr>
            <w:noProof/>
            <w:webHidden/>
          </w:rPr>
        </w:r>
        <w:r>
          <w:rPr>
            <w:noProof/>
            <w:webHidden/>
          </w:rPr>
          <w:fldChar w:fldCharType="separate"/>
        </w:r>
        <w:r>
          <w:rPr>
            <w:noProof/>
            <w:webHidden/>
          </w:rPr>
          <w:t>86</w:t>
        </w:r>
        <w:r>
          <w:rPr>
            <w:noProof/>
            <w:webHidden/>
          </w:rPr>
          <w:fldChar w:fldCharType="end"/>
        </w:r>
      </w:hyperlink>
    </w:p>
    <w:p w14:paraId="1D23B211" w14:textId="6958A0FA" w:rsidR="00D978EC" w:rsidRDefault="00D978EC">
      <w:pPr>
        <w:pStyle w:val="Tabladeilustraciones"/>
        <w:tabs>
          <w:tab w:val="right" w:leader="dot" w:pos="9016"/>
        </w:tabs>
        <w:rPr>
          <w:rFonts w:eastAsiaTheme="minorEastAsia"/>
          <w:noProof/>
          <w:lang w:val="es-CO" w:eastAsia="es-CO"/>
        </w:rPr>
      </w:pPr>
      <w:hyperlink w:anchor="_Toc211354503" w:history="1">
        <w:r w:rsidRPr="00CB0715">
          <w:rPr>
            <w:rStyle w:val="Hipervnculo"/>
            <w:rFonts w:ascii="Times New Roman" w:hAnsi="Times New Roman" w:cs="Times New Roman"/>
            <w:noProof/>
          </w:rPr>
          <w:t>Tabla 63 Valoración cualitativa y cuantitativa de la Característica 42. Dirección y gestión.</w:t>
        </w:r>
        <w:r>
          <w:rPr>
            <w:noProof/>
            <w:webHidden/>
          </w:rPr>
          <w:tab/>
        </w:r>
        <w:r>
          <w:rPr>
            <w:noProof/>
            <w:webHidden/>
          </w:rPr>
          <w:fldChar w:fldCharType="begin"/>
        </w:r>
        <w:r>
          <w:rPr>
            <w:noProof/>
            <w:webHidden/>
          </w:rPr>
          <w:instrText xml:space="preserve"> PAGEREF _Toc211354503 \h </w:instrText>
        </w:r>
        <w:r>
          <w:rPr>
            <w:noProof/>
            <w:webHidden/>
          </w:rPr>
        </w:r>
        <w:r>
          <w:rPr>
            <w:noProof/>
            <w:webHidden/>
          </w:rPr>
          <w:fldChar w:fldCharType="separate"/>
        </w:r>
        <w:r>
          <w:rPr>
            <w:noProof/>
            <w:webHidden/>
          </w:rPr>
          <w:t>87</w:t>
        </w:r>
        <w:r>
          <w:rPr>
            <w:noProof/>
            <w:webHidden/>
          </w:rPr>
          <w:fldChar w:fldCharType="end"/>
        </w:r>
      </w:hyperlink>
    </w:p>
    <w:p w14:paraId="7D72EAEC" w14:textId="56735962" w:rsidR="00D978EC" w:rsidRDefault="00D978EC">
      <w:pPr>
        <w:pStyle w:val="Tabladeilustraciones"/>
        <w:tabs>
          <w:tab w:val="right" w:leader="dot" w:pos="9016"/>
        </w:tabs>
        <w:rPr>
          <w:rFonts w:eastAsiaTheme="minorEastAsia"/>
          <w:noProof/>
          <w:lang w:val="es-CO" w:eastAsia="es-CO"/>
        </w:rPr>
      </w:pPr>
      <w:hyperlink w:anchor="_Toc211354504" w:history="1">
        <w:r w:rsidRPr="00CB0715">
          <w:rPr>
            <w:rStyle w:val="Hipervnculo"/>
            <w:rFonts w:ascii="Times New Roman" w:hAnsi="Times New Roman" w:cs="Times New Roman"/>
            <w:noProof/>
          </w:rPr>
          <w:t>Tabla 64 Valoración cualitativa y cuantitativa de la Característica 43. Sistemas de comunicación e información.</w:t>
        </w:r>
        <w:r>
          <w:rPr>
            <w:noProof/>
            <w:webHidden/>
          </w:rPr>
          <w:tab/>
        </w:r>
        <w:r>
          <w:rPr>
            <w:noProof/>
            <w:webHidden/>
          </w:rPr>
          <w:fldChar w:fldCharType="begin"/>
        </w:r>
        <w:r>
          <w:rPr>
            <w:noProof/>
            <w:webHidden/>
          </w:rPr>
          <w:instrText xml:space="preserve"> PAGEREF _Toc211354504 \h </w:instrText>
        </w:r>
        <w:r>
          <w:rPr>
            <w:noProof/>
            <w:webHidden/>
          </w:rPr>
        </w:r>
        <w:r>
          <w:rPr>
            <w:noProof/>
            <w:webHidden/>
          </w:rPr>
          <w:fldChar w:fldCharType="separate"/>
        </w:r>
        <w:r>
          <w:rPr>
            <w:noProof/>
            <w:webHidden/>
          </w:rPr>
          <w:t>88</w:t>
        </w:r>
        <w:r>
          <w:rPr>
            <w:noProof/>
            <w:webHidden/>
          </w:rPr>
          <w:fldChar w:fldCharType="end"/>
        </w:r>
      </w:hyperlink>
    </w:p>
    <w:p w14:paraId="3CAB5B24" w14:textId="65E0C26F" w:rsidR="00D978EC" w:rsidRDefault="00D978EC">
      <w:pPr>
        <w:pStyle w:val="Tabladeilustraciones"/>
        <w:tabs>
          <w:tab w:val="right" w:leader="dot" w:pos="9016"/>
        </w:tabs>
        <w:rPr>
          <w:rFonts w:eastAsiaTheme="minorEastAsia"/>
          <w:noProof/>
          <w:lang w:val="es-CO" w:eastAsia="es-CO"/>
        </w:rPr>
      </w:pPr>
      <w:hyperlink w:anchor="_Toc211354505" w:history="1">
        <w:r w:rsidRPr="00CB0715">
          <w:rPr>
            <w:rStyle w:val="Hipervnculo"/>
            <w:rFonts w:ascii="Times New Roman" w:hAnsi="Times New Roman" w:cs="Times New Roman"/>
            <w:noProof/>
          </w:rPr>
          <w:t>Tabla 65 Valoración cualitativa y cuantitativa de la Característica 44. Estudiantes y capacidad institucional.</w:t>
        </w:r>
        <w:r>
          <w:rPr>
            <w:noProof/>
            <w:webHidden/>
          </w:rPr>
          <w:tab/>
        </w:r>
        <w:r>
          <w:rPr>
            <w:noProof/>
            <w:webHidden/>
          </w:rPr>
          <w:fldChar w:fldCharType="begin"/>
        </w:r>
        <w:r>
          <w:rPr>
            <w:noProof/>
            <w:webHidden/>
          </w:rPr>
          <w:instrText xml:space="preserve"> PAGEREF _Toc211354505 \h </w:instrText>
        </w:r>
        <w:r>
          <w:rPr>
            <w:noProof/>
            <w:webHidden/>
          </w:rPr>
        </w:r>
        <w:r>
          <w:rPr>
            <w:noProof/>
            <w:webHidden/>
          </w:rPr>
          <w:fldChar w:fldCharType="separate"/>
        </w:r>
        <w:r>
          <w:rPr>
            <w:noProof/>
            <w:webHidden/>
          </w:rPr>
          <w:t>89</w:t>
        </w:r>
        <w:r>
          <w:rPr>
            <w:noProof/>
            <w:webHidden/>
          </w:rPr>
          <w:fldChar w:fldCharType="end"/>
        </w:r>
      </w:hyperlink>
    </w:p>
    <w:p w14:paraId="14D45437" w14:textId="4744E289" w:rsidR="00D978EC" w:rsidRDefault="00D978EC">
      <w:pPr>
        <w:pStyle w:val="Tabladeilustraciones"/>
        <w:tabs>
          <w:tab w:val="right" w:leader="dot" w:pos="9016"/>
        </w:tabs>
        <w:rPr>
          <w:rFonts w:eastAsiaTheme="minorEastAsia"/>
          <w:noProof/>
          <w:lang w:val="es-CO" w:eastAsia="es-CO"/>
        </w:rPr>
      </w:pPr>
      <w:hyperlink w:anchor="_Toc211354506" w:history="1">
        <w:r w:rsidRPr="00CB0715">
          <w:rPr>
            <w:rStyle w:val="Hipervnculo"/>
            <w:rFonts w:ascii="Times New Roman" w:hAnsi="Times New Roman" w:cs="Times New Roman"/>
            <w:noProof/>
          </w:rPr>
          <w:t>Tabla 66 Valoración cualitativa y cuantitativa de la Característica 45. Financiación del programa académico.</w:t>
        </w:r>
        <w:r>
          <w:rPr>
            <w:noProof/>
            <w:webHidden/>
          </w:rPr>
          <w:tab/>
        </w:r>
        <w:r>
          <w:rPr>
            <w:noProof/>
            <w:webHidden/>
          </w:rPr>
          <w:fldChar w:fldCharType="begin"/>
        </w:r>
        <w:r>
          <w:rPr>
            <w:noProof/>
            <w:webHidden/>
          </w:rPr>
          <w:instrText xml:space="preserve"> PAGEREF _Toc211354506 \h </w:instrText>
        </w:r>
        <w:r>
          <w:rPr>
            <w:noProof/>
            <w:webHidden/>
          </w:rPr>
        </w:r>
        <w:r>
          <w:rPr>
            <w:noProof/>
            <w:webHidden/>
          </w:rPr>
          <w:fldChar w:fldCharType="separate"/>
        </w:r>
        <w:r>
          <w:rPr>
            <w:noProof/>
            <w:webHidden/>
          </w:rPr>
          <w:t>90</w:t>
        </w:r>
        <w:r>
          <w:rPr>
            <w:noProof/>
            <w:webHidden/>
          </w:rPr>
          <w:fldChar w:fldCharType="end"/>
        </w:r>
      </w:hyperlink>
    </w:p>
    <w:p w14:paraId="30AF772E" w14:textId="3DDDF893" w:rsidR="00D978EC" w:rsidRDefault="00D978EC">
      <w:pPr>
        <w:pStyle w:val="Tabladeilustraciones"/>
        <w:tabs>
          <w:tab w:val="right" w:leader="dot" w:pos="9016"/>
        </w:tabs>
        <w:rPr>
          <w:rFonts w:eastAsiaTheme="minorEastAsia"/>
          <w:noProof/>
          <w:lang w:val="es-CO" w:eastAsia="es-CO"/>
        </w:rPr>
      </w:pPr>
      <w:hyperlink w:anchor="_Toc211354507" w:history="1">
        <w:r w:rsidRPr="00CB0715">
          <w:rPr>
            <w:rStyle w:val="Hipervnculo"/>
            <w:rFonts w:ascii="Times New Roman" w:hAnsi="Times New Roman" w:cs="Times New Roman"/>
            <w:noProof/>
          </w:rPr>
          <w:t>Tabla 67 Valoración cualitativa y cuantitativa de la Característica 46. Aseguramiento de la alta calidad y mejora continua.</w:t>
        </w:r>
        <w:r>
          <w:rPr>
            <w:noProof/>
            <w:webHidden/>
          </w:rPr>
          <w:tab/>
        </w:r>
        <w:r>
          <w:rPr>
            <w:noProof/>
            <w:webHidden/>
          </w:rPr>
          <w:fldChar w:fldCharType="begin"/>
        </w:r>
        <w:r>
          <w:rPr>
            <w:noProof/>
            <w:webHidden/>
          </w:rPr>
          <w:instrText xml:space="preserve"> PAGEREF _Toc211354507 \h </w:instrText>
        </w:r>
        <w:r>
          <w:rPr>
            <w:noProof/>
            <w:webHidden/>
          </w:rPr>
        </w:r>
        <w:r>
          <w:rPr>
            <w:noProof/>
            <w:webHidden/>
          </w:rPr>
          <w:fldChar w:fldCharType="separate"/>
        </w:r>
        <w:r>
          <w:rPr>
            <w:noProof/>
            <w:webHidden/>
          </w:rPr>
          <w:t>91</w:t>
        </w:r>
        <w:r>
          <w:rPr>
            <w:noProof/>
            <w:webHidden/>
          </w:rPr>
          <w:fldChar w:fldCharType="end"/>
        </w:r>
      </w:hyperlink>
    </w:p>
    <w:p w14:paraId="567BF833" w14:textId="32FBD8FB" w:rsidR="00D978EC" w:rsidRDefault="00D978EC">
      <w:pPr>
        <w:pStyle w:val="Tabladeilustraciones"/>
        <w:tabs>
          <w:tab w:val="right" w:leader="dot" w:pos="9016"/>
        </w:tabs>
        <w:rPr>
          <w:rFonts w:eastAsiaTheme="minorEastAsia"/>
          <w:noProof/>
          <w:lang w:val="es-CO" w:eastAsia="es-CO"/>
        </w:rPr>
      </w:pPr>
      <w:hyperlink w:anchor="_Toc211354508" w:history="1">
        <w:r w:rsidRPr="00CB0715">
          <w:rPr>
            <w:rStyle w:val="Hipervnculo"/>
            <w:rFonts w:ascii="Times New Roman" w:hAnsi="Times New Roman" w:cs="Times New Roman"/>
            <w:noProof/>
          </w:rPr>
          <w:t>Tabla 68 Valoración cualitativa y cuantitativa del Factor 11. Organización, administración y financiación del programa académico.</w:t>
        </w:r>
        <w:r>
          <w:rPr>
            <w:noProof/>
            <w:webHidden/>
          </w:rPr>
          <w:tab/>
        </w:r>
        <w:r>
          <w:rPr>
            <w:noProof/>
            <w:webHidden/>
          </w:rPr>
          <w:fldChar w:fldCharType="begin"/>
        </w:r>
        <w:r>
          <w:rPr>
            <w:noProof/>
            <w:webHidden/>
          </w:rPr>
          <w:instrText xml:space="preserve"> PAGEREF _Toc211354508 \h </w:instrText>
        </w:r>
        <w:r>
          <w:rPr>
            <w:noProof/>
            <w:webHidden/>
          </w:rPr>
        </w:r>
        <w:r>
          <w:rPr>
            <w:noProof/>
            <w:webHidden/>
          </w:rPr>
          <w:fldChar w:fldCharType="separate"/>
        </w:r>
        <w:r>
          <w:rPr>
            <w:noProof/>
            <w:webHidden/>
          </w:rPr>
          <w:t>92</w:t>
        </w:r>
        <w:r>
          <w:rPr>
            <w:noProof/>
            <w:webHidden/>
          </w:rPr>
          <w:fldChar w:fldCharType="end"/>
        </w:r>
      </w:hyperlink>
    </w:p>
    <w:p w14:paraId="6CEDAA38" w14:textId="3C070ADF" w:rsidR="00D978EC" w:rsidRDefault="00D978EC">
      <w:pPr>
        <w:pStyle w:val="Tabladeilustraciones"/>
        <w:tabs>
          <w:tab w:val="right" w:leader="dot" w:pos="9016"/>
        </w:tabs>
        <w:rPr>
          <w:rFonts w:eastAsiaTheme="minorEastAsia"/>
          <w:noProof/>
          <w:lang w:val="es-CO" w:eastAsia="es-CO"/>
        </w:rPr>
      </w:pPr>
      <w:hyperlink w:anchor="_Toc211354509" w:history="1">
        <w:r w:rsidRPr="00CB0715">
          <w:rPr>
            <w:rStyle w:val="Hipervnculo"/>
            <w:rFonts w:ascii="Times New Roman" w:hAnsi="Times New Roman" w:cs="Times New Roman"/>
            <w:noProof/>
          </w:rPr>
          <w:t>Tabla 69 Valoración cualitativa y cuantitativa de la Característica 47. Recursos de infraestructura física y tecnológica.</w:t>
        </w:r>
        <w:r>
          <w:rPr>
            <w:noProof/>
            <w:webHidden/>
          </w:rPr>
          <w:tab/>
        </w:r>
        <w:r>
          <w:rPr>
            <w:noProof/>
            <w:webHidden/>
          </w:rPr>
          <w:fldChar w:fldCharType="begin"/>
        </w:r>
        <w:r>
          <w:rPr>
            <w:noProof/>
            <w:webHidden/>
          </w:rPr>
          <w:instrText xml:space="preserve"> PAGEREF _Toc211354509 \h </w:instrText>
        </w:r>
        <w:r>
          <w:rPr>
            <w:noProof/>
            <w:webHidden/>
          </w:rPr>
        </w:r>
        <w:r>
          <w:rPr>
            <w:noProof/>
            <w:webHidden/>
          </w:rPr>
          <w:fldChar w:fldCharType="separate"/>
        </w:r>
        <w:r>
          <w:rPr>
            <w:noProof/>
            <w:webHidden/>
          </w:rPr>
          <w:t>93</w:t>
        </w:r>
        <w:r>
          <w:rPr>
            <w:noProof/>
            <w:webHidden/>
          </w:rPr>
          <w:fldChar w:fldCharType="end"/>
        </w:r>
      </w:hyperlink>
    </w:p>
    <w:p w14:paraId="74A8238C" w14:textId="5F7DBCF2" w:rsidR="00D978EC" w:rsidRDefault="00D978EC">
      <w:pPr>
        <w:pStyle w:val="Tabladeilustraciones"/>
        <w:tabs>
          <w:tab w:val="right" w:leader="dot" w:pos="9016"/>
        </w:tabs>
        <w:rPr>
          <w:rFonts w:eastAsiaTheme="minorEastAsia"/>
          <w:noProof/>
          <w:lang w:val="es-CO" w:eastAsia="es-CO"/>
        </w:rPr>
      </w:pPr>
      <w:hyperlink w:anchor="_Toc211354510" w:history="1">
        <w:r w:rsidRPr="00CB0715">
          <w:rPr>
            <w:rStyle w:val="Hipervnculo"/>
            <w:rFonts w:ascii="Times New Roman" w:hAnsi="Times New Roman" w:cs="Times New Roman"/>
            <w:noProof/>
          </w:rPr>
          <w:t>Tabla 70 Valoración cualitativa y cuantitativa de la Característica 48. Recursos informáticos y de comunicación.</w:t>
        </w:r>
        <w:r>
          <w:rPr>
            <w:noProof/>
            <w:webHidden/>
          </w:rPr>
          <w:tab/>
        </w:r>
        <w:r>
          <w:rPr>
            <w:noProof/>
            <w:webHidden/>
          </w:rPr>
          <w:fldChar w:fldCharType="begin"/>
        </w:r>
        <w:r>
          <w:rPr>
            <w:noProof/>
            <w:webHidden/>
          </w:rPr>
          <w:instrText xml:space="preserve"> PAGEREF _Toc211354510 \h </w:instrText>
        </w:r>
        <w:r>
          <w:rPr>
            <w:noProof/>
            <w:webHidden/>
          </w:rPr>
        </w:r>
        <w:r>
          <w:rPr>
            <w:noProof/>
            <w:webHidden/>
          </w:rPr>
          <w:fldChar w:fldCharType="separate"/>
        </w:r>
        <w:r>
          <w:rPr>
            <w:noProof/>
            <w:webHidden/>
          </w:rPr>
          <w:t>94</w:t>
        </w:r>
        <w:r>
          <w:rPr>
            <w:noProof/>
            <w:webHidden/>
          </w:rPr>
          <w:fldChar w:fldCharType="end"/>
        </w:r>
      </w:hyperlink>
    </w:p>
    <w:p w14:paraId="71689FC7" w14:textId="5DAB189B" w:rsidR="00D978EC" w:rsidRDefault="00D978EC">
      <w:pPr>
        <w:pStyle w:val="Tabladeilustraciones"/>
        <w:tabs>
          <w:tab w:val="right" w:leader="dot" w:pos="9016"/>
        </w:tabs>
        <w:rPr>
          <w:rFonts w:eastAsiaTheme="minorEastAsia"/>
          <w:noProof/>
          <w:lang w:val="es-CO" w:eastAsia="es-CO"/>
        </w:rPr>
      </w:pPr>
      <w:hyperlink w:anchor="_Toc211354511" w:history="1">
        <w:r w:rsidRPr="00CB0715">
          <w:rPr>
            <w:rStyle w:val="Hipervnculo"/>
            <w:rFonts w:ascii="Times New Roman" w:hAnsi="Times New Roman" w:cs="Times New Roman"/>
            <w:noProof/>
          </w:rPr>
          <w:t>Tabla 71 Valoración cualitativa y cuantitativa del Factor 12. Recursos físicos y tecnológicos.</w:t>
        </w:r>
        <w:r>
          <w:rPr>
            <w:noProof/>
            <w:webHidden/>
          </w:rPr>
          <w:tab/>
        </w:r>
        <w:r>
          <w:rPr>
            <w:noProof/>
            <w:webHidden/>
          </w:rPr>
          <w:fldChar w:fldCharType="begin"/>
        </w:r>
        <w:r>
          <w:rPr>
            <w:noProof/>
            <w:webHidden/>
          </w:rPr>
          <w:instrText xml:space="preserve"> PAGEREF _Toc211354511 \h </w:instrText>
        </w:r>
        <w:r>
          <w:rPr>
            <w:noProof/>
            <w:webHidden/>
          </w:rPr>
        </w:r>
        <w:r>
          <w:rPr>
            <w:noProof/>
            <w:webHidden/>
          </w:rPr>
          <w:fldChar w:fldCharType="separate"/>
        </w:r>
        <w:r>
          <w:rPr>
            <w:noProof/>
            <w:webHidden/>
          </w:rPr>
          <w:t>95</w:t>
        </w:r>
        <w:r>
          <w:rPr>
            <w:noProof/>
            <w:webHidden/>
          </w:rPr>
          <w:fldChar w:fldCharType="end"/>
        </w:r>
      </w:hyperlink>
    </w:p>
    <w:p w14:paraId="55C6811D" w14:textId="51618982" w:rsidR="00D978EC" w:rsidRDefault="00D978EC">
      <w:pPr>
        <w:pStyle w:val="Tabladeilustraciones"/>
        <w:tabs>
          <w:tab w:val="right" w:leader="dot" w:pos="9016"/>
        </w:tabs>
        <w:rPr>
          <w:rFonts w:eastAsiaTheme="minorEastAsia"/>
          <w:noProof/>
          <w:lang w:val="es-CO" w:eastAsia="es-CO"/>
        </w:rPr>
      </w:pPr>
      <w:hyperlink w:anchor="_Toc211354512" w:history="1">
        <w:r w:rsidRPr="00CB0715">
          <w:rPr>
            <w:rStyle w:val="Hipervnculo"/>
            <w:rFonts w:ascii="Times New Roman" w:hAnsi="Times New Roman" w:cs="Times New Roman"/>
            <w:noProof/>
          </w:rPr>
          <w:t>Tabla 72 Resultados de autoevaluación y valoración global de cumplimiento.</w:t>
        </w:r>
        <w:r>
          <w:rPr>
            <w:noProof/>
            <w:webHidden/>
          </w:rPr>
          <w:tab/>
        </w:r>
        <w:r>
          <w:rPr>
            <w:noProof/>
            <w:webHidden/>
          </w:rPr>
          <w:fldChar w:fldCharType="begin"/>
        </w:r>
        <w:r>
          <w:rPr>
            <w:noProof/>
            <w:webHidden/>
          </w:rPr>
          <w:instrText xml:space="preserve"> PAGEREF _Toc211354512 \h </w:instrText>
        </w:r>
        <w:r>
          <w:rPr>
            <w:noProof/>
            <w:webHidden/>
          </w:rPr>
        </w:r>
        <w:r>
          <w:rPr>
            <w:noProof/>
            <w:webHidden/>
          </w:rPr>
          <w:fldChar w:fldCharType="separate"/>
        </w:r>
        <w:r>
          <w:rPr>
            <w:noProof/>
            <w:webHidden/>
          </w:rPr>
          <w:t>97</w:t>
        </w:r>
        <w:r>
          <w:rPr>
            <w:noProof/>
            <w:webHidden/>
          </w:rPr>
          <w:fldChar w:fldCharType="end"/>
        </w:r>
      </w:hyperlink>
    </w:p>
    <w:p w14:paraId="3B541E10" w14:textId="38312548" w:rsidR="00D978EC" w:rsidRDefault="00D978EC">
      <w:pPr>
        <w:pStyle w:val="Tabladeilustraciones"/>
        <w:tabs>
          <w:tab w:val="right" w:leader="dot" w:pos="9016"/>
        </w:tabs>
        <w:rPr>
          <w:rFonts w:eastAsiaTheme="minorEastAsia"/>
          <w:noProof/>
          <w:lang w:val="es-CO" w:eastAsia="es-CO"/>
        </w:rPr>
      </w:pPr>
      <w:hyperlink w:anchor="_Toc211354513" w:history="1">
        <w:r w:rsidRPr="00CB0715">
          <w:rPr>
            <w:rStyle w:val="Hipervnculo"/>
            <w:rFonts w:ascii="Times New Roman" w:hAnsi="Times New Roman" w:cs="Times New Roman"/>
            <w:noProof/>
          </w:rPr>
          <w:t>Tabla 73 Resultados del seguimiento cuantitativo de los proyectos del plan de mejoramiento del Proyecto Curricular XXXXX.</w:t>
        </w:r>
        <w:r>
          <w:rPr>
            <w:noProof/>
            <w:webHidden/>
          </w:rPr>
          <w:tab/>
        </w:r>
        <w:r>
          <w:rPr>
            <w:noProof/>
            <w:webHidden/>
          </w:rPr>
          <w:fldChar w:fldCharType="begin"/>
        </w:r>
        <w:r>
          <w:rPr>
            <w:noProof/>
            <w:webHidden/>
          </w:rPr>
          <w:instrText xml:space="preserve"> PAGEREF _Toc211354513 \h </w:instrText>
        </w:r>
        <w:r>
          <w:rPr>
            <w:noProof/>
            <w:webHidden/>
          </w:rPr>
        </w:r>
        <w:r>
          <w:rPr>
            <w:noProof/>
            <w:webHidden/>
          </w:rPr>
          <w:fldChar w:fldCharType="separate"/>
        </w:r>
        <w:r>
          <w:rPr>
            <w:noProof/>
            <w:webHidden/>
          </w:rPr>
          <w:t>99</w:t>
        </w:r>
        <w:r>
          <w:rPr>
            <w:noProof/>
            <w:webHidden/>
          </w:rPr>
          <w:fldChar w:fldCharType="end"/>
        </w:r>
      </w:hyperlink>
    </w:p>
    <w:p w14:paraId="25120E33" w14:textId="6C65ADAA" w:rsidR="00D978EC" w:rsidRDefault="00D978EC">
      <w:pPr>
        <w:pStyle w:val="Tabladeilustraciones"/>
        <w:tabs>
          <w:tab w:val="right" w:leader="dot" w:pos="9016"/>
        </w:tabs>
        <w:rPr>
          <w:rFonts w:eastAsiaTheme="minorEastAsia"/>
          <w:noProof/>
          <w:lang w:val="es-CO" w:eastAsia="es-CO"/>
        </w:rPr>
      </w:pPr>
      <w:hyperlink w:anchor="_Toc211354514" w:history="1">
        <w:r w:rsidRPr="00CB0715">
          <w:rPr>
            <w:rStyle w:val="Hipervnculo"/>
            <w:rFonts w:ascii="Times New Roman" w:hAnsi="Times New Roman" w:cs="Times New Roman"/>
            <w:noProof/>
          </w:rPr>
          <w:t>Tabla 74 Evaluación cualitativa de los avances de los proyectos del plan de mejoramiento del Proyecto Curricular XXXXXX.</w:t>
        </w:r>
        <w:r>
          <w:rPr>
            <w:noProof/>
            <w:webHidden/>
          </w:rPr>
          <w:tab/>
        </w:r>
        <w:r>
          <w:rPr>
            <w:noProof/>
            <w:webHidden/>
          </w:rPr>
          <w:fldChar w:fldCharType="begin"/>
        </w:r>
        <w:r>
          <w:rPr>
            <w:noProof/>
            <w:webHidden/>
          </w:rPr>
          <w:instrText xml:space="preserve"> PAGEREF _Toc211354514 \h </w:instrText>
        </w:r>
        <w:r>
          <w:rPr>
            <w:noProof/>
            <w:webHidden/>
          </w:rPr>
        </w:r>
        <w:r>
          <w:rPr>
            <w:noProof/>
            <w:webHidden/>
          </w:rPr>
          <w:fldChar w:fldCharType="separate"/>
        </w:r>
        <w:r>
          <w:rPr>
            <w:noProof/>
            <w:webHidden/>
          </w:rPr>
          <w:t>99</w:t>
        </w:r>
        <w:r>
          <w:rPr>
            <w:noProof/>
            <w:webHidden/>
          </w:rPr>
          <w:fldChar w:fldCharType="end"/>
        </w:r>
      </w:hyperlink>
    </w:p>
    <w:p w14:paraId="40B791D2" w14:textId="691C25A2" w:rsidR="00D978EC" w:rsidRDefault="00D978EC">
      <w:pPr>
        <w:pStyle w:val="Tabladeilustraciones"/>
        <w:tabs>
          <w:tab w:val="right" w:leader="dot" w:pos="9016"/>
        </w:tabs>
        <w:rPr>
          <w:rFonts w:eastAsiaTheme="minorEastAsia"/>
          <w:noProof/>
          <w:lang w:val="es-CO" w:eastAsia="es-CO"/>
        </w:rPr>
      </w:pPr>
      <w:hyperlink w:anchor="_Toc211354515" w:history="1">
        <w:r w:rsidRPr="00CB0715">
          <w:rPr>
            <w:rStyle w:val="Hipervnculo"/>
            <w:rFonts w:ascii="Times New Roman" w:hAnsi="Times New Roman" w:cs="Times New Roman"/>
            <w:noProof/>
          </w:rPr>
          <w:t>Tabla 75 Resumen de plan de mejoramiento del Proyecto Curricular XXXXXX.</w:t>
        </w:r>
        <w:r>
          <w:rPr>
            <w:noProof/>
            <w:webHidden/>
          </w:rPr>
          <w:tab/>
        </w:r>
        <w:r>
          <w:rPr>
            <w:noProof/>
            <w:webHidden/>
          </w:rPr>
          <w:fldChar w:fldCharType="begin"/>
        </w:r>
        <w:r>
          <w:rPr>
            <w:noProof/>
            <w:webHidden/>
          </w:rPr>
          <w:instrText xml:space="preserve"> PAGEREF _Toc211354515 \h </w:instrText>
        </w:r>
        <w:r>
          <w:rPr>
            <w:noProof/>
            <w:webHidden/>
          </w:rPr>
        </w:r>
        <w:r>
          <w:rPr>
            <w:noProof/>
            <w:webHidden/>
          </w:rPr>
          <w:fldChar w:fldCharType="separate"/>
        </w:r>
        <w:r>
          <w:rPr>
            <w:noProof/>
            <w:webHidden/>
          </w:rPr>
          <w:t>100</w:t>
        </w:r>
        <w:r>
          <w:rPr>
            <w:noProof/>
            <w:webHidden/>
          </w:rPr>
          <w:fldChar w:fldCharType="end"/>
        </w:r>
      </w:hyperlink>
    </w:p>
    <w:p w14:paraId="5D61F037" w14:textId="684BDA8B" w:rsidR="00D978EC" w:rsidRDefault="00D978EC">
      <w:pPr>
        <w:pStyle w:val="Tabladeilustraciones"/>
        <w:tabs>
          <w:tab w:val="right" w:leader="dot" w:pos="9016"/>
        </w:tabs>
        <w:rPr>
          <w:rFonts w:eastAsiaTheme="minorEastAsia"/>
          <w:noProof/>
          <w:lang w:val="es-CO" w:eastAsia="es-CO"/>
        </w:rPr>
      </w:pPr>
      <w:hyperlink w:anchor="_Toc211354516" w:history="1">
        <w:r w:rsidRPr="00CB0715">
          <w:rPr>
            <w:rStyle w:val="Hipervnculo"/>
            <w:rFonts w:ascii="Times New Roman" w:hAnsi="Times New Roman" w:cs="Times New Roman"/>
            <w:noProof/>
          </w:rPr>
          <w:t>Tabla 76 Seguimiento a recomendaciones del CNA al Proyecto Curricular XXXX.</w:t>
        </w:r>
        <w:r>
          <w:rPr>
            <w:noProof/>
            <w:webHidden/>
          </w:rPr>
          <w:tab/>
        </w:r>
        <w:r>
          <w:rPr>
            <w:noProof/>
            <w:webHidden/>
          </w:rPr>
          <w:fldChar w:fldCharType="begin"/>
        </w:r>
        <w:r>
          <w:rPr>
            <w:noProof/>
            <w:webHidden/>
          </w:rPr>
          <w:instrText xml:space="preserve"> PAGEREF _Toc211354516 \h </w:instrText>
        </w:r>
        <w:r>
          <w:rPr>
            <w:noProof/>
            <w:webHidden/>
          </w:rPr>
        </w:r>
        <w:r>
          <w:rPr>
            <w:noProof/>
            <w:webHidden/>
          </w:rPr>
          <w:fldChar w:fldCharType="separate"/>
        </w:r>
        <w:r>
          <w:rPr>
            <w:noProof/>
            <w:webHidden/>
          </w:rPr>
          <w:t>101</w:t>
        </w:r>
        <w:r>
          <w:rPr>
            <w:noProof/>
            <w:webHidden/>
          </w:rPr>
          <w:fldChar w:fldCharType="end"/>
        </w:r>
      </w:hyperlink>
    </w:p>
    <w:p w14:paraId="2CD52126" w14:textId="77777777" w:rsidR="00B419F9" w:rsidRPr="001A2CAA" w:rsidRDefault="00B419F9" w:rsidP="0080705A">
      <w:pPr>
        <w:spacing w:line="276" w:lineRule="auto"/>
        <w:jc w:val="both"/>
        <w:rPr>
          <w:rFonts w:ascii="Times New Roman" w:hAnsi="Times New Roman" w:cs="Times New Roman"/>
          <w:bCs/>
          <w:lang w:eastAsia="es-CO"/>
        </w:rPr>
      </w:pPr>
      <w:r w:rsidRPr="001A2CAA">
        <w:rPr>
          <w:rFonts w:ascii="Times New Roman" w:hAnsi="Times New Roman" w:cs="Times New Roman"/>
          <w:bCs/>
          <w:lang w:eastAsia="es-CO"/>
        </w:rPr>
        <w:fldChar w:fldCharType="end"/>
      </w:r>
    </w:p>
    <w:p w14:paraId="5A04B878" w14:textId="77777777" w:rsidR="00B419F9" w:rsidRPr="001A2CAA" w:rsidRDefault="00B419F9" w:rsidP="0080705A">
      <w:pPr>
        <w:spacing w:line="276" w:lineRule="auto"/>
        <w:jc w:val="both"/>
        <w:rPr>
          <w:rFonts w:ascii="Times New Roman" w:hAnsi="Times New Roman" w:cs="Times New Roman"/>
          <w:bCs/>
          <w:lang w:eastAsia="es-CO"/>
        </w:rPr>
      </w:pPr>
      <w:r w:rsidRPr="001A2CAA">
        <w:rPr>
          <w:rFonts w:ascii="Times New Roman" w:hAnsi="Times New Roman" w:cs="Times New Roman"/>
          <w:bCs/>
          <w:lang w:eastAsia="es-CO"/>
        </w:rPr>
        <w:br w:type="page"/>
      </w:r>
    </w:p>
    <w:p w14:paraId="648FC200" w14:textId="4D5B5C8B" w:rsidR="002F6771" w:rsidRPr="001A2CAA" w:rsidRDefault="002F6771" w:rsidP="0080705A">
      <w:pPr>
        <w:pStyle w:val="Tabladeilustraciones"/>
        <w:tabs>
          <w:tab w:val="right" w:leader="dot" w:pos="9016"/>
        </w:tabs>
        <w:spacing w:after="240" w:line="276" w:lineRule="auto"/>
        <w:jc w:val="both"/>
        <w:rPr>
          <w:rFonts w:ascii="Times New Roman" w:hAnsi="Times New Roman" w:cs="Times New Roman"/>
          <w:b/>
          <w:bCs/>
          <w:sz w:val="24"/>
          <w:lang w:eastAsia="es-CO"/>
        </w:rPr>
      </w:pPr>
      <w:bookmarkStart w:id="1" w:name="_Hlk211354547"/>
      <w:r w:rsidRPr="00D978EC">
        <w:rPr>
          <w:rFonts w:ascii="Times New Roman" w:hAnsi="Times New Roman" w:cs="Times New Roman"/>
          <w:b/>
          <w:bCs/>
          <w:lang w:eastAsia="es-CO"/>
        </w:rPr>
        <w:lastRenderedPageBreak/>
        <w:t>Índice de Ilustraciones</w:t>
      </w:r>
    </w:p>
    <w:bookmarkEnd w:id="1"/>
    <w:p w14:paraId="397CEB7A" w14:textId="440A9133" w:rsidR="00D978EC" w:rsidRDefault="002F6771">
      <w:pPr>
        <w:pStyle w:val="Tabladeilustraciones"/>
        <w:tabs>
          <w:tab w:val="right" w:leader="dot" w:pos="9016"/>
        </w:tabs>
        <w:rPr>
          <w:rFonts w:eastAsiaTheme="minorEastAsia"/>
          <w:noProof/>
          <w:lang w:val="es-CO" w:eastAsia="es-CO"/>
        </w:rPr>
      </w:pPr>
      <w:r w:rsidRPr="001A2CAA">
        <w:rPr>
          <w:rFonts w:ascii="Times New Roman" w:hAnsi="Times New Roman" w:cs="Times New Roman"/>
          <w:bCs/>
          <w:lang w:eastAsia="es-CO"/>
        </w:rPr>
        <w:fldChar w:fldCharType="begin"/>
      </w:r>
      <w:r w:rsidRPr="001A2CAA">
        <w:rPr>
          <w:rFonts w:ascii="Times New Roman" w:hAnsi="Times New Roman" w:cs="Times New Roman"/>
          <w:bCs/>
          <w:lang w:eastAsia="es-CO"/>
        </w:rPr>
        <w:instrText xml:space="preserve"> TOC \h \z \c "Ilustración" </w:instrText>
      </w:r>
      <w:r w:rsidRPr="001A2CAA">
        <w:rPr>
          <w:rFonts w:ascii="Times New Roman" w:hAnsi="Times New Roman" w:cs="Times New Roman"/>
          <w:bCs/>
          <w:lang w:eastAsia="es-CO"/>
        </w:rPr>
        <w:fldChar w:fldCharType="separate"/>
      </w:r>
      <w:hyperlink w:anchor="_Toc211354517" w:history="1">
        <w:r w:rsidR="00D978EC" w:rsidRPr="00C32A68">
          <w:rPr>
            <w:rStyle w:val="Hipervnculo"/>
            <w:rFonts w:ascii="Times New Roman" w:hAnsi="Times New Roman" w:cs="Times New Roman"/>
            <w:noProof/>
          </w:rPr>
          <w:t>Ilustración 1 Modelo Sistémico de Autoevaluación y Autorregulación.</w:t>
        </w:r>
        <w:r w:rsidR="00D978EC">
          <w:rPr>
            <w:noProof/>
            <w:webHidden/>
          </w:rPr>
          <w:tab/>
        </w:r>
        <w:r w:rsidR="00D978EC">
          <w:rPr>
            <w:noProof/>
            <w:webHidden/>
          </w:rPr>
          <w:fldChar w:fldCharType="begin"/>
        </w:r>
        <w:r w:rsidR="00D978EC">
          <w:rPr>
            <w:noProof/>
            <w:webHidden/>
          </w:rPr>
          <w:instrText xml:space="preserve"> PAGEREF _Toc211354517 \h </w:instrText>
        </w:r>
        <w:r w:rsidR="00D978EC">
          <w:rPr>
            <w:noProof/>
            <w:webHidden/>
          </w:rPr>
        </w:r>
        <w:r w:rsidR="00D978EC">
          <w:rPr>
            <w:noProof/>
            <w:webHidden/>
          </w:rPr>
          <w:fldChar w:fldCharType="separate"/>
        </w:r>
        <w:r w:rsidR="00D978EC">
          <w:rPr>
            <w:noProof/>
            <w:webHidden/>
          </w:rPr>
          <w:t>22</w:t>
        </w:r>
        <w:r w:rsidR="00D978EC">
          <w:rPr>
            <w:noProof/>
            <w:webHidden/>
          </w:rPr>
          <w:fldChar w:fldCharType="end"/>
        </w:r>
      </w:hyperlink>
    </w:p>
    <w:p w14:paraId="08627300" w14:textId="6806743F" w:rsidR="00D978EC" w:rsidRDefault="00D978EC">
      <w:pPr>
        <w:pStyle w:val="Tabladeilustraciones"/>
        <w:tabs>
          <w:tab w:val="right" w:leader="dot" w:pos="9016"/>
        </w:tabs>
        <w:rPr>
          <w:rFonts w:eastAsiaTheme="minorEastAsia"/>
          <w:noProof/>
          <w:lang w:val="es-CO" w:eastAsia="es-CO"/>
        </w:rPr>
      </w:pPr>
      <w:hyperlink w:anchor="_Toc211354518" w:history="1">
        <w:r w:rsidRPr="00C32A68">
          <w:rPr>
            <w:rStyle w:val="Hipervnculo"/>
            <w:rFonts w:ascii="Times New Roman" w:hAnsi="Times New Roman" w:cs="Times New Roman"/>
            <w:noProof/>
          </w:rPr>
          <w:t>Ilustración 2 Etapas metodológicas para la obtención y/o renovación de acreditación de proyectos curriculares.</w:t>
        </w:r>
        <w:r>
          <w:rPr>
            <w:noProof/>
            <w:webHidden/>
          </w:rPr>
          <w:tab/>
        </w:r>
        <w:r>
          <w:rPr>
            <w:noProof/>
            <w:webHidden/>
          </w:rPr>
          <w:fldChar w:fldCharType="begin"/>
        </w:r>
        <w:r>
          <w:rPr>
            <w:noProof/>
            <w:webHidden/>
          </w:rPr>
          <w:instrText xml:space="preserve"> PAGEREF _Toc211354518 \h </w:instrText>
        </w:r>
        <w:r>
          <w:rPr>
            <w:noProof/>
            <w:webHidden/>
          </w:rPr>
        </w:r>
        <w:r>
          <w:rPr>
            <w:noProof/>
            <w:webHidden/>
          </w:rPr>
          <w:fldChar w:fldCharType="separate"/>
        </w:r>
        <w:r>
          <w:rPr>
            <w:noProof/>
            <w:webHidden/>
          </w:rPr>
          <w:t>23</w:t>
        </w:r>
        <w:r>
          <w:rPr>
            <w:noProof/>
            <w:webHidden/>
          </w:rPr>
          <w:fldChar w:fldCharType="end"/>
        </w:r>
      </w:hyperlink>
    </w:p>
    <w:p w14:paraId="43E28C02" w14:textId="3823E0CA" w:rsidR="00D978EC" w:rsidRDefault="00D978EC">
      <w:pPr>
        <w:pStyle w:val="Tabladeilustraciones"/>
        <w:tabs>
          <w:tab w:val="right" w:leader="dot" w:pos="9016"/>
        </w:tabs>
        <w:rPr>
          <w:rFonts w:eastAsiaTheme="minorEastAsia"/>
          <w:noProof/>
          <w:lang w:val="es-CO" w:eastAsia="es-CO"/>
        </w:rPr>
      </w:pPr>
      <w:hyperlink w:anchor="_Toc211354519" w:history="1">
        <w:r w:rsidRPr="00C32A68">
          <w:rPr>
            <w:rStyle w:val="Hipervnculo"/>
            <w:rFonts w:ascii="Times New Roman" w:hAnsi="Times New Roman" w:cs="Times New Roman"/>
            <w:noProof/>
          </w:rPr>
          <w:t xml:space="preserve">Ilustración 3 </w:t>
        </w:r>
        <w:r w:rsidRPr="00C32A68">
          <w:rPr>
            <w:rStyle w:val="Hipervnculo"/>
            <w:rFonts w:ascii="Times New Roman" w:eastAsia="Times New Roman" w:hAnsi="Times New Roman" w:cs="Times New Roman"/>
            <w:noProof/>
            <w:lang w:val="es-CO" w:eastAsia="es-CO"/>
          </w:rPr>
          <w:t>Percepción de los egresados sobre la relevancia de las competencias adquiridas durante la Maestría.</w:t>
        </w:r>
        <w:r>
          <w:rPr>
            <w:noProof/>
            <w:webHidden/>
          </w:rPr>
          <w:tab/>
        </w:r>
        <w:r>
          <w:rPr>
            <w:noProof/>
            <w:webHidden/>
          </w:rPr>
          <w:fldChar w:fldCharType="begin"/>
        </w:r>
        <w:r>
          <w:rPr>
            <w:noProof/>
            <w:webHidden/>
          </w:rPr>
          <w:instrText xml:space="preserve"> PAGEREF _Toc211354519 \h </w:instrText>
        </w:r>
        <w:r>
          <w:rPr>
            <w:noProof/>
            <w:webHidden/>
          </w:rPr>
        </w:r>
        <w:r>
          <w:rPr>
            <w:noProof/>
            <w:webHidden/>
          </w:rPr>
          <w:fldChar w:fldCharType="separate"/>
        </w:r>
        <w:r>
          <w:rPr>
            <w:noProof/>
            <w:webHidden/>
          </w:rPr>
          <w:t>30</w:t>
        </w:r>
        <w:r>
          <w:rPr>
            <w:noProof/>
            <w:webHidden/>
          </w:rPr>
          <w:fldChar w:fldCharType="end"/>
        </w:r>
      </w:hyperlink>
    </w:p>
    <w:p w14:paraId="65220DBA" w14:textId="55F45751" w:rsidR="00D978EC" w:rsidRDefault="00D978EC">
      <w:pPr>
        <w:pStyle w:val="Tabladeilustraciones"/>
        <w:tabs>
          <w:tab w:val="right" w:leader="dot" w:pos="9016"/>
        </w:tabs>
        <w:rPr>
          <w:rFonts w:eastAsiaTheme="minorEastAsia"/>
          <w:noProof/>
          <w:lang w:val="es-CO" w:eastAsia="es-CO"/>
        </w:rPr>
      </w:pPr>
      <w:hyperlink w:anchor="_Toc211354520" w:history="1">
        <w:r w:rsidRPr="00C32A68">
          <w:rPr>
            <w:rStyle w:val="Hipervnculo"/>
            <w:rFonts w:ascii="Times New Roman" w:hAnsi="Times New Roman" w:cs="Times New Roman"/>
            <w:noProof/>
          </w:rPr>
          <w:t>Ilustración 4</w:t>
        </w:r>
        <w:r w:rsidRPr="00C32A68">
          <w:rPr>
            <w:rStyle w:val="Hipervnculo"/>
            <w:noProof/>
          </w:rPr>
          <w:t xml:space="preserve"> </w:t>
        </w:r>
        <w:r w:rsidRPr="00C32A68">
          <w:rPr>
            <w:rStyle w:val="Hipervnculo"/>
            <w:rFonts w:ascii="Times New Roman" w:hAnsi="Times New Roman" w:cs="Times New Roman"/>
            <w:noProof/>
          </w:rPr>
          <w:t>Divulgación de grupos de investigación.</w:t>
        </w:r>
        <w:r>
          <w:rPr>
            <w:noProof/>
            <w:webHidden/>
          </w:rPr>
          <w:tab/>
        </w:r>
        <w:r>
          <w:rPr>
            <w:noProof/>
            <w:webHidden/>
          </w:rPr>
          <w:fldChar w:fldCharType="begin"/>
        </w:r>
        <w:r>
          <w:rPr>
            <w:noProof/>
            <w:webHidden/>
          </w:rPr>
          <w:instrText xml:space="preserve"> PAGEREF _Toc211354520 \h </w:instrText>
        </w:r>
        <w:r>
          <w:rPr>
            <w:noProof/>
            <w:webHidden/>
          </w:rPr>
        </w:r>
        <w:r>
          <w:rPr>
            <w:noProof/>
            <w:webHidden/>
          </w:rPr>
          <w:fldChar w:fldCharType="separate"/>
        </w:r>
        <w:r>
          <w:rPr>
            <w:noProof/>
            <w:webHidden/>
          </w:rPr>
          <w:t>32</w:t>
        </w:r>
        <w:r>
          <w:rPr>
            <w:noProof/>
            <w:webHidden/>
          </w:rPr>
          <w:fldChar w:fldCharType="end"/>
        </w:r>
      </w:hyperlink>
    </w:p>
    <w:p w14:paraId="66759313" w14:textId="7BAAB9C8" w:rsidR="00D978EC" w:rsidRDefault="00D978EC">
      <w:pPr>
        <w:pStyle w:val="Tabladeilustraciones"/>
        <w:tabs>
          <w:tab w:val="right" w:leader="dot" w:pos="9016"/>
        </w:tabs>
        <w:rPr>
          <w:rFonts w:eastAsiaTheme="minorEastAsia"/>
          <w:noProof/>
          <w:lang w:val="es-CO" w:eastAsia="es-CO"/>
        </w:rPr>
      </w:pPr>
      <w:hyperlink w:anchor="_Toc211354521" w:history="1">
        <w:r w:rsidRPr="00C32A68">
          <w:rPr>
            <w:rStyle w:val="Hipervnculo"/>
            <w:rFonts w:ascii="Times New Roman" w:hAnsi="Times New Roman" w:cs="Times New Roman"/>
            <w:noProof/>
          </w:rPr>
          <w:t>Ilustración 5 Inducción</w:t>
        </w:r>
        <w:r>
          <w:rPr>
            <w:noProof/>
            <w:webHidden/>
          </w:rPr>
          <w:tab/>
        </w:r>
        <w:r>
          <w:rPr>
            <w:noProof/>
            <w:webHidden/>
          </w:rPr>
          <w:fldChar w:fldCharType="begin"/>
        </w:r>
        <w:r>
          <w:rPr>
            <w:noProof/>
            <w:webHidden/>
          </w:rPr>
          <w:instrText xml:space="preserve"> PAGEREF _Toc211354521 \h </w:instrText>
        </w:r>
        <w:r>
          <w:rPr>
            <w:noProof/>
            <w:webHidden/>
          </w:rPr>
        </w:r>
        <w:r>
          <w:rPr>
            <w:noProof/>
            <w:webHidden/>
          </w:rPr>
          <w:fldChar w:fldCharType="separate"/>
        </w:r>
        <w:r>
          <w:rPr>
            <w:noProof/>
            <w:webHidden/>
          </w:rPr>
          <w:t>32</w:t>
        </w:r>
        <w:r>
          <w:rPr>
            <w:noProof/>
            <w:webHidden/>
          </w:rPr>
          <w:fldChar w:fldCharType="end"/>
        </w:r>
      </w:hyperlink>
    </w:p>
    <w:p w14:paraId="47983F6E" w14:textId="027C368E" w:rsidR="00D978EC" w:rsidRDefault="00D978EC">
      <w:pPr>
        <w:pStyle w:val="Tabladeilustraciones"/>
        <w:tabs>
          <w:tab w:val="right" w:leader="dot" w:pos="9016"/>
        </w:tabs>
        <w:rPr>
          <w:rFonts w:eastAsiaTheme="minorEastAsia"/>
          <w:noProof/>
          <w:lang w:val="es-CO" w:eastAsia="es-CO"/>
        </w:rPr>
      </w:pPr>
      <w:hyperlink w:anchor="_Toc211354522" w:history="1">
        <w:r w:rsidRPr="00C32A68">
          <w:rPr>
            <w:rStyle w:val="Hipervnculo"/>
            <w:rFonts w:ascii="Times New Roman" w:hAnsi="Times New Roman" w:cs="Times New Roman"/>
            <w:noProof/>
          </w:rPr>
          <w:t>Ilustración 6 Percepción de la contribución de las actividades académicas, culturales y de extensión al desarrollo integral.</w:t>
        </w:r>
        <w:r>
          <w:rPr>
            <w:noProof/>
            <w:webHidden/>
          </w:rPr>
          <w:tab/>
        </w:r>
        <w:r>
          <w:rPr>
            <w:noProof/>
            <w:webHidden/>
          </w:rPr>
          <w:fldChar w:fldCharType="begin"/>
        </w:r>
        <w:r>
          <w:rPr>
            <w:noProof/>
            <w:webHidden/>
          </w:rPr>
          <w:instrText xml:space="preserve"> PAGEREF _Toc211354522 \h </w:instrText>
        </w:r>
        <w:r>
          <w:rPr>
            <w:noProof/>
            <w:webHidden/>
          </w:rPr>
        </w:r>
        <w:r>
          <w:rPr>
            <w:noProof/>
            <w:webHidden/>
          </w:rPr>
          <w:fldChar w:fldCharType="separate"/>
        </w:r>
        <w:r>
          <w:rPr>
            <w:noProof/>
            <w:webHidden/>
          </w:rPr>
          <w:t>33</w:t>
        </w:r>
        <w:r>
          <w:rPr>
            <w:noProof/>
            <w:webHidden/>
          </w:rPr>
          <w:fldChar w:fldCharType="end"/>
        </w:r>
      </w:hyperlink>
    </w:p>
    <w:p w14:paraId="36C63EA5" w14:textId="3D0E99DC" w:rsidR="00D978EC" w:rsidRDefault="00D978EC">
      <w:pPr>
        <w:pStyle w:val="Tabladeilustraciones"/>
        <w:tabs>
          <w:tab w:val="right" w:leader="dot" w:pos="9016"/>
        </w:tabs>
        <w:rPr>
          <w:rFonts w:eastAsiaTheme="minorEastAsia"/>
          <w:noProof/>
          <w:lang w:val="es-CO" w:eastAsia="es-CO"/>
        </w:rPr>
      </w:pPr>
      <w:hyperlink w:anchor="_Toc211354523" w:history="1">
        <w:r w:rsidRPr="00C32A68">
          <w:rPr>
            <w:rStyle w:val="Hipervnculo"/>
            <w:rFonts w:ascii="Times New Roman" w:hAnsi="Times New Roman" w:cs="Times New Roman"/>
            <w:noProof/>
          </w:rPr>
          <w:t xml:space="preserve">Ilustración 7 </w:t>
        </w:r>
        <w:r w:rsidRPr="00C32A68">
          <w:rPr>
            <w:rStyle w:val="Hipervnculo"/>
            <w:rFonts w:ascii="Times New Roman" w:eastAsia="Times New Roman" w:hAnsi="Times New Roman" w:cs="Times New Roman"/>
            <w:noProof/>
            <w:lang w:val="es-CO" w:eastAsia="es-CO"/>
          </w:rPr>
          <w:t>Percepción de los estudiantes sobre la orientación y acompañamiento recibido durante la Maestría.</w:t>
        </w:r>
        <w:r>
          <w:rPr>
            <w:noProof/>
            <w:webHidden/>
          </w:rPr>
          <w:tab/>
        </w:r>
        <w:r>
          <w:rPr>
            <w:noProof/>
            <w:webHidden/>
          </w:rPr>
          <w:fldChar w:fldCharType="begin"/>
        </w:r>
        <w:r>
          <w:rPr>
            <w:noProof/>
            <w:webHidden/>
          </w:rPr>
          <w:instrText xml:space="preserve"> PAGEREF _Toc211354523 \h </w:instrText>
        </w:r>
        <w:r>
          <w:rPr>
            <w:noProof/>
            <w:webHidden/>
          </w:rPr>
        </w:r>
        <w:r>
          <w:rPr>
            <w:noProof/>
            <w:webHidden/>
          </w:rPr>
          <w:fldChar w:fldCharType="separate"/>
        </w:r>
        <w:r>
          <w:rPr>
            <w:noProof/>
            <w:webHidden/>
          </w:rPr>
          <w:t>34</w:t>
        </w:r>
        <w:r>
          <w:rPr>
            <w:noProof/>
            <w:webHidden/>
          </w:rPr>
          <w:fldChar w:fldCharType="end"/>
        </w:r>
      </w:hyperlink>
    </w:p>
    <w:p w14:paraId="6E5E180E" w14:textId="18DEF99F" w:rsidR="00D978EC" w:rsidRDefault="00D978EC">
      <w:pPr>
        <w:pStyle w:val="Tabladeilustraciones"/>
        <w:tabs>
          <w:tab w:val="right" w:leader="dot" w:pos="9016"/>
        </w:tabs>
        <w:rPr>
          <w:rFonts w:eastAsiaTheme="minorEastAsia"/>
          <w:noProof/>
          <w:lang w:val="es-CO" w:eastAsia="es-CO"/>
        </w:rPr>
      </w:pPr>
      <w:hyperlink w:anchor="_Toc211354524" w:history="1">
        <w:r w:rsidRPr="00C32A68">
          <w:rPr>
            <w:rStyle w:val="Hipervnculo"/>
            <w:rFonts w:ascii="Times New Roman" w:hAnsi="Times New Roman" w:cs="Times New Roman"/>
            <w:noProof/>
          </w:rPr>
          <w:t>Ilustración 8 Percepción de los estudiantes sobre la pertinencia y actualización del reglamento estudiantil y la política académica.</w:t>
        </w:r>
        <w:r>
          <w:rPr>
            <w:noProof/>
            <w:webHidden/>
          </w:rPr>
          <w:tab/>
        </w:r>
        <w:r>
          <w:rPr>
            <w:noProof/>
            <w:webHidden/>
          </w:rPr>
          <w:fldChar w:fldCharType="begin"/>
        </w:r>
        <w:r>
          <w:rPr>
            <w:noProof/>
            <w:webHidden/>
          </w:rPr>
          <w:instrText xml:space="preserve"> PAGEREF _Toc211354524 \h </w:instrText>
        </w:r>
        <w:r>
          <w:rPr>
            <w:noProof/>
            <w:webHidden/>
          </w:rPr>
        </w:r>
        <w:r>
          <w:rPr>
            <w:noProof/>
            <w:webHidden/>
          </w:rPr>
          <w:fldChar w:fldCharType="separate"/>
        </w:r>
        <w:r>
          <w:rPr>
            <w:noProof/>
            <w:webHidden/>
          </w:rPr>
          <w:t>36</w:t>
        </w:r>
        <w:r>
          <w:rPr>
            <w:noProof/>
            <w:webHidden/>
          </w:rPr>
          <w:fldChar w:fldCharType="end"/>
        </w:r>
      </w:hyperlink>
    </w:p>
    <w:p w14:paraId="2ACDC24E" w14:textId="50FF42A0" w:rsidR="00D978EC" w:rsidRDefault="00D978EC">
      <w:pPr>
        <w:pStyle w:val="Tabladeilustraciones"/>
        <w:tabs>
          <w:tab w:val="right" w:leader="dot" w:pos="9016"/>
        </w:tabs>
        <w:rPr>
          <w:rFonts w:eastAsiaTheme="minorEastAsia"/>
          <w:noProof/>
          <w:lang w:val="es-CO" w:eastAsia="es-CO"/>
        </w:rPr>
      </w:pPr>
      <w:hyperlink w:anchor="_Toc211354525" w:history="1">
        <w:r w:rsidRPr="00C32A68">
          <w:rPr>
            <w:rStyle w:val="Hipervnculo"/>
            <w:rFonts w:ascii="Times New Roman" w:hAnsi="Times New Roman" w:cs="Times New Roman"/>
            <w:noProof/>
          </w:rPr>
          <w:t xml:space="preserve">Ilustración 9 </w:t>
        </w:r>
        <w:r w:rsidRPr="00C32A68">
          <w:rPr>
            <w:rStyle w:val="Hipervnculo"/>
            <w:rFonts w:ascii="Times New Roman" w:eastAsia="Times New Roman" w:hAnsi="Times New Roman" w:cs="Times New Roman"/>
            <w:noProof/>
            <w:lang w:val="es-CO" w:eastAsia="es-CO"/>
          </w:rPr>
          <w:t>Percepción de los estudiantes sobre la claridad y justicia en los criterios de concesión de estímulos y apoyos.</w:t>
        </w:r>
        <w:r>
          <w:rPr>
            <w:noProof/>
            <w:webHidden/>
          </w:rPr>
          <w:tab/>
        </w:r>
        <w:r>
          <w:rPr>
            <w:noProof/>
            <w:webHidden/>
          </w:rPr>
          <w:fldChar w:fldCharType="begin"/>
        </w:r>
        <w:r>
          <w:rPr>
            <w:noProof/>
            <w:webHidden/>
          </w:rPr>
          <w:instrText xml:space="preserve"> PAGEREF _Toc211354525 \h </w:instrText>
        </w:r>
        <w:r>
          <w:rPr>
            <w:noProof/>
            <w:webHidden/>
          </w:rPr>
        </w:r>
        <w:r>
          <w:rPr>
            <w:noProof/>
            <w:webHidden/>
          </w:rPr>
          <w:fldChar w:fldCharType="separate"/>
        </w:r>
        <w:r>
          <w:rPr>
            <w:noProof/>
            <w:webHidden/>
          </w:rPr>
          <w:t>38</w:t>
        </w:r>
        <w:r>
          <w:rPr>
            <w:noProof/>
            <w:webHidden/>
          </w:rPr>
          <w:fldChar w:fldCharType="end"/>
        </w:r>
      </w:hyperlink>
    </w:p>
    <w:p w14:paraId="32A3EF7F" w14:textId="459654AE" w:rsidR="00D978EC" w:rsidRDefault="00D978EC">
      <w:pPr>
        <w:pStyle w:val="Tabladeilustraciones"/>
        <w:tabs>
          <w:tab w:val="right" w:leader="dot" w:pos="9016"/>
        </w:tabs>
        <w:rPr>
          <w:rFonts w:eastAsiaTheme="minorEastAsia"/>
          <w:noProof/>
          <w:lang w:val="es-CO" w:eastAsia="es-CO"/>
        </w:rPr>
      </w:pPr>
      <w:hyperlink w:anchor="_Toc211354526" w:history="1">
        <w:r w:rsidRPr="00C32A68">
          <w:rPr>
            <w:rStyle w:val="Hipervnculo"/>
            <w:rFonts w:ascii="Times New Roman" w:hAnsi="Times New Roman" w:cs="Times New Roman"/>
            <w:noProof/>
          </w:rPr>
          <w:t>Ilustración 10  Distribución de beneficios por estudiantes cohorte 2024-1 a 2025-3</w:t>
        </w:r>
        <w:r>
          <w:rPr>
            <w:noProof/>
            <w:webHidden/>
          </w:rPr>
          <w:tab/>
        </w:r>
        <w:r>
          <w:rPr>
            <w:noProof/>
            <w:webHidden/>
          </w:rPr>
          <w:fldChar w:fldCharType="begin"/>
        </w:r>
        <w:r>
          <w:rPr>
            <w:noProof/>
            <w:webHidden/>
          </w:rPr>
          <w:instrText xml:space="preserve"> PAGEREF _Toc211354526 \h </w:instrText>
        </w:r>
        <w:r>
          <w:rPr>
            <w:noProof/>
            <w:webHidden/>
          </w:rPr>
        </w:r>
        <w:r>
          <w:rPr>
            <w:noProof/>
            <w:webHidden/>
          </w:rPr>
          <w:fldChar w:fldCharType="separate"/>
        </w:r>
        <w:r>
          <w:rPr>
            <w:noProof/>
            <w:webHidden/>
          </w:rPr>
          <w:t>38</w:t>
        </w:r>
        <w:r>
          <w:rPr>
            <w:noProof/>
            <w:webHidden/>
          </w:rPr>
          <w:fldChar w:fldCharType="end"/>
        </w:r>
      </w:hyperlink>
    </w:p>
    <w:p w14:paraId="5627A7B6" w14:textId="37D6FDF1" w:rsidR="00D978EC" w:rsidRDefault="00D978EC">
      <w:pPr>
        <w:pStyle w:val="Tabladeilustraciones"/>
        <w:tabs>
          <w:tab w:val="right" w:leader="dot" w:pos="9016"/>
        </w:tabs>
        <w:rPr>
          <w:rFonts w:eastAsiaTheme="minorEastAsia"/>
          <w:noProof/>
          <w:lang w:val="es-CO" w:eastAsia="es-CO"/>
        </w:rPr>
      </w:pPr>
      <w:hyperlink w:anchor="_Toc211354527" w:history="1">
        <w:r w:rsidRPr="00C32A68">
          <w:rPr>
            <w:rStyle w:val="Hipervnculo"/>
            <w:rFonts w:ascii="Times New Roman" w:hAnsi="Times New Roman" w:cs="Times New Roman"/>
            <w:noProof/>
          </w:rPr>
          <w:t xml:space="preserve">Ilustración 11 </w:t>
        </w:r>
        <w:r w:rsidRPr="00C32A68">
          <w:rPr>
            <w:rStyle w:val="Hipervnculo"/>
            <w:rFonts w:ascii="Times New Roman" w:eastAsia="Times New Roman" w:hAnsi="Times New Roman" w:cs="Times New Roman"/>
            <w:noProof/>
            <w:lang w:val="es-CO" w:eastAsia="es-CO"/>
          </w:rPr>
          <w:t>Años de experiencia de los docentes vinculados a la Maestría.</w:t>
        </w:r>
        <w:r>
          <w:rPr>
            <w:noProof/>
            <w:webHidden/>
          </w:rPr>
          <w:tab/>
        </w:r>
        <w:r>
          <w:rPr>
            <w:noProof/>
            <w:webHidden/>
          </w:rPr>
          <w:fldChar w:fldCharType="begin"/>
        </w:r>
        <w:r>
          <w:rPr>
            <w:noProof/>
            <w:webHidden/>
          </w:rPr>
          <w:instrText xml:space="preserve"> PAGEREF _Toc211354527 \h </w:instrText>
        </w:r>
        <w:r>
          <w:rPr>
            <w:noProof/>
            <w:webHidden/>
          </w:rPr>
        </w:r>
        <w:r>
          <w:rPr>
            <w:noProof/>
            <w:webHidden/>
          </w:rPr>
          <w:fldChar w:fldCharType="separate"/>
        </w:r>
        <w:r>
          <w:rPr>
            <w:noProof/>
            <w:webHidden/>
          </w:rPr>
          <w:t>41</w:t>
        </w:r>
        <w:r>
          <w:rPr>
            <w:noProof/>
            <w:webHidden/>
          </w:rPr>
          <w:fldChar w:fldCharType="end"/>
        </w:r>
      </w:hyperlink>
    </w:p>
    <w:p w14:paraId="4A59E362" w14:textId="63B7738C" w:rsidR="00D978EC" w:rsidRDefault="00D978EC">
      <w:pPr>
        <w:pStyle w:val="Tabladeilustraciones"/>
        <w:tabs>
          <w:tab w:val="right" w:leader="dot" w:pos="9016"/>
        </w:tabs>
        <w:rPr>
          <w:rFonts w:eastAsiaTheme="minorEastAsia"/>
          <w:noProof/>
          <w:lang w:val="es-CO" w:eastAsia="es-CO"/>
        </w:rPr>
      </w:pPr>
      <w:hyperlink w:anchor="_Toc211354528" w:history="1">
        <w:r w:rsidRPr="00C32A68">
          <w:rPr>
            <w:rStyle w:val="Hipervnculo"/>
            <w:rFonts w:ascii="Times New Roman" w:hAnsi="Times New Roman" w:cs="Times New Roman"/>
            <w:noProof/>
          </w:rPr>
          <w:t xml:space="preserve">Ilustración 12 </w:t>
        </w:r>
        <w:r w:rsidRPr="00C32A68">
          <w:rPr>
            <w:rStyle w:val="Hipervnculo"/>
            <w:rFonts w:ascii="Times New Roman" w:eastAsia="Times New Roman" w:hAnsi="Times New Roman" w:cs="Times New Roman"/>
            <w:noProof/>
            <w:lang w:val="es-CO" w:eastAsia="es-CO"/>
          </w:rPr>
          <w:t>Percepción de los docentes sobre la pertinencia de los criterios académicos de selección y vinculación.</w:t>
        </w:r>
        <w:r>
          <w:rPr>
            <w:noProof/>
            <w:webHidden/>
          </w:rPr>
          <w:tab/>
        </w:r>
        <w:r>
          <w:rPr>
            <w:noProof/>
            <w:webHidden/>
          </w:rPr>
          <w:fldChar w:fldCharType="begin"/>
        </w:r>
        <w:r>
          <w:rPr>
            <w:noProof/>
            <w:webHidden/>
          </w:rPr>
          <w:instrText xml:space="preserve"> PAGEREF _Toc211354528 \h </w:instrText>
        </w:r>
        <w:r>
          <w:rPr>
            <w:noProof/>
            <w:webHidden/>
          </w:rPr>
        </w:r>
        <w:r>
          <w:rPr>
            <w:noProof/>
            <w:webHidden/>
          </w:rPr>
          <w:fldChar w:fldCharType="separate"/>
        </w:r>
        <w:r>
          <w:rPr>
            <w:noProof/>
            <w:webHidden/>
          </w:rPr>
          <w:t>41</w:t>
        </w:r>
        <w:r>
          <w:rPr>
            <w:noProof/>
            <w:webHidden/>
          </w:rPr>
          <w:fldChar w:fldCharType="end"/>
        </w:r>
      </w:hyperlink>
    </w:p>
    <w:p w14:paraId="75750083" w14:textId="44D1284A" w:rsidR="00D978EC" w:rsidRDefault="00D978EC">
      <w:pPr>
        <w:pStyle w:val="Tabladeilustraciones"/>
        <w:tabs>
          <w:tab w:val="right" w:leader="dot" w:pos="9016"/>
        </w:tabs>
        <w:rPr>
          <w:rFonts w:eastAsiaTheme="minorEastAsia"/>
          <w:noProof/>
          <w:lang w:val="es-CO" w:eastAsia="es-CO"/>
        </w:rPr>
      </w:pPr>
      <w:hyperlink w:anchor="_Toc211354529" w:history="1">
        <w:r w:rsidRPr="00C32A68">
          <w:rPr>
            <w:rStyle w:val="Hipervnculo"/>
            <w:rFonts w:ascii="Times New Roman" w:hAnsi="Times New Roman" w:cs="Times New Roman"/>
            <w:noProof/>
          </w:rPr>
          <w:t xml:space="preserve">Ilustración 13 </w:t>
        </w:r>
        <w:r w:rsidRPr="00C32A68">
          <w:rPr>
            <w:rStyle w:val="Hipervnculo"/>
            <w:rFonts w:ascii="Times New Roman" w:eastAsia="Times New Roman" w:hAnsi="Times New Roman" w:cs="Times New Roman"/>
            <w:noProof/>
            <w:lang w:val="es-CO" w:eastAsia="es-CO"/>
          </w:rPr>
          <w:t>Percepción de los docentes sobre la pertinencia y efectividad de las políticas de estímulos a la trayectoria profesoral.</w:t>
        </w:r>
        <w:r>
          <w:rPr>
            <w:noProof/>
            <w:webHidden/>
          </w:rPr>
          <w:tab/>
        </w:r>
        <w:r>
          <w:rPr>
            <w:noProof/>
            <w:webHidden/>
          </w:rPr>
          <w:fldChar w:fldCharType="begin"/>
        </w:r>
        <w:r>
          <w:rPr>
            <w:noProof/>
            <w:webHidden/>
          </w:rPr>
          <w:instrText xml:space="preserve"> PAGEREF _Toc211354529 \h </w:instrText>
        </w:r>
        <w:r>
          <w:rPr>
            <w:noProof/>
            <w:webHidden/>
          </w:rPr>
        </w:r>
        <w:r>
          <w:rPr>
            <w:noProof/>
            <w:webHidden/>
          </w:rPr>
          <w:fldChar w:fldCharType="separate"/>
        </w:r>
        <w:r>
          <w:rPr>
            <w:noProof/>
            <w:webHidden/>
          </w:rPr>
          <w:t>45</w:t>
        </w:r>
        <w:r>
          <w:rPr>
            <w:noProof/>
            <w:webHidden/>
          </w:rPr>
          <w:fldChar w:fldCharType="end"/>
        </w:r>
      </w:hyperlink>
    </w:p>
    <w:p w14:paraId="24A1A098" w14:textId="47A2D7D1" w:rsidR="00D978EC" w:rsidRDefault="00D978EC">
      <w:pPr>
        <w:pStyle w:val="Tabladeilustraciones"/>
        <w:tabs>
          <w:tab w:val="right" w:leader="dot" w:pos="9016"/>
        </w:tabs>
        <w:rPr>
          <w:rFonts w:eastAsiaTheme="minorEastAsia"/>
          <w:noProof/>
          <w:lang w:val="es-CO" w:eastAsia="es-CO"/>
        </w:rPr>
      </w:pPr>
      <w:hyperlink w:anchor="_Toc211354530" w:history="1">
        <w:r w:rsidRPr="00C32A68">
          <w:rPr>
            <w:rStyle w:val="Hipervnculo"/>
            <w:rFonts w:ascii="Times New Roman" w:hAnsi="Times New Roman" w:cs="Times New Roman"/>
            <w:noProof/>
          </w:rPr>
          <w:t xml:space="preserve">Ilustración 14 </w:t>
        </w:r>
        <w:r w:rsidRPr="00C32A68">
          <w:rPr>
            <w:rStyle w:val="Hipervnculo"/>
            <w:rFonts w:ascii="Times New Roman" w:hAnsi="Times New Roman" w:cs="Times New Roman"/>
            <w:noProof/>
            <w:lang w:val="es-CO"/>
          </w:rPr>
          <w:t>Percepción de los estudiantes sobre la pertinencia del material académico producido por los docentes.</w:t>
        </w:r>
        <w:r>
          <w:rPr>
            <w:noProof/>
            <w:webHidden/>
          </w:rPr>
          <w:tab/>
        </w:r>
        <w:r>
          <w:rPr>
            <w:noProof/>
            <w:webHidden/>
          </w:rPr>
          <w:fldChar w:fldCharType="begin"/>
        </w:r>
        <w:r>
          <w:rPr>
            <w:noProof/>
            <w:webHidden/>
          </w:rPr>
          <w:instrText xml:space="preserve"> PAGEREF _Toc211354530 \h </w:instrText>
        </w:r>
        <w:r>
          <w:rPr>
            <w:noProof/>
            <w:webHidden/>
          </w:rPr>
        </w:r>
        <w:r>
          <w:rPr>
            <w:noProof/>
            <w:webHidden/>
          </w:rPr>
          <w:fldChar w:fldCharType="separate"/>
        </w:r>
        <w:r>
          <w:rPr>
            <w:noProof/>
            <w:webHidden/>
          </w:rPr>
          <w:t>46</w:t>
        </w:r>
        <w:r>
          <w:rPr>
            <w:noProof/>
            <w:webHidden/>
          </w:rPr>
          <w:fldChar w:fldCharType="end"/>
        </w:r>
      </w:hyperlink>
    </w:p>
    <w:p w14:paraId="679ABC8F" w14:textId="44D19F34" w:rsidR="00D978EC" w:rsidRDefault="00D978EC">
      <w:pPr>
        <w:pStyle w:val="Tabladeilustraciones"/>
        <w:tabs>
          <w:tab w:val="right" w:leader="dot" w:pos="9016"/>
        </w:tabs>
        <w:rPr>
          <w:rFonts w:eastAsiaTheme="minorEastAsia"/>
          <w:noProof/>
          <w:lang w:val="es-CO" w:eastAsia="es-CO"/>
        </w:rPr>
      </w:pPr>
      <w:hyperlink w:anchor="_Toc211354531" w:history="1">
        <w:r w:rsidRPr="00C32A68">
          <w:rPr>
            <w:rStyle w:val="Hipervnculo"/>
            <w:rFonts w:ascii="Times New Roman" w:hAnsi="Times New Roman" w:cs="Times New Roman"/>
            <w:noProof/>
          </w:rPr>
          <w:t xml:space="preserve">Ilustración 15 </w:t>
        </w:r>
        <w:r w:rsidRPr="00C32A68">
          <w:rPr>
            <w:rStyle w:val="Hipervnculo"/>
            <w:rFonts w:ascii="Times New Roman" w:hAnsi="Times New Roman" w:cs="Times New Roman"/>
            <w:noProof/>
            <w:lang w:val="es-CO"/>
          </w:rPr>
          <w:t>Percepción de los docentes sobre el impacto de la participación en actividades académicas en la producción y utilización de material docente.</w:t>
        </w:r>
        <w:r>
          <w:rPr>
            <w:noProof/>
            <w:webHidden/>
          </w:rPr>
          <w:tab/>
        </w:r>
        <w:r>
          <w:rPr>
            <w:noProof/>
            <w:webHidden/>
          </w:rPr>
          <w:fldChar w:fldCharType="begin"/>
        </w:r>
        <w:r>
          <w:rPr>
            <w:noProof/>
            <w:webHidden/>
          </w:rPr>
          <w:instrText xml:space="preserve"> PAGEREF _Toc211354531 \h </w:instrText>
        </w:r>
        <w:r>
          <w:rPr>
            <w:noProof/>
            <w:webHidden/>
          </w:rPr>
        </w:r>
        <w:r>
          <w:rPr>
            <w:noProof/>
            <w:webHidden/>
          </w:rPr>
          <w:fldChar w:fldCharType="separate"/>
        </w:r>
        <w:r>
          <w:rPr>
            <w:noProof/>
            <w:webHidden/>
          </w:rPr>
          <w:t>46</w:t>
        </w:r>
        <w:r>
          <w:rPr>
            <w:noProof/>
            <w:webHidden/>
          </w:rPr>
          <w:fldChar w:fldCharType="end"/>
        </w:r>
      </w:hyperlink>
    </w:p>
    <w:p w14:paraId="3640B5E2" w14:textId="159A6941" w:rsidR="00D978EC" w:rsidRDefault="00D978EC">
      <w:pPr>
        <w:pStyle w:val="Tabladeilustraciones"/>
        <w:tabs>
          <w:tab w:val="right" w:leader="dot" w:pos="9016"/>
        </w:tabs>
        <w:rPr>
          <w:rFonts w:eastAsiaTheme="minorEastAsia"/>
          <w:noProof/>
          <w:lang w:val="es-CO" w:eastAsia="es-CO"/>
        </w:rPr>
      </w:pPr>
      <w:hyperlink w:anchor="_Toc211354532" w:history="1">
        <w:r w:rsidRPr="00C32A68">
          <w:rPr>
            <w:rStyle w:val="Hipervnculo"/>
            <w:noProof/>
          </w:rPr>
          <w:t>Ilustración 16 Percepción de los docentes sobre la remuneración recibida en relación con méritos académicos y profesionales.</w:t>
        </w:r>
        <w:r>
          <w:rPr>
            <w:noProof/>
            <w:webHidden/>
          </w:rPr>
          <w:tab/>
        </w:r>
        <w:r>
          <w:rPr>
            <w:noProof/>
            <w:webHidden/>
          </w:rPr>
          <w:fldChar w:fldCharType="begin"/>
        </w:r>
        <w:r>
          <w:rPr>
            <w:noProof/>
            <w:webHidden/>
          </w:rPr>
          <w:instrText xml:space="preserve"> PAGEREF _Toc211354532 \h </w:instrText>
        </w:r>
        <w:r>
          <w:rPr>
            <w:noProof/>
            <w:webHidden/>
          </w:rPr>
        </w:r>
        <w:r>
          <w:rPr>
            <w:noProof/>
            <w:webHidden/>
          </w:rPr>
          <w:fldChar w:fldCharType="separate"/>
        </w:r>
        <w:r>
          <w:rPr>
            <w:noProof/>
            <w:webHidden/>
          </w:rPr>
          <w:t>48</w:t>
        </w:r>
        <w:r>
          <w:rPr>
            <w:noProof/>
            <w:webHidden/>
          </w:rPr>
          <w:fldChar w:fldCharType="end"/>
        </w:r>
      </w:hyperlink>
    </w:p>
    <w:p w14:paraId="6B8E6336" w14:textId="5E254D12" w:rsidR="00D978EC" w:rsidRDefault="00D978EC">
      <w:pPr>
        <w:pStyle w:val="Tabladeilustraciones"/>
        <w:tabs>
          <w:tab w:val="right" w:leader="dot" w:pos="9016"/>
        </w:tabs>
        <w:rPr>
          <w:rFonts w:eastAsiaTheme="minorEastAsia"/>
          <w:noProof/>
          <w:lang w:val="es-CO" w:eastAsia="es-CO"/>
        </w:rPr>
      </w:pPr>
      <w:hyperlink w:anchor="_Toc211354533" w:history="1">
        <w:r w:rsidRPr="00C32A68">
          <w:rPr>
            <w:rStyle w:val="Hipervnculo"/>
            <w:rFonts w:ascii="Times New Roman" w:hAnsi="Times New Roman" w:cs="Times New Roman"/>
            <w:noProof/>
          </w:rPr>
          <w:t>Ilustración 17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_Toc211354533 \h </w:instrText>
        </w:r>
        <w:r>
          <w:rPr>
            <w:noProof/>
            <w:webHidden/>
          </w:rPr>
        </w:r>
        <w:r>
          <w:rPr>
            <w:noProof/>
            <w:webHidden/>
          </w:rPr>
          <w:fldChar w:fldCharType="separate"/>
        </w:r>
        <w:r>
          <w:rPr>
            <w:noProof/>
            <w:webHidden/>
          </w:rPr>
          <w:t>49</w:t>
        </w:r>
        <w:r>
          <w:rPr>
            <w:noProof/>
            <w:webHidden/>
          </w:rPr>
          <w:fldChar w:fldCharType="end"/>
        </w:r>
      </w:hyperlink>
    </w:p>
    <w:p w14:paraId="5080ECBA" w14:textId="2DA9F255" w:rsidR="00D978EC" w:rsidRDefault="00D978EC">
      <w:pPr>
        <w:pStyle w:val="Tabladeilustraciones"/>
        <w:tabs>
          <w:tab w:val="right" w:leader="dot" w:pos="9016"/>
        </w:tabs>
        <w:rPr>
          <w:rFonts w:eastAsiaTheme="minorEastAsia"/>
          <w:noProof/>
          <w:lang w:val="es-CO" w:eastAsia="es-CO"/>
        </w:rPr>
      </w:pPr>
      <w:hyperlink w:anchor="_Toc211354534" w:history="1">
        <w:r w:rsidRPr="00C32A68">
          <w:rPr>
            <w:rStyle w:val="Hipervnculo"/>
            <w:rFonts w:ascii="Times New Roman" w:hAnsi="Times New Roman" w:cs="Times New Roman"/>
            <w:noProof/>
          </w:rPr>
          <w:t>Ilustración 18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_Toc211354534 \h </w:instrText>
        </w:r>
        <w:r>
          <w:rPr>
            <w:noProof/>
            <w:webHidden/>
          </w:rPr>
        </w:r>
        <w:r>
          <w:rPr>
            <w:noProof/>
            <w:webHidden/>
          </w:rPr>
          <w:fldChar w:fldCharType="separate"/>
        </w:r>
        <w:r>
          <w:rPr>
            <w:noProof/>
            <w:webHidden/>
          </w:rPr>
          <w:t>49</w:t>
        </w:r>
        <w:r>
          <w:rPr>
            <w:noProof/>
            <w:webHidden/>
          </w:rPr>
          <w:fldChar w:fldCharType="end"/>
        </w:r>
      </w:hyperlink>
    </w:p>
    <w:p w14:paraId="7D067ACD" w14:textId="5EA55D5C" w:rsidR="00D978EC" w:rsidRDefault="00D978EC">
      <w:pPr>
        <w:pStyle w:val="Tabladeilustraciones"/>
        <w:tabs>
          <w:tab w:val="right" w:leader="dot" w:pos="9016"/>
        </w:tabs>
        <w:rPr>
          <w:rFonts w:eastAsiaTheme="minorEastAsia"/>
          <w:noProof/>
          <w:lang w:val="es-CO" w:eastAsia="es-CO"/>
        </w:rPr>
      </w:pPr>
      <w:hyperlink w:anchor="_Toc211354535" w:history="1">
        <w:r w:rsidRPr="00C32A68">
          <w:rPr>
            <w:rStyle w:val="Hipervnculo"/>
            <w:noProof/>
          </w:rPr>
          <w:t>Ilustración 19 Percepción de los egresados sobre la contribución de la Maestría a nuevas oportunidades laborales.</w:t>
        </w:r>
        <w:r>
          <w:rPr>
            <w:noProof/>
            <w:webHidden/>
          </w:rPr>
          <w:tab/>
        </w:r>
        <w:r>
          <w:rPr>
            <w:noProof/>
            <w:webHidden/>
          </w:rPr>
          <w:fldChar w:fldCharType="begin"/>
        </w:r>
        <w:r>
          <w:rPr>
            <w:noProof/>
            <w:webHidden/>
          </w:rPr>
          <w:instrText xml:space="preserve"> PAGEREF _Toc211354535 \h </w:instrText>
        </w:r>
        <w:r>
          <w:rPr>
            <w:noProof/>
            <w:webHidden/>
          </w:rPr>
        </w:r>
        <w:r>
          <w:rPr>
            <w:noProof/>
            <w:webHidden/>
          </w:rPr>
          <w:fldChar w:fldCharType="separate"/>
        </w:r>
        <w:r>
          <w:rPr>
            <w:noProof/>
            <w:webHidden/>
          </w:rPr>
          <w:t>51</w:t>
        </w:r>
        <w:r>
          <w:rPr>
            <w:noProof/>
            <w:webHidden/>
          </w:rPr>
          <w:fldChar w:fldCharType="end"/>
        </w:r>
      </w:hyperlink>
    </w:p>
    <w:p w14:paraId="7CA20580" w14:textId="40A082FD" w:rsidR="00D978EC" w:rsidRDefault="00D978EC">
      <w:pPr>
        <w:pStyle w:val="Tabladeilustraciones"/>
        <w:tabs>
          <w:tab w:val="right" w:leader="dot" w:pos="9016"/>
        </w:tabs>
        <w:rPr>
          <w:rFonts w:eastAsiaTheme="minorEastAsia"/>
          <w:noProof/>
          <w:lang w:val="es-CO" w:eastAsia="es-CO"/>
        </w:rPr>
      </w:pPr>
      <w:hyperlink w:anchor="_Toc211354536" w:history="1">
        <w:r w:rsidRPr="00C32A68">
          <w:rPr>
            <w:rStyle w:val="Hipervnculo"/>
            <w:noProof/>
          </w:rPr>
          <w:t>Ilustración 20 Sector en el que se encuentran laborando los egresados.</w:t>
        </w:r>
        <w:r>
          <w:rPr>
            <w:noProof/>
            <w:webHidden/>
          </w:rPr>
          <w:tab/>
        </w:r>
        <w:r>
          <w:rPr>
            <w:noProof/>
            <w:webHidden/>
          </w:rPr>
          <w:fldChar w:fldCharType="begin"/>
        </w:r>
        <w:r>
          <w:rPr>
            <w:noProof/>
            <w:webHidden/>
          </w:rPr>
          <w:instrText xml:space="preserve"> PAGEREF _Toc211354536 \h </w:instrText>
        </w:r>
        <w:r>
          <w:rPr>
            <w:noProof/>
            <w:webHidden/>
          </w:rPr>
        </w:r>
        <w:r>
          <w:rPr>
            <w:noProof/>
            <w:webHidden/>
          </w:rPr>
          <w:fldChar w:fldCharType="separate"/>
        </w:r>
        <w:r>
          <w:rPr>
            <w:noProof/>
            <w:webHidden/>
          </w:rPr>
          <w:t>53</w:t>
        </w:r>
        <w:r>
          <w:rPr>
            <w:noProof/>
            <w:webHidden/>
          </w:rPr>
          <w:fldChar w:fldCharType="end"/>
        </w:r>
      </w:hyperlink>
    </w:p>
    <w:p w14:paraId="6EBA0997" w14:textId="374B3297" w:rsidR="00D978EC" w:rsidRDefault="00D978EC">
      <w:pPr>
        <w:pStyle w:val="Tabladeilustraciones"/>
        <w:tabs>
          <w:tab w:val="right" w:leader="dot" w:pos="9016"/>
        </w:tabs>
        <w:rPr>
          <w:rFonts w:eastAsiaTheme="minorEastAsia"/>
          <w:noProof/>
          <w:lang w:val="es-CO" w:eastAsia="es-CO"/>
        </w:rPr>
      </w:pPr>
      <w:hyperlink w:anchor="_Toc211354537" w:history="1">
        <w:r w:rsidRPr="00C32A68">
          <w:rPr>
            <w:rStyle w:val="Hipervnculo"/>
            <w:noProof/>
          </w:rPr>
          <w:t>Ilustración 21 Percepción de los egresados sobre la relevancia de las competencias adquiridas y su impacto en el desarrollo profesional.</w:t>
        </w:r>
        <w:r>
          <w:rPr>
            <w:noProof/>
            <w:webHidden/>
          </w:rPr>
          <w:tab/>
        </w:r>
        <w:r>
          <w:rPr>
            <w:noProof/>
            <w:webHidden/>
          </w:rPr>
          <w:fldChar w:fldCharType="begin"/>
        </w:r>
        <w:r>
          <w:rPr>
            <w:noProof/>
            <w:webHidden/>
          </w:rPr>
          <w:instrText xml:space="preserve"> PAGEREF _Toc211354537 \h </w:instrText>
        </w:r>
        <w:r>
          <w:rPr>
            <w:noProof/>
            <w:webHidden/>
          </w:rPr>
        </w:r>
        <w:r>
          <w:rPr>
            <w:noProof/>
            <w:webHidden/>
          </w:rPr>
          <w:fldChar w:fldCharType="separate"/>
        </w:r>
        <w:r>
          <w:rPr>
            <w:noProof/>
            <w:webHidden/>
          </w:rPr>
          <w:t>53</w:t>
        </w:r>
        <w:r>
          <w:rPr>
            <w:noProof/>
            <w:webHidden/>
          </w:rPr>
          <w:fldChar w:fldCharType="end"/>
        </w:r>
      </w:hyperlink>
    </w:p>
    <w:p w14:paraId="720EDD10" w14:textId="082127F4" w:rsidR="00D978EC" w:rsidRDefault="00D978EC">
      <w:pPr>
        <w:pStyle w:val="Tabladeilustraciones"/>
        <w:tabs>
          <w:tab w:val="right" w:leader="dot" w:pos="9016"/>
        </w:tabs>
        <w:rPr>
          <w:rFonts w:eastAsiaTheme="minorEastAsia"/>
          <w:noProof/>
          <w:lang w:val="es-CO" w:eastAsia="es-CO"/>
        </w:rPr>
      </w:pPr>
      <w:hyperlink w:anchor="_Toc211354538" w:history="1">
        <w:r w:rsidRPr="00C32A68">
          <w:rPr>
            <w:rStyle w:val="Hipervnculo"/>
            <w:noProof/>
          </w:rPr>
          <w:t>Ilustración 22 Percepción de los estudiantes sobre la pertinencia de las estrategias de flexibilidad curricular.</w:t>
        </w:r>
        <w:r>
          <w:rPr>
            <w:noProof/>
            <w:webHidden/>
          </w:rPr>
          <w:tab/>
        </w:r>
        <w:r>
          <w:rPr>
            <w:noProof/>
            <w:webHidden/>
          </w:rPr>
          <w:fldChar w:fldCharType="begin"/>
        </w:r>
        <w:r>
          <w:rPr>
            <w:noProof/>
            <w:webHidden/>
          </w:rPr>
          <w:instrText xml:space="preserve"> PAGEREF _Toc211354538 \h </w:instrText>
        </w:r>
        <w:r>
          <w:rPr>
            <w:noProof/>
            <w:webHidden/>
          </w:rPr>
        </w:r>
        <w:r>
          <w:rPr>
            <w:noProof/>
            <w:webHidden/>
          </w:rPr>
          <w:fldChar w:fldCharType="separate"/>
        </w:r>
        <w:r>
          <w:rPr>
            <w:noProof/>
            <w:webHidden/>
          </w:rPr>
          <w:t>56</w:t>
        </w:r>
        <w:r>
          <w:rPr>
            <w:noProof/>
            <w:webHidden/>
          </w:rPr>
          <w:fldChar w:fldCharType="end"/>
        </w:r>
      </w:hyperlink>
    </w:p>
    <w:p w14:paraId="3F43AEB7" w14:textId="014F047F" w:rsidR="00D978EC" w:rsidRDefault="00D978EC">
      <w:pPr>
        <w:pStyle w:val="Tabladeilustraciones"/>
        <w:tabs>
          <w:tab w:val="right" w:leader="dot" w:pos="9016"/>
        </w:tabs>
        <w:rPr>
          <w:rFonts w:eastAsiaTheme="minorEastAsia"/>
          <w:noProof/>
          <w:lang w:val="es-CO" w:eastAsia="es-CO"/>
        </w:rPr>
      </w:pPr>
      <w:hyperlink w:anchor="_Toc211354539" w:history="1">
        <w:r w:rsidRPr="00C32A68">
          <w:rPr>
            <w:rStyle w:val="Hipervnculo"/>
            <w:noProof/>
          </w:rPr>
          <w:t>Ilustración 23 Percepción de los estudiantes sobre la coherencia y efectividad de las estrategias pedagógicas.</w:t>
        </w:r>
        <w:r>
          <w:rPr>
            <w:noProof/>
            <w:webHidden/>
          </w:rPr>
          <w:tab/>
        </w:r>
        <w:r>
          <w:rPr>
            <w:noProof/>
            <w:webHidden/>
          </w:rPr>
          <w:fldChar w:fldCharType="begin"/>
        </w:r>
        <w:r>
          <w:rPr>
            <w:noProof/>
            <w:webHidden/>
          </w:rPr>
          <w:instrText xml:space="preserve"> PAGEREF _Toc211354539 \h </w:instrText>
        </w:r>
        <w:r>
          <w:rPr>
            <w:noProof/>
            <w:webHidden/>
          </w:rPr>
        </w:r>
        <w:r>
          <w:rPr>
            <w:noProof/>
            <w:webHidden/>
          </w:rPr>
          <w:fldChar w:fldCharType="separate"/>
        </w:r>
        <w:r>
          <w:rPr>
            <w:noProof/>
            <w:webHidden/>
          </w:rPr>
          <w:t>56</w:t>
        </w:r>
        <w:r>
          <w:rPr>
            <w:noProof/>
            <w:webHidden/>
          </w:rPr>
          <w:fldChar w:fldCharType="end"/>
        </w:r>
      </w:hyperlink>
    </w:p>
    <w:p w14:paraId="22927EB8" w14:textId="66C3F9B6" w:rsidR="00D978EC" w:rsidRDefault="00D978EC">
      <w:pPr>
        <w:pStyle w:val="Tabladeilustraciones"/>
        <w:tabs>
          <w:tab w:val="right" w:leader="dot" w:pos="9016"/>
        </w:tabs>
        <w:rPr>
          <w:rFonts w:eastAsiaTheme="minorEastAsia"/>
          <w:noProof/>
          <w:lang w:val="es-CO" w:eastAsia="es-CO"/>
        </w:rPr>
      </w:pPr>
      <w:hyperlink w:anchor="_Toc211354540" w:history="1">
        <w:r w:rsidRPr="00C32A68">
          <w:rPr>
            <w:rStyle w:val="Hipervnculo"/>
            <w:noProof/>
          </w:rPr>
          <w:t>Ilustración 24 Percepción de los egresados sobre la relevancia de las competencias adquiridas.</w:t>
        </w:r>
        <w:r>
          <w:rPr>
            <w:noProof/>
            <w:webHidden/>
          </w:rPr>
          <w:tab/>
        </w:r>
        <w:r>
          <w:rPr>
            <w:noProof/>
            <w:webHidden/>
          </w:rPr>
          <w:fldChar w:fldCharType="begin"/>
        </w:r>
        <w:r>
          <w:rPr>
            <w:noProof/>
            <w:webHidden/>
          </w:rPr>
          <w:instrText xml:space="preserve"> PAGEREF _Toc211354540 \h </w:instrText>
        </w:r>
        <w:r>
          <w:rPr>
            <w:noProof/>
            <w:webHidden/>
          </w:rPr>
        </w:r>
        <w:r>
          <w:rPr>
            <w:noProof/>
            <w:webHidden/>
          </w:rPr>
          <w:fldChar w:fldCharType="separate"/>
        </w:r>
        <w:r>
          <w:rPr>
            <w:noProof/>
            <w:webHidden/>
          </w:rPr>
          <w:t>57</w:t>
        </w:r>
        <w:r>
          <w:rPr>
            <w:noProof/>
            <w:webHidden/>
          </w:rPr>
          <w:fldChar w:fldCharType="end"/>
        </w:r>
      </w:hyperlink>
    </w:p>
    <w:p w14:paraId="69142352" w14:textId="7BF9872C" w:rsidR="00D978EC" w:rsidRDefault="00D978EC">
      <w:pPr>
        <w:pStyle w:val="Tabladeilustraciones"/>
        <w:tabs>
          <w:tab w:val="right" w:leader="dot" w:pos="9016"/>
        </w:tabs>
        <w:rPr>
          <w:rFonts w:eastAsiaTheme="minorEastAsia"/>
          <w:noProof/>
          <w:lang w:val="es-CO" w:eastAsia="es-CO"/>
        </w:rPr>
      </w:pPr>
      <w:hyperlink w:anchor="_Toc211354541" w:history="1">
        <w:r w:rsidRPr="00C32A68">
          <w:rPr>
            <w:rStyle w:val="Hipervnculo"/>
            <w:noProof/>
          </w:rPr>
          <w:t>Ilustración 25 Percepción de los estudiantes a las estrategias pedagógicas de los docentes</w:t>
        </w:r>
        <w:r>
          <w:rPr>
            <w:noProof/>
            <w:webHidden/>
          </w:rPr>
          <w:tab/>
        </w:r>
        <w:r>
          <w:rPr>
            <w:noProof/>
            <w:webHidden/>
          </w:rPr>
          <w:fldChar w:fldCharType="begin"/>
        </w:r>
        <w:r>
          <w:rPr>
            <w:noProof/>
            <w:webHidden/>
          </w:rPr>
          <w:instrText xml:space="preserve"> PAGEREF _Toc211354541 \h </w:instrText>
        </w:r>
        <w:r>
          <w:rPr>
            <w:noProof/>
            <w:webHidden/>
          </w:rPr>
        </w:r>
        <w:r>
          <w:rPr>
            <w:noProof/>
            <w:webHidden/>
          </w:rPr>
          <w:fldChar w:fldCharType="separate"/>
        </w:r>
        <w:r>
          <w:rPr>
            <w:noProof/>
            <w:webHidden/>
          </w:rPr>
          <w:t>61</w:t>
        </w:r>
        <w:r>
          <w:rPr>
            <w:noProof/>
            <w:webHidden/>
          </w:rPr>
          <w:fldChar w:fldCharType="end"/>
        </w:r>
      </w:hyperlink>
    </w:p>
    <w:p w14:paraId="449BEFC2" w14:textId="5236BA6D" w:rsidR="00D978EC" w:rsidRDefault="00D978EC">
      <w:pPr>
        <w:pStyle w:val="Tabladeilustraciones"/>
        <w:tabs>
          <w:tab w:val="right" w:leader="dot" w:pos="9016"/>
        </w:tabs>
        <w:rPr>
          <w:rFonts w:eastAsiaTheme="minorEastAsia"/>
          <w:noProof/>
          <w:lang w:val="es-CO" w:eastAsia="es-CO"/>
        </w:rPr>
      </w:pPr>
      <w:hyperlink w:anchor="_Toc211354542" w:history="1">
        <w:r w:rsidRPr="00C32A68">
          <w:rPr>
            <w:rStyle w:val="Hipervnculo"/>
            <w:rFonts w:ascii="Times New Roman" w:hAnsi="Times New Roman" w:cs="Times New Roman"/>
            <w:noProof/>
          </w:rPr>
          <w:t>Ilustración 26 Percepción de los estudiantes a las estrategias pedagógicas de los docentes.</w:t>
        </w:r>
        <w:r>
          <w:rPr>
            <w:noProof/>
            <w:webHidden/>
          </w:rPr>
          <w:tab/>
        </w:r>
        <w:r>
          <w:rPr>
            <w:noProof/>
            <w:webHidden/>
          </w:rPr>
          <w:fldChar w:fldCharType="begin"/>
        </w:r>
        <w:r>
          <w:rPr>
            <w:noProof/>
            <w:webHidden/>
          </w:rPr>
          <w:instrText xml:space="preserve"> PAGEREF _Toc211354542 \h </w:instrText>
        </w:r>
        <w:r>
          <w:rPr>
            <w:noProof/>
            <w:webHidden/>
          </w:rPr>
        </w:r>
        <w:r>
          <w:rPr>
            <w:noProof/>
            <w:webHidden/>
          </w:rPr>
          <w:fldChar w:fldCharType="separate"/>
        </w:r>
        <w:r>
          <w:rPr>
            <w:noProof/>
            <w:webHidden/>
          </w:rPr>
          <w:t>68</w:t>
        </w:r>
        <w:r>
          <w:rPr>
            <w:noProof/>
            <w:webHidden/>
          </w:rPr>
          <w:fldChar w:fldCharType="end"/>
        </w:r>
      </w:hyperlink>
    </w:p>
    <w:p w14:paraId="2D49BFB1" w14:textId="472B71D7" w:rsidR="00D978EC" w:rsidRDefault="00D978EC">
      <w:pPr>
        <w:pStyle w:val="Tabladeilustraciones"/>
        <w:tabs>
          <w:tab w:val="right" w:leader="dot" w:pos="9016"/>
        </w:tabs>
        <w:rPr>
          <w:rFonts w:eastAsiaTheme="minorEastAsia"/>
          <w:noProof/>
          <w:lang w:val="es-CO" w:eastAsia="es-CO"/>
        </w:rPr>
      </w:pPr>
      <w:hyperlink w:anchor="_Toc211354543" w:history="1">
        <w:r w:rsidRPr="00C32A68">
          <w:rPr>
            <w:rStyle w:val="Hipervnculo"/>
            <w:rFonts w:ascii="Times New Roman" w:hAnsi="Times New Roman" w:cs="Times New Roman"/>
            <w:noProof/>
          </w:rPr>
          <w:t>Ilustración 27. Percepción de los estudiantes en cuanto el acompañamiento docente - estudiante</w:t>
        </w:r>
        <w:r>
          <w:rPr>
            <w:noProof/>
            <w:webHidden/>
          </w:rPr>
          <w:tab/>
        </w:r>
        <w:r>
          <w:rPr>
            <w:noProof/>
            <w:webHidden/>
          </w:rPr>
          <w:fldChar w:fldCharType="begin"/>
        </w:r>
        <w:r>
          <w:rPr>
            <w:noProof/>
            <w:webHidden/>
          </w:rPr>
          <w:instrText xml:space="preserve"> PAGEREF _Toc211354543 \h </w:instrText>
        </w:r>
        <w:r>
          <w:rPr>
            <w:noProof/>
            <w:webHidden/>
          </w:rPr>
        </w:r>
        <w:r>
          <w:rPr>
            <w:noProof/>
            <w:webHidden/>
          </w:rPr>
          <w:fldChar w:fldCharType="separate"/>
        </w:r>
        <w:r>
          <w:rPr>
            <w:noProof/>
            <w:webHidden/>
          </w:rPr>
          <w:t>89</w:t>
        </w:r>
        <w:r>
          <w:rPr>
            <w:noProof/>
            <w:webHidden/>
          </w:rPr>
          <w:fldChar w:fldCharType="end"/>
        </w:r>
      </w:hyperlink>
    </w:p>
    <w:p w14:paraId="014BB775" w14:textId="3C13D917" w:rsidR="00D978EC" w:rsidRDefault="00D978EC">
      <w:pPr>
        <w:pStyle w:val="Tabladeilustraciones"/>
        <w:tabs>
          <w:tab w:val="right" w:leader="dot" w:pos="9016"/>
        </w:tabs>
        <w:rPr>
          <w:rFonts w:eastAsiaTheme="minorEastAsia"/>
          <w:noProof/>
          <w:lang w:val="es-CO" w:eastAsia="es-CO"/>
        </w:rPr>
      </w:pPr>
      <w:hyperlink w:anchor="_Toc211354544" w:history="1">
        <w:r w:rsidRPr="00C32A68">
          <w:rPr>
            <w:rStyle w:val="Hipervnculo"/>
            <w:rFonts w:ascii="Times New Roman" w:hAnsi="Times New Roman" w:cs="Times New Roman"/>
            <w:noProof/>
          </w:rPr>
          <w:t>Ilustración 28 Resultado comparativo de valoración cuantitativa de factores proceso 2018 y 2023 del proyecto curricular Maestría en Ciencias de la Información y las Comunicaciones.</w:t>
        </w:r>
        <w:r>
          <w:rPr>
            <w:noProof/>
            <w:webHidden/>
          </w:rPr>
          <w:tab/>
        </w:r>
        <w:r>
          <w:rPr>
            <w:noProof/>
            <w:webHidden/>
          </w:rPr>
          <w:fldChar w:fldCharType="begin"/>
        </w:r>
        <w:r>
          <w:rPr>
            <w:noProof/>
            <w:webHidden/>
          </w:rPr>
          <w:instrText xml:space="preserve"> PAGEREF _Toc211354544 \h </w:instrText>
        </w:r>
        <w:r>
          <w:rPr>
            <w:noProof/>
            <w:webHidden/>
          </w:rPr>
        </w:r>
        <w:r>
          <w:rPr>
            <w:noProof/>
            <w:webHidden/>
          </w:rPr>
          <w:fldChar w:fldCharType="separate"/>
        </w:r>
        <w:r>
          <w:rPr>
            <w:noProof/>
            <w:webHidden/>
          </w:rPr>
          <w:t>98</w:t>
        </w:r>
        <w:r>
          <w:rPr>
            <w:noProof/>
            <w:webHidden/>
          </w:rPr>
          <w:fldChar w:fldCharType="end"/>
        </w:r>
      </w:hyperlink>
    </w:p>
    <w:p w14:paraId="211329E7" w14:textId="1803F572" w:rsidR="006E52D7" w:rsidRPr="001A2CAA" w:rsidRDefault="002F6771" w:rsidP="0080705A">
      <w:pPr>
        <w:spacing w:line="276" w:lineRule="auto"/>
        <w:jc w:val="both"/>
        <w:rPr>
          <w:rFonts w:ascii="Times New Roman" w:hAnsi="Times New Roman" w:cs="Times New Roman"/>
          <w:bCs/>
          <w:lang w:eastAsia="es-CO"/>
        </w:rPr>
      </w:pPr>
      <w:r w:rsidRPr="001A2CAA">
        <w:rPr>
          <w:rFonts w:ascii="Times New Roman" w:hAnsi="Times New Roman" w:cs="Times New Roman"/>
          <w:bCs/>
          <w:lang w:eastAsia="es-CO"/>
        </w:rPr>
        <w:fldChar w:fldCharType="end"/>
      </w:r>
      <w:r w:rsidR="006E52D7" w:rsidRPr="001A2CAA">
        <w:rPr>
          <w:rFonts w:ascii="Times New Roman" w:hAnsi="Times New Roman" w:cs="Times New Roman"/>
          <w:bCs/>
          <w:lang w:eastAsia="es-CO"/>
        </w:rPr>
        <w:br w:type="page"/>
      </w:r>
    </w:p>
    <w:p w14:paraId="7F3959A8" w14:textId="5C741DD0" w:rsidR="006268AB" w:rsidRPr="001A2CAA" w:rsidRDefault="00D97984" w:rsidP="0022244F">
      <w:pPr>
        <w:pStyle w:val="Ttulo1"/>
        <w:rPr>
          <w:rFonts w:cs="Times New Roman"/>
          <w:szCs w:val="22"/>
        </w:rPr>
      </w:pPr>
      <w:bookmarkStart w:id="2" w:name="_Toc211354405"/>
      <w:r w:rsidRPr="001A2CAA">
        <w:rPr>
          <w:rFonts w:cs="Times New Roman"/>
          <w:szCs w:val="22"/>
        </w:rPr>
        <w:lastRenderedPageBreak/>
        <w:t>Introducción</w:t>
      </w:r>
      <w:bookmarkEnd w:id="2"/>
    </w:p>
    <w:p w14:paraId="6A276892" w14:textId="32186E7A" w:rsidR="00DA2968" w:rsidRPr="001A2CAA" w:rsidRDefault="00DA2968" w:rsidP="001A2CAA">
      <w:pPr>
        <w:spacing w:before="240" w:after="0" w:line="276" w:lineRule="auto"/>
        <w:jc w:val="both"/>
        <w:rPr>
          <w:rFonts w:ascii="Times New Roman" w:hAnsi="Times New Roman" w:cs="Times New Roman"/>
        </w:rPr>
      </w:pPr>
      <w:r w:rsidRPr="001A2CAA">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1A2CAA">
        <w:rPr>
          <w:rFonts w:ascii="Times New Roman" w:hAnsi="Times New Roman" w:cs="Times New Roman"/>
          <w:i/>
          <w:iCs/>
        </w:rPr>
        <w:t>Por la Universidad que queremos</w:t>
      </w:r>
      <w:r w:rsidRPr="001A2CAA">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1A2CAA">
        <w:rPr>
          <w:rFonts w:ascii="Times New Roman" w:hAnsi="Times New Roman" w:cs="Times New Roman"/>
          <w:i/>
          <w:iCs/>
        </w:rPr>
        <w:t>Saberes, conocimiento e investigación de alto impacto para el desarrollo humano y social</w:t>
      </w:r>
      <w:r w:rsidRPr="001A2CAA">
        <w:rPr>
          <w:rFonts w:ascii="Times New Roman" w:hAnsi="Times New Roman" w:cs="Times New Roman"/>
        </w:rPr>
        <w:t>”,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Desarrollo 2018 – 2030 y su Plan Indicativo 2022 – 2025.</w:t>
      </w:r>
      <w:r w:rsidRPr="001A2CAA">
        <w:rPr>
          <w:rStyle w:val="nfasis"/>
          <w:rFonts w:ascii="Times New Roman" w:hAnsi="Times New Roman" w:cs="Times New Roman"/>
          <w:color w:val="000000"/>
          <w:bdr w:val="none" w:sz="0" w:space="0" w:color="auto" w:frame="1"/>
        </w:rPr>
        <w:t xml:space="preserve"> </w:t>
      </w:r>
    </w:p>
    <w:p w14:paraId="02005AD2" w14:textId="769D5BAA" w:rsidR="00683AA6" w:rsidRPr="001A2CAA" w:rsidRDefault="3ACDAD51" w:rsidP="001A2CAA">
      <w:pPr>
        <w:pStyle w:val="Default"/>
        <w:spacing w:before="240" w:line="276" w:lineRule="auto"/>
        <w:jc w:val="both"/>
        <w:rPr>
          <w:sz w:val="22"/>
          <w:szCs w:val="22"/>
        </w:rPr>
      </w:pPr>
      <w:r w:rsidRPr="001A2CAA">
        <w:rPr>
          <w:sz w:val="22"/>
          <w:szCs w:val="22"/>
        </w:rPr>
        <w:t xml:space="preserve">Es así como reconociendo la cultura de autoevaluación permanente, el programa académico de Maestría en Ciencias de la Información y las Comunicaciones, ha consolidado en una oportunidad su proceso de autoevaluación con el fin de obtener la renovación de la Acreditación en Alta Calidad. </w:t>
      </w:r>
      <w:r w:rsidRPr="00EA0F65">
        <w:rPr>
          <w:sz w:val="22"/>
          <w:szCs w:val="22"/>
          <w:highlight w:val="yellow"/>
          <w:rPrChange w:id="3" w:author="roberto cardenas" w:date="2025-10-27T17:28:00Z" w16du:dateUtc="2025-10-27T22:28:00Z">
            <w:rPr>
              <w:sz w:val="22"/>
              <w:szCs w:val="22"/>
            </w:rPr>
          </w:rPrChange>
        </w:rPr>
        <w:t xml:space="preserve">En este contexto, el programa académico presenta un balance en una ventana de observación del año 2023 al año 2025, en donde participaron los integrantes de la comunidad académica de la Maestría en Ciencias de la Información y las Comunicaciones – Metodología </w:t>
      </w:r>
      <w:r w:rsidR="00DA0EF8" w:rsidRPr="00EA0F65">
        <w:rPr>
          <w:sz w:val="22"/>
          <w:szCs w:val="22"/>
          <w:highlight w:val="yellow"/>
          <w:rPrChange w:id="4" w:author="roberto cardenas" w:date="2025-10-27T17:28:00Z" w16du:dateUtc="2025-10-27T22:28:00Z">
            <w:rPr>
              <w:sz w:val="22"/>
              <w:szCs w:val="22"/>
            </w:rPr>
          </w:rPrChange>
        </w:rPr>
        <w:t xml:space="preserve">Profundización </w:t>
      </w:r>
      <w:r w:rsidRPr="00EA0F65">
        <w:rPr>
          <w:sz w:val="22"/>
          <w:szCs w:val="22"/>
          <w:highlight w:val="yellow"/>
          <w:rPrChange w:id="5" w:author="roberto cardenas" w:date="2025-10-27T17:28:00Z" w16du:dateUtc="2025-10-27T22:28:00Z">
            <w:rPr>
              <w:sz w:val="22"/>
              <w:szCs w:val="22"/>
            </w:rPr>
          </w:rPrChange>
        </w:rPr>
        <w:t xml:space="preserve">(SNIES: </w:t>
      </w:r>
      <w:r w:rsidR="00DA0EF8" w:rsidRPr="00EA0F65">
        <w:rPr>
          <w:sz w:val="22"/>
          <w:szCs w:val="22"/>
          <w:highlight w:val="yellow"/>
          <w:rPrChange w:id="6" w:author="roberto cardenas" w:date="2025-10-27T17:28:00Z" w16du:dateUtc="2025-10-27T22:28:00Z">
            <w:rPr>
              <w:sz w:val="22"/>
              <w:szCs w:val="22"/>
            </w:rPr>
          </w:rPrChange>
        </w:rPr>
        <w:t>116070</w:t>
      </w:r>
      <w:r w:rsidRPr="00EA0F65">
        <w:rPr>
          <w:sz w:val="22"/>
          <w:szCs w:val="22"/>
          <w:highlight w:val="yellow"/>
          <w:rPrChange w:id="7" w:author="roberto cardenas" w:date="2025-10-27T17:28:00Z" w16du:dateUtc="2025-10-27T22:28:00Z">
            <w:rPr>
              <w:sz w:val="22"/>
              <w:szCs w:val="22"/>
            </w:rPr>
          </w:rPrChange>
        </w:rPr>
        <w:t>) y a través de la Coordinación, el Consejo Curricular, Consejo de Facultad y los diferentes espacios liderados por la Coordinación del Comité de Currículo y Calidad de Facultad.</w:t>
      </w:r>
      <w:r w:rsidRPr="001A2CAA">
        <w:rPr>
          <w:sz w:val="22"/>
          <w:szCs w:val="22"/>
        </w:rPr>
        <w:t xml:space="preserve">  </w:t>
      </w:r>
    </w:p>
    <w:p w14:paraId="269809F6" w14:textId="500733F0" w:rsidR="00DA2968" w:rsidRPr="001A2CAA" w:rsidRDefault="00DA2968" w:rsidP="001A2CAA">
      <w:pPr>
        <w:pStyle w:val="Default"/>
        <w:spacing w:before="240" w:line="276" w:lineRule="auto"/>
        <w:jc w:val="both"/>
        <w:rPr>
          <w:sz w:val="22"/>
          <w:szCs w:val="22"/>
        </w:rPr>
      </w:pPr>
      <w:r w:rsidRPr="00EA0F65">
        <w:rPr>
          <w:sz w:val="22"/>
          <w:szCs w:val="22"/>
          <w:highlight w:val="yellow"/>
          <w:rPrChange w:id="8" w:author="roberto cardenas" w:date="2025-10-27T17:29:00Z" w16du:dateUtc="2025-10-27T22:29:00Z">
            <w:rPr>
              <w:sz w:val="22"/>
              <w:szCs w:val="22"/>
            </w:rPr>
          </w:rPrChange>
        </w:rPr>
        <w:t xml:space="preserve">El Informe con fines de </w:t>
      </w:r>
      <w:r w:rsidR="005E2457" w:rsidRPr="00EA0F65">
        <w:rPr>
          <w:sz w:val="22"/>
          <w:szCs w:val="22"/>
          <w:highlight w:val="yellow"/>
          <w:rPrChange w:id="9" w:author="roberto cardenas" w:date="2025-10-27T17:29:00Z" w16du:dateUtc="2025-10-27T22:29:00Z">
            <w:rPr>
              <w:sz w:val="22"/>
              <w:szCs w:val="22"/>
            </w:rPr>
          </w:rPrChange>
        </w:rPr>
        <w:t>Renovación</w:t>
      </w:r>
      <w:r w:rsidRPr="00EA0F65">
        <w:rPr>
          <w:sz w:val="22"/>
          <w:szCs w:val="22"/>
          <w:highlight w:val="yellow"/>
          <w:rPrChange w:id="10" w:author="roberto cardenas" w:date="2025-10-27T17:29:00Z" w16du:dateUtc="2025-10-27T22:29:00Z">
            <w:rPr>
              <w:sz w:val="22"/>
              <w:szCs w:val="22"/>
            </w:rPr>
          </w:rPrChange>
        </w:rPr>
        <w:t xml:space="preserve"> de la Acreditación de Alta Calidad,</w:t>
      </w:r>
      <w:r w:rsidRPr="001A2CAA">
        <w:rPr>
          <w:sz w:val="22"/>
          <w:szCs w:val="22"/>
        </w:rPr>
        <w:t xml:space="preserve"> que se desarrolla a continuación, se acoge a los lineamientos definidos en el </w:t>
      </w:r>
      <w:hyperlink r:id="rId13">
        <w:r w:rsidRPr="001A2CAA">
          <w:rPr>
            <w:rStyle w:val="Hipervnculo"/>
            <w:sz w:val="22"/>
            <w:szCs w:val="22"/>
          </w:rPr>
          <w:t>Acuerdo 02 de 2020 del Consejo Nacional de Educación Superior, CESU</w:t>
        </w:r>
      </w:hyperlink>
      <w:r w:rsidRPr="001A2CAA">
        <w:rPr>
          <w:sz w:val="22"/>
          <w:szCs w:val="22"/>
        </w:rPr>
        <w:t xml:space="preserve">; la </w:t>
      </w:r>
      <w:hyperlink r:id="rId14">
        <w:r w:rsidRPr="001A2CAA">
          <w:rPr>
            <w:rStyle w:val="Hipervnculo"/>
            <w:sz w:val="22"/>
            <w:szCs w:val="22"/>
          </w:rPr>
          <w:t>Guía No. 3 de 2021 del CNA</w:t>
        </w:r>
      </w:hyperlink>
      <w:r w:rsidRPr="001A2CAA">
        <w:rPr>
          <w:sz w:val="22"/>
          <w:szCs w:val="22"/>
        </w:rPr>
        <w:t xml:space="preserve"> y los Lineamientos y Aspectos por evaluar para la Acreditación en Alta Calidad de programas académicos vigentes. </w:t>
      </w:r>
    </w:p>
    <w:p w14:paraId="76FB909F" w14:textId="7EB2840D" w:rsidR="00E33842" w:rsidRPr="001A2CAA" w:rsidRDefault="3ACDAD51" w:rsidP="001A2CAA">
      <w:pPr>
        <w:pStyle w:val="Sinespaciado"/>
        <w:spacing w:before="240" w:after="240" w:line="276" w:lineRule="auto"/>
        <w:jc w:val="both"/>
        <w:rPr>
          <w:rFonts w:ascii="Times New Roman" w:hAnsi="Times New Roman" w:cs="Times New Roman"/>
        </w:rPr>
      </w:pPr>
      <w:r w:rsidRPr="001A2CAA">
        <w:rPr>
          <w:rFonts w:ascii="Times New Roman" w:hAnsi="Times New Roman" w:cs="Times New Roman"/>
        </w:rPr>
        <w:t xml:space="preserve">Es pertinente indicar que el documento se encuentra estructurado en cinco capítulos: El primero, describe los aspectos generales del proyecto curricular, entre los cuales se encuentran los propósitos de formación, perfil del egresado, plan de estudios vigente del proyecto curricular, algunas estadísticas generales del proyecto curricular como logros obtenidos por el programa académico durante la </w:t>
      </w:r>
      <w:r w:rsidRPr="000435CE">
        <w:rPr>
          <w:rFonts w:ascii="Times New Roman" w:hAnsi="Times New Roman" w:cs="Times New Roman"/>
          <w:color w:val="EE0000"/>
          <w:rPrChange w:id="11" w:author="roberto cardenas" w:date="2025-10-27T20:12:00Z" w16du:dateUtc="2025-10-28T01:12:00Z">
            <w:rPr>
              <w:rFonts w:ascii="Times New Roman" w:hAnsi="Times New Roman" w:cs="Times New Roman"/>
            </w:rPr>
          </w:rPrChange>
        </w:rPr>
        <w:t>vigencia</w:t>
      </w:r>
      <w:r w:rsidRPr="001A2CAA">
        <w:rPr>
          <w:rFonts w:ascii="Times New Roman" w:hAnsi="Times New Roman" w:cs="Times New Roman"/>
        </w:rPr>
        <w:t xml:space="preserve"> de la acreditación en alta calidad. </w:t>
      </w:r>
      <w:r w:rsidR="00DA0EF8" w:rsidRPr="001A2CAA">
        <w:rPr>
          <w:rFonts w:ascii="Times New Roman" w:hAnsi="Times New Roman" w:cs="Times New Roman"/>
        </w:rPr>
        <w:t xml:space="preserve">El segundo presenta los resultados de autoevaluación del programa académico, la cual en un primer apartado contiene la metodología implementada, sus fases, actividades y los tipos y fuentes de información, los estamentos que participaron en el proceso, la escala de valoración y ponderación. </w:t>
      </w:r>
      <w:r w:rsidRPr="001A2CAA">
        <w:rPr>
          <w:rFonts w:ascii="Times New Roman" w:hAnsi="Times New Roman" w:cs="Times New Roman"/>
        </w:rPr>
        <w:t xml:space="preserve">Así mismo, se incorpora en este capítulo los resultados en cada factor y característica como los respectivos juicios de calidad y calificación obtenida. El tercer capítulo presenta las principales fortalezas y oportunidades de mejora de la </w:t>
      </w:r>
      <w:r w:rsidR="00DA0EF8" w:rsidRPr="001A2CAA">
        <w:rPr>
          <w:rFonts w:ascii="Times New Roman" w:hAnsi="Times New Roman" w:cs="Times New Roman"/>
        </w:rPr>
        <w:t>Maestría en Ciencias de la Información y las Comunicaciones – Metodología Profundización (SNIES: 116070</w:t>
      </w:r>
      <w:r w:rsidRPr="001A2CAA">
        <w:rPr>
          <w:rFonts w:ascii="Times New Roman" w:hAnsi="Times New Roman" w:cs="Times New Roman"/>
        </w:rPr>
        <w:t xml:space="preserve">) </w:t>
      </w:r>
      <w:r w:rsidR="00DA0EF8" w:rsidRPr="001A2CAA">
        <w:rPr>
          <w:rFonts w:ascii="Times New Roman" w:hAnsi="Times New Roman" w:cs="Times New Roman"/>
        </w:rPr>
        <w:t>e</w:t>
      </w:r>
      <w:r w:rsidRPr="001A2CAA">
        <w:rPr>
          <w:rFonts w:ascii="Times New Roman" w:hAnsi="Times New Roman" w:cs="Times New Roman"/>
        </w:rPr>
        <w:t xml:space="preserve"> identificadas durante el proceso, como también el respectivo juicio global de calidad. En lo que concierne al capítulo cuarto, se presenta el seguimiento y evaluación al plan de mejoramiento del programa académico vigente durante la acreditación en alta calidad, y la actualización del plan de mejoramiento resultado del proceso de autoevaluación. Finalmente, se presenta un seguimiento en términos de resultado sobre cada una de las recomendaciones establecidas por el Consejo Nacional de Acreditación CNA, en la respectiva resolución. </w:t>
      </w:r>
    </w:p>
    <w:p w14:paraId="6516AF68" w14:textId="20DC9DA4" w:rsidR="00D97984" w:rsidRPr="001A2CAA" w:rsidRDefault="00D97984" w:rsidP="007A1AFD">
      <w:pPr>
        <w:pStyle w:val="Ttulo2"/>
        <w:spacing w:line="276" w:lineRule="auto"/>
        <w:ind w:left="720"/>
        <w:rPr>
          <w:rFonts w:cs="Times New Roman"/>
          <w:b w:val="0"/>
          <w:szCs w:val="22"/>
        </w:rPr>
      </w:pPr>
      <w:bookmarkStart w:id="12" w:name="_Toc211354406"/>
      <w:r w:rsidRPr="001A2CAA">
        <w:rPr>
          <w:rFonts w:cs="Times New Roman"/>
          <w:szCs w:val="22"/>
        </w:rPr>
        <w:lastRenderedPageBreak/>
        <w:t>Reseña Institucional</w:t>
      </w:r>
      <w:bookmarkEnd w:id="12"/>
    </w:p>
    <w:p w14:paraId="160B0B6E" w14:textId="573395F5" w:rsidR="008A79C1" w:rsidRPr="001A2CAA" w:rsidRDefault="008A79C1" w:rsidP="007A1AFD">
      <w:pPr>
        <w:pStyle w:val="Sinespaciado"/>
        <w:spacing w:before="240" w:line="276" w:lineRule="auto"/>
        <w:jc w:val="both"/>
        <w:rPr>
          <w:rFonts w:ascii="Times New Roman" w:hAnsi="Times New Roman" w:cs="Times New Roman"/>
          <w:i/>
          <w:iCs/>
        </w:rPr>
      </w:pPr>
      <w:r w:rsidRPr="001A2CAA">
        <w:rPr>
          <w:rFonts w:ascii="Times New Roman" w:hAnsi="Times New Roman" w:cs="Times New Roman"/>
        </w:rPr>
        <w:t xml:space="preserve">La Universidad Distrital Francisco José de Caldas, es una </w:t>
      </w:r>
      <w:r w:rsidR="00AD5BF1" w:rsidRPr="001A2CAA">
        <w:rPr>
          <w:rFonts w:ascii="Times New Roman" w:hAnsi="Times New Roman" w:cs="Times New Roman"/>
        </w:rPr>
        <w:t>i</w:t>
      </w:r>
      <w:r w:rsidRPr="001A2CAA">
        <w:rPr>
          <w:rFonts w:ascii="Times New Roman" w:hAnsi="Times New Roman" w:cs="Times New Roman"/>
        </w:rPr>
        <w:t xml:space="preserve">nstitución de carácter público, que en su Misión se define como: </w:t>
      </w:r>
      <w:r w:rsidR="00AB434E" w:rsidRPr="001A2CAA">
        <w:rPr>
          <w:rFonts w:ascii="Times New Roman" w:hAnsi="Times New Roman" w:cs="Times New Roman"/>
          <w:i/>
          <w:iCs/>
        </w:rPr>
        <w:t>“</w:t>
      </w:r>
      <w:r w:rsidRPr="001A2CAA">
        <w:rPr>
          <w:rFonts w:ascii="Times New Roman" w:hAnsi="Times New Roman" w:cs="Times New Roman"/>
          <w:i/>
          <w:iCs/>
        </w:rPr>
        <w:t>…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w:t>
      </w:r>
      <w:r w:rsidR="00AB434E" w:rsidRPr="001A2CAA">
        <w:rPr>
          <w:rFonts w:ascii="Times New Roman" w:hAnsi="Times New Roman" w:cs="Times New Roman"/>
          <w:i/>
          <w:iCs/>
        </w:rPr>
        <w:t>”</w:t>
      </w:r>
    </w:p>
    <w:p w14:paraId="75C121BE" w14:textId="709025CC" w:rsidR="008A79C1" w:rsidRPr="001A2CAA" w:rsidRDefault="008A79C1" w:rsidP="007A1AFD">
      <w:pPr>
        <w:pStyle w:val="Sinespaciado"/>
        <w:spacing w:before="240" w:line="276" w:lineRule="auto"/>
        <w:jc w:val="both"/>
        <w:rPr>
          <w:rFonts w:ascii="Times New Roman" w:hAnsi="Times New Roman" w:cs="Times New Roman"/>
        </w:rPr>
      </w:pPr>
      <w:r w:rsidRPr="001A2CAA">
        <w:rPr>
          <w:rFonts w:ascii="Times New Roman" w:hAnsi="Times New Roman" w:cs="Times New Roman"/>
        </w:rPr>
        <w:t>En la promoción de la ciencia y la creación</w:t>
      </w:r>
      <w:r w:rsidR="00586A0C" w:rsidRPr="001A2CAA">
        <w:rPr>
          <w:rFonts w:ascii="Times New Roman" w:hAnsi="Times New Roman" w:cs="Times New Roman"/>
        </w:rPr>
        <w:t>,</w:t>
      </w:r>
      <w:r w:rsidRPr="001A2CAA">
        <w:rPr>
          <w:rFonts w:ascii="Times New Roman" w:hAnsi="Times New Roman" w:cs="Times New Roman"/>
        </w:rPr>
        <w:t xml:space="preserve"> de la ciudadanía y de la democracia, alienta la deliberación, fundada en la argumentación y en el diálogo razonado. (PUI, 2018, p.13). A cohorte </w:t>
      </w:r>
      <w:r w:rsidR="00586A0C" w:rsidRPr="001A2CAA">
        <w:rPr>
          <w:rFonts w:ascii="Times New Roman" w:hAnsi="Times New Roman" w:cs="Times New Roman"/>
        </w:rPr>
        <w:t>2025-1</w:t>
      </w:r>
      <w:r w:rsidRPr="001A2CAA">
        <w:rPr>
          <w:rFonts w:ascii="Times New Roman" w:hAnsi="Times New Roman" w:cs="Times New Roman"/>
        </w:rPr>
        <w:t xml:space="preserve">, cuenta con </w:t>
      </w:r>
      <w:r w:rsidR="00586A0C" w:rsidRPr="001A2CAA">
        <w:rPr>
          <w:rFonts w:ascii="Times New Roman" w:hAnsi="Times New Roman" w:cs="Times New Roman"/>
        </w:rPr>
        <w:t>96</w:t>
      </w:r>
      <w:r w:rsidRPr="001A2CAA">
        <w:rPr>
          <w:rFonts w:ascii="Times New Roman" w:hAnsi="Times New Roman" w:cs="Times New Roman"/>
        </w:rPr>
        <w:t xml:space="preserve"> programas, en diferentes áreas de conocimiento, </w:t>
      </w:r>
      <w:r w:rsidR="00586A0C" w:rsidRPr="001A2CAA">
        <w:rPr>
          <w:rFonts w:ascii="Times New Roman" w:hAnsi="Times New Roman" w:cs="Times New Roman"/>
        </w:rPr>
        <w:t>47</w:t>
      </w:r>
      <w:r w:rsidRPr="001A2CAA">
        <w:rPr>
          <w:rFonts w:ascii="Times New Roman" w:hAnsi="Times New Roman" w:cs="Times New Roman"/>
        </w:rPr>
        <w:t xml:space="preserve"> pregrados y </w:t>
      </w:r>
      <w:r w:rsidR="00586A0C" w:rsidRPr="001A2CAA">
        <w:rPr>
          <w:rFonts w:ascii="Times New Roman" w:hAnsi="Times New Roman" w:cs="Times New Roman"/>
        </w:rPr>
        <w:t>49</w:t>
      </w:r>
      <w:r w:rsidRPr="001A2CAA">
        <w:rPr>
          <w:rFonts w:ascii="Times New Roman" w:hAnsi="Times New Roman" w:cs="Times New Roman"/>
        </w:rPr>
        <w:t xml:space="preserve"> posgrados, con alrededor de </w:t>
      </w:r>
      <w:r w:rsidR="00D16CB2" w:rsidRPr="001A2CAA">
        <w:rPr>
          <w:rFonts w:ascii="Times New Roman" w:hAnsi="Times New Roman" w:cs="Times New Roman"/>
        </w:rPr>
        <w:t>110855</w:t>
      </w:r>
      <w:r w:rsidRPr="001A2CAA">
        <w:rPr>
          <w:rFonts w:ascii="Times New Roman" w:hAnsi="Times New Roman" w:cs="Times New Roman"/>
        </w:rPr>
        <w:t xml:space="preserve"> egresados en los diferentes niveles de formación: tecnológico, profesional, especialista, magister, doctorado. De acuerdo con el reporte consolidado en el Sistema de Inteligencia Institucional en 2023-3 se matricularon un total de 27.380 estudiantes, de los cuales 26.690 estudiantes (97,48%) corresponden a pregrado y 2.412 a posgrado (8,81%). Esta cifra de matriculados se ha mantenido en un </w:t>
      </w:r>
      <w:r w:rsidRPr="00EA0F65">
        <w:rPr>
          <w:rFonts w:ascii="Times New Roman" w:hAnsi="Times New Roman" w:cs="Times New Roman"/>
          <w:highlight w:val="yellow"/>
          <w:rPrChange w:id="13" w:author="roberto cardenas" w:date="2025-10-27T17:32:00Z" w16du:dateUtc="2025-10-27T22:32:00Z">
            <w:rPr>
              <w:rFonts w:ascii="Times New Roman" w:hAnsi="Times New Roman" w:cs="Times New Roman"/>
            </w:rPr>
          </w:rPrChange>
        </w:rPr>
        <w:t>promedio acumulado de 26000 estudiantes matriculados en los diferentes semestres</w:t>
      </w:r>
      <w:r w:rsidRPr="001A2CAA">
        <w:rPr>
          <w:rFonts w:ascii="Times New Roman" w:hAnsi="Times New Roman" w:cs="Times New Roman"/>
        </w:rPr>
        <w:t>, para los últimos diez años (2013-2023), en correspondencia con la política de cobertura que se ha promovido desde hace varios años en el país y sobre la cual la Universidad avanza significativamente. Uno de los aspectos que evidencia el compromiso de la Universidad con la cobertura es la admisión y matr</w:t>
      </w:r>
      <w:r w:rsidR="00526258" w:rsidRPr="001A2CAA">
        <w:rPr>
          <w:rFonts w:ascii="Times New Roman" w:hAnsi="Times New Roman" w:cs="Times New Roman"/>
        </w:rPr>
        <w:t>í</w:t>
      </w:r>
      <w:r w:rsidRPr="001A2CAA">
        <w:rPr>
          <w:rFonts w:ascii="Times New Roman" w:hAnsi="Times New Roman" w:cs="Times New Roman"/>
        </w:rPr>
        <w:t xml:space="preserve">cula de estudiantes que por sus condiciones sociales, culturales o académicas acceden al beneficio de mecanismos de excepción, es decir que ingresan a la institución con una cobertura del 100% del valor de la matrícula. Beneficio que en 2023-3 reporta en pregrado a 967 estudiantes, de los cuales 41,1% </w:t>
      </w:r>
      <w:r w:rsidR="00526258" w:rsidRPr="001A2CAA">
        <w:rPr>
          <w:rFonts w:ascii="Times New Roman" w:hAnsi="Times New Roman" w:cs="Times New Roman"/>
        </w:rPr>
        <w:t xml:space="preserve">corresponden a población </w:t>
      </w:r>
      <w:r w:rsidRPr="001A2CAA">
        <w:rPr>
          <w:rFonts w:ascii="Times New Roman" w:hAnsi="Times New Roman" w:cs="Times New Roman"/>
        </w:rPr>
        <w:t>desplazad</w:t>
      </w:r>
      <w:r w:rsidR="00526258" w:rsidRPr="001A2CAA">
        <w:rPr>
          <w:rFonts w:ascii="Times New Roman" w:hAnsi="Times New Roman" w:cs="Times New Roman"/>
        </w:rPr>
        <w:t>a</w:t>
      </w:r>
      <w:r w:rsidRPr="001A2CAA">
        <w:rPr>
          <w:rFonts w:ascii="Times New Roman" w:hAnsi="Times New Roman" w:cs="Times New Roman"/>
        </w:rPr>
        <w:t xml:space="preserve">, 21,8% </w:t>
      </w:r>
      <w:r w:rsidR="00526258" w:rsidRPr="001A2CAA">
        <w:rPr>
          <w:rFonts w:ascii="Times New Roman" w:hAnsi="Times New Roman" w:cs="Times New Roman"/>
        </w:rPr>
        <w:t xml:space="preserve">a comunidades </w:t>
      </w:r>
      <w:r w:rsidRPr="001A2CAA">
        <w:rPr>
          <w:rFonts w:ascii="Times New Roman" w:hAnsi="Times New Roman" w:cs="Times New Roman"/>
        </w:rPr>
        <w:t xml:space="preserve">indígenas, 8,9% </w:t>
      </w:r>
      <w:r w:rsidR="00526258" w:rsidRPr="001A2CAA">
        <w:rPr>
          <w:rFonts w:ascii="Times New Roman" w:hAnsi="Times New Roman" w:cs="Times New Roman"/>
        </w:rPr>
        <w:t xml:space="preserve">a </w:t>
      </w:r>
      <w:r w:rsidRPr="001A2CAA">
        <w:rPr>
          <w:rFonts w:ascii="Times New Roman" w:hAnsi="Times New Roman" w:cs="Times New Roman"/>
        </w:rPr>
        <w:t xml:space="preserve">mejores bachilleres, 27,8% </w:t>
      </w:r>
      <w:r w:rsidR="00526258" w:rsidRPr="001A2CAA">
        <w:rPr>
          <w:rFonts w:ascii="Times New Roman" w:hAnsi="Times New Roman" w:cs="Times New Roman"/>
        </w:rPr>
        <w:t xml:space="preserve">a </w:t>
      </w:r>
      <w:r w:rsidRPr="001A2CAA">
        <w:rPr>
          <w:rFonts w:ascii="Times New Roman" w:hAnsi="Times New Roman" w:cs="Times New Roman"/>
        </w:rPr>
        <w:t>minorías étnicas</w:t>
      </w:r>
      <w:r w:rsidR="00526258" w:rsidRPr="001A2CAA">
        <w:rPr>
          <w:rFonts w:ascii="Times New Roman" w:hAnsi="Times New Roman" w:cs="Times New Roman"/>
        </w:rPr>
        <w:t>,</w:t>
      </w:r>
      <w:r w:rsidRPr="001A2CAA">
        <w:rPr>
          <w:rFonts w:ascii="Times New Roman" w:hAnsi="Times New Roman" w:cs="Times New Roman"/>
        </w:rPr>
        <w:t xml:space="preserve"> y el 0,4% </w:t>
      </w:r>
      <w:r w:rsidR="00526258" w:rsidRPr="001A2CAA">
        <w:rPr>
          <w:rFonts w:ascii="Times New Roman" w:hAnsi="Times New Roman" w:cs="Times New Roman"/>
        </w:rPr>
        <w:t xml:space="preserve">pertenecen al </w:t>
      </w:r>
      <w:r w:rsidRPr="001A2CAA">
        <w:rPr>
          <w:rFonts w:ascii="Times New Roman" w:hAnsi="Times New Roman" w:cs="Times New Roman"/>
        </w:rPr>
        <w:t xml:space="preserve">Programa de Reincorporación. </w:t>
      </w:r>
    </w:p>
    <w:p w14:paraId="493F0ADA" w14:textId="3B5C63B0" w:rsidR="008A79C1" w:rsidRPr="001A2CAA" w:rsidRDefault="008A79C1" w:rsidP="007A1AFD">
      <w:pPr>
        <w:pStyle w:val="Sinespaciado"/>
        <w:spacing w:before="240" w:line="276" w:lineRule="auto"/>
        <w:jc w:val="both"/>
        <w:rPr>
          <w:rFonts w:ascii="Times New Roman" w:hAnsi="Times New Roman" w:cs="Times New Roman"/>
        </w:rPr>
      </w:pPr>
      <w:r w:rsidRPr="001A2CAA">
        <w:rPr>
          <w:rFonts w:ascii="Times New Roman" w:hAnsi="Times New Roman" w:cs="Times New Roman"/>
        </w:rPr>
        <w:t xml:space="preserve">En relación con el cuerpo de docentes, la Universidad Distrital ha diseñado políticas que buscan la configuración de un equipo de trabajo sólido, con conocimientos científicos y disciplinares que aporten a la construcción y transformación de la realidad desde los espacios de aprendizaje que les ha sido confiado orientar. Para </w:t>
      </w:r>
      <w:r w:rsidR="00B43F70" w:rsidRPr="001A2CAA">
        <w:rPr>
          <w:rFonts w:ascii="Times New Roman" w:hAnsi="Times New Roman" w:cs="Times New Roman"/>
        </w:rPr>
        <w:t xml:space="preserve">la </w:t>
      </w:r>
      <w:r w:rsidRPr="001A2CAA">
        <w:rPr>
          <w:rFonts w:ascii="Times New Roman" w:hAnsi="Times New Roman" w:cs="Times New Roman"/>
        </w:rPr>
        <w:t xml:space="preserve">vigencia 2023-3, el cuerpo docente </w:t>
      </w:r>
      <w:r w:rsidR="00B43F70" w:rsidRPr="001A2CAA">
        <w:rPr>
          <w:rFonts w:ascii="Times New Roman" w:hAnsi="Times New Roman" w:cs="Times New Roman"/>
        </w:rPr>
        <w:t xml:space="preserve">estaba </w:t>
      </w:r>
      <w:r w:rsidRPr="001A2CAA">
        <w:rPr>
          <w:rFonts w:ascii="Times New Roman" w:hAnsi="Times New Roman" w:cs="Times New Roman"/>
        </w:rPr>
        <w:t>conformado por un total de 609 docentes de planta (32,1%) y 1291 de vinculación especial (67,9%). Ahora bien, teniendo en cuenta el importante número de programas que configuran la oferta académica de la Universidad Distrital FJC, en la actualidad con 9</w:t>
      </w:r>
      <w:r w:rsidR="00B43F70" w:rsidRPr="001A2CAA">
        <w:rPr>
          <w:rFonts w:ascii="Times New Roman" w:hAnsi="Times New Roman" w:cs="Times New Roman"/>
        </w:rPr>
        <w:t>6</w:t>
      </w:r>
      <w:r w:rsidRPr="001A2CAA">
        <w:rPr>
          <w:rFonts w:ascii="Times New Roman" w:hAnsi="Times New Roman" w:cs="Times New Roman"/>
        </w:rPr>
        <w:t xml:space="preserve"> Registros </w:t>
      </w:r>
      <w:r w:rsidR="00B43F70" w:rsidRPr="001A2CAA">
        <w:rPr>
          <w:rFonts w:ascii="Times New Roman" w:hAnsi="Times New Roman" w:cs="Times New Roman"/>
        </w:rPr>
        <w:t>C</w:t>
      </w:r>
      <w:r w:rsidRPr="001A2CAA">
        <w:rPr>
          <w:rFonts w:ascii="Times New Roman" w:hAnsi="Times New Roman" w:cs="Times New Roman"/>
        </w:rPr>
        <w:t xml:space="preserve">alificados vigentes, se han adelantado acciones institucionales en dirección a alcanzar el reconocimiento de los Proyectos Curriculares como programas de Alta Calidad. Resultado de esta labor, la Institución cuenta con 35 programas Acreditados de Alta Calidad por parte del Consejo Nacional de Acreditación; </w:t>
      </w:r>
      <w:r w:rsidR="00B43F70" w:rsidRPr="001A2CAA">
        <w:rPr>
          <w:rFonts w:ascii="Times New Roman" w:hAnsi="Times New Roman" w:cs="Times New Roman"/>
        </w:rPr>
        <w:t>p</w:t>
      </w:r>
      <w:r w:rsidRPr="001A2CAA">
        <w:rPr>
          <w:rFonts w:ascii="Times New Roman" w:hAnsi="Times New Roman" w:cs="Times New Roman"/>
        </w:rPr>
        <w:t>rincipalmente, los programa</w:t>
      </w:r>
      <w:r w:rsidR="00B43F70" w:rsidRPr="001A2CAA">
        <w:rPr>
          <w:rFonts w:ascii="Times New Roman" w:hAnsi="Times New Roman" w:cs="Times New Roman"/>
        </w:rPr>
        <w:t>s</w:t>
      </w:r>
      <w:r w:rsidRPr="001A2CAA">
        <w:rPr>
          <w:rFonts w:ascii="Times New Roman" w:hAnsi="Times New Roman" w:cs="Times New Roman"/>
        </w:rPr>
        <w:t xml:space="preserve"> que han obtenido la Acreditación de Alta Calidad se encuentran en la Facultad de Ciencias y Educación con 12 programas; le sigue la Facultad de Medio Ambiente y Recursos Naturales con 7; la Facultad de Ingeniería con 6, la Facultad Tecnológica con 6, la Facultad de Artes-ASAB con 3 y, por último, la Facultad de Ciencias Matemáticas y Naturales con 1. Es importante señalar que mediante el </w:t>
      </w:r>
      <w:hyperlink r:id="rId15" w:history="1">
        <w:r w:rsidRPr="001A2CAA">
          <w:rPr>
            <w:rStyle w:val="Hipervnculo"/>
            <w:rFonts w:ascii="Times New Roman" w:hAnsi="Times New Roman" w:cs="Times New Roman"/>
          </w:rPr>
          <w:t>Acuerdo 007 de 2023</w:t>
        </w:r>
      </w:hyperlink>
      <w:r w:rsidRPr="001A2CAA">
        <w:rPr>
          <w:rFonts w:ascii="Times New Roman" w:hAnsi="Times New Roman" w:cs="Times New Roman"/>
        </w:rPr>
        <w:t xml:space="preserve"> el Consejo Superior Universitario crea la Facultad de Ciencias de la Salud. </w:t>
      </w:r>
    </w:p>
    <w:p w14:paraId="3D0B8EE7" w14:textId="08B56F44" w:rsidR="008A79C1" w:rsidRPr="001A2CAA" w:rsidRDefault="008A79C1" w:rsidP="007A1AFD">
      <w:pPr>
        <w:pStyle w:val="Sinespaciado"/>
        <w:spacing w:before="240" w:line="276" w:lineRule="auto"/>
        <w:jc w:val="both"/>
        <w:rPr>
          <w:rFonts w:ascii="Times New Roman" w:hAnsi="Times New Roman" w:cs="Times New Roman"/>
        </w:rPr>
      </w:pPr>
      <w:r w:rsidRPr="001A2CAA">
        <w:rPr>
          <w:rFonts w:ascii="Times New Roman" w:hAnsi="Times New Roman" w:cs="Times New Roman"/>
        </w:rPr>
        <w:t xml:space="preserve">Así mismo, la Renovación de la Acreditación Institucional de Alta Calidad que recibió la Universidad con la </w:t>
      </w:r>
      <w:hyperlink r:id="rId16">
        <w:r w:rsidRPr="001A2CAA">
          <w:rPr>
            <w:rStyle w:val="Hipervnculo"/>
            <w:rFonts w:ascii="Times New Roman" w:hAnsi="Times New Roman" w:cs="Times New Roman"/>
          </w:rPr>
          <w:t>Resolución No.023653 del 10 de diciembre de 2021</w:t>
        </w:r>
      </w:hyperlink>
      <w:r w:rsidRPr="001A2CAA">
        <w:rPr>
          <w:rFonts w:ascii="Times New Roman" w:hAnsi="Times New Roman" w:cs="Times New Roman"/>
        </w:rPr>
        <w:t xml:space="preserve"> por un término de 8 años, evidencia que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w:t>
      </w:r>
      <w:r w:rsidRPr="001A2CAA">
        <w:rPr>
          <w:rFonts w:ascii="Times New Roman" w:hAnsi="Times New Roman" w:cs="Times New Roman"/>
        </w:rPr>
        <w:lastRenderedPageBreak/>
        <w:t xml:space="preserve">ha sido concedido (estudiante, docente, administrativo, directivo, egresado, etc.). Los modos como institucionalmente se lleva a cabo la gestión académica y administrativa en el marco de la excelencia académica, ofrecen a la sociedad en general un balance sobre </w:t>
      </w:r>
      <w:r w:rsidR="007A21E2" w:rsidRPr="001A2CAA">
        <w:rPr>
          <w:rFonts w:ascii="Times New Roman" w:hAnsi="Times New Roman" w:cs="Times New Roman"/>
        </w:rPr>
        <w:t xml:space="preserve">la </w:t>
      </w:r>
      <w:r w:rsidRPr="001A2CAA">
        <w:rPr>
          <w:rFonts w:ascii="Times New Roman" w:hAnsi="Times New Roman" w:cs="Times New Roman"/>
        </w:rPr>
        <w:t xml:space="preserve">labor y les permite brindar un voto de confianza a la Institución; que </w:t>
      </w:r>
      <w:r w:rsidRPr="009E4ECF">
        <w:rPr>
          <w:rFonts w:ascii="Times New Roman" w:hAnsi="Times New Roman" w:cs="Times New Roman"/>
          <w:highlight w:val="yellow"/>
          <w:rPrChange w:id="14" w:author="roberto cardenas" w:date="2025-10-27T17:36:00Z" w16du:dateUtc="2025-10-27T22:36:00Z">
            <w:rPr>
              <w:rFonts w:ascii="Times New Roman" w:hAnsi="Times New Roman" w:cs="Times New Roman"/>
            </w:rPr>
          </w:rPrChange>
        </w:rPr>
        <w:t>al autoevaluarse evidencia un compromiso constante con el mejoramiento.</w:t>
      </w:r>
    </w:p>
    <w:p w14:paraId="7F76030A" w14:textId="588FCBD0" w:rsidR="008A79C1" w:rsidRPr="001A2CAA" w:rsidRDefault="008A79C1" w:rsidP="007A1AFD">
      <w:pPr>
        <w:pStyle w:val="Sinespaciado"/>
        <w:spacing w:before="240" w:after="240" w:line="276" w:lineRule="auto"/>
        <w:jc w:val="both"/>
        <w:rPr>
          <w:rFonts w:ascii="Times New Roman" w:hAnsi="Times New Roman" w:cs="Times New Roman"/>
          <w:b/>
          <w:bCs/>
        </w:rPr>
      </w:pPr>
      <w:r w:rsidRPr="001A2CAA">
        <w:rPr>
          <w:rFonts w:ascii="Times New Roman" w:hAnsi="Times New Roman" w:cs="Times New Roman"/>
        </w:rPr>
        <w:t xml:space="preserve">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 permanente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w:t>
      </w:r>
      <w:r w:rsidR="005947C2" w:rsidRPr="001A2CAA">
        <w:rPr>
          <w:rFonts w:ascii="Times New Roman" w:hAnsi="Times New Roman" w:cs="Times New Roman"/>
        </w:rPr>
        <w:t>la</w:t>
      </w:r>
      <w:r w:rsidRPr="001A2CAA">
        <w:rPr>
          <w:rFonts w:ascii="Times New Roman" w:hAnsi="Times New Roman" w:cs="Times New Roman"/>
        </w:rPr>
        <w:t xml:space="preserve"> labor académica de la Institución.</w:t>
      </w:r>
    </w:p>
    <w:p w14:paraId="3254094A" w14:textId="05E4CA17" w:rsidR="00D97984" w:rsidRPr="001A2CAA" w:rsidRDefault="00D97984" w:rsidP="007A1AFD">
      <w:pPr>
        <w:pStyle w:val="Ttulo2"/>
        <w:spacing w:line="276" w:lineRule="auto"/>
        <w:ind w:left="720"/>
        <w:rPr>
          <w:rFonts w:cs="Times New Roman"/>
          <w:szCs w:val="22"/>
        </w:rPr>
      </w:pPr>
      <w:bookmarkStart w:id="15" w:name="_Toc211354407"/>
      <w:r w:rsidRPr="001A2CAA">
        <w:rPr>
          <w:rFonts w:cs="Times New Roman"/>
          <w:szCs w:val="22"/>
        </w:rPr>
        <w:t>Misión</w:t>
      </w:r>
      <w:bookmarkEnd w:id="15"/>
    </w:p>
    <w:p w14:paraId="1B72D938" w14:textId="6DAFD658" w:rsidR="00B27677" w:rsidRPr="001A2CAA" w:rsidRDefault="00B27677" w:rsidP="007A1AFD">
      <w:pPr>
        <w:pStyle w:val="Sinespaciado"/>
        <w:spacing w:before="240" w:after="240" w:line="276" w:lineRule="auto"/>
        <w:jc w:val="both"/>
        <w:rPr>
          <w:rFonts w:ascii="Times New Roman" w:hAnsi="Times New Roman" w:cs="Times New Roman"/>
        </w:rPr>
      </w:pPr>
      <w:r w:rsidRPr="001A2CAA">
        <w:rPr>
          <w:rFonts w:ascii="Times New Roman" w:hAnsi="Times New Roman" w:cs="Times New Roman"/>
        </w:rPr>
        <w:t xml:space="preserve">La Universidad Distrital Francisco José de Caldas es un espacio social y una organización institucional, </w:t>
      </w:r>
      <w:r w:rsidRPr="009E4ECF">
        <w:rPr>
          <w:rFonts w:ascii="Times New Roman" w:hAnsi="Times New Roman" w:cs="Times New Roman"/>
          <w:highlight w:val="yellow"/>
          <w:rPrChange w:id="16" w:author="roberto cardenas" w:date="2025-10-27T17:37:00Z" w16du:dateUtc="2025-10-27T22:37:00Z">
            <w:rPr>
              <w:rFonts w:ascii="Times New Roman" w:hAnsi="Times New Roman" w:cs="Times New Roman"/>
            </w:rPr>
          </w:rPrChange>
        </w:rPr>
        <w:t>ente autónomo del orden distrital</w:t>
      </w:r>
      <w:r w:rsidRPr="001A2CAA">
        <w:rPr>
          <w:rFonts w:ascii="Times New Roman" w:hAnsi="Times New Roman" w:cs="Times New Roman"/>
        </w:rPr>
        <w:t xml:space="preserve">, que tiene entre sus finalidades la </w:t>
      </w:r>
      <w:r w:rsidRPr="009E4ECF">
        <w:rPr>
          <w:rFonts w:ascii="Times New Roman" w:hAnsi="Times New Roman" w:cs="Times New Roman"/>
          <w:highlight w:val="yellow"/>
          <w:rPrChange w:id="17" w:author="roberto cardenas" w:date="2025-10-27T17:37:00Z" w16du:dateUtc="2025-10-27T22:37:00Z">
            <w:rPr>
              <w:rFonts w:ascii="Times New Roman" w:hAnsi="Times New Roman" w:cs="Times New Roman"/>
            </w:rPr>
          </w:rPrChange>
        </w:rPr>
        <w:t>formación</w:t>
      </w:r>
      <w:r w:rsidRPr="001A2CAA">
        <w:rPr>
          <w:rFonts w:ascii="Times New Roman" w:hAnsi="Times New Roman" w:cs="Times New Roman"/>
        </w:rPr>
        <w:t xml:space="preserve"> de profesionales especializados y de ciudadanos activos; la </w:t>
      </w:r>
      <w:r w:rsidRPr="009E4ECF">
        <w:rPr>
          <w:rFonts w:ascii="Times New Roman" w:hAnsi="Times New Roman" w:cs="Times New Roman"/>
          <w:highlight w:val="yellow"/>
          <w:rPrChange w:id="18" w:author="roberto cardenas" w:date="2025-10-27T17:37:00Z" w16du:dateUtc="2025-10-27T22:37:00Z">
            <w:rPr>
              <w:rFonts w:ascii="Times New Roman" w:hAnsi="Times New Roman" w:cs="Times New Roman"/>
            </w:rPr>
          </w:rPrChange>
        </w:rPr>
        <w:t>producción y reproducción del conocimiento</w:t>
      </w:r>
      <w:r w:rsidRPr="001A2CAA">
        <w:rPr>
          <w:rFonts w:ascii="Times New Roman" w:hAnsi="Times New Roman" w:cs="Times New Roman"/>
        </w:rPr>
        <w:t xml:space="preserve"> científico, además de la </w:t>
      </w:r>
      <w:r w:rsidRPr="009E4ECF">
        <w:rPr>
          <w:rFonts w:ascii="Times New Roman" w:hAnsi="Times New Roman" w:cs="Times New Roman"/>
          <w:highlight w:val="yellow"/>
          <w:rPrChange w:id="19" w:author="roberto cardenas" w:date="2025-10-27T17:38:00Z" w16du:dateUtc="2025-10-27T22:38:00Z">
            <w:rPr>
              <w:rFonts w:ascii="Times New Roman" w:hAnsi="Times New Roman" w:cs="Times New Roman"/>
            </w:rPr>
          </w:rPrChange>
        </w:rPr>
        <w:t>innovación tecnológica</w:t>
      </w:r>
      <w:r w:rsidRPr="001A2CAA">
        <w:rPr>
          <w:rFonts w:ascii="Times New Roman" w:hAnsi="Times New Roman" w:cs="Times New Roman"/>
        </w:rPr>
        <w:t xml:space="preserve"> y la </w:t>
      </w:r>
      <w:r w:rsidRPr="009E4ECF">
        <w:rPr>
          <w:rFonts w:ascii="Times New Roman" w:hAnsi="Times New Roman" w:cs="Times New Roman"/>
          <w:highlight w:val="yellow"/>
          <w:rPrChange w:id="20" w:author="roberto cardenas" w:date="2025-10-27T17:38:00Z" w16du:dateUtc="2025-10-27T22:38:00Z">
            <w:rPr>
              <w:rFonts w:ascii="Times New Roman" w:hAnsi="Times New Roman" w:cs="Times New Roman"/>
            </w:rPr>
          </w:rPrChange>
        </w:rPr>
        <w:t>creación artística</w:t>
      </w:r>
      <w:r w:rsidRPr="001A2CAA">
        <w:rPr>
          <w:rFonts w:ascii="Times New Roman" w:hAnsi="Times New Roman" w:cs="Times New Roman"/>
        </w:rPr>
        <w:t>.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p>
    <w:p w14:paraId="5CF533EC" w14:textId="77777777" w:rsidR="00D97984" w:rsidRPr="001A2CAA" w:rsidRDefault="00D97984" w:rsidP="007A1AFD">
      <w:pPr>
        <w:pStyle w:val="Ttulo2"/>
        <w:spacing w:line="276" w:lineRule="auto"/>
        <w:ind w:left="720"/>
        <w:rPr>
          <w:rFonts w:cs="Times New Roman"/>
          <w:szCs w:val="22"/>
        </w:rPr>
      </w:pPr>
      <w:bookmarkStart w:id="21" w:name="_Toc211354408"/>
      <w:r w:rsidRPr="001A2CAA">
        <w:rPr>
          <w:rFonts w:cs="Times New Roman"/>
          <w:szCs w:val="22"/>
        </w:rPr>
        <w:t>Visión</w:t>
      </w:r>
      <w:bookmarkEnd w:id="21"/>
    </w:p>
    <w:p w14:paraId="6B2115EE" w14:textId="4DBCFC0C" w:rsidR="00C543CA" w:rsidRPr="001A2CAA" w:rsidRDefault="3ACDAD51" w:rsidP="007A1AFD">
      <w:pPr>
        <w:pStyle w:val="Sinespaciado"/>
        <w:spacing w:before="240" w:line="276" w:lineRule="auto"/>
        <w:jc w:val="both"/>
        <w:rPr>
          <w:rFonts w:ascii="Times New Roman" w:hAnsi="Times New Roman" w:cs="Times New Roman"/>
        </w:rPr>
      </w:pPr>
      <w:r w:rsidRPr="001A2CAA">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3E8A1C39" w14:textId="53698DFF" w:rsidR="00CD230E" w:rsidRPr="001A2CAA" w:rsidRDefault="00CD230E" w:rsidP="007A1AFD">
      <w:pPr>
        <w:spacing w:line="276" w:lineRule="auto"/>
        <w:rPr>
          <w:rFonts w:ascii="Times New Roman" w:hAnsi="Times New Roman" w:cs="Times New Roman"/>
          <w:lang w:val="es-CO"/>
        </w:rPr>
      </w:pPr>
      <w:r w:rsidRPr="001A2CAA">
        <w:rPr>
          <w:rFonts w:ascii="Times New Roman" w:hAnsi="Times New Roman" w:cs="Times New Roman"/>
        </w:rPr>
        <w:br w:type="page"/>
      </w:r>
    </w:p>
    <w:p w14:paraId="45D5CEFC" w14:textId="45855828" w:rsidR="00D97984" w:rsidRPr="001A2CAA" w:rsidRDefault="00D97984" w:rsidP="00396F9A">
      <w:pPr>
        <w:pStyle w:val="Ttulo1"/>
        <w:numPr>
          <w:ilvl w:val="0"/>
          <w:numId w:val="28"/>
        </w:numPr>
        <w:spacing w:after="240" w:line="276" w:lineRule="auto"/>
        <w:rPr>
          <w:rFonts w:cs="Times New Roman"/>
          <w:szCs w:val="22"/>
        </w:rPr>
      </w:pPr>
      <w:bookmarkStart w:id="22" w:name="_Toc211354409"/>
      <w:r w:rsidRPr="001A2CAA">
        <w:rPr>
          <w:rFonts w:cs="Times New Roman"/>
          <w:szCs w:val="22"/>
        </w:rPr>
        <w:lastRenderedPageBreak/>
        <w:t>Capítulo I. Aspectos generales del proyecto curricular</w:t>
      </w:r>
      <w:bookmarkEnd w:id="22"/>
      <w:r w:rsidRPr="001A2CAA">
        <w:rPr>
          <w:rFonts w:cs="Times New Roman"/>
          <w:szCs w:val="22"/>
        </w:rPr>
        <w:t xml:space="preserve"> </w:t>
      </w:r>
    </w:p>
    <w:p w14:paraId="367262C1" w14:textId="3D49865F" w:rsidR="00D97984" w:rsidRPr="001A2CAA" w:rsidRDefault="00D97984" w:rsidP="00396F9A">
      <w:pPr>
        <w:pStyle w:val="Ttulo2"/>
        <w:numPr>
          <w:ilvl w:val="1"/>
          <w:numId w:val="28"/>
        </w:numPr>
        <w:spacing w:line="276" w:lineRule="auto"/>
        <w:rPr>
          <w:rFonts w:cs="Times New Roman"/>
          <w:szCs w:val="22"/>
        </w:rPr>
      </w:pPr>
      <w:bookmarkStart w:id="23" w:name="_Toc211354410"/>
      <w:commentRangeStart w:id="24"/>
      <w:r w:rsidRPr="001A2CAA">
        <w:rPr>
          <w:rFonts w:cs="Times New Roman"/>
          <w:szCs w:val="22"/>
        </w:rPr>
        <w:t>Propósitos de formación del proyecto curricular</w:t>
      </w:r>
      <w:bookmarkEnd w:id="23"/>
      <w:commentRangeEnd w:id="24"/>
      <w:r w:rsidR="00426F73">
        <w:rPr>
          <w:rStyle w:val="Refdecomentario"/>
          <w:rFonts w:asciiTheme="minorHAnsi" w:eastAsiaTheme="minorHAnsi" w:hAnsiTheme="minorHAnsi" w:cstheme="minorBidi"/>
          <w:b w:val="0"/>
        </w:rPr>
        <w:commentReference w:id="24"/>
      </w:r>
    </w:p>
    <w:p w14:paraId="52BE2675" w14:textId="12475524" w:rsidR="002A612B" w:rsidRPr="001A2CAA" w:rsidRDefault="3ACDAD51" w:rsidP="007A1AFD">
      <w:pPr>
        <w:pStyle w:val="Sinespaciado"/>
        <w:spacing w:before="240" w:line="276" w:lineRule="auto"/>
        <w:jc w:val="both"/>
        <w:rPr>
          <w:rFonts w:ascii="Times New Roman" w:hAnsi="Times New Roman" w:cs="Times New Roman"/>
        </w:rPr>
      </w:pPr>
      <w:r w:rsidRPr="001A2CAA">
        <w:rPr>
          <w:rFonts w:ascii="Times New Roman" w:hAnsi="Times New Roman" w:cs="Times New Roman"/>
        </w:rPr>
        <w:t xml:space="preserve">En este apartado se presentan los propósitos de formación, objetivos, misión y visión correspondientes a las </w:t>
      </w:r>
      <w:r w:rsidRPr="009E4ECF">
        <w:rPr>
          <w:rFonts w:ascii="Times New Roman" w:hAnsi="Times New Roman" w:cs="Times New Roman"/>
          <w:color w:val="EE0000"/>
          <w:rPrChange w:id="25" w:author="roberto cardenas" w:date="2025-10-27T17:40:00Z" w16du:dateUtc="2025-10-27T22:40:00Z">
            <w:rPr>
              <w:rFonts w:ascii="Times New Roman" w:hAnsi="Times New Roman" w:cs="Times New Roman"/>
            </w:rPr>
          </w:rPrChange>
        </w:rPr>
        <w:t xml:space="preserve">dos modalidades </w:t>
      </w:r>
      <w:r w:rsidRPr="001A2CAA">
        <w:rPr>
          <w:rFonts w:ascii="Times New Roman" w:hAnsi="Times New Roman" w:cs="Times New Roman"/>
        </w:rPr>
        <w:t xml:space="preserve">de la Maestría en Ciencias de la Información y las Comunicaciones: </w:t>
      </w:r>
      <w:commentRangeStart w:id="26"/>
      <w:r w:rsidR="002A612B" w:rsidRPr="001A2CAA">
        <w:rPr>
          <w:rFonts w:ascii="Times New Roman" w:hAnsi="Times New Roman" w:cs="Times New Roman"/>
        </w:rPr>
        <w:t xml:space="preserve">la </w:t>
      </w:r>
      <w:r w:rsidR="002A612B" w:rsidRPr="00264661">
        <w:rPr>
          <w:rFonts w:ascii="Times New Roman" w:hAnsi="Times New Roman" w:cs="Times New Roman"/>
          <w:color w:val="EE0000"/>
          <w:rPrChange w:id="27" w:author="roberto cardenas" w:date="2025-10-27T17:56:00Z" w16du:dateUtc="2025-10-27T22:56:00Z">
            <w:rPr>
              <w:rFonts w:ascii="Times New Roman" w:hAnsi="Times New Roman" w:cs="Times New Roman"/>
            </w:rPr>
          </w:rPrChange>
        </w:rPr>
        <w:t>Metodología Profundización</w:t>
      </w:r>
      <w:commentRangeEnd w:id="26"/>
      <w:r w:rsidR="004E4280">
        <w:rPr>
          <w:rStyle w:val="Refdecomentario"/>
          <w:lang w:val="es-ES"/>
        </w:rPr>
        <w:commentReference w:id="26"/>
      </w:r>
      <w:r w:rsidR="002A612B" w:rsidRPr="001A2CAA">
        <w:rPr>
          <w:rFonts w:ascii="Times New Roman" w:hAnsi="Times New Roman" w:cs="Times New Roman"/>
        </w:rPr>
        <w:t xml:space="preserve"> (SNIES: 116070)</w:t>
      </w:r>
      <w:r w:rsidRPr="001A2CAA">
        <w:rPr>
          <w:rFonts w:ascii="Times New Roman" w:hAnsi="Times New Roman" w:cs="Times New Roman"/>
        </w:rPr>
        <w:t xml:space="preserve">. </w:t>
      </w:r>
    </w:p>
    <w:p w14:paraId="6C42145F" w14:textId="1AC42F7E" w:rsidR="002A612B" w:rsidRPr="001A2CAA" w:rsidRDefault="002A612B" w:rsidP="00396F9A">
      <w:pPr>
        <w:pStyle w:val="NormalWeb"/>
        <w:numPr>
          <w:ilvl w:val="0"/>
          <w:numId w:val="5"/>
        </w:numPr>
        <w:spacing w:after="0" w:afterAutospacing="0" w:line="276" w:lineRule="auto"/>
        <w:jc w:val="both"/>
        <w:rPr>
          <w:rStyle w:val="nfasis"/>
          <w:i w:val="0"/>
          <w:iCs w:val="0"/>
          <w:sz w:val="22"/>
          <w:szCs w:val="22"/>
        </w:rPr>
      </w:pPr>
      <w:r w:rsidRPr="001A2CAA">
        <w:rPr>
          <w:rStyle w:val="Textoennegrita"/>
          <w:sz w:val="22"/>
          <w:szCs w:val="22"/>
        </w:rPr>
        <w:t xml:space="preserve">Profundización (SNIES: 116070): </w:t>
      </w:r>
      <w:r w:rsidRPr="001A2CAA">
        <w:rPr>
          <w:rStyle w:val="nfasis"/>
          <w:i w:val="0"/>
          <w:sz w:val="22"/>
          <w:szCs w:val="22"/>
        </w:rPr>
        <w:t xml:space="preserve">El propósito de formación de la Maestría en Ciencias de la Información y las Comunicaciones – Metodología Profundización es fortalecer en los estudiantes las competencias para </w:t>
      </w:r>
      <w:r w:rsidRPr="009E4ECF">
        <w:rPr>
          <w:rStyle w:val="nfasis"/>
          <w:i w:val="0"/>
          <w:sz w:val="22"/>
          <w:szCs w:val="22"/>
          <w:highlight w:val="yellow"/>
          <w:rPrChange w:id="28" w:author="roberto cardenas" w:date="2025-10-27T17:40:00Z" w16du:dateUtc="2025-10-27T22:40:00Z">
            <w:rPr>
              <w:rStyle w:val="nfasis"/>
              <w:i w:val="0"/>
              <w:sz w:val="22"/>
              <w:szCs w:val="22"/>
            </w:rPr>
          </w:rPrChange>
        </w:rPr>
        <w:t>la aplicación avanzada del conocimiento</w:t>
      </w:r>
      <w:r w:rsidRPr="001A2CAA">
        <w:rPr>
          <w:rStyle w:val="nfasis"/>
          <w:i w:val="0"/>
          <w:sz w:val="22"/>
          <w:szCs w:val="22"/>
        </w:rPr>
        <w:t xml:space="preserve"> en el campo de las ciencias de la información y las comunicaciones, a través del </w:t>
      </w:r>
      <w:r w:rsidRPr="009E4ECF">
        <w:rPr>
          <w:rStyle w:val="nfasis"/>
          <w:i w:val="0"/>
          <w:sz w:val="22"/>
          <w:szCs w:val="22"/>
          <w:highlight w:val="yellow"/>
          <w:rPrChange w:id="29" w:author="roberto cardenas" w:date="2025-10-27T17:41:00Z" w16du:dateUtc="2025-10-27T22:41:00Z">
            <w:rPr>
              <w:rStyle w:val="nfasis"/>
              <w:i w:val="0"/>
              <w:sz w:val="22"/>
              <w:szCs w:val="22"/>
            </w:rPr>
          </w:rPrChange>
        </w:rPr>
        <w:t>desarrollo de proyectos de carácter aplicado</w:t>
      </w:r>
      <w:r w:rsidRPr="001A2CAA">
        <w:rPr>
          <w:rStyle w:val="nfasis"/>
          <w:i w:val="0"/>
          <w:sz w:val="22"/>
          <w:szCs w:val="22"/>
        </w:rPr>
        <w:t xml:space="preserve"> que den respuesta a las necesidades del sector productivo y social.</w:t>
      </w:r>
    </w:p>
    <w:p w14:paraId="2278757D" w14:textId="54451447" w:rsidR="001A2CAA" w:rsidRPr="001A2CAA" w:rsidRDefault="002A612B" w:rsidP="007A1AFD">
      <w:pPr>
        <w:pStyle w:val="Sinespaciado"/>
        <w:spacing w:before="240" w:line="276" w:lineRule="auto"/>
        <w:jc w:val="both"/>
        <w:rPr>
          <w:rFonts w:ascii="Times New Roman" w:hAnsi="Times New Roman" w:cs="Times New Roman"/>
          <w:b/>
          <w:bCs/>
        </w:rPr>
      </w:pPr>
      <w:bookmarkStart w:id="30" w:name="_Toc206078081"/>
      <w:r w:rsidRPr="001A2CAA">
        <w:rPr>
          <w:rFonts w:ascii="Times New Roman" w:hAnsi="Times New Roman" w:cs="Times New Roman"/>
          <w:b/>
          <w:bCs/>
        </w:rPr>
        <w:t>Objetivo general</w:t>
      </w:r>
      <w:bookmarkEnd w:id="30"/>
      <w:r w:rsidR="00672369" w:rsidRPr="001A2CAA">
        <w:rPr>
          <w:rFonts w:ascii="Times New Roman" w:hAnsi="Times New Roman" w:cs="Times New Roman"/>
          <w:b/>
          <w:bCs/>
        </w:rPr>
        <w:t>:</w:t>
      </w:r>
    </w:p>
    <w:p w14:paraId="49940DDF" w14:textId="0263F32C" w:rsidR="002A612B" w:rsidRPr="001A2CAA" w:rsidRDefault="002A612B" w:rsidP="00396F9A">
      <w:pPr>
        <w:pStyle w:val="NormalWeb"/>
        <w:numPr>
          <w:ilvl w:val="0"/>
          <w:numId w:val="31"/>
        </w:numPr>
        <w:spacing w:after="0" w:afterAutospacing="0" w:line="276" w:lineRule="auto"/>
        <w:jc w:val="both"/>
        <w:rPr>
          <w:sz w:val="22"/>
          <w:szCs w:val="22"/>
        </w:rPr>
      </w:pPr>
      <w:r w:rsidRPr="001A2CAA">
        <w:rPr>
          <w:rStyle w:val="nfasis"/>
          <w:i w:val="0"/>
          <w:iCs w:val="0"/>
          <w:sz w:val="22"/>
          <w:szCs w:val="22"/>
        </w:rPr>
        <w:t xml:space="preserve">Formar magísteres con competencias para </w:t>
      </w:r>
      <w:r w:rsidRPr="00200419">
        <w:rPr>
          <w:rStyle w:val="nfasis"/>
          <w:i w:val="0"/>
          <w:iCs w:val="0"/>
          <w:sz w:val="22"/>
          <w:szCs w:val="22"/>
          <w:highlight w:val="yellow"/>
          <w:rPrChange w:id="31" w:author="roberto cardenas" w:date="2025-10-27T17:42:00Z" w16du:dateUtc="2025-10-27T22:42:00Z">
            <w:rPr>
              <w:rStyle w:val="nfasis"/>
              <w:i w:val="0"/>
              <w:iCs w:val="0"/>
              <w:sz w:val="22"/>
              <w:szCs w:val="22"/>
            </w:rPr>
          </w:rPrChange>
        </w:rPr>
        <w:t>aplicar de manera avanzada</w:t>
      </w:r>
      <w:r w:rsidRPr="001A2CAA">
        <w:rPr>
          <w:rStyle w:val="nfasis"/>
          <w:i w:val="0"/>
          <w:iCs w:val="0"/>
          <w:sz w:val="22"/>
          <w:szCs w:val="22"/>
        </w:rPr>
        <w:t xml:space="preserve"> los conocimientos científicos y tecnológicos en el diseño, implementación y evaluación de </w:t>
      </w:r>
      <w:r w:rsidRPr="00200419">
        <w:rPr>
          <w:rStyle w:val="nfasis"/>
          <w:i w:val="0"/>
          <w:iCs w:val="0"/>
          <w:sz w:val="22"/>
          <w:szCs w:val="22"/>
          <w:highlight w:val="yellow"/>
          <w:rPrChange w:id="32" w:author="roberto cardenas" w:date="2025-10-27T17:42:00Z" w16du:dateUtc="2025-10-27T22:42:00Z">
            <w:rPr>
              <w:rStyle w:val="nfasis"/>
              <w:i w:val="0"/>
              <w:iCs w:val="0"/>
              <w:sz w:val="22"/>
              <w:szCs w:val="22"/>
            </w:rPr>
          </w:rPrChange>
        </w:rPr>
        <w:t>soluciones innovadoras</w:t>
      </w:r>
      <w:r w:rsidRPr="001A2CAA">
        <w:rPr>
          <w:rStyle w:val="nfasis"/>
          <w:i w:val="0"/>
          <w:iCs w:val="0"/>
          <w:sz w:val="22"/>
          <w:szCs w:val="22"/>
        </w:rPr>
        <w:t xml:space="preserve"> en el campo de las ciencias de la información y las comunicaciones.</w:t>
      </w:r>
      <w:r w:rsidR="003512DB" w:rsidRPr="001A2CAA">
        <w:rPr>
          <w:rStyle w:val="nfasis"/>
          <w:i w:val="0"/>
          <w:iCs w:val="0"/>
          <w:sz w:val="22"/>
          <w:szCs w:val="22"/>
        </w:rPr>
        <w:t xml:space="preserve"> </w:t>
      </w:r>
      <w:r w:rsidR="513637EF" w:rsidRPr="001A2CAA">
        <w:rPr>
          <w:sz w:val="22"/>
          <w:szCs w:val="22"/>
        </w:rPr>
        <w:t xml:space="preserve">Formar Magísteres que contribuyan a la </w:t>
      </w:r>
      <w:r w:rsidR="513637EF" w:rsidRPr="00200419">
        <w:rPr>
          <w:sz w:val="22"/>
          <w:szCs w:val="22"/>
          <w:highlight w:val="yellow"/>
          <w:rPrChange w:id="33" w:author="roberto cardenas" w:date="2025-10-27T17:42:00Z" w16du:dateUtc="2025-10-27T22:42:00Z">
            <w:rPr>
              <w:sz w:val="22"/>
              <w:szCs w:val="22"/>
            </w:rPr>
          </w:rPrChange>
        </w:rPr>
        <w:t>solución de problemas</w:t>
      </w:r>
      <w:r w:rsidR="513637EF" w:rsidRPr="001A2CAA">
        <w:rPr>
          <w:sz w:val="22"/>
          <w:szCs w:val="22"/>
        </w:rPr>
        <w:t xml:space="preserve"> específicos en las áreas de: Teleinformática, Ingeniería de Software, Inteligencia Artificial y Geomática.</w:t>
      </w:r>
    </w:p>
    <w:p w14:paraId="4D2079FF" w14:textId="30092621" w:rsidR="002A612B" w:rsidRPr="001A2CAA" w:rsidRDefault="002A612B" w:rsidP="007A1AFD">
      <w:pPr>
        <w:pStyle w:val="Sinespaciado"/>
        <w:spacing w:before="240" w:line="276" w:lineRule="auto"/>
        <w:jc w:val="both"/>
        <w:rPr>
          <w:rFonts w:ascii="Times New Roman" w:hAnsi="Times New Roman" w:cs="Times New Roman"/>
          <w:b/>
          <w:bCs/>
        </w:rPr>
      </w:pPr>
      <w:bookmarkStart w:id="34" w:name="_Toc206078082"/>
      <w:r w:rsidRPr="001A2CAA">
        <w:rPr>
          <w:rFonts w:ascii="Times New Roman" w:hAnsi="Times New Roman" w:cs="Times New Roman"/>
          <w:b/>
          <w:bCs/>
        </w:rPr>
        <w:t>Objetivos específicos</w:t>
      </w:r>
      <w:bookmarkEnd w:id="34"/>
      <w:r w:rsidR="00672369" w:rsidRPr="001A2CAA">
        <w:rPr>
          <w:rFonts w:ascii="Times New Roman" w:hAnsi="Times New Roman" w:cs="Times New Roman"/>
          <w:b/>
          <w:bCs/>
        </w:rPr>
        <w:t>:</w:t>
      </w:r>
    </w:p>
    <w:p w14:paraId="3AF5EB55" w14:textId="77777777" w:rsidR="000D592F" w:rsidRPr="001A2CAA" w:rsidRDefault="000D592F" w:rsidP="000D592F">
      <w:pPr>
        <w:spacing w:after="0" w:line="257" w:lineRule="auto"/>
        <w:jc w:val="both"/>
        <w:rPr>
          <w:rStyle w:val="Textoennegrita"/>
          <w:rFonts w:ascii="Times New Roman" w:hAnsi="Times New Roman" w:cs="Times New Roman"/>
          <w:highlight w:val="yellow"/>
        </w:rPr>
      </w:pPr>
    </w:p>
    <w:p w14:paraId="63E1A569" w14:textId="1FAD1040" w:rsidR="02CF2D7B" w:rsidRPr="001A2CAA" w:rsidRDefault="02CF2D7B" w:rsidP="00396F9A">
      <w:pPr>
        <w:pStyle w:val="Prrafodelista"/>
        <w:numPr>
          <w:ilvl w:val="0"/>
          <w:numId w:val="30"/>
        </w:numPr>
        <w:spacing w:line="257" w:lineRule="auto"/>
        <w:jc w:val="both"/>
        <w:rPr>
          <w:rStyle w:val="nfasis"/>
          <w:rFonts w:ascii="Times New Roman" w:hAnsi="Times New Roman" w:cs="Times New Roman"/>
          <w:i w:val="0"/>
          <w:lang w:eastAsia="es-CO"/>
        </w:rPr>
      </w:pPr>
      <w:r w:rsidRPr="001A2CAA">
        <w:rPr>
          <w:rStyle w:val="nfasis"/>
          <w:rFonts w:ascii="Times New Roman" w:hAnsi="Times New Roman" w:cs="Times New Roman"/>
          <w:i w:val="0"/>
          <w:lang w:eastAsia="es-CO"/>
        </w:rPr>
        <w:t xml:space="preserve">Desarrollar una comunidad de Magísteres con mentalidad analítica, crítica y creativa para liderar el </w:t>
      </w:r>
      <w:r w:rsidRPr="00200419">
        <w:rPr>
          <w:rStyle w:val="nfasis"/>
          <w:rFonts w:ascii="Times New Roman" w:hAnsi="Times New Roman" w:cs="Times New Roman"/>
          <w:i w:val="0"/>
          <w:highlight w:val="yellow"/>
          <w:lang w:eastAsia="es-CO"/>
          <w:rPrChange w:id="35" w:author="roberto cardenas" w:date="2025-10-27T17:43:00Z" w16du:dateUtc="2025-10-27T22:43:00Z">
            <w:rPr>
              <w:rStyle w:val="nfasis"/>
              <w:rFonts w:ascii="Times New Roman" w:hAnsi="Times New Roman" w:cs="Times New Roman"/>
              <w:i w:val="0"/>
              <w:lang w:eastAsia="es-CO"/>
            </w:rPr>
          </w:rPrChange>
        </w:rPr>
        <w:t>diseño, desarrollo, administración y evaluación</w:t>
      </w:r>
      <w:r w:rsidRPr="001A2CAA">
        <w:rPr>
          <w:rStyle w:val="nfasis"/>
          <w:rFonts w:ascii="Times New Roman" w:hAnsi="Times New Roman" w:cs="Times New Roman"/>
          <w:i w:val="0"/>
          <w:lang w:eastAsia="es-CO"/>
        </w:rPr>
        <w:t xml:space="preserve"> de alternativas de solución a los problemas propios de las tecnologías de la información y las comunicaciones en las organizaciones.</w:t>
      </w:r>
    </w:p>
    <w:p w14:paraId="59621BCA" w14:textId="493072A7" w:rsidR="02CF2D7B" w:rsidRPr="001A2CAA" w:rsidRDefault="02CF2D7B" w:rsidP="00396F9A">
      <w:pPr>
        <w:pStyle w:val="Prrafodelista"/>
        <w:numPr>
          <w:ilvl w:val="0"/>
          <w:numId w:val="30"/>
        </w:numPr>
        <w:spacing w:line="257" w:lineRule="auto"/>
        <w:jc w:val="both"/>
        <w:rPr>
          <w:rStyle w:val="nfasis"/>
          <w:rFonts w:ascii="Times New Roman" w:hAnsi="Times New Roman" w:cs="Times New Roman"/>
          <w:i w:val="0"/>
          <w:lang w:eastAsia="es-CO"/>
        </w:rPr>
      </w:pPr>
      <w:r w:rsidRPr="001A2CAA">
        <w:rPr>
          <w:rStyle w:val="nfasis"/>
          <w:rFonts w:ascii="Times New Roman" w:hAnsi="Times New Roman" w:cs="Times New Roman"/>
          <w:i w:val="0"/>
          <w:lang w:eastAsia="es-CO"/>
        </w:rPr>
        <w:t xml:space="preserve">Incurrir en la </w:t>
      </w:r>
      <w:r w:rsidRPr="00A74699">
        <w:rPr>
          <w:rStyle w:val="nfasis"/>
          <w:rFonts w:ascii="Times New Roman" w:hAnsi="Times New Roman" w:cs="Times New Roman"/>
          <w:i w:val="0"/>
          <w:highlight w:val="yellow"/>
          <w:lang w:eastAsia="es-CO"/>
          <w:rPrChange w:id="36" w:author="roberto cardenas" w:date="2025-10-27T17:44:00Z" w16du:dateUtc="2025-10-27T22:44:00Z">
            <w:rPr>
              <w:rStyle w:val="nfasis"/>
              <w:rFonts w:ascii="Times New Roman" w:hAnsi="Times New Roman" w:cs="Times New Roman"/>
              <w:i w:val="0"/>
              <w:lang w:eastAsia="es-CO"/>
            </w:rPr>
          </w:rPrChange>
        </w:rPr>
        <w:t>formulación y desarrollo de estrategias por parte del estado</w:t>
      </w:r>
      <w:r w:rsidRPr="001A2CAA">
        <w:rPr>
          <w:rStyle w:val="nfasis"/>
          <w:rFonts w:ascii="Times New Roman" w:hAnsi="Times New Roman" w:cs="Times New Roman"/>
          <w:i w:val="0"/>
          <w:lang w:eastAsia="es-CO"/>
        </w:rPr>
        <w:t xml:space="preserve"> y los organismos responsables de la planeación, diseño, operación y administración de plataformas de las Tecnologías de la información y las Comunicaciones.</w:t>
      </w:r>
    </w:p>
    <w:p w14:paraId="5EF82F26" w14:textId="77777777" w:rsidR="000D592F" w:rsidRPr="001A2CAA" w:rsidRDefault="02CF2D7B" w:rsidP="00396F9A">
      <w:pPr>
        <w:pStyle w:val="Ttulo3"/>
        <w:numPr>
          <w:ilvl w:val="0"/>
          <w:numId w:val="30"/>
        </w:numPr>
        <w:spacing w:after="0" w:line="276" w:lineRule="auto"/>
        <w:rPr>
          <w:rStyle w:val="nfasis"/>
          <w:rFonts w:cs="Times New Roman"/>
          <w:b w:val="0"/>
          <w:i w:val="0"/>
          <w:iCs w:val="0"/>
          <w:szCs w:val="22"/>
          <w:lang w:eastAsia="es-CO"/>
        </w:rPr>
      </w:pPr>
      <w:bookmarkStart w:id="37" w:name="_Toc211354411"/>
      <w:r w:rsidRPr="001A2CAA">
        <w:rPr>
          <w:rStyle w:val="nfasis"/>
          <w:rFonts w:cs="Times New Roman"/>
          <w:b w:val="0"/>
          <w:i w:val="0"/>
          <w:iCs w:val="0"/>
          <w:szCs w:val="22"/>
          <w:lang w:eastAsia="es-CO"/>
        </w:rPr>
        <w:t xml:space="preserve">Formar Magísteres con </w:t>
      </w:r>
      <w:r w:rsidRPr="00A74699">
        <w:rPr>
          <w:rStyle w:val="nfasis"/>
          <w:rFonts w:cs="Times New Roman"/>
          <w:b w:val="0"/>
          <w:i w:val="0"/>
          <w:iCs w:val="0"/>
          <w:szCs w:val="22"/>
          <w:highlight w:val="yellow"/>
          <w:lang w:eastAsia="es-CO"/>
          <w:rPrChange w:id="38" w:author="roberto cardenas" w:date="2025-10-27T17:44:00Z" w16du:dateUtc="2025-10-27T22:44:00Z">
            <w:rPr>
              <w:rStyle w:val="nfasis"/>
              <w:rFonts w:cs="Times New Roman"/>
              <w:b w:val="0"/>
              <w:i w:val="0"/>
              <w:iCs w:val="0"/>
              <w:szCs w:val="22"/>
              <w:lang w:eastAsia="es-CO"/>
            </w:rPr>
          </w:rPrChange>
        </w:rPr>
        <w:t>solvencia y claridad en la producción académica</w:t>
      </w:r>
      <w:r w:rsidRPr="001A2CAA">
        <w:rPr>
          <w:rStyle w:val="nfasis"/>
          <w:rFonts w:cs="Times New Roman"/>
          <w:b w:val="0"/>
          <w:i w:val="0"/>
          <w:iCs w:val="0"/>
          <w:szCs w:val="22"/>
          <w:lang w:eastAsia="es-CO"/>
        </w:rPr>
        <w:t xml:space="preserve"> y con visión científica para el desarrollo de nuevo conocimiento en las áreas de las Ciencias de la Información y las Comunicaciones.</w:t>
      </w:r>
      <w:bookmarkStart w:id="39" w:name="_Toc206078083"/>
      <w:bookmarkEnd w:id="37"/>
    </w:p>
    <w:p w14:paraId="0B007DDD" w14:textId="3D396C30" w:rsidR="002A612B" w:rsidRPr="001A2CAA" w:rsidRDefault="002A612B" w:rsidP="000D592F">
      <w:pPr>
        <w:pStyle w:val="Ttulo3"/>
        <w:spacing w:after="0" w:line="276" w:lineRule="auto"/>
        <w:rPr>
          <w:rFonts w:eastAsiaTheme="minorHAnsi" w:cs="Times New Roman"/>
          <w:bCs/>
          <w:szCs w:val="22"/>
          <w:lang w:val="es-CO"/>
        </w:rPr>
      </w:pPr>
      <w:bookmarkStart w:id="40" w:name="_Toc211354412"/>
      <w:r w:rsidRPr="001A2CAA">
        <w:rPr>
          <w:rFonts w:eastAsiaTheme="minorHAnsi" w:cs="Times New Roman"/>
          <w:bCs/>
          <w:szCs w:val="22"/>
          <w:lang w:val="es-CO"/>
        </w:rPr>
        <w:t xml:space="preserve">Misión y </w:t>
      </w:r>
      <w:r w:rsidR="00215B97" w:rsidRPr="001A2CAA">
        <w:rPr>
          <w:rFonts w:eastAsiaTheme="minorHAnsi" w:cs="Times New Roman"/>
          <w:bCs/>
          <w:szCs w:val="22"/>
          <w:lang w:val="es-CO"/>
        </w:rPr>
        <w:t>V</w:t>
      </w:r>
      <w:r w:rsidRPr="001A2CAA">
        <w:rPr>
          <w:rFonts w:eastAsiaTheme="minorHAnsi" w:cs="Times New Roman"/>
          <w:bCs/>
          <w:szCs w:val="22"/>
          <w:lang w:val="es-CO"/>
        </w:rPr>
        <w:t>isión</w:t>
      </w:r>
      <w:bookmarkEnd w:id="39"/>
      <w:r w:rsidR="00672369" w:rsidRPr="001A2CAA">
        <w:rPr>
          <w:rFonts w:eastAsiaTheme="minorHAnsi" w:cs="Times New Roman"/>
          <w:bCs/>
          <w:szCs w:val="22"/>
          <w:lang w:val="es-CO"/>
        </w:rPr>
        <w:t>:</w:t>
      </w:r>
      <w:bookmarkEnd w:id="40"/>
    </w:p>
    <w:p w14:paraId="0BC20E08" w14:textId="6A775096" w:rsidR="002A612B" w:rsidRPr="001A2CAA" w:rsidRDefault="3ACDAD51" w:rsidP="00396F9A">
      <w:pPr>
        <w:pStyle w:val="NormalWeb"/>
        <w:numPr>
          <w:ilvl w:val="0"/>
          <w:numId w:val="6"/>
        </w:numPr>
        <w:spacing w:after="0" w:afterAutospacing="0" w:line="276" w:lineRule="auto"/>
        <w:jc w:val="both"/>
        <w:rPr>
          <w:rStyle w:val="nfasis"/>
          <w:i w:val="0"/>
          <w:iCs w:val="0"/>
          <w:sz w:val="22"/>
          <w:szCs w:val="22"/>
        </w:rPr>
      </w:pPr>
      <w:r w:rsidRPr="001A2CAA">
        <w:rPr>
          <w:rStyle w:val="Textoennegrita"/>
          <w:sz w:val="22"/>
          <w:szCs w:val="22"/>
        </w:rPr>
        <w:t xml:space="preserve">Misión: </w:t>
      </w:r>
      <w:r w:rsidRPr="001A2CAA">
        <w:rPr>
          <w:rStyle w:val="nfasis"/>
          <w:i w:val="0"/>
          <w:iCs w:val="0"/>
          <w:sz w:val="22"/>
          <w:szCs w:val="22"/>
        </w:rPr>
        <w:t xml:space="preserve">La misión de la Maestría es formar </w:t>
      </w:r>
      <w:r w:rsidRPr="00264661">
        <w:rPr>
          <w:rStyle w:val="nfasis"/>
          <w:i w:val="0"/>
          <w:iCs w:val="0"/>
          <w:sz w:val="22"/>
          <w:szCs w:val="22"/>
          <w:highlight w:val="yellow"/>
          <w:rPrChange w:id="41" w:author="roberto cardenas" w:date="2025-10-27T17:56:00Z" w16du:dateUtc="2025-10-27T22:56:00Z">
            <w:rPr>
              <w:rStyle w:val="nfasis"/>
              <w:i w:val="0"/>
              <w:iCs w:val="0"/>
              <w:sz w:val="22"/>
              <w:szCs w:val="22"/>
            </w:rPr>
          </w:rPrChange>
        </w:rPr>
        <w:t>investigadores con sentido crítico frente a la frontera del conocimiento</w:t>
      </w:r>
      <w:r w:rsidRPr="001A2CAA">
        <w:rPr>
          <w:rStyle w:val="nfasis"/>
          <w:i w:val="0"/>
          <w:iCs w:val="0"/>
          <w:sz w:val="22"/>
          <w:szCs w:val="22"/>
        </w:rPr>
        <w:t xml:space="preserve"> en las áreas de Teleinformática, Ingeniería de software, Geomática e Inteligencia artificial que generen conocimiento para el desarrollo científico y tecnológico de carácter universal</w:t>
      </w:r>
      <w:commentRangeStart w:id="42"/>
      <w:r w:rsidRPr="001A2CAA">
        <w:rPr>
          <w:rStyle w:val="nfasis"/>
          <w:i w:val="0"/>
          <w:iCs w:val="0"/>
          <w:sz w:val="22"/>
          <w:szCs w:val="22"/>
        </w:rPr>
        <w:t xml:space="preserve">, </w:t>
      </w:r>
      <w:r w:rsidRPr="00264661">
        <w:rPr>
          <w:rStyle w:val="nfasis"/>
          <w:i w:val="0"/>
          <w:iCs w:val="0"/>
          <w:color w:val="EE0000"/>
          <w:sz w:val="22"/>
          <w:szCs w:val="22"/>
          <w:rPrChange w:id="43" w:author="roberto cardenas" w:date="2025-10-27T17:57:00Z" w16du:dateUtc="2025-10-27T22:57:00Z">
            <w:rPr>
              <w:rStyle w:val="nfasis"/>
              <w:i w:val="0"/>
              <w:iCs w:val="0"/>
              <w:sz w:val="22"/>
              <w:szCs w:val="22"/>
            </w:rPr>
          </w:rPrChange>
        </w:rPr>
        <w:t>mostrando interdisciplinariedad</w:t>
      </w:r>
      <w:r w:rsidRPr="001A2CAA">
        <w:rPr>
          <w:rStyle w:val="nfasis"/>
          <w:i w:val="0"/>
          <w:iCs w:val="0"/>
          <w:sz w:val="22"/>
          <w:szCs w:val="22"/>
        </w:rPr>
        <w:t xml:space="preserve"> </w:t>
      </w:r>
      <w:commentRangeEnd w:id="42"/>
      <w:r w:rsidR="004E4280">
        <w:rPr>
          <w:rStyle w:val="Refdecomentario"/>
          <w:rFonts w:asciiTheme="minorHAnsi" w:eastAsiaTheme="minorHAnsi" w:hAnsiTheme="minorHAnsi" w:cstheme="minorBidi"/>
          <w:lang w:val="es-ES" w:eastAsia="en-US"/>
        </w:rPr>
        <w:commentReference w:id="42"/>
      </w:r>
      <w:r w:rsidRPr="001A2CAA">
        <w:rPr>
          <w:rStyle w:val="nfasis"/>
          <w:i w:val="0"/>
          <w:iCs w:val="0"/>
          <w:sz w:val="22"/>
          <w:szCs w:val="22"/>
        </w:rPr>
        <w:t>para el desarrollo de soluciones a problemas de acoplamiento, apropiación y desarrollo tecnológico del país.</w:t>
      </w:r>
    </w:p>
    <w:p w14:paraId="300BE2D0" w14:textId="30BF8793" w:rsidR="00672369" w:rsidRPr="001A2CAA" w:rsidRDefault="3ACDAD51" w:rsidP="00396F9A">
      <w:pPr>
        <w:pStyle w:val="NormalWeb"/>
        <w:numPr>
          <w:ilvl w:val="0"/>
          <w:numId w:val="6"/>
        </w:numPr>
        <w:spacing w:after="240" w:afterAutospacing="0" w:line="276" w:lineRule="auto"/>
        <w:jc w:val="both"/>
        <w:rPr>
          <w:rStyle w:val="nfasis"/>
          <w:i w:val="0"/>
          <w:iCs w:val="0"/>
          <w:sz w:val="22"/>
          <w:szCs w:val="22"/>
        </w:rPr>
      </w:pPr>
      <w:r w:rsidRPr="001A2CAA">
        <w:rPr>
          <w:rStyle w:val="Textoennegrita"/>
          <w:sz w:val="22"/>
          <w:szCs w:val="22"/>
        </w:rPr>
        <w:t xml:space="preserve">Visión: </w:t>
      </w:r>
      <w:r w:rsidRPr="00264661">
        <w:rPr>
          <w:rStyle w:val="nfasis"/>
          <w:i w:val="0"/>
          <w:iCs w:val="0"/>
          <w:sz w:val="22"/>
          <w:szCs w:val="22"/>
          <w:highlight w:val="yellow"/>
          <w:rPrChange w:id="44" w:author="roberto cardenas" w:date="2025-10-27T17:59:00Z" w16du:dateUtc="2025-10-27T22:59:00Z">
            <w:rPr>
              <w:rStyle w:val="nfasis"/>
              <w:i w:val="0"/>
              <w:iCs w:val="0"/>
              <w:sz w:val="22"/>
              <w:szCs w:val="22"/>
            </w:rPr>
          </w:rPrChange>
        </w:rPr>
        <w:t>Constituirse para el 2035 en un referente a nivel nacional e internacional</w:t>
      </w:r>
      <w:r w:rsidRPr="001A2CAA">
        <w:rPr>
          <w:rStyle w:val="nfasis"/>
          <w:i w:val="0"/>
          <w:iCs w:val="0"/>
          <w:sz w:val="22"/>
          <w:szCs w:val="22"/>
        </w:rPr>
        <w:t xml:space="preserve">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 De acuerdo a lo anterior, la Maestría realiza los proceso para formar Investigadores con solvencia y claridad en la producción académica y con visión científica para el desarrollo de nuevo conocimiento </w:t>
      </w:r>
      <w:r w:rsidRPr="001A2CAA">
        <w:rPr>
          <w:rStyle w:val="nfasis"/>
          <w:i w:val="0"/>
          <w:iCs w:val="0"/>
          <w:sz w:val="22"/>
          <w:szCs w:val="22"/>
        </w:rPr>
        <w:lastRenderedPageBreak/>
        <w:t>en las áreas de las Ciencias de la Información y las Comunicaciones, se incluyen las estrategias generadas por parte del estado y los organismos responsables respecto a la planeación, el diseño, la operación y la administración de plataformas de las Tecnologías de la información y las Comunicaciones.</w:t>
      </w:r>
    </w:p>
    <w:p w14:paraId="5D434B58" w14:textId="77777777" w:rsidR="00D97984" w:rsidRPr="001A2CAA" w:rsidRDefault="00D97984" w:rsidP="00396F9A">
      <w:pPr>
        <w:pStyle w:val="Ttulo2"/>
        <w:numPr>
          <w:ilvl w:val="1"/>
          <w:numId w:val="28"/>
        </w:numPr>
        <w:spacing w:after="240" w:line="276" w:lineRule="auto"/>
        <w:rPr>
          <w:rFonts w:cs="Times New Roman"/>
          <w:szCs w:val="22"/>
        </w:rPr>
      </w:pPr>
      <w:bookmarkStart w:id="45" w:name="_Toc211354413"/>
      <w:r w:rsidRPr="001A2CAA">
        <w:rPr>
          <w:rFonts w:cs="Times New Roman"/>
          <w:szCs w:val="22"/>
        </w:rPr>
        <w:t>Perfiles</w:t>
      </w:r>
      <w:bookmarkEnd w:id="45"/>
    </w:p>
    <w:p w14:paraId="4839E23B" w14:textId="04FD6FA7" w:rsidR="001A2CAA" w:rsidRPr="001A2CAA" w:rsidRDefault="002A612B" w:rsidP="007A1AFD">
      <w:pPr>
        <w:pStyle w:val="Sinespaciado"/>
        <w:spacing w:before="240" w:line="276" w:lineRule="auto"/>
        <w:rPr>
          <w:rFonts w:ascii="Times New Roman" w:hAnsi="Times New Roman" w:cs="Times New Roman"/>
          <w:b/>
          <w:bCs/>
        </w:rPr>
      </w:pPr>
      <w:r w:rsidRPr="001A2CAA">
        <w:rPr>
          <w:rFonts w:ascii="Times New Roman" w:hAnsi="Times New Roman" w:cs="Times New Roman"/>
          <w:b/>
          <w:bCs/>
        </w:rPr>
        <w:t>Perfil de ingreso</w:t>
      </w:r>
      <w:r w:rsidR="00672369" w:rsidRPr="001A2CAA">
        <w:rPr>
          <w:rFonts w:ascii="Times New Roman" w:hAnsi="Times New Roman" w:cs="Times New Roman"/>
          <w:b/>
          <w:bCs/>
        </w:rPr>
        <w:t>:</w:t>
      </w:r>
      <w:r w:rsidR="001A2CAA">
        <w:rPr>
          <w:rFonts w:ascii="Times New Roman" w:hAnsi="Times New Roman" w:cs="Times New Roman"/>
          <w:b/>
          <w:bCs/>
        </w:rPr>
        <w:t xml:space="preserve"> </w:t>
      </w:r>
    </w:p>
    <w:p w14:paraId="62929C18" w14:textId="77777777" w:rsidR="000D592F" w:rsidRPr="001A2CAA" w:rsidRDefault="000D592F" w:rsidP="000D592F">
      <w:pPr>
        <w:pStyle w:val="Sinespaciado"/>
        <w:spacing w:line="276" w:lineRule="auto"/>
        <w:rPr>
          <w:rFonts w:ascii="Times New Roman" w:hAnsi="Times New Roman" w:cs="Times New Roman"/>
          <w:b/>
          <w:bCs/>
        </w:rPr>
      </w:pPr>
    </w:p>
    <w:p w14:paraId="33E7C44D" w14:textId="77777777" w:rsidR="007370DD" w:rsidRPr="001A2CAA" w:rsidRDefault="002A612B" w:rsidP="00396F9A">
      <w:pPr>
        <w:pStyle w:val="NormalWeb"/>
        <w:numPr>
          <w:ilvl w:val="0"/>
          <w:numId w:val="7"/>
        </w:numPr>
        <w:spacing w:before="0" w:beforeAutospacing="0" w:after="0" w:afterAutospacing="0" w:line="276" w:lineRule="auto"/>
        <w:jc w:val="both"/>
        <w:rPr>
          <w:rStyle w:val="Textoennegrita"/>
          <w:b w:val="0"/>
          <w:bCs w:val="0"/>
          <w:sz w:val="22"/>
          <w:szCs w:val="22"/>
        </w:rPr>
      </w:pPr>
      <w:r w:rsidRPr="001A2CAA">
        <w:rPr>
          <w:rStyle w:val="Textoennegrita"/>
          <w:sz w:val="22"/>
          <w:szCs w:val="22"/>
        </w:rPr>
        <w:t>Profundización (SNIES: 116070)</w:t>
      </w:r>
    </w:p>
    <w:p w14:paraId="6EFDD6C2" w14:textId="5D62806F" w:rsidR="002A612B" w:rsidRPr="001A2CAA" w:rsidRDefault="002A612B" w:rsidP="007A1AFD">
      <w:pPr>
        <w:pStyle w:val="NormalWeb"/>
        <w:spacing w:before="0" w:beforeAutospacing="0" w:after="0" w:afterAutospacing="0" w:line="276" w:lineRule="auto"/>
        <w:ind w:left="720"/>
        <w:jc w:val="both"/>
        <w:rPr>
          <w:sz w:val="22"/>
          <w:szCs w:val="22"/>
        </w:rPr>
      </w:pPr>
      <w:r w:rsidRPr="001A2CAA">
        <w:rPr>
          <w:sz w:val="22"/>
          <w:szCs w:val="22"/>
        </w:rPr>
        <w:t>Dirigido a profesionales de áreas afines a las ciencias de la información, las comunicaciones, la ingeniería, las ciencias básicas y otras disciplinas relacionadas, interesados en aplicar de manera avanzada los conocimientos en el campo y en participar en el desarrollo de soluciones tecnológicas e innovadoras que respondan a necesidades del sector productivo y social.</w:t>
      </w:r>
    </w:p>
    <w:p w14:paraId="1B24D195" w14:textId="37E94E52" w:rsidR="002A612B" w:rsidRPr="001A2CAA" w:rsidRDefault="002A612B" w:rsidP="007A1AFD">
      <w:pPr>
        <w:pStyle w:val="Sinespaciado"/>
        <w:spacing w:before="240" w:line="276" w:lineRule="auto"/>
        <w:rPr>
          <w:rFonts w:ascii="Times New Roman" w:hAnsi="Times New Roman" w:cs="Times New Roman"/>
          <w:b/>
          <w:bCs/>
        </w:rPr>
      </w:pPr>
      <w:r w:rsidRPr="001A2CAA">
        <w:rPr>
          <w:rFonts w:ascii="Times New Roman" w:hAnsi="Times New Roman" w:cs="Times New Roman"/>
          <w:b/>
          <w:bCs/>
        </w:rPr>
        <w:t>Perfil de egreso</w:t>
      </w:r>
      <w:r w:rsidR="00672369" w:rsidRPr="001A2CAA">
        <w:rPr>
          <w:rFonts w:ascii="Times New Roman" w:hAnsi="Times New Roman" w:cs="Times New Roman"/>
          <w:b/>
          <w:bCs/>
        </w:rPr>
        <w:t>:</w:t>
      </w:r>
    </w:p>
    <w:p w14:paraId="5E316B79" w14:textId="4CB5B023" w:rsidR="002A612B" w:rsidRPr="001A2CAA" w:rsidRDefault="3ACDAD51" w:rsidP="00396F9A">
      <w:pPr>
        <w:pStyle w:val="NormalWeb"/>
        <w:numPr>
          <w:ilvl w:val="0"/>
          <w:numId w:val="8"/>
        </w:numPr>
        <w:spacing w:after="0" w:afterAutospacing="0" w:line="276" w:lineRule="auto"/>
        <w:jc w:val="both"/>
        <w:rPr>
          <w:sz w:val="22"/>
          <w:szCs w:val="22"/>
        </w:rPr>
      </w:pPr>
      <w:r w:rsidRPr="001A2CAA">
        <w:rPr>
          <w:rStyle w:val="Textoennegrita"/>
          <w:sz w:val="22"/>
          <w:szCs w:val="22"/>
        </w:rPr>
        <w:t>Profundización</w:t>
      </w:r>
      <w:r w:rsidR="3D02B91F" w:rsidRPr="001A2CAA">
        <w:rPr>
          <w:sz w:val="22"/>
          <w:szCs w:val="22"/>
        </w:rPr>
        <w:br/>
      </w:r>
      <w:r w:rsidRPr="001A2CAA">
        <w:rPr>
          <w:sz w:val="22"/>
          <w:szCs w:val="22"/>
        </w:rPr>
        <w:t xml:space="preserve">Profesional con capacidad de </w:t>
      </w:r>
      <w:commentRangeStart w:id="46"/>
      <w:r w:rsidRPr="00264661">
        <w:rPr>
          <w:color w:val="EE0000"/>
          <w:sz w:val="22"/>
          <w:szCs w:val="22"/>
          <w:rPrChange w:id="47" w:author="roberto cardenas" w:date="2025-10-27T18:01:00Z" w16du:dateUtc="2025-10-27T23:01:00Z">
            <w:rPr>
              <w:sz w:val="22"/>
              <w:szCs w:val="22"/>
            </w:rPr>
          </w:rPrChange>
        </w:rPr>
        <w:t>integrar</w:t>
      </w:r>
      <w:commentRangeEnd w:id="46"/>
      <w:r w:rsidR="004E4280">
        <w:rPr>
          <w:rStyle w:val="Refdecomentario"/>
          <w:rFonts w:asciiTheme="minorHAnsi" w:eastAsiaTheme="minorHAnsi" w:hAnsiTheme="minorHAnsi" w:cstheme="minorBidi"/>
          <w:lang w:val="es-ES" w:eastAsia="en-US"/>
        </w:rPr>
        <w:commentReference w:id="46"/>
      </w:r>
      <w:r w:rsidRPr="001A2CAA">
        <w:rPr>
          <w:sz w:val="22"/>
          <w:szCs w:val="22"/>
        </w:rPr>
        <w:t xml:space="preserve"> las ciencias de la computación, ciencias de la tierra, las comunicaciones, los métodos estadísticos y matemáticos para investigar, diseñar, evaluar y apropiar sistemas de comunicaciones, redes, ingeniería de software, geomática e inteligencia artificial, dentro del contexto nacional e internacional. El egresado de la maestría tendrá la capacidad de interactuar con su entorno social y tecnológico, y estará en capacidad de gestionar tópicos relacionados con los sistemas de comunicaciones, ingeniería de software, geomática, redes de datos, inteligencia artificial y afines, y ser líder de primera línea en la revolución digital que lentamente se está desarrollando en el país.</w:t>
      </w:r>
    </w:p>
    <w:p w14:paraId="3BD48D10" w14:textId="3DF7D6AB" w:rsidR="000D592F" w:rsidRPr="001A2CAA" w:rsidRDefault="002A612B" w:rsidP="007A1AFD">
      <w:pPr>
        <w:pStyle w:val="Sinespaciado"/>
        <w:spacing w:before="240" w:line="276" w:lineRule="auto"/>
        <w:rPr>
          <w:rFonts w:ascii="Times New Roman" w:hAnsi="Times New Roman" w:cs="Times New Roman"/>
          <w:b/>
          <w:bCs/>
        </w:rPr>
      </w:pPr>
      <w:r w:rsidRPr="00264661">
        <w:rPr>
          <w:rFonts w:ascii="Times New Roman" w:hAnsi="Times New Roman" w:cs="Times New Roman"/>
          <w:b/>
          <w:bCs/>
          <w:color w:val="EE0000"/>
          <w:rPrChange w:id="48" w:author="roberto cardenas" w:date="2025-10-27T18:02:00Z" w16du:dateUtc="2025-10-27T23:02:00Z">
            <w:rPr>
              <w:rFonts w:ascii="Times New Roman" w:hAnsi="Times New Roman" w:cs="Times New Roman"/>
              <w:b/>
              <w:bCs/>
            </w:rPr>
          </w:rPrChange>
        </w:rPr>
        <w:t>Perfil ocupacional</w:t>
      </w:r>
      <w:r w:rsidR="00672369" w:rsidRPr="001A2CAA">
        <w:rPr>
          <w:rFonts w:ascii="Times New Roman" w:hAnsi="Times New Roman" w:cs="Times New Roman"/>
          <w:b/>
          <w:bCs/>
        </w:rPr>
        <w:t>:</w:t>
      </w:r>
    </w:p>
    <w:p w14:paraId="67F32932" w14:textId="77777777" w:rsidR="000D592F" w:rsidRPr="001A2CAA" w:rsidRDefault="000D592F" w:rsidP="000D592F">
      <w:pPr>
        <w:pStyle w:val="Sinespaciado"/>
        <w:spacing w:line="276" w:lineRule="auto"/>
        <w:rPr>
          <w:rFonts w:ascii="Times New Roman" w:hAnsi="Times New Roman" w:cs="Times New Roman"/>
          <w:b/>
          <w:bCs/>
        </w:rPr>
      </w:pPr>
    </w:p>
    <w:p w14:paraId="06C00AF8" w14:textId="47BAC3D9" w:rsidR="00315842" w:rsidRPr="001A2CAA" w:rsidRDefault="002A612B" w:rsidP="00396F9A">
      <w:pPr>
        <w:pStyle w:val="Prrafodelista"/>
        <w:numPr>
          <w:ilvl w:val="0"/>
          <w:numId w:val="32"/>
        </w:numPr>
        <w:spacing w:line="276" w:lineRule="auto"/>
        <w:jc w:val="both"/>
        <w:rPr>
          <w:rFonts w:ascii="Times New Roman" w:eastAsia="Times New Roman" w:hAnsi="Times New Roman" w:cs="Times New Roman"/>
        </w:rPr>
      </w:pPr>
      <w:r w:rsidRPr="001A2CAA">
        <w:rPr>
          <w:rStyle w:val="Textoennegrita"/>
          <w:rFonts w:ascii="Times New Roman" w:eastAsia="Times New Roman" w:hAnsi="Times New Roman" w:cs="Times New Roman"/>
          <w:lang w:eastAsia="es-CO"/>
        </w:rPr>
        <w:t>Profundización</w:t>
      </w:r>
      <w:r w:rsidRPr="001A2CAA">
        <w:rPr>
          <w:rFonts w:ascii="Times New Roman" w:hAnsi="Times New Roman" w:cs="Times New Roman"/>
        </w:rPr>
        <w:br/>
      </w:r>
      <w:r w:rsidR="20CAFD74" w:rsidRPr="001A2CAA">
        <w:rPr>
          <w:rFonts w:ascii="Times New Roman" w:eastAsia="Times New Roman" w:hAnsi="Times New Roman" w:cs="Times New Roman"/>
        </w:rPr>
        <w:t xml:space="preserve">Magíster integral con responsabilidad social y científica para aplicar las ciencias de la información, las comunicaciones la computación, la ingeniería de software, la geomática y la inteligencia artificial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w:t>
      </w:r>
      <w:commentRangeStart w:id="49"/>
      <w:r w:rsidR="20CAFD74" w:rsidRPr="00AD672C">
        <w:rPr>
          <w:rFonts w:ascii="Times New Roman" w:eastAsia="Times New Roman" w:hAnsi="Times New Roman" w:cs="Times New Roman"/>
          <w:color w:val="EE0000"/>
          <w:rPrChange w:id="50" w:author="roberto cardenas" w:date="2025-10-27T18:04:00Z" w16du:dateUtc="2025-10-27T23:04:00Z">
            <w:rPr>
              <w:rFonts w:ascii="Times New Roman" w:eastAsia="Times New Roman" w:hAnsi="Times New Roman" w:cs="Times New Roman"/>
            </w:rPr>
          </w:rPrChange>
        </w:rPr>
        <w:t xml:space="preserve">red </w:t>
      </w:r>
      <w:ins w:id="51" w:author="roberto cardenas" w:date="2025-10-27T18:03:00Z" w16du:dateUtc="2025-10-27T23:03:00Z">
        <w:r w:rsidR="00264661" w:rsidRPr="00AD672C">
          <w:rPr>
            <w:rFonts w:ascii="Times New Roman" w:eastAsia="Times New Roman" w:hAnsi="Times New Roman" w:cs="Times New Roman"/>
            <w:color w:val="EE0000"/>
            <w:rPrChange w:id="52" w:author="roberto cardenas" w:date="2025-10-27T18:04:00Z" w16du:dateUtc="2025-10-27T23:04:00Z">
              <w:rPr>
                <w:rFonts w:ascii="Times New Roman" w:eastAsia="Times New Roman" w:hAnsi="Times New Roman" w:cs="Times New Roman"/>
              </w:rPr>
            </w:rPrChange>
          </w:rPr>
          <w:t>I</w:t>
        </w:r>
      </w:ins>
      <w:del w:id="53" w:author="roberto cardenas" w:date="2025-10-27T18:03:00Z" w16du:dateUtc="2025-10-27T23:03:00Z">
        <w:r w:rsidR="20CAFD74" w:rsidRPr="00AD672C" w:rsidDel="00264661">
          <w:rPr>
            <w:rFonts w:ascii="Times New Roman" w:eastAsia="Times New Roman" w:hAnsi="Times New Roman" w:cs="Times New Roman"/>
            <w:color w:val="EE0000"/>
            <w:rPrChange w:id="54" w:author="roberto cardenas" w:date="2025-10-27T18:04:00Z" w16du:dateUtc="2025-10-27T23:04:00Z">
              <w:rPr>
                <w:rFonts w:ascii="Times New Roman" w:eastAsia="Times New Roman" w:hAnsi="Times New Roman" w:cs="Times New Roman"/>
              </w:rPr>
            </w:rPrChange>
          </w:rPr>
          <w:delText>i</w:delText>
        </w:r>
      </w:del>
      <w:r w:rsidR="20CAFD74" w:rsidRPr="00AD672C">
        <w:rPr>
          <w:rFonts w:ascii="Times New Roman" w:eastAsia="Times New Roman" w:hAnsi="Times New Roman" w:cs="Times New Roman"/>
          <w:color w:val="EE0000"/>
          <w:rPrChange w:id="55" w:author="roberto cardenas" w:date="2025-10-27T18:04:00Z" w16du:dateUtc="2025-10-27T23:04:00Z">
            <w:rPr>
              <w:rFonts w:ascii="Times New Roman" w:eastAsia="Times New Roman" w:hAnsi="Times New Roman" w:cs="Times New Roman"/>
            </w:rPr>
          </w:rPrChange>
        </w:rPr>
        <w:t xml:space="preserve">nternet </w:t>
      </w:r>
      <w:commentRangeEnd w:id="49"/>
      <w:r w:rsidR="00363D22">
        <w:rPr>
          <w:rStyle w:val="Refdecomentario"/>
          <w:lang w:val="es-ES"/>
        </w:rPr>
        <w:commentReference w:id="49"/>
      </w:r>
      <w:r w:rsidR="20CAFD74" w:rsidRPr="001A2CAA">
        <w:rPr>
          <w:rFonts w:ascii="Times New Roman" w:eastAsia="Times New Roman" w:hAnsi="Times New Roman" w:cs="Times New Roman"/>
        </w:rPr>
        <w:t>a nivel mundial, nacional y regional, apertura, liberalización de las comunicaciones, el desarrollo de la construcción de la sociedad del conocimiento y la aparición y aplicación de nuevas tecnologías en áreas diversas del sector productivo y comercial.</w:t>
      </w:r>
    </w:p>
    <w:p w14:paraId="3C73447F" w14:textId="5596559B" w:rsidR="00315842" w:rsidRPr="001A2CAA" w:rsidRDefault="20CAFD74" w:rsidP="000D592F">
      <w:pPr>
        <w:spacing w:line="276" w:lineRule="auto"/>
        <w:ind w:left="708"/>
        <w:jc w:val="both"/>
        <w:rPr>
          <w:rFonts w:ascii="Times New Roman" w:eastAsia="Times New Roman" w:hAnsi="Times New Roman" w:cs="Times New Roman"/>
        </w:rPr>
      </w:pPr>
      <w:r w:rsidRPr="001A2CAA">
        <w:rPr>
          <w:rFonts w:ascii="Times New Roman" w:eastAsia="Times New Roman" w:hAnsi="Times New Roman" w:cs="Times New Roman"/>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en áreas como Big Data, Transformación Digital e Inteligencias Artificiales. También se valida con la alta demanda laboral en dichas áreas medida indirectamente mediante el IBC (Índice de Base de Cotización) de los recién graduados </w:t>
      </w:r>
      <w:r w:rsidRPr="001A2CAA">
        <w:rPr>
          <w:rFonts w:ascii="Times New Roman" w:eastAsia="Times New Roman" w:hAnsi="Times New Roman" w:cs="Times New Roman"/>
        </w:rPr>
        <w:lastRenderedPageBreak/>
        <w:t>(medido por el OLE – Observatorio Laboral para la Educación) que evidencia valores altos para egresados de maestrías en temáticas TIC en su registro más actualizado.</w:t>
      </w:r>
    </w:p>
    <w:p w14:paraId="79AE68E0" w14:textId="48DF34C1" w:rsidR="00D97984" w:rsidRPr="001A2CAA" w:rsidRDefault="00D97984" w:rsidP="00396F9A">
      <w:pPr>
        <w:pStyle w:val="Ttulo2"/>
        <w:numPr>
          <w:ilvl w:val="1"/>
          <w:numId w:val="28"/>
        </w:numPr>
        <w:spacing w:after="240" w:line="276" w:lineRule="auto"/>
        <w:rPr>
          <w:rFonts w:cs="Times New Roman"/>
          <w:szCs w:val="22"/>
        </w:rPr>
      </w:pPr>
      <w:bookmarkStart w:id="56" w:name="_Toc211354414"/>
      <w:r w:rsidRPr="001A2CAA">
        <w:rPr>
          <w:rFonts w:cs="Times New Roman"/>
          <w:szCs w:val="22"/>
        </w:rPr>
        <w:t>Plan de estudios y modificaciones</w:t>
      </w:r>
      <w:bookmarkEnd w:id="56"/>
    </w:p>
    <w:p w14:paraId="79B76EBA" w14:textId="77777777" w:rsidR="000C7BDE" w:rsidRPr="001A2CAA" w:rsidRDefault="000C7BDE" w:rsidP="007A1AFD">
      <w:pPr>
        <w:pStyle w:val="Sinespaciado"/>
        <w:spacing w:after="240" w:line="276" w:lineRule="auto"/>
        <w:rPr>
          <w:rFonts w:ascii="Times New Roman" w:eastAsia="Times New Roman" w:hAnsi="Times New Roman" w:cs="Times New Roman"/>
          <w:lang w:eastAsia="es-CO"/>
        </w:rPr>
      </w:pPr>
      <w:r w:rsidRPr="001A2CAA">
        <w:rPr>
          <w:rFonts w:ascii="Times New Roman" w:eastAsia="Times New Roman" w:hAnsi="Times New Roman" w:cs="Times New Roman"/>
          <w:lang w:eastAsia="es-CO"/>
        </w:rPr>
        <w:t>A continuación, se presenta el plan de estudios del programa:</w:t>
      </w:r>
    </w:p>
    <w:p w14:paraId="09B9B21B" w14:textId="0E165808" w:rsidR="000C7BDE" w:rsidRPr="001A2CAA" w:rsidRDefault="000C7BDE" w:rsidP="007A1AFD">
      <w:pPr>
        <w:pStyle w:val="Descripcin"/>
        <w:keepNext/>
        <w:spacing w:after="0" w:line="276" w:lineRule="auto"/>
        <w:jc w:val="center"/>
        <w:rPr>
          <w:rFonts w:ascii="Times New Roman" w:hAnsi="Times New Roman" w:cs="Times New Roman"/>
          <w:i w:val="0"/>
          <w:iCs w:val="0"/>
          <w:color w:val="auto"/>
          <w:sz w:val="22"/>
          <w:szCs w:val="22"/>
        </w:rPr>
      </w:pPr>
      <w:bookmarkStart w:id="57" w:name="_Toc211354441"/>
      <w:r w:rsidRPr="001A2CAA">
        <w:rPr>
          <w:rFonts w:ascii="Times New Roman" w:hAnsi="Times New Roman" w:cs="Times New Roman"/>
          <w:i w:val="0"/>
          <w:iCs w:val="0"/>
          <w:color w:val="auto"/>
          <w:sz w:val="22"/>
          <w:szCs w:val="22"/>
        </w:rPr>
        <w:t xml:space="preserve">Tabla </w:t>
      </w:r>
      <w:r w:rsidRPr="001A2CAA">
        <w:rPr>
          <w:rFonts w:ascii="Times New Roman" w:hAnsi="Times New Roman" w:cs="Times New Roman"/>
          <w:i w:val="0"/>
          <w:iCs w:val="0"/>
          <w:color w:val="auto"/>
          <w:sz w:val="22"/>
          <w:szCs w:val="22"/>
        </w:rPr>
        <w:fldChar w:fldCharType="begin"/>
      </w:r>
      <w:r w:rsidRPr="001A2CAA">
        <w:rPr>
          <w:rFonts w:ascii="Times New Roman" w:hAnsi="Times New Roman" w:cs="Times New Roman"/>
          <w:i w:val="0"/>
          <w:iCs w:val="0"/>
          <w:color w:val="auto"/>
          <w:sz w:val="22"/>
          <w:szCs w:val="22"/>
        </w:rPr>
        <w:instrText xml:space="preserve"> SEQ Tabla \* ARABIC </w:instrText>
      </w:r>
      <w:r w:rsidRPr="001A2CAA">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1</w:t>
      </w:r>
      <w:r w:rsidRPr="001A2CAA">
        <w:rPr>
          <w:rFonts w:ascii="Times New Roman" w:hAnsi="Times New Roman" w:cs="Times New Roman"/>
          <w:i w:val="0"/>
          <w:iCs w:val="0"/>
          <w:color w:val="auto"/>
          <w:sz w:val="22"/>
          <w:szCs w:val="22"/>
        </w:rPr>
        <w:fldChar w:fldCharType="end"/>
      </w:r>
      <w:r w:rsidRPr="001A2CAA">
        <w:rPr>
          <w:rFonts w:ascii="Times New Roman" w:hAnsi="Times New Roman" w:cs="Times New Roman"/>
          <w:i w:val="0"/>
          <w:iCs w:val="0"/>
          <w:color w:val="auto"/>
          <w:sz w:val="22"/>
          <w:szCs w:val="22"/>
        </w:rPr>
        <w:t xml:space="preserve"> Plan de estudio</w:t>
      </w:r>
      <w:r w:rsidR="00091042" w:rsidRPr="001A2CAA">
        <w:rPr>
          <w:rFonts w:ascii="Times New Roman" w:hAnsi="Times New Roman" w:cs="Times New Roman"/>
          <w:i w:val="0"/>
          <w:iCs w:val="0"/>
          <w:color w:val="auto"/>
          <w:sz w:val="22"/>
          <w:szCs w:val="22"/>
        </w:rPr>
        <w:t>s</w:t>
      </w:r>
      <w:r w:rsidRPr="001A2CAA">
        <w:rPr>
          <w:rFonts w:ascii="Times New Roman" w:hAnsi="Times New Roman" w:cs="Times New Roman"/>
          <w:i w:val="0"/>
          <w:iCs w:val="0"/>
          <w:color w:val="auto"/>
          <w:sz w:val="22"/>
          <w:szCs w:val="22"/>
        </w:rPr>
        <w:t xml:space="preserve"> vigente del </w:t>
      </w:r>
      <w:r w:rsidR="00091042" w:rsidRPr="001A2CAA">
        <w:rPr>
          <w:rFonts w:ascii="Times New Roman" w:hAnsi="Times New Roman" w:cs="Times New Roman"/>
          <w:i w:val="0"/>
          <w:iCs w:val="0"/>
          <w:color w:val="auto"/>
          <w:sz w:val="22"/>
          <w:szCs w:val="22"/>
        </w:rPr>
        <w:t xml:space="preserve">proyecto curricular </w:t>
      </w:r>
      <w:r w:rsidR="002A612B" w:rsidRPr="001A2CAA">
        <w:rPr>
          <w:rFonts w:ascii="Times New Roman" w:hAnsi="Times New Roman" w:cs="Times New Roman"/>
          <w:i w:val="0"/>
          <w:iCs w:val="0"/>
          <w:color w:val="auto"/>
          <w:sz w:val="22"/>
          <w:szCs w:val="22"/>
        </w:rPr>
        <w:t>Maestría en Ciencias de la Información y las Comunicaciones –Metodología Profundización (SNIES: 116070)</w:t>
      </w:r>
      <w:r w:rsidR="007D2908" w:rsidRPr="001A2CAA">
        <w:rPr>
          <w:rFonts w:ascii="Times New Roman" w:hAnsi="Times New Roman" w:cs="Times New Roman"/>
          <w:i w:val="0"/>
          <w:iCs w:val="0"/>
          <w:color w:val="auto"/>
          <w:sz w:val="22"/>
          <w:szCs w:val="22"/>
        </w:rPr>
        <w:t>.</w:t>
      </w:r>
      <w:bookmarkEnd w:id="57"/>
    </w:p>
    <w:tbl>
      <w:tblPr>
        <w:tblStyle w:val="Tablaconcuadrcula"/>
        <w:tblW w:w="9136" w:type="dxa"/>
        <w:tblLook w:val="04A0" w:firstRow="1" w:lastRow="0" w:firstColumn="1" w:lastColumn="0" w:noHBand="0" w:noVBand="1"/>
      </w:tblPr>
      <w:tblGrid>
        <w:gridCol w:w="1096"/>
        <w:gridCol w:w="4806"/>
        <w:gridCol w:w="2211"/>
        <w:gridCol w:w="1023"/>
      </w:tblGrid>
      <w:tr w:rsidR="000D592F" w:rsidRPr="001A2CAA" w14:paraId="50C11D5B"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A42F880"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b/>
                <w:bCs/>
                <w:lang w:val="es-ES"/>
              </w:rPr>
              <w:t>Código</w:t>
            </w:r>
          </w:p>
        </w:tc>
        <w:tc>
          <w:tcPr>
            <w:tcW w:w="48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6441194"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b/>
                <w:bCs/>
                <w:lang w:val="es-ES"/>
              </w:rPr>
              <w:t>Asignatura</w:t>
            </w:r>
          </w:p>
        </w:tc>
        <w:tc>
          <w:tcPr>
            <w:tcW w:w="221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C6334C1"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b/>
                <w:bCs/>
                <w:lang w:val="es-ES"/>
              </w:rPr>
              <w:t>Carácter</w:t>
            </w:r>
          </w:p>
        </w:tc>
        <w:tc>
          <w:tcPr>
            <w:tcW w:w="10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EBAFB9"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b/>
                <w:bCs/>
                <w:lang w:val="es-ES"/>
              </w:rPr>
              <w:t>Créditos</w:t>
            </w:r>
          </w:p>
        </w:tc>
      </w:tr>
      <w:tr w:rsidR="000D592F" w:rsidRPr="001A2CAA" w14:paraId="11EEACF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B8FFB09"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D9E4CFA"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Herramientas Matemáticas para el Manejo de la Información</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3CFC0250"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Obligatorio</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AF19BB1"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3AD4F50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C6E6D81"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036BA550"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Informática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B1B16C"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2F06163"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057376D"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6C99E49"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FCA1097"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Seminario de Investigación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EB41EE"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D4D0F77"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6BB35300"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16468D7" w14:textId="77777777" w:rsidR="000D592F" w:rsidRPr="001A2CAA" w:rsidRDefault="000D592F">
            <w:pPr>
              <w:pStyle w:val="Sinespaciado"/>
              <w:jc w:val="center"/>
              <w:rPr>
                <w:rFonts w:ascii="Times New Roman" w:hAnsi="Times New Roman" w:cs="Times New Roman"/>
                <w:color w:val="000000"/>
                <w:lang w:val="es-ES"/>
              </w:rPr>
            </w:pPr>
            <w:r w:rsidRPr="001A2CAA">
              <w:rPr>
                <w:rFonts w:ascii="Times New Roman" w:hAnsi="Times New Roman" w:cs="Times New Roman"/>
                <w:color w:val="000000" w:themeColor="text1"/>
                <w:lang w:val="es-ES"/>
              </w:rPr>
              <w:t>79501004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416DC0C" w14:textId="77777777" w:rsidR="000D592F" w:rsidRPr="001A2CAA" w:rsidRDefault="000D592F">
            <w:pPr>
              <w:pStyle w:val="Sinespaciado"/>
              <w:rPr>
                <w:rFonts w:ascii="Times New Roman" w:hAnsi="Times New Roman" w:cs="Times New Roman"/>
                <w:color w:val="000000"/>
                <w:lang w:val="es-ES"/>
              </w:rPr>
            </w:pPr>
            <w:r w:rsidRPr="001A2CAA">
              <w:rPr>
                <w:rFonts w:ascii="Times New Roman" w:hAnsi="Times New Roman" w:cs="Times New Roman"/>
                <w:color w:val="000000" w:themeColor="text1"/>
                <w:lang w:val="es-ES"/>
              </w:rPr>
              <w:t>Procesos Estocásticos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4C0466F7" w14:textId="77777777" w:rsidR="000D592F" w:rsidRPr="001A2CAA" w:rsidRDefault="000D592F">
            <w:pPr>
              <w:pStyle w:val="Sinespaciado"/>
              <w:jc w:val="center"/>
              <w:rPr>
                <w:rFonts w:ascii="Times New Roman" w:hAnsi="Times New Roman" w:cs="Times New Roman"/>
                <w:color w:val="000000"/>
                <w:lang w:val="es-ES"/>
              </w:rPr>
            </w:pPr>
            <w:r w:rsidRPr="001A2CAA">
              <w:rPr>
                <w:rFonts w:ascii="Times New Roman" w:hAnsi="Times New Roman" w:cs="Times New Roman"/>
                <w:color w:val="000000" w:themeColor="text1"/>
                <w:lang w:val="es-ES"/>
              </w:rPr>
              <w:t>Énfasis Teleinformática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FEEEAD2"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8E5782A"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9842999" w14:textId="77777777" w:rsidR="000D592F" w:rsidRPr="001A2CAA" w:rsidRDefault="000D592F">
            <w:pPr>
              <w:pStyle w:val="Sinespaciado"/>
              <w:jc w:val="center"/>
              <w:rPr>
                <w:rFonts w:ascii="Times New Roman" w:hAnsi="Times New Roman" w:cs="Times New Roman"/>
                <w:color w:val="000000"/>
                <w:lang w:val="es-ES"/>
              </w:rPr>
            </w:pPr>
            <w:r w:rsidRPr="001A2CAA">
              <w:rPr>
                <w:rFonts w:ascii="Times New Roman" w:hAnsi="Times New Roman" w:cs="Times New Roman"/>
                <w:color w:val="000000" w:themeColor="text1"/>
                <w:lang w:val="es-ES"/>
              </w:rPr>
              <w:t>79501008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E3CC380" w14:textId="77777777" w:rsidR="000D592F" w:rsidRPr="001A2CAA" w:rsidRDefault="000D592F">
            <w:pPr>
              <w:pStyle w:val="Sinespaciado"/>
              <w:rPr>
                <w:rFonts w:ascii="Times New Roman" w:hAnsi="Times New Roman" w:cs="Times New Roman"/>
                <w:color w:val="000000"/>
                <w:lang w:val="es-ES"/>
              </w:rPr>
            </w:pPr>
            <w:r w:rsidRPr="001A2CAA">
              <w:rPr>
                <w:rFonts w:ascii="Times New Roman" w:hAnsi="Times New Roman" w:cs="Times New Roman"/>
                <w:color w:val="000000" w:themeColor="text1"/>
                <w:lang w:val="es-ES"/>
              </w:rPr>
              <w:t>Redes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24D513" w14:textId="77777777" w:rsidR="000D592F" w:rsidRPr="001A2CAA" w:rsidRDefault="000D592F">
            <w:pPr>
              <w:rPr>
                <w:rFonts w:ascii="Times New Roman" w:hAnsi="Times New Roman" w:cs="Times New Roman"/>
                <w:color w:val="000000"/>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C0F0FFE"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8FECE15"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63FA485"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297642C"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Modelado y Simulación de Redes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EACE5E" w14:textId="77777777" w:rsidR="000D592F" w:rsidRPr="001A2CAA" w:rsidRDefault="000D592F">
            <w:pPr>
              <w:rPr>
                <w:rFonts w:ascii="Times New Roman" w:hAnsi="Times New Roman" w:cs="Times New Roman"/>
                <w:color w:val="000000"/>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EFBB294"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FCCD59E"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234A7EA"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91A7CE5"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Aplicaciones sobre Internet en la Nube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364292" w14:textId="77777777" w:rsidR="000D592F" w:rsidRPr="001A2CAA" w:rsidRDefault="000D592F">
            <w:pPr>
              <w:rPr>
                <w:rFonts w:ascii="Times New Roman" w:hAnsi="Times New Roman" w:cs="Times New Roman"/>
                <w:color w:val="000000"/>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4A4C2AA"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0EB17E96"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02BCA6B"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B01314D"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Avances en Redes Inalámbricas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CD4D48" w14:textId="77777777" w:rsidR="000D592F" w:rsidRPr="001A2CAA" w:rsidRDefault="000D592F">
            <w:pPr>
              <w:rPr>
                <w:rFonts w:ascii="Times New Roman" w:hAnsi="Times New Roman" w:cs="Times New Roman"/>
                <w:color w:val="000000"/>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A1ABC2B"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66951062"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4A52067A"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7CF42D2"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Política Sectorial y Regulación en Telecomunicaciones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435D95" w14:textId="77777777" w:rsidR="000D592F" w:rsidRPr="001A2CAA" w:rsidRDefault="000D592F">
            <w:pPr>
              <w:rPr>
                <w:rFonts w:ascii="Times New Roman" w:hAnsi="Times New Roman" w:cs="Times New Roman"/>
                <w:color w:val="000000"/>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46A2187"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E64AAF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FA25F5B"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3312B82"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Ingeniería De Software I</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605EE108"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Énfasis Ingeniería de Software</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2EBE2B3"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56FDDF55"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700B46F"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79501010</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116B7DB"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Bases de Datos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980282"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5A506AC"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5931EE5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46D9A9D"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BD177F6"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Ingeniería de Software II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F40D09"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6A4BEA0"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4463A31D"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B918739"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8FD8D11"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Patrones de Arquitectura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19ACA7"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E015696"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37E23C1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D757BA8"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79503003</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F15B9FD"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Construcción y Pruebas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8D1692"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42A7BBF3"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71E91670"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D28C80C"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208F784F"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Tendencias en Ingeniería de Software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074398"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0B8F058"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7C79C23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160EC8EA"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79501005</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03E8728"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Bases de Datos Especiales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09D3F4AF"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Énfasis Geomática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5E8750"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306D7EA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661C434B"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79501009</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54E7E91"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Análisis Espacial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5A7737"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C9C3A18"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0D48DF91"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3A01DD6"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0A586CA"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Servicios Geográficos Web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30CA86"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FD65A08"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20322039"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FB57E7D"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0C25FD2"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Sistemas de Posicionamiento Geodésico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E2D009"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753AD75"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5CA6E957"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E0ADF75"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79503002</w:t>
            </w:r>
          </w:p>
        </w:tc>
        <w:tc>
          <w:tcPr>
            <w:tcW w:w="4806" w:type="dxa"/>
            <w:tcBorders>
              <w:top w:val="single" w:sz="4" w:space="0" w:color="auto"/>
              <w:left w:val="single" w:sz="4" w:space="0" w:color="auto"/>
              <w:bottom w:val="single" w:sz="4" w:space="0" w:color="auto"/>
              <w:right w:val="single" w:sz="4" w:space="0" w:color="auto"/>
            </w:tcBorders>
            <w:vAlign w:val="center"/>
            <w:hideMark/>
          </w:tcPr>
          <w:p w14:paraId="422B608C"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Métodos Avanzados en Análisis de Imágenes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3BAEC"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6C69DF8"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75364DB4"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A529BEE"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79503006</w:t>
            </w:r>
          </w:p>
        </w:tc>
        <w:tc>
          <w:tcPr>
            <w:tcW w:w="4806" w:type="dxa"/>
            <w:tcBorders>
              <w:top w:val="single" w:sz="4" w:space="0" w:color="auto"/>
              <w:left w:val="single" w:sz="4" w:space="0" w:color="auto"/>
              <w:bottom w:val="single" w:sz="4" w:space="0" w:color="auto"/>
              <w:right w:val="single" w:sz="4" w:space="0" w:color="auto"/>
            </w:tcBorders>
            <w:vAlign w:val="center"/>
            <w:hideMark/>
          </w:tcPr>
          <w:p w14:paraId="1E34AD77"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Estadística Espacial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EF63F4"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BDA6A8C"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3FAEB018"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3F4FF238"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79503009</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90C23AF"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Procesamiento Digital de Imágenes y Elaboración de Productos Cartográficos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C1EC81"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679AFB7C"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3A52566C"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BA65FB6"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79501007</w:t>
            </w:r>
          </w:p>
        </w:tc>
        <w:tc>
          <w:tcPr>
            <w:tcW w:w="4806" w:type="dxa"/>
            <w:tcBorders>
              <w:top w:val="single" w:sz="4" w:space="0" w:color="auto"/>
              <w:left w:val="single" w:sz="4" w:space="0" w:color="auto"/>
              <w:bottom w:val="single" w:sz="4" w:space="0" w:color="auto"/>
              <w:right w:val="single" w:sz="4" w:space="0" w:color="auto"/>
            </w:tcBorders>
            <w:vAlign w:val="center"/>
            <w:hideMark/>
          </w:tcPr>
          <w:p w14:paraId="28B29E8A"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Analítica de Datos</w:t>
            </w:r>
          </w:p>
        </w:tc>
        <w:tc>
          <w:tcPr>
            <w:tcW w:w="2211" w:type="dxa"/>
            <w:vMerge w:val="restart"/>
            <w:tcBorders>
              <w:top w:val="single" w:sz="4" w:space="0" w:color="auto"/>
              <w:left w:val="single" w:sz="4" w:space="0" w:color="auto"/>
              <w:bottom w:val="single" w:sz="4" w:space="0" w:color="auto"/>
              <w:right w:val="single" w:sz="4" w:space="0" w:color="auto"/>
            </w:tcBorders>
            <w:vAlign w:val="center"/>
            <w:hideMark/>
          </w:tcPr>
          <w:p w14:paraId="6778CA4E"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Énfasis Inteligencia Artificial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FF5F8B1"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74A6196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03CA48F3"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79501011</w:t>
            </w:r>
          </w:p>
        </w:tc>
        <w:tc>
          <w:tcPr>
            <w:tcW w:w="4806" w:type="dxa"/>
            <w:tcBorders>
              <w:top w:val="single" w:sz="4" w:space="0" w:color="auto"/>
              <w:left w:val="single" w:sz="4" w:space="0" w:color="auto"/>
              <w:bottom w:val="single" w:sz="4" w:space="0" w:color="auto"/>
              <w:right w:val="single" w:sz="4" w:space="0" w:color="auto"/>
            </w:tcBorders>
            <w:vAlign w:val="center"/>
            <w:hideMark/>
          </w:tcPr>
          <w:p w14:paraId="025D5258"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Big Data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2CB90F"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3BC44C0B"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12D92599"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32AB68E"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38AA298C" w14:textId="77777777" w:rsidR="000D592F" w:rsidRPr="001A2CAA" w:rsidRDefault="000D592F">
            <w:pPr>
              <w:pStyle w:val="Sinespaciado"/>
              <w:rPr>
                <w:rFonts w:ascii="Times New Roman" w:hAnsi="Times New Roman" w:cs="Times New Roman"/>
                <w:lang w:val="es-ES"/>
              </w:rPr>
            </w:pPr>
            <w:r w:rsidRPr="001A2CAA">
              <w:rPr>
                <w:rFonts w:ascii="Times New Roman" w:hAnsi="Times New Roman" w:cs="Times New Roman"/>
                <w:color w:val="000000" w:themeColor="text1"/>
                <w:lang w:val="es-ES"/>
              </w:rPr>
              <w:t>Inteligencia Computacional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08B008"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2F560A62"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74FB85BB"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2F8429D0"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79502008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7C44D21F"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Inteligencia de Negocios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3DECFD"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1DB99E53"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0FD40E5F"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70463DE2"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79503004</w:t>
            </w:r>
          </w:p>
        </w:tc>
        <w:tc>
          <w:tcPr>
            <w:tcW w:w="4806" w:type="dxa"/>
            <w:tcBorders>
              <w:top w:val="single" w:sz="4" w:space="0" w:color="auto"/>
              <w:left w:val="single" w:sz="4" w:space="0" w:color="auto"/>
              <w:bottom w:val="single" w:sz="4" w:space="0" w:color="auto"/>
              <w:right w:val="single" w:sz="4" w:space="0" w:color="auto"/>
            </w:tcBorders>
            <w:vAlign w:val="center"/>
            <w:hideMark/>
          </w:tcPr>
          <w:p w14:paraId="51C0F71E"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Computación Paralela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D52904"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693669A"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0D592F" w:rsidRPr="001A2CAA" w14:paraId="06D35242"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hideMark/>
          </w:tcPr>
          <w:p w14:paraId="5537FFB1" w14:textId="77777777" w:rsidR="000D592F" w:rsidRPr="001A2CAA" w:rsidRDefault="000D592F">
            <w:pPr>
              <w:pStyle w:val="Sinespaciado"/>
              <w:jc w:val="center"/>
              <w:rPr>
                <w:rFonts w:ascii="Times New Roman" w:hAnsi="Times New Roman" w:cs="Times New Roman"/>
                <w:b/>
                <w:bCs/>
                <w:lang w:val="es-ES"/>
              </w:rPr>
            </w:pPr>
            <w:r w:rsidRPr="001A2CAA">
              <w:rPr>
                <w:rFonts w:ascii="Times New Roman" w:hAnsi="Times New Roman" w:cs="Times New Roman"/>
                <w:color w:val="000000" w:themeColor="text1"/>
                <w:lang w:val="es-ES"/>
              </w:rPr>
              <w:t>79503008</w:t>
            </w:r>
          </w:p>
        </w:tc>
        <w:tc>
          <w:tcPr>
            <w:tcW w:w="4806" w:type="dxa"/>
            <w:tcBorders>
              <w:top w:val="single" w:sz="4" w:space="0" w:color="auto"/>
              <w:left w:val="single" w:sz="4" w:space="0" w:color="auto"/>
              <w:bottom w:val="single" w:sz="4" w:space="0" w:color="auto"/>
              <w:right w:val="single" w:sz="4" w:space="0" w:color="auto"/>
            </w:tcBorders>
            <w:vAlign w:val="center"/>
            <w:hideMark/>
          </w:tcPr>
          <w:p w14:paraId="60591772" w14:textId="77777777" w:rsidR="000D592F" w:rsidRPr="001A2CAA" w:rsidRDefault="000D592F">
            <w:pPr>
              <w:pStyle w:val="Sinespaciado"/>
              <w:rPr>
                <w:rFonts w:ascii="Times New Roman" w:hAnsi="Times New Roman" w:cs="Times New Roman"/>
                <w:b/>
                <w:bCs/>
                <w:lang w:val="es-ES"/>
              </w:rPr>
            </w:pPr>
            <w:r w:rsidRPr="001A2CAA">
              <w:rPr>
                <w:rFonts w:ascii="Times New Roman" w:hAnsi="Times New Roman" w:cs="Times New Roman"/>
                <w:color w:val="000000" w:themeColor="text1"/>
                <w:lang w:val="es-ES"/>
              </w:rPr>
              <w:t>Robótica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E54AB4" w14:textId="77777777" w:rsidR="000D592F" w:rsidRPr="001A2CAA" w:rsidRDefault="000D592F">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hideMark/>
          </w:tcPr>
          <w:p w14:paraId="7B6FB082" w14:textId="77777777" w:rsidR="000D592F" w:rsidRPr="001A2CAA" w:rsidRDefault="000D592F">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r w:rsidR="001A2CAA" w:rsidRPr="001A2CAA" w14:paraId="6BA8FAE6" w14:textId="77777777" w:rsidTr="001A2CAA">
        <w:trPr>
          <w:trHeight w:val="300"/>
        </w:trPr>
        <w:tc>
          <w:tcPr>
            <w:tcW w:w="1096" w:type="dxa"/>
            <w:tcBorders>
              <w:top w:val="single" w:sz="4" w:space="0" w:color="auto"/>
              <w:left w:val="single" w:sz="4" w:space="0" w:color="auto"/>
              <w:bottom w:val="single" w:sz="4" w:space="0" w:color="auto"/>
              <w:right w:val="single" w:sz="4" w:space="0" w:color="auto"/>
            </w:tcBorders>
            <w:vAlign w:val="center"/>
          </w:tcPr>
          <w:p w14:paraId="103F3B84" w14:textId="265102E4" w:rsidR="001A2CAA" w:rsidRPr="001A2CAA" w:rsidRDefault="001A2CAA" w:rsidP="001A2CAA">
            <w:pPr>
              <w:pStyle w:val="Sinespaciado"/>
              <w:jc w:val="center"/>
              <w:rPr>
                <w:rFonts w:ascii="Times New Roman" w:hAnsi="Times New Roman" w:cs="Times New Roman"/>
                <w:color w:val="000000" w:themeColor="text1"/>
                <w:lang w:val="es-ES"/>
              </w:rPr>
            </w:pPr>
            <w:r w:rsidRPr="001A2CAA">
              <w:rPr>
                <w:rFonts w:ascii="Times New Roman" w:hAnsi="Times New Roman" w:cs="Times New Roman"/>
                <w:color w:val="000000" w:themeColor="text1"/>
                <w:lang w:val="es-ES"/>
              </w:rPr>
              <w:t>59502001</w:t>
            </w:r>
          </w:p>
        </w:tc>
        <w:tc>
          <w:tcPr>
            <w:tcW w:w="4806" w:type="dxa"/>
            <w:tcBorders>
              <w:top w:val="single" w:sz="4" w:space="0" w:color="auto"/>
              <w:left w:val="single" w:sz="4" w:space="0" w:color="auto"/>
              <w:bottom w:val="single" w:sz="4" w:space="0" w:color="auto"/>
              <w:right w:val="single" w:sz="4" w:space="0" w:color="auto"/>
            </w:tcBorders>
            <w:vAlign w:val="center"/>
          </w:tcPr>
          <w:p w14:paraId="64DAEE8C" w14:textId="0B77F7B0" w:rsidR="001A2CAA" w:rsidRPr="001A2CAA" w:rsidRDefault="001A2CAA" w:rsidP="001A2CAA">
            <w:pPr>
              <w:pStyle w:val="Sinespaciado"/>
              <w:rPr>
                <w:rFonts w:ascii="Times New Roman" w:hAnsi="Times New Roman" w:cs="Times New Roman"/>
                <w:color w:val="000000" w:themeColor="text1"/>
                <w:lang w:val="es-ES"/>
              </w:rPr>
            </w:pPr>
            <w:r w:rsidRPr="001A2CAA">
              <w:rPr>
                <w:rFonts w:ascii="Times New Roman" w:hAnsi="Times New Roman" w:cs="Times New Roman"/>
                <w:color w:val="000000" w:themeColor="text1"/>
                <w:lang w:val="es-ES"/>
              </w:rPr>
              <w:t>Trabajo de Grado</w:t>
            </w:r>
          </w:p>
        </w:tc>
        <w:tc>
          <w:tcPr>
            <w:tcW w:w="0" w:type="auto"/>
            <w:tcBorders>
              <w:top w:val="single" w:sz="4" w:space="0" w:color="auto"/>
              <w:left w:val="single" w:sz="4" w:space="0" w:color="auto"/>
              <w:bottom w:val="single" w:sz="4" w:space="0" w:color="auto"/>
              <w:right w:val="single" w:sz="4" w:space="0" w:color="auto"/>
            </w:tcBorders>
            <w:vAlign w:val="center"/>
          </w:tcPr>
          <w:p w14:paraId="3DFE6885" w14:textId="77777777" w:rsidR="001A2CAA" w:rsidRPr="001A2CAA" w:rsidRDefault="001A2CAA" w:rsidP="001A2CAA">
            <w:pPr>
              <w:rPr>
                <w:rFonts w:ascii="Times New Roman" w:hAnsi="Times New Roman" w:cs="Times New Roman"/>
                <w:b/>
                <w:bCs/>
              </w:rPr>
            </w:pPr>
          </w:p>
        </w:tc>
        <w:tc>
          <w:tcPr>
            <w:tcW w:w="1023" w:type="dxa"/>
            <w:tcBorders>
              <w:top w:val="single" w:sz="4" w:space="0" w:color="auto"/>
              <w:left w:val="single" w:sz="4" w:space="0" w:color="auto"/>
              <w:bottom w:val="single" w:sz="4" w:space="0" w:color="auto"/>
              <w:right w:val="single" w:sz="4" w:space="0" w:color="auto"/>
            </w:tcBorders>
            <w:vAlign w:val="center"/>
          </w:tcPr>
          <w:p w14:paraId="63FC933A" w14:textId="57188F7D" w:rsidR="001A2CAA" w:rsidRPr="001A2CAA" w:rsidRDefault="001A2CAA" w:rsidP="001A2CAA">
            <w:pPr>
              <w:pStyle w:val="Sinespaciado"/>
              <w:jc w:val="center"/>
              <w:rPr>
                <w:rFonts w:ascii="Times New Roman" w:hAnsi="Times New Roman" w:cs="Times New Roman"/>
                <w:lang w:val="es-ES"/>
              </w:rPr>
            </w:pPr>
            <w:r w:rsidRPr="001A2CAA">
              <w:rPr>
                <w:rFonts w:ascii="Times New Roman" w:hAnsi="Times New Roman" w:cs="Times New Roman"/>
                <w:lang w:val="es-ES"/>
              </w:rPr>
              <w:t>4</w:t>
            </w:r>
          </w:p>
        </w:tc>
      </w:tr>
    </w:tbl>
    <w:p w14:paraId="565DB7AB" w14:textId="37DCD493" w:rsidR="000C7BDE" w:rsidRPr="001A2CAA" w:rsidRDefault="000C7BDE" w:rsidP="007A1AFD">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2A612B" w:rsidRPr="001A2CAA">
        <w:rPr>
          <w:rFonts w:ascii="Times New Roman" w:hAnsi="Times New Roman" w:cs="Times New Roman"/>
        </w:rPr>
        <w:t>Maestría en Ciencias de la Información y las Comunicaciones</w:t>
      </w:r>
      <w:r w:rsidR="000D592F" w:rsidRPr="001A2CAA">
        <w:rPr>
          <w:rFonts w:ascii="Times New Roman" w:hAnsi="Times New Roman" w:cs="Times New Roman"/>
        </w:rPr>
        <w:t xml:space="preserve"> - </w:t>
      </w:r>
      <w:r w:rsidR="002A612B" w:rsidRPr="001A2CAA">
        <w:rPr>
          <w:rFonts w:ascii="Times New Roman" w:hAnsi="Times New Roman" w:cs="Times New Roman"/>
        </w:rPr>
        <w:t>Metodología Profundización (SNIES: 116070)</w:t>
      </w:r>
      <w:r w:rsidR="007D2908" w:rsidRPr="001A2CAA">
        <w:rPr>
          <w:rFonts w:ascii="Times New Roman" w:hAnsi="Times New Roman" w:cs="Times New Roman"/>
        </w:rPr>
        <w:t>.</w:t>
      </w:r>
    </w:p>
    <w:p w14:paraId="35C31F32" w14:textId="0575B72E" w:rsidR="000C7BDE" w:rsidRPr="001A2CAA" w:rsidRDefault="000C7BDE" w:rsidP="007A1AFD">
      <w:pPr>
        <w:pStyle w:val="Sinespaciado"/>
        <w:spacing w:before="240" w:line="276" w:lineRule="auto"/>
        <w:rPr>
          <w:rFonts w:ascii="Times New Roman" w:hAnsi="Times New Roman" w:cs="Times New Roman"/>
        </w:rPr>
      </w:pPr>
      <w:r w:rsidRPr="001A2CAA">
        <w:rPr>
          <w:rFonts w:ascii="Times New Roman" w:hAnsi="Times New Roman" w:cs="Times New Roman"/>
        </w:rPr>
        <w:t xml:space="preserve">A continuación, se presentan las modificaciones al plan de estudios del programa realizadas durante la </w:t>
      </w:r>
      <w:commentRangeStart w:id="58"/>
      <w:r w:rsidRPr="000435CE">
        <w:rPr>
          <w:rFonts w:ascii="Times New Roman" w:hAnsi="Times New Roman" w:cs="Times New Roman"/>
          <w:color w:val="EE0000"/>
          <w:rPrChange w:id="59" w:author="roberto cardenas" w:date="2025-10-27T20:11:00Z" w16du:dateUtc="2025-10-28T01:11:00Z">
            <w:rPr>
              <w:rFonts w:ascii="Times New Roman" w:hAnsi="Times New Roman" w:cs="Times New Roman"/>
            </w:rPr>
          </w:rPrChange>
        </w:rPr>
        <w:t>vigencia</w:t>
      </w:r>
      <w:commentRangeEnd w:id="58"/>
      <w:r w:rsidR="00BC5139">
        <w:rPr>
          <w:rStyle w:val="Refdecomentario"/>
          <w:lang w:val="es-ES"/>
        </w:rPr>
        <w:commentReference w:id="58"/>
      </w:r>
      <w:r w:rsidRPr="001A2CAA">
        <w:rPr>
          <w:rFonts w:ascii="Times New Roman" w:hAnsi="Times New Roman" w:cs="Times New Roman"/>
        </w:rPr>
        <w:t xml:space="preserve"> de la acreditación en alta calidad del proyecto curricular:</w:t>
      </w:r>
    </w:p>
    <w:p w14:paraId="0B0004C1" w14:textId="2C2B300B" w:rsidR="002A612B" w:rsidRPr="00396F9A" w:rsidRDefault="3ACDAD51" w:rsidP="007D2908">
      <w:pPr>
        <w:pStyle w:val="Sinespaciado"/>
        <w:spacing w:before="240" w:line="276" w:lineRule="auto"/>
        <w:jc w:val="both"/>
        <w:rPr>
          <w:rFonts w:ascii="Times New Roman" w:hAnsi="Times New Roman" w:cs="Times New Roman"/>
        </w:rPr>
      </w:pPr>
      <w:r w:rsidRPr="001A2CAA">
        <w:rPr>
          <w:rFonts w:ascii="Times New Roman" w:hAnsi="Times New Roman" w:cs="Times New Roman"/>
        </w:rPr>
        <w:lastRenderedPageBreak/>
        <w:t xml:space="preserve">La Maestría, por medio de la </w:t>
      </w:r>
      <w:hyperlink r:id="rId21">
        <w:r w:rsidRPr="00396F9A">
          <w:rPr>
            <w:rStyle w:val="Hipervnculo"/>
            <w:rFonts w:ascii="Times New Roman" w:hAnsi="Times New Roman" w:cs="Times New Roman"/>
          </w:rPr>
          <w:t>Resolución 016 de 2025 del 4 de febrero de 2025 del Consejo Académico</w:t>
        </w:r>
      </w:hyperlink>
      <w:r w:rsidRPr="001A2CAA">
        <w:rPr>
          <w:rFonts w:ascii="Times New Roman" w:hAnsi="Times New Roman" w:cs="Times New Roman"/>
        </w:rPr>
        <w:t xml:space="preserve">, realiza la modificación al plan de estudios en créditos académicos del programa académico, </w:t>
      </w:r>
      <w:r w:rsidRPr="00AD672C">
        <w:rPr>
          <w:rFonts w:ascii="Times New Roman" w:hAnsi="Times New Roman" w:cs="Times New Roman"/>
          <w:highlight w:val="yellow"/>
          <w:rPrChange w:id="60" w:author="roberto cardenas" w:date="2025-10-27T18:07:00Z" w16du:dateUtc="2025-10-27T23:07:00Z">
            <w:rPr>
              <w:rFonts w:ascii="Times New Roman" w:hAnsi="Times New Roman" w:cs="Times New Roman"/>
            </w:rPr>
          </w:rPrChange>
        </w:rPr>
        <w:t xml:space="preserve">ofertado en la modalidad de </w:t>
      </w:r>
      <w:r w:rsidR="000D592F" w:rsidRPr="00AD672C">
        <w:rPr>
          <w:rFonts w:ascii="Times New Roman" w:hAnsi="Times New Roman" w:cs="Times New Roman"/>
          <w:highlight w:val="yellow"/>
          <w:rPrChange w:id="61" w:author="roberto cardenas" w:date="2025-10-27T18:07:00Z" w16du:dateUtc="2025-10-27T23:07:00Z">
            <w:rPr>
              <w:rFonts w:ascii="Times New Roman" w:hAnsi="Times New Roman" w:cs="Times New Roman"/>
            </w:rPr>
          </w:rPrChange>
        </w:rPr>
        <w:t>Profundización</w:t>
      </w:r>
      <w:r w:rsidRPr="00AD672C">
        <w:rPr>
          <w:rFonts w:ascii="Times New Roman" w:hAnsi="Times New Roman" w:cs="Times New Roman"/>
          <w:highlight w:val="yellow"/>
          <w:rPrChange w:id="62" w:author="roberto cardenas" w:date="2025-10-27T18:07:00Z" w16du:dateUtc="2025-10-27T23:07:00Z">
            <w:rPr>
              <w:rFonts w:ascii="Times New Roman" w:hAnsi="Times New Roman" w:cs="Times New Roman"/>
            </w:rPr>
          </w:rPrChange>
        </w:rPr>
        <w:t>, para la apertura del énfasis de Inteligencia Artificial.</w:t>
      </w:r>
    </w:p>
    <w:p w14:paraId="49A730D9" w14:textId="7DCFD2CC" w:rsidR="000C7BDE" w:rsidRPr="00396F9A" w:rsidRDefault="000C7BDE" w:rsidP="000D592F">
      <w:pPr>
        <w:pStyle w:val="Descripcin"/>
        <w:keepNext/>
        <w:spacing w:before="240" w:after="0" w:line="276" w:lineRule="auto"/>
        <w:jc w:val="center"/>
        <w:rPr>
          <w:rFonts w:ascii="Times New Roman" w:hAnsi="Times New Roman" w:cs="Times New Roman"/>
          <w:i w:val="0"/>
          <w:iCs w:val="0"/>
          <w:color w:val="auto"/>
          <w:sz w:val="22"/>
          <w:szCs w:val="22"/>
        </w:rPr>
      </w:pPr>
      <w:bookmarkStart w:id="63" w:name="_Toc211354442"/>
      <w:r w:rsidRPr="00396F9A">
        <w:rPr>
          <w:rFonts w:ascii="Times New Roman" w:hAnsi="Times New Roman" w:cs="Times New Roman"/>
          <w:i w:val="0"/>
          <w:iCs w:val="0"/>
          <w:color w:val="auto"/>
          <w:sz w:val="22"/>
          <w:szCs w:val="22"/>
        </w:rPr>
        <w:t xml:space="preserve">Tabla </w:t>
      </w:r>
      <w:r w:rsidRPr="001A2CAA">
        <w:rPr>
          <w:rFonts w:ascii="Times New Roman" w:hAnsi="Times New Roman" w:cs="Times New Roman"/>
          <w:i w:val="0"/>
          <w:iCs w:val="0"/>
          <w:color w:val="auto"/>
          <w:sz w:val="22"/>
          <w:szCs w:val="22"/>
        </w:rPr>
        <w:fldChar w:fldCharType="begin"/>
      </w:r>
      <w:r w:rsidRPr="00396F9A">
        <w:rPr>
          <w:rFonts w:ascii="Times New Roman" w:hAnsi="Times New Roman" w:cs="Times New Roman"/>
          <w:i w:val="0"/>
          <w:iCs w:val="0"/>
          <w:color w:val="auto"/>
          <w:sz w:val="22"/>
          <w:szCs w:val="22"/>
        </w:rPr>
        <w:instrText xml:space="preserve"> SEQ Tabla \* ARABIC </w:instrText>
      </w:r>
      <w:r w:rsidRPr="001A2CAA">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2</w:t>
      </w:r>
      <w:r w:rsidRPr="001A2CAA">
        <w:rPr>
          <w:rFonts w:ascii="Times New Roman" w:hAnsi="Times New Roman" w:cs="Times New Roman"/>
          <w:i w:val="0"/>
          <w:iCs w:val="0"/>
          <w:color w:val="auto"/>
          <w:sz w:val="22"/>
          <w:szCs w:val="22"/>
        </w:rPr>
        <w:fldChar w:fldCharType="end"/>
      </w:r>
      <w:r w:rsidRPr="001A2CAA">
        <w:rPr>
          <w:rFonts w:ascii="Times New Roman" w:hAnsi="Times New Roman" w:cs="Times New Roman"/>
          <w:i w:val="0"/>
          <w:iCs w:val="0"/>
          <w:color w:val="auto"/>
          <w:sz w:val="22"/>
          <w:szCs w:val="22"/>
        </w:rPr>
        <w:t xml:space="preserve"> Modificaciones al </w:t>
      </w:r>
      <w:r w:rsidR="007D2908" w:rsidRPr="001A2CAA">
        <w:rPr>
          <w:rFonts w:ascii="Times New Roman" w:hAnsi="Times New Roman" w:cs="Times New Roman"/>
          <w:i w:val="0"/>
          <w:iCs w:val="0"/>
          <w:color w:val="auto"/>
          <w:sz w:val="22"/>
          <w:szCs w:val="22"/>
        </w:rPr>
        <w:t xml:space="preserve">plan de estudios del proyecto curricular </w:t>
      </w:r>
      <w:r w:rsidR="002A612B" w:rsidRPr="001A2CAA">
        <w:rPr>
          <w:rFonts w:ascii="Times New Roman" w:hAnsi="Times New Roman" w:cs="Times New Roman"/>
          <w:i w:val="0"/>
          <w:iCs w:val="0"/>
          <w:color w:val="auto"/>
          <w:sz w:val="22"/>
          <w:szCs w:val="22"/>
        </w:rPr>
        <w:t>Maestría en Ciencias de la Información y las Comunicaciones –Metodología Profundización (SNIES: 116070)</w:t>
      </w:r>
      <w:r w:rsidR="007D2908" w:rsidRPr="00396F9A">
        <w:rPr>
          <w:rFonts w:ascii="Times New Roman" w:hAnsi="Times New Roman" w:cs="Times New Roman"/>
          <w:i w:val="0"/>
          <w:iCs w:val="0"/>
          <w:color w:val="auto"/>
          <w:sz w:val="22"/>
          <w:szCs w:val="22"/>
        </w:rPr>
        <w:t>.</w:t>
      </w:r>
      <w:bookmarkEnd w:id="63"/>
    </w:p>
    <w:tbl>
      <w:tblPr>
        <w:tblStyle w:val="Tablaconcuadrcula"/>
        <w:tblW w:w="0" w:type="auto"/>
        <w:tblLook w:val="04A0" w:firstRow="1" w:lastRow="0" w:firstColumn="1" w:lastColumn="0" w:noHBand="0" w:noVBand="1"/>
      </w:tblPr>
      <w:tblGrid>
        <w:gridCol w:w="3005"/>
        <w:gridCol w:w="3005"/>
        <w:gridCol w:w="3006"/>
      </w:tblGrid>
      <w:tr w:rsidR="002A612B" w:rsidRPr="00396F9A" w14:paraId="5B41065A" w14:textId="77777777" w:rsidTr="00121656">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6F7C21" w14:textId="77777777" w:rsidR="002A612B" w:rsidRPr="00396F9A" w:rsidRDefault="002A612B" w:rsidP="007A1AFD">
            <w:pPr>
              <w:pStyle w:val="Sinespaciado"/>
              <w:spacing w:line="276" w:lineRule="auto"/>
              <w:jc w:val="center"/>
              <w:rPr>
                <w:rFonts w:ascii="Times New Roman" w:hAnsi="Times New Roman" w:cs="Times New Roman"/>
                <w:b/>
                <w:bCs/>
                <w:lang w:val="es-ES"/>
              </w:rPr>
            </w:pPr>
            <w:r w:rsidRPr="00396F9A">
              <w:rPr>
                <w:rFonts w:ascii="Times New Roman" w:hAnsi="Times New Roman" w:cs="Times New Roman"/>
                <w:b/>
                <w:bCs/>
                <w:lang w:val="es-ES"/>
              </w:rPr>
              <w:t>Tipo de modificación</w:t>
            </w:r>
          </w:p>
        </w:tc>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4F9CF95" w14:textId="77777777" w:rsidR="002A612B" w:rsidRPr="00396F9A" w:rsidRDefault="002A612B" w:rsidP="007A1AFD">
            <w:pPr>
              <w:pStyle w:val="Sinespaciado"/>
              <w:spacing w:line="276" w:lineRule="auto"/>
              <w:jc w:val="center"/>
              <w:rPr>
                <w:rFonts w:ascii="Times New Roman" w:hAnsi="Times New Roman" w:cs="Times New Roman"/>
                <w:b/>
                <w:bCs/>
                <w:lang w:val="es-ES"/>
              </w:rPr>
            </w:pPr>
            <w:r w:rsidRPr="00396F9A">
              <w:rPr>
                <w:rFonts w:ascii="Times New Roman" w:hAnsi="Times New Roman" w:cs="Times New Roman"/>
                <w:b/>
                <w:bCs/>
                <w:lang w:val="es-ES"/>
              </w:rPr>
              <w:t>Fecha de modificación</w:t>
            </w:r>
          </w:p>
        </w:tc>
        <w:tc>
          <w:tcPr>
            <w:tcW w:w="30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9D7FE9" w14:textId="77777777" w:rsidR="002A612B" w:rsidRPr="00396F9A" w:rsidRDefault="002A612B" w:rsidP="007A1AFD">
            <w:pPr>
              <w:pStyle w:val="Sinespaciado"/>
              <w:spacing w:line="276" w:lineRule="auto"/>
              <w:jc w:val="center"/>
              <w:rPr>
                <w:rFonts w:ascii="Times New Roman" w:hAnsi="Times New Roman" w:cs="Times New Roman"/>
                <w:b/>
                <w:bCs/>
                <w:lang w:val="es-ES"/>
              </w:rPr>
            </w:pPr>
            <w:r w:rsidRPr="00396F9A">
              <w:rPr>
                <w:rFonts w:ascii="Times New Roman" w:hAnsi="Times New Roman" w:cs="Times New Roman"/>
                <w:b/>
                <w:bCs/>
                <w:lang w:val="es-ES"/>
              </w:rPr>
              <w:t>Resolución de aprobación</w:t>
            </w:r>
          </w:p>
        </w:tc>
      </w:tr>
      <w:tr w:rsidR="002A612B" w:rsidRPr="00396F9A" w14:paraId="35CECAF6" w14:textId="77777777" w:rsidTr="002A29E7">
        <w:trPr>
          <w:trHeight w:val="414"/>
        </w:trPr>
        <w:tc>
          <w:tcPr>
            <w:tcW w:w="3005" w:type="dxa"/>
            <w:tcBorders>
              <w:top w:val="single" w:sz="4" w:space="0" w:color="auto"/>
              <w:left w:val="single" w:sz="4" w:space="0" w:color="auto"/>
              <w:bottom w:val="single" w:sz="4" w:space="0" w:color="auto"/>
              <w:right w:val="single" w:sz="4" w:space="0" w:color="auto"/>
            </w:tcBorders>
            <w:vAlign w:val="center"/>
            <w:hideMark/>
          </w:tcPr>
          <w:p w14:paraId="689D9C6F" w14:textId="77777777" w:rsidR="002A612B" w:rsidRPr="001A2CAA" w:rsidRDefault="002A612B" w:rsidP="007A1AFD">
            <w:pPr>
              <w:pStyle w:val="Sinespaciado"/>
              <w:spacing w:line="276" w:lineRule="auto"/>
              <w:jc w:val="center"/>
              <w:rPr>
                <w:rFonts w:ascii="Times New Roman" w:hAnsi="Times New Roman" w:cs="Times New Roman"/>
                <w:lang w:val="es-ES"/>
              </w:rPr>
            </w:pPr>
            <w:r w:rsidRPr="001A2CAA">
              <w:rPr>
                <w:rFonts w:ascii="Times New Roman" w:hAnsi="Times New Roman" w:cs="Times New Roman"/>
                <w:lang w:val="es-ES"/>
              </w:rPr>
              <w:t>Inclusión énfasis</w:t>
            </w:r>
          </w:p>
        </w:tc>
        <w:tc>
          <w:tcPr>
            <w:tcW w:w="3005" w:type="dxa"/>
            <w:tcBorders>
              <w:top w:val="single" w:sz="4" w:space="0" w:color="auto"/>
              <w:left w:val="single" w:sz="4" w:space="0" w:color="auto"/>
              <w:bottom w:val="single" w:sz="4" w:space="0" w:color="auto"/>
              <w:right w:val="single" w:sz="4" w:space="0" w:color="auto"/>
            </w:tcBorders>
            <w:vAlign w:val="center"/>
            <w:hideMark/>
          </w:tcPr>
          <w:p w14:paraId="01874431" w14:textId="018201F5" w:rsidR="002A612B" w:rsidRPr="00396F9A" w:rsidRDefault="002A612B" w:rsidP="007A1AFD">
            <w:pPr>
              <w:pStyle w:val="Sinespaciado"/>
              <w:spacing w:line="276" w:lineRule="auto"/>
              <w:jc w:val="center"/>
              <w:rPr>
                <w:rFonts w:ascii="Times New Roman" w:hAnsi="Times New Roman" w:cs="Times New Roman"/>
                <w:lang w:val="es-ES"/>
              </w:rPr>
            </w:pPr>
            <w:r w:rsidRPr="00396F9A">
              <w:rPr>
                <w:rFonts w:ascii="Times New Roman" w:hAnsi="Times New Roman" w:cs="Times New Roman"/>
                <w:lang w:val="es-ES"/>
              </w:rPr>
              <w:t>4</w:t>
            </w:r>
            <w:r w:rsidR="006A4EC4" w:rsidRPr="00396F9A">
              <w:rPr>
                <w:rFonts w:ascii="Times New Roman" w:hAnsi="Times New Roman" w:cs="Times New Roman"/>
                <w:lang w:val="es-ES"/>
              </w:rPr>
              <w:t xml:space="preserve"> de </w:t>
            </w:r>
            <w:r w:rsidRPr="00396F9A">
              <w:rPr>
                <w:rFonts w:ascii="Times New Roman" w:hAnsi="Times New Roman" w:cs="Times New Roman"/>
                <w:lang w:val="es-ES"/>
              </w:rPr>
              <w:t>febrero</w:t>
            </w:r>
            <w:r w:rsidR="006A4EC4" w:rsidRPr="00396F9A">
              <w:rPr>
                <w:rFonts w:ascii="Times New Roman" w:hAnsi="Times New Roman" w:cs="Times New Roman"/>
                <w:lang w:val="es-ES"/>
              </w:rPr>
              <w:t xml:space="preserve"> de </w:t>
            </w:r>
            <w:r w:rsidRPr="00396F9A">
              <w:rPr>
                <w:rFonts w:ascii="Times New Roman" w:hAnsi="Times New Roman" w:cs="Times New Roman"/>
                <w:lang w:val="es-ES"/>
              </w:rPr>
              <w:t>2025</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D4FB490" w14:textId="1C27D3B3" w:rsidR="002A612B" w:rsidRPr="00396F9A" w:rsidRDefault="002A612B" w:rsidP="007A1AFD">
            <w:pPr>
              <w:pStyle w:val="Sinespaciado"/>
              <w:spacing w:line="276" w:lineRule="auto"/>
              <w:jc w:val="center"/>
              <w:rPr>
                <w:rFonts w:ascii="Times New Roman" w:hAnsi="Times New Roman" w:cs="Times New Roman"/>
                <w:lang w:val="es-ES"/>
              </w:rPr>
            </w:pPr>
            <w:r w:rsidRPr="00396F9A">
              <w:rPr>
                <w:rFonts w:ascii="Times New Roman" w:hAnsi="Times New Roman" w:cs="Times New Roman"/>
                <w:lang w:val="es-ES"/>
              </w:rPr>
              <w:t>Resolución 016 de 2025</w:t>
            </w:r>
            <w:r w:rsidR="002A29E7" w:rsidRPr="00396F9A">
              <w:rPr>
                <w:rFonts w:ascii="Times New Roman" w:hAnsi="Times New Roman" w:cs="Times New Roman"/>
                <w:lang w:val="es-ES"/>
              </w:rPr>
              <w:t xml:space="preserve"> del Consejo Académico</w:t>
            </w:r>
          </w:p>
        </w:tc>
      </w:tr>
    </w:tbl>
    <w:p w14:paraId="1F2854AF" w14:textId="4A4598EB" w:rsidR="000C7BDE" w:rsidRPr="00396F9A" w:rsidRDefault="000C7BDE" w:rsidP="000D592F">
      <w:pPr>
        <w:pStyle w:val="Sinespaciado"/>
        <w:spacing w:after="240"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2A612B" w:rsidRPr="001A2CAA">
        <w:rPr>
          <w:rFonts w:ascii="Times New Roman" w:hAnsi="Times New Roman" w:cs="Times New Roman"/>
        </w:rPr>
        <w:t>Maestría en Ciencias de la Información y las Comunicaciones –Metodología Prof</w:t>
      </w:r>
      <w:r w:rsidR="002A612B" w:rsidRPr="00396F9A">
        <w:rPr>
          <w:rFonts w:ascii="Times New Roman" w:hAnsi="Times New Roman" w:cs="Times New Roman"/>
        </w:rPr>
        <w:t>undización (SNIES: 116070)</w:t>
      </w:r>
      <w:r w:rsidR="007D2908" w:rsidRPr="00396F9A">
        <w:rPr>
          <w:rFonts w:ascii="Times New Roman" w:hAnsi="Times New Roman" w:cs="Times New Roman"/>
        </w:rPr>
        <w:t>.</w:t>
      </w:r>
    </w:p>
    <w:p w14:paraId="32FA4785" w14:textId="3F522FE8" w:rsidR="00D97984" w:rsidRPr="00396F9A" w:rsidRDefault="3ACDAD51" w:rsidP="00396F9A">
      <w:pPr>
        <w:pStyle w:val="Ttulo2"/>
        <w:numPr>
          <w:ilvl w:val="1"/>
          <w:numId w:val="28"/>
        </w:numPr>
        <w:spacing w:after="240" w:line="276" w:lineRule="auto"/>
        <w:rPr>
          <w:rFonts w:cs="Times New Roman"/>
          <w:szCs w:val="22"/>
        </w:rPr>
      </w:pPr>
      <w:bookmarkStart w:id="64" w:name="_Toc211354415"/>
      <w:r w:rsidRPr="00396F9A">
        <w:rPr>
          <w:rFonts w:cs="Times New Roman"/>
          <w:szCs w:val="22"/>
        </w:rPr>
        <w:t>Estadísticas del programa académico (estudiantes, profesores, investigación)</w:t>
      </w:r>
      <w:bookmarkEnd w:id="64"/>
    </w:p>
    <w:p w14:paraId="7BC76F33" w14:textId="2619EF02" w:rsidR="002A612B" w:rsidRPr="00396F9A" w:rsidRDefault="3ACDAD51" w:rsidP="3ACDAD51">
      <w:pPr>
        <w:pStyle w:val="Sinespaciado"/>
        <w:spacing w:line="276" w:lineRule="auto"/>
        <w:jc w:val="both"/>
        <w:rPr>
          <w:rFonts w:ascii="Times New Roman" w:hAnsi="Times New Roman" w:cs="Times New Roman"/>
          <w:lang w:val="es-ES"/>
        </w:rPr>
      </w:pPr>
      <w:r w:rsidRPr="00396F9A">
        <w:rPr>
          <w:rFonts w:ascii="Times New Roman" w:hAnsi="Times New Roman" w:cs="Times New Roman"/>
          <w:lang w:val="es-ES"/>
        </w:rPr>
        <w:t>A continuación, se presenta las estadísticas generales del programa académico de Maestría en Ciencias de la Información y las Comunicaciones –Metodología Profundización (</w:t>
      </w:r>
      <w:r w:rsidRPr="00675B95">
        <w:rPr>
          <w:rFonts w:ascii="Times New Roman" w:hAnsi="Times New Roman" w:cs="Times New Roman"/>
          <w:highlight w:val="yellow"/>
          <w:lang w:val="es-ES"/>
          <w:rPrChange w:id="65" w:author="roberto cardenas" w:date="2025-10-27T19:52:00Z" w16du:dateUtc="2025-10-28T00:52:00Z">
            <w:rPr>
              <w:rFonts w:ascii="Times New Roman" w:hAnsi="Times New Roman" w:cs="Times New Roman"/>
              <w:lang w:val="es-ES"/>
            </w:rPr>
          </w:rPrChange>
        </w:rPr>
        <w:t>SNIES: 116070</w:t>
      </w:r>
      <w:r w:rsidRPr="00396F9A">
        <w:rPr>
          <w:rFonts w:ascii="Times New Roman" w:hAnsi="Times New Roman" w:cs="Times New Roman"/>
          <w:lang w:val="es-ES"/>
        </w:rPr>
        <w:t xml:space="preserve">), organizadas en tres dimensiones: </w:t>
      </w:r>
      <w:r w:rsidRPr="00AD672C">
        <w:rPr>
          <w:rFonts w:ascii="Times New Roman" w:hAnsi="Times New Roman" w:cs="Times New Roman"/>
          <w:highlight w:val="yellow"/>
          <w:lang w:val="es-ES"/>
          <w:rPrChange w:id="66" w:author="roberto cardenas" w:date="2025-10-27T18:09:00Z" w16du:dateUtc="2025-10-27T23:09:00Z">
            <w:rPr>
              <w:rFonts w:ascii="Times New Roman" w:hAnsi="Times New Roman" w:cs="Times New Roman"/>
              <w:lang w:val="es-ES"/>
            </w:rPr>
          </w:rPrChange>
        </w:rPr>
        <w:t>estudiantes, planta docente, y actividad investigativa</w:t>
      </w:r>
      <w:r w:rsidRPr="00396F9A">
        <w:rPr>
          <w:rFonts w:ascii="Times New Roman" w:hAnsi="Times New Roman" w:cs="Times New Roman"/>
          <w:lang w:val="es-ES"/>
        </w:rPr>
        <w:t xml:space="preserve">.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programa académico </w:t>
      </w:r>
    </w:p>
    <w:p w14:paraId="6F3F765A" w14:textId="42F91E75" w:rsidR="00BE5049" w:rsidRPr="00396F9A" w:rsidRDefault="3ACDAD51" w:rsidP="3ACDAD51">
      <w:pPr>
        <w:pStyle w:val="Sinespaciado"/>
        <w:spacing w:before="240" w:line="276" w:lineRule="auto"/>
        <w:rPr>
          <w:rFonts w:ascii="Times New Roman" w:hAnsi="Times New Roman" w:cs="Times New Roman"/>
          <w:b/>
          <w:bCs/>
        </w:rPr>
      </w:pPr>
      <w:r w:rsidRPr="00396F9A">
        <w:rPr>
          <w:rFonts w:ascii="Times New Roman" w:hAnsi="Times New Roman" w:cs="Times New Roman"/>
          <w:b/>
          <w:bCs/>
        </w:rPr>
        <w:t>Estudiantes</w:t>
      </w:r>
    </w:p>
    <w:p w14:paraId="40119D54" w14:textId="05626173" w:rsidR="3ACDAD51" w:rsidRPr="00396F9A" w:rsidRDefault="375029C5" w:rsidP="000D592F">
      <w:pPr>
        <w:spacing w:line="257" w:lineRule="auto"/>
        <w:jc w:val="both"/>
        <w:rPr>
          <w:rFonts w:ascii="Times New Roman" w:eastAsia="Times New Roman" w:hAnsi="Times New Roman" w:cs="Times New Roman"/>
        </w:rPr>
      </w:pPr>
      <w:r w:rsidRPr="00396F9A">
        <w:rPr>
          <w:rFonts w:ascii="Times New Roman" w:eastAsia="Times New Roman" w:hAnsi="Times New Roman" w:cs="Times New Roman"/>
          <w:color w:val="000000" w:themeColor="text1"/>
        </w:rPr>
        <w:t xml:space="preserve"> Se puede observar que en la tabla 3, se pasa de recibir 39 estudiantes para el período 2020-3 (26 de investigación y 13 en profundización), completando un total de 330 estudiantes inscritos, a no recibir ninguno en los periodos siguientes de 2022-3, 2023-1 y 2023-3</w:t>
      </w:r>
      <w:r w:rsidRPr="00396F9A">
        <w:rPr>
          <w:rFonts w:ascii="Times New Roman" w:eastAsia="Times New Roman" w:hAnsi="Times New Roman" w:cs="Times New Roman"/>
        </w:rPr>
        <w:t xml:space="preserve">. Dicha situación se debía a que el registro calificado venció el 23/04/2022, por lo que no era posible ofertar la inscripción a la maestría, y fue hasta el 05/09/2023 que mediante resolución 016163 se le otorgó el registro calificado a las dos Maestrías en CIC para las metodologías de investigación y de profundización. Cabe anotar que se tenía un solo registro calificado para una sola maestría que ofrecía las dos modalidades de investigación y profundización, al recibir los nuevos registros calificados para dos maestrías, los estudiantes que ingresan se dividen entre la metodología de investigación y de profundización. </w:t>
      </w:r>
    </w:p>
    <w:p w14:paraId="5A53B77D" w14:textId="5BC0EDAA" w:rsidR="375029C5" w:rsidRPr="00396F9A" w:rsidRDefault="375029C5" w:rsidP="000D592F">
      <w:pPr>
        <w:spacing w:line="257" w:lineRule="auto"/>
        <w:jc w:val="both"/>
        <w:rPr>
          <w:rFonts w:ascii="Times New Roman" w:eastAsia="Times New Roman" w:hAnsi="Times New Roman" w:cs="Times New Roman"/>
        </w:rPr>
      </w:pPr>
      <w:r w:rsidRPr="00396F9A">
        <w:rPr>
          <w:rFonts w:ascii="Times New Roman" w:eastAsia="Times New Roman" w:hAnsi="Times New Roman" w:cs="Times New Roman"/>
        </w:rPr>
        <w:t xml:space="preserve">Es así </w:t>
      </w:r>
      <w:proofErr w:type="gramStart"/>
      <w:r w:rsidRPr="00396F9A">
        <w:rPr>
          <w:rFonts w:ascii="Times New Roman" w:eastAsia="Times New Roman" w:hAnsi="Times New Roman" w:cs="Times New Roman"/>
        </w:rPr>
        <w:t>que</w:t>
      </w:r>
      <w:proofErr w:type="gramEnd"/>
      <w:r w:rsidRPr="00396F9A">
        <w:rPr>
          <w:rFonts w:ascii="Times New Roman" w:eastAsia="Times New Roman" w:hAnsi="Times New Roman" w:cs="Times New Roman"/>
        </w:rPr>
        <w:t xml:space="preserve"> cuando se reanudan las matrículas de los estudiantes a partir del período académico 2024-1 hasta la fecha, las cifras se ven aumentadas respecto al período 2022-1, pasando del 9 a 17 estudiantes para investigación desde el período 2022-1, que fue la última cohorte que recibió nuevos estudiantes antes de la temporada de no recepción de estudiantes, hasta el período 2024-1, que se volvió a recibir estudiantes. Se puede notar que las cifras de estudiantes </w:t>
      </w:r>
      <w:commentRangeStart w:id="67"/>
      <w:r w:rsidR="000D592F" w:rsidRPr="00AE3BB8">
        <w:rPr>
          <w:rFonts w:ascii="Times New Roman" w:eastAsia="Times New Roman" w:hAnsi="Times New Roman" w:cs="Times New Roman"/>
          <w:color w:val="EE0000"/>
          <w:rPrChange w:id="68" w:author="roberto cardenas" w:date="2025-10-27T19:49:00Z" w16du:dateUtc="2025-10-28T00:49:00Z">
            <w:rPr>
              <w:rFonts w:ascii="Times New Roman" w:eastAsia="Times New Roman" w:hAnsi="Times New Roman" w:cs="Times New Roman"/>
            </w:rPr>
          </w:rPrChange>
        </w:rPr>
        <w:t>más</w:t>
      </w:r>
      <w:r w:rsidRPr="00AE3BB8">
        <w:rPr>
          <w:rFonts w:ascii="Times New Roman" w:eastAsia="Times New Roman" w:hAnsi="Times New Roman" w:cs="Times New Roman"/>
          <w:color w:val="EE0000"/>
          <w:rPrChange w:id="69" w:author="roberto cardenas" w:date="2025-10-27T19:49:00Z" w16du:dateUtc="2025-10-28T00:49:00Z">
            <w:rPr>
              <w:rFonts w:ascii="Times New Roman" w:eastAsia="Times New Roman" w:hAnsi="Times New Roman" w:cs="Times New Roman"/>
            </w:rPr>
          </w:rPrChange>
        </w:rPr>
        <w:t xml:space="preserve"> o menos</w:t>
      </w:r>
      <w:commentRangeEnd w:id="67"/>
      <w:r w:rsidR="00BC5139">
        <w:rPr>
          <w:rStyle w:val="Refdecomentario"/>
        </w:rPr>
        <w:commentReference w:id="67"/>
      </w:r>
      <w:r w:rsidRPr="00AE3BB8">
        <w:rPr>
          <w:rFonts w:ascii="Times New Roman" w:eastAsia="Times New Roman" w:hAnsi="Times New Roman" w:cs="Times New Roman"/>
          <w:color w:val="EE0000"/>
          <w:rPrChange w:id="70" w:author="roberto cardenas" w:date="2025-10-27T19:49:00Z" w16du:dateUtc="2025-10-28T00:49:00Z">
            <w:rPr>
              <w:rFonts w:ascii="Times New Roman" w:eastAsia="Times New Roman" w:hAnsi="Times New Roman" w:cs="Times New Roman"/>
            </w:rPr>
          </w:rPrChange>
        </w:rPr>
        <w:t xml:space="preserve"> se mantienen</w:t>
      </w:r>
      <w:r w:rsidRPr="00396F9A">
        <w:rPr>
          <w:rFonts w:ascii="Times New Roman" w:eastAsia="Times New Roman" w:hAnsi="Times New Roman" w:cs="Times New Roman"/>
        </w:rPr>
        <w:t xml:space="preserve">, pese a los factores como pandemia, el tiempo de cierre por falta de Registro Calificado, y la </w:t>
      </w:r>
      <w:r w:rsidRPr="00AE3BB8">
        <w:rPr>
          <w:rFonts w:ascii="Times New Roman" w:eastAsia="Times New Roman" w:hAnsi="Times New Roman" w:cs="Times New Roman"/>
          <w:color w:val="EE0000"/>
          <w:rPrChange w:id="71" w:author="roberto cardenas" w:date="2025-10-27T19:49:00Z" w16du:dateUtc="2025-10-28T00:49:00Z">
            <w:rPr>
              <w:rFonts w:ascii="Times New Roman" w:eastAsia="Times New Roman" w:hAnsi="Times New Roman" w:cs="Times New Roman"/>
            </w:rPr>
          </w:rPrChange>
        </w:rPr>
        <w:t>baja general de inscripciones en todas las universidades</w:t>
      </w:r>
      <w:r w:rsidRPr="00396F9A">
        <w:rPr>
          <w:rFonts w:ascii="Times New Roman" w:eastAsia="Times New Roman" w:hAnsi="Times New Roman" w:cs="Times New Roman"/>
        </w:rPr>
        <w:t>, sin embargo, se están realizando acciones para atraer estudiantes, como el del nuevo énfasis de Inteligencia Artificial, el cual se espera, ayude a aumentar las cifras de inscritos en la Maestría.</w:t>
      </w:r>
    </w:p>
    <w:p w14:paraId="386C53DA" w14:textId="5E9183D9" w:rsidR="276DFFE4" w:rsidRPr="00396F9A" w:rsidRDefault="276DFFE4" w:rsidP="276DFFE4">
      <w:pPr>
        <w:jc w:val="both"/>
        <w:rPr>
          <w:rFonts w:ascii="Times New Roman" w:hAnsi="Times New Roman" w:cs="Times New Roman"/>
          <w:highlight w:val="lightGray"/>
        </w:rPr>
      </w:pPr>
    </w:p>
    <w:p w14:paraId="5783E328" w14:textId="6A33BE94" w:rsidR="00BE5049" w:rsidRPr="00396F9A" w:rsidRDefault="3ACDAD51" w:rsidP="3ACDAD51">
      <w:pPr>
        <w:pStyle w:val="Descripcin"/>
        <w:keepNext/>
        <w:spacing w:before="240" w:line="276" w:lineRule="auto"/>
        <w:jc w:val="center"/>
        <w:rPr>
          <w:rFonts w:ascii="Times New Roman" w:hAnsi="Times New Roman" w:cs="Times New Roman"/>
          <w:i w:val="0"/>
          <w:iCs w:val="0"/>
          <w:color w:val="auto"/>
          <w:sz w:val="22"/>
          <w:szCs w:val="22"/>
        </w:rPr>
      </w:pPr>
      <w:bookmarkStart w:id="72" w:name="_Toc211354443"/>
      <w:r w:rsidRPr="001A2CAA">
        <w:rPr>
          <w:rFonts w:ascii="Times New Roman" w:hAnsi="Times New Roman" w:cs="Times New Roman"/>
          <w:i w:val="0"/>
          <w:iCs w:val="0"/>
          <w:color w:val="auto"/>
          <w:sz w:val="22"/>
          <w:szCs w:val="22"/>
        </w:rPr>
        <w:lastRenderedPageBreak/>
        <w:t xml:space="preserve">Tabla </w:t>
      </w:r>
      <w:r w:rsidR="00BE5049" w:rsidRPr="001A2CAA">
        <w:rPr>
          <w:rFonts w:ascii="Times New Roman" w:hAnsi="Times New Roman" w:cs="Times New Roman"/>
          <w:i w:val="0"/>
          <w:iCs w:val="0"/>
          <w:color w:val="auto"/>
          <w:sz w:val="22"/>
          <w:szCs w:val="22"/>
        </w:rPr>
        <w:fldChar w:fldCharType="begin"/>
      </w:r>
      <w:r w:rsidR="00BE5049" w:rsidRPr="00396F9A">
        <w:rPr>
          <w:rFonts w:ascii="Times New Roman" w:hAnsi="Times New Roman" w:cs="Times New Roman"/>
          <w:i w:val="0"/>
          <w:iCs w:val="0"/>
          <w:color w:val="auto"/>
          <w:sz w:val="22"/>
          <w:szCs w:val="22"/>
        </w:rPr>
        <w:instrText xml:space="preserve"> SEQ Tabla \* ARABIC </w:instrText>
      </w:r>
      <w:r w:rsidR="00BE5049" w:rsidRPr="001A2CAA">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3</w:t>
      </w:r>
      <w:r w:rsidR="00BE5049" w:rsidRPr="001A2CAA">
        <w:rPr>
          <w:rFonts w:ascii="Times New Roman" w:hAnsi="Times New Roman" w:cs="Times New Roman"/>
          <w:i w:val="0"/>
          <w:iCs w:val="0"/>
          <w:color w:val="auto"/>
          <w:sz w:val="22"/>
          <w:szCs w:val="22"/>
        </w:rPr>
        <w:fldChar w:fldCharType="end"/>
      </w:r>
      <w:r w:rsidRPr="001A2CAA">
        <w:rPr>
          <w:rFonts w:ascii="Times New Roman" w:hAnsi="Times New Roman" w:cs="Times New Roman"/>
          <w:i w:val="0"/>
          <w:iCs w:val="0"/>
          <w:color w:val="auto"/>
          <w:sz w:val="22"/>
          <w:szCs w:val="22"/>
        </w:rPr>
        <w:t xml:space="preserve"> Relación aspirantes, admitidos, matriculados primer curso y matriculados total, Maestría en Ciencias </w:t>
      </w:r>
      <w:r w:rsidRPr="00396F9A">
        <w:rPr>
          <w:rFonts w:ascii="Times New Roman" w:hAnsi="Times New Roman" w:cs="Times New Roman"/>
          <w:i w:val="0"/>
          <w:iCs w:val="0"/>
          <w:color w:val="auto"/>
          <w:sz w:val="22"/>
          <w:szCs w:val="22"/>
        </w:rPr>
        <w:t xml:space="preserve">de la Información y las Comunicaciones – </w:t>
      </w:r>
      <w:r w:rsidRPr="00675B95">
        <w:rPr>
          <w:rFonts w:ascii="Times New Roman" w:hAnsi="Times New Roman" w:cs="Times New Roman"/>
          <w:i w:val="0"/>
          <w:iCs w:val="0"/>
          <w:color w:val="EE0000"/>
          <w:sz w:val="22"/>
          <w:szCs w:val="22"/>
          <w:rPrChange w:id="73" w:author="roberto cardenas" w:date="2025-10-27T19:54:00Z" w16du:dateUtc="2025-10-28T00:54:00Z">
            <w:rPr>
              <w:rFonts w:ascii="Times New Roman" w:hAnsi="Times New Roman" w:cs="Times New Roman"/>
              <w:i w:val="0"/>
              <w:iCs w:val="0"/>
              <w:color w:val="auto"/>
              <w:sz w:val="22"/>
              <w:szCs w:val="22"/>
            </w:rPr>
          </w:rPrChange>
        </w:rPr>
        <w:t xml:space="preserve">Metodología </w:t>
      </w:r>
      <w:r w:rsidR="00591BC7" w:rsidRPr="00675B95">
        <w:rPr>
          <w:rFonts w:ascii="Times New Roman" w:hAnsi="Times New Roman" w:cs="Times New Roman"/>
          <w:i w:val="0"/>
          <w:iCs w:val="0"/>
          <w:color w:val="EE0000"/>
          <w:sz w:val="22"/>
          <w:szCs w:val="22"/>
          <w:rPrChange w:id="74" w:author="roberto cardenas" w:date="2025-10-27T19:54:00Z" w16du:dateUtc="2025-10-28T00:54:00Z">
            <w:rPr>
              <w:rFonts w:ascii="Times New Roman" w:hAnsi="Times New Roman" w:cs="Times New Roman"/>
              <w:i w:val="0"/>
              <w:iCs w:val="0"/>
              <w:color w:val="auto"/>
              <w:sz w:val="22"/>
              <w:szCs w:val="22"/>
            </w:rPr>
          </w:rPrChange>
        </w:rPr>
        <w:t>Profundización</w:t>
      </w:r>
      <w:r w:rsidRPr="00396F9A">
        <w:rPr>
          <w:rFonts w:ascii="Times New Roman" w:hAnsi="Times New Roman" w:cs="Times New Roman"/>
          <w:i w:val="0"/>
          <w:iCs w:val="0"/>
          <w:color w:val="auto"/>
          <w:sz w:val="22"/>
          <w:szCs w:val="22"/>
        </w:rPr>
        <w:t>.</w:t>
      </w:r>
      <w:bookmarkEnd w:id="72"/>
    </w:p>
    <w:tbl>
      <w:tblPr>
        <w:tblStyle w:val="Tablaconcuadrcula"/>
        <w:tblW w:w="0" w:type="auto"/>
        <w:jc w:val="center"/>
        <w:tblLook w:val="04A0" w:firstRow="1" w:lastRow="0" w:firstColumn="1" w:lastColumn="0" w:noHBand="0" w:noVBand="1"/>
      </w:tblPr>
      <w:tblGrid>
        <w:gridCol w:w="2118"/>
        <w:gridCol w:w="1035"/>
        <w:gridCol w:w="1237"/>
        <w:gridCol w:w="1984"/>
        <w:gridCol w:w="1701"/>
      </w:tblGrid>
      <w:tr w:rsidR="002A612B" w:rsidRPr="00396F9A" w14:paraId="4AF6576E"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D26E50" w14:textId="77777777" w:rsidR="002A612B" w:rsidRPr="00396F9A" w:rsidRDefault="002A612B" w:rsidP="00121656">
            <w:pPr>
              <w:pStyle w:val="Sinespaciado"/>
              <w:jc w:val="center"/>
              <w:rPr>
                <w:rFonts w:ascii="Times New Roman" w:hAnsi="Times New Roman" w:cs="Times New Roman"/>
                <w:b/>
                <w:bCs/>
                <w:lang w:val="es-ES"/>
              </w:rPr>
            </w:pPr>
            <w:r w:rsidRPr="00396F9A">
              <w:rPr>
                <w:rFonts w:ascii="Times New Roman" w:hAnsi="Times New Roman" w:cs="Times New Roman"/>
                <w:b/>
                <w:bCs/>
                <w:lang w:val="es-ES"/>
              </w:rPr>
              <w:t>Período académico</w:t>
            </w:r>
          </w:p>
        </w:tc>
        <w:tc>
          <w:tcPr>
            <w:tcW w:w="10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7DECB1B" w14:textId="77777777" w:rsidR="002A612B" w:rsidRPr="00396F9A" w:rsidRDefault="002A612B" w:rsidP="00121656">
            <w:pPr>
              <w:pStyle w:val="Sinespaciado"/>
              <w:jc w:val="center"/>
              <w:rPr>
                <w:rFonts w:ascii="Times New Roman" w:hAnsi="Times New Roman" w:cs="Times New Roman"/>
                <w:b/>
                <w:bCs/>
                <w:lang w:val="es-ES"/>
              </w:rPr>
            </w:pPr>
            <w:r w:rsidRPr="00396F9A">
              <w:rPr>
                <w:rFonts w:ascii="Times New Roman" w:hAnsi="Times New Roman" w:cs="Times New Roman"/>
                <w:b/>
                <w:bCs/>
                <w:lang w:val="es-ES"/>
              </w:rPr>
              <w:t>Inscritos</w:t>
            </w:r>
          </w:p>
        </w:tc>
        <w:tc>
          <w:tcPr>
            <w:tcW w:w="123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9228EB3" w14:textId="77777777" w:rsidR="002A612B" w:rsidRPr="00396F9A" w:rsidRDefault="002A612B" w:rsidP="00121656">
            <w:pPr>
              <w:pStyle w:val="Sinespaciado"/>
              <w:jc w:val="center"/>
              <w:rPr>
                <w:rFonts w:ascii="Times New Roman" w:hAnsi="Times New Roman" w:cs="Times New Roman"/>
                <w:b/>
                <w:bCs/>
                <w:lang w:val="es-ES"/>
              </w:rPr>
            </w:pPr>
            <w:r w:rsidRPr="00396F9A">
              <w:rPr>
                <w:rFonts w:ascii="Times New Roman" w:hAnsi="Times New Roman" w:cs="Times New Roman"/>
                <w:b/>
                <w:bCs/>
                <w:lang w:val="es-ES"/>
              </w:rPr>
              <w:t>Admitidos</w:t>
            </w:r>
          </w:p>
        </w:tc>
        <w:tc>
          <w:tcPr>
            <w:tcW w:w="198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DC90BDF" w14:textId="77777777" w:rsidR="002A612B" w:rsidRPr="00396F9A" w:rsidRDefault="002A612B" w:rsidP="00121656">
            <w:pPr>
              <w:pStyle w:val="Sinespaciado"/>
              <w:jc w:val="center"/>
              <w:rPr>
                <w:rFonts w:ascii="Times New Roman" w:hAnsi="Times New Roman" w:cs="Times New Roman"/>
                <w:b/>
                <w:bCs/>
                <w:lang w:val="es-ES"/>
              </w:rPr>
            </w:pPr>
            <w:r w:rsidRPr="00396F9A">
              <w:rPr>
                <w:rFonts w:ascii="Times New Roman" w:hAnsi="Times New Roman" w:cs="Times New Roman"/>
                <w:b/>
                <w:bCs/>
                <w:lang w:val="es-ES"/>
              </w:rPr>
              <w:t>Matriculados en primer curso</w:t>
            </w:r>
          </w:p>
        </w:tc>
        <w:tc>
          <w:tcPr>
            <w:tcW w:w="170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4D92F3E" w14:textId="77777777" w:rsidR="002A612B" w:rsidRPr="00396F9A" w:rsidRDefault="002A612B" w:rsidP="00121656">
            <w:pPr>
              <w:pStyle w:val="Sinespaciado"/>
              <w:jc w:val="center"/>
              <w:rPr>
                <w:rFonts w:ascii="Times New Roman" w:hAnsi="Times New Roman" w:cs="Times New Roman"/>
                <w:b/>
                <w:bCs/>
                <w:lang w:val="es-ES"/>
              </w:rPr>
            </w:pPr>
            <w:r w:rsidRPr="00396F9A">
              <w:rPr>
                <w:rFonts w:ascii="Times New Roman" w:hAnsi="Times New Roman" w:cs="Times New Roman"/>
                <w:b/>
                <w:bCs/>
                <w:lang w:val="es-ES"/>
              </w:rPr>
              <w:t>Matriculados totales</w:t>
            </w:r>
          </w:p>
        </w:tc>
      </w:tr>
      <w:tr w:rsidR="002A612B" w:rsidRPr="00396F9A" w14:paraId="6788EF3B"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6785052E"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2022-1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52496F7"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7C07918"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DF24ED5"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C7154C"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283</w:t>
            </w:r>
          </w:p>
        </w:tc>
      </w:tr>
      <w:tr w:rsidR="002A612B" w:rsidRPr="00396F9A" w14:paraId="64D55413"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0B4E967C"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2022-3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0EFC3AC" w14:textId="323AD9F8"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69329944" w14:textId="16C8DD95"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52EA23D" w14:textId="32E9527B"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912E482"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250</w:t>
            </w:r>
          </w:p>
        </w:tc>
      </w:tr>
      <w:tr w:rsidR="002A612B" w:rsidRPr="00396F9A" w14:paraId="58C3F678"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670738B0"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2023-1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1B16A556" w14:textId="3C0DF8BF"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4ED18F36" w14:textId="7F0C9CD6"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6FE295" w14:textId="21E9BBB3"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545168"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216</w:t>
            </w:r>
          </w:p>
        </w:tc>
      </w:tr>
      <w:tr w:rsidR="002A612B" w:rsidRPr="00396F9A" w14:paraId="20A5C35C"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70D344D0"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2023-3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403DCFD" w14:textId="1ED2828B"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5341D8CF" w14:textId="0CE6D109"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02763A1" w14:textId="0DEE0523"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225D694"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164</w:t>
            </w:r>
          </w:p>
        </w:tc>
      </w:tr>
      <w:tr w:rsidR="002A612B" w:rsidRPr="00396F9A" w14:paraId="4DA9BFC0"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124460DD"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2024-1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444B9DA"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10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3B9AC98C"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10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C32C22C"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4FE250"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155</w:t>
            </w:r>
          </w:p>
        </w:tc>
      </w:tr>
      <w:tr w:rsidR="002A612B" w:rsidRPr="00396F9A" w14:paraId="0D2689A8"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042DF46F"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2024-3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206FBF8"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0FD5B66"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2A806BC"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lang w:val="es-ES"/>
              </w:rPr>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173A5A" w14:textId="77777777" w:rsidR="002A612B" w:rsidRPr="00675B95" w:rsidRDefault="002A612B" w:rsidP="00121656">
            <w:pPr>
              <w:pStyle w:val="Sinespaciado"/>
              <w:jc w:val="center"/>
              <w:rPr>
                <w:rFonts w:ascii="Times New Roman" w:hAnsi="Times New Roman" w:cs="Times New Roman"/>
                <w:color w:val="EE0000"/>
                <w:u w:val="single"/>
                <w:lang w:val="es-ES"/>
                <w:rPrChange w:id="75" w:author="roberto cardenas" w:date="2025-10-27T19:50:00Z" w16du:dateUtc="2025-10-28T00:50:00Z">
                  <w:rPr>
                    <w:rFonts w:ascii="Times New Roman" w:hAnsi="Times New Roman" w:cs="Times New Roman"/>
                    <w:u w:val="single"/>
                    <w:lang w:val="es-ES"/>
                  </w:rPr>
                </w:rPrChange>
              </w:rPr>
            </w:pPr>
            <w:r w:rsidRPr="00675B95">
              <w:rPr>
                <w:rFonts w:ascii="Times New Roman" w:hAnsi="Times New Roman" w:cs="Times New Roman"/>
                <w:color w:val="EE0000"/>
                <w:lang w:val="es-ES"/>
                <w:rPrChange w:id="76" w:author="roberto cardenas" w:date="2025-10-27T19:50:00Z" w16du:dateUtc="2025-10-28T00:50:00Z">
                  <w:rPr>
                    <w:rFonts w:ascii="Times New Roman" w:hAnsi="Times New Roman" w:cs="Times New Roman"/>
                    <w:lang w:val="es-ES"/>
                  </w:rPr>
                </w:rPrChange>
              </w:rPr>
              <w:t>132</w:t>
            </w:r>
          </w:p>
        </w:tc>
      </w:tr>
      <w:tr w:rsidR="002A612B" w:rsidRPr="00396F9A" w14:paraId="268351E5" w14:textId="77777777" w:rsidTr="00121656">
        <w:trPr>
          <w:jc w:val="center"/>
        </w:trPr>
        <w:tc>
          <w:tcPr>
            <w:tcW w:w="2118" w:type="dxa"/>
            <w:tcBorders>
              <w:top w:val="single" w:sz="4" w:space="0" w:color="auto"/>
              <w:left w:val="single" w:sz="4" w:space="0" w:color="auto"/>
              <w:bottom w:val="single" w:sz="4" w:space="0" w:color="auto"/>
              <w:right w:val="single" w:sz="4" w:space="0" w:color="auto"/>
            </w:tcBorders>
            <w:vAlign w:val="center"/>
            <w:hideMark/>
          </w:tcPr>
          <w:p w14:paraId="1A7BA848"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2025-1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14F3991E"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7</w:t>
            </w:r>
          </w:p>
        </w:tc>
        <w:tc>
          <w:tcPr>
            <w:tcW w:w="1237" w:type="dxa"/>
            <w:tcBorders>
              <w:top w:val="single" w:sz="4" w:space="0" w:color="auto"/>
              <w:left w:val="single" w:sz="4" w:space="0" w:color="auto"/>
              <w:bottom w:val="single" w:sz="4" w:space="0" w:color="auto"/>
              <w:right w:val="single" w:sz="4" w:space="0" w:color="auto"/>
            </w:tcBorders>
            <w:vAlign w:val="center"/>
            <w:hideMark/>
          </w:tcPr>
          <w:p w14:paraId="6045C7E6"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6</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0129EA4" w14:textId="77777777" w:rsidR="002A612B" w:rsidRPr="00396F9A" w:rsidRDefault="002A612B" w:rsidP="00121656">
            <w:pPr>
              <w:pStyle w:val="Sinespaciado"/>
              <w:jc w:val="center"/>
              <w:rPr>
                <w:rFonts w:ascii="Times New Roman" w:hAnsi="Times New Roman" w:cs="Times New Roman"/>
                <w:u w:val="single"/>
                <w:lang w:val="es-ES"/>
              </w:rPr>
            </w:pPr>
            <w:r w:rsidRPr="00396F9A">
              <w:rPr>
                <w:rFonts w:ascii="Times New Roman" w:hAnsi="Times New Roman" w:cs="Times New Roman"/>
                <w:u w:val="single"/>
                <w:lang w:val="es-ES"/>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5CDC7D" w14:textId="77777777" w:rsidR="002A612B" w:rsidRPr="00675B95" w:rsidRDefault="002A612B" w:rsidP="00121656">
            <w:pPr>
              <w:pStyle w:val="Sinespaciado"/>
              <w:jc w:val="center"/>
              <w:rPr>
                <w:rFonts w:ascii="Times New Roman" w:hAnsi="Times New Roman" w:cs="Times New Roman"/>
                <w:color w:val="EE0000"/>
                <w:u w:val="single"/>
                <w:lang w:val="es-ES"/>
                <w:rPrChange w:id="77" w:author="roberto cardenas" w:date="2025-10-27T19:50:00Z" w16du:dateUtc="2025-10-28T00:50:00Z">
                  <w:rPr>
                    <w:rFonts w:ascii="Times New Roman" w:hAnsi="Times New Roman" w:cs="Times New Roman"/>
                    <w:u w:val="single"/>
                    <w:lang w:val="es-ES"/>
                  </w:rPr>
                </w:rPrChange>
              </w:rPr>
            </w:pPr>
            <w:commentRangeStart w:id="78"/>
            <w:r w:rsidRPr="00675B95">
              <w:rPr>
                <w:rFonts w:ascii="Times New Roman" w:hAnsi="Times New Roman" w:cs="Times New Roman"/>
                <w:color w:val="EE0000"/>
                <w:lang w:val="es-ES"/>
                <w:rPrChange w:id="79" w:author="roberto cardenas" w:date="2025-10-27T19:50:00Z" w16du:dateUtc="2025-10-28T00:50:00Z">
                  <w:rPr>
                    <w:rFonts w:ascii="Times New Roman" w:hAnsi="Times New Roman" w:cs="Times New Roman"/>
                    <w:lang w:val="es-ES"/>
                  </w:rPr>
                </w:rPrChange>
              </w:rPr>
              <w:t>283</w:t>
            </w:r>
            <w:commentRangeEnd w:id="78"/>
            <w:r w:rsidR="00B6220B">
              <w:rPr>
                <w:rStyle w:val="Refdecomentario"/>
                <w:lang w:val="es-ES"/>
              </w:rPr>
              <w:commentReference w:id="78"/>
            </w:r>
          </w:p>
        </w:tc>
      </w:tr>
    </w:tbl>
    <w:p w14:paraId="39FC0EE8" w14:textId="20F04D47" w:rsidR="00BE5049" w:rsidRPr="00396F9A" w:rsidRDefault="00BE5049" w:rsidP="007A1AFD">
      <w:pPr>
        <w:pStyle w:val="Sinespaciado"/>
        <w:spacing w:after="240"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2A612B" w:rsidRPr="001A2CAA">
        <w:rPr>
          <w:rFonts w:ascii="Times New Roman" w:hAnsi="Times New Roman" w:cs="Times New Roman"/>
        </w:rPr>
        <w:t xml:space="preserve">Maestría en Ciencias de la Información y las Comunicaciones – </w:t>
      </w:r>
      <w:commentRangeStart w:id="80"/>
      <w:r w:rsidR="002A612B" w:rsidRPr="00675B95">
        <w:rPr>
          <w:rFonts w:ascii="Times New Roman" w:hAnsi="Times New Roman" w:cs="Times New Roman"/>
          <w:color w:val="EE0000"/>
          <w:rPrChange w:id="81" w:author="roberto cardenas" w:date="2025-10-27T19:54:00Z" w16du:dateUtc="2025-10-28T00:54:00Z">
            <w:rPr>
              <w:rFonts w:ascii="Times New Roman" w:hAnsi="Times New Roman" w:cs="Times New Roman"/>
            </w:rPr>
          </w:rPrChange>
        </w:rPr>
        <w:t xml:space="preserve">Metodología Investigación </w:t>
      </w:r>
      <w:r w:rsidR="002A612B" w:rsidRPr="001A2CAA">
        <w:rPr>
          <w:rFonts w:ascii="Times New Roman" w:hAnsi="Times New Roman" w:cs="Times New Roman"/>
        </w:rPr>
        <w:t>(</w:t>
      </w:r>
      <w:r w:rsidR="002A612B" w:rsidRPr="00675B95">
        <w:rPr>
          <w:rFonts w:ascii="Times New Roman" w:hAnsi="Times New Roman" w:cs="Times New Roman"/>
          <w:color w:val="EE0000"/>
          <w:rPrChange w:id="82" w:author="roberto cardenas" w:date="2025-10-27T19:51:00Z" w16du:dateUtc="2025-10-28T00:51:00Z">
            <w:rPr>
              <w:rFonts w:ascii="Times New Roman" w:hAnsi="Times New Roman" w:cs="Times New Roman"/>
            </w:rPr>
          </w:rPrChange>
        </w:rPr>
        <w:t>SNIES: 17528</w:t>
      </w:r>
      <w:r w:rsidR="002A612B" w:rsidRPr="001A2CAA">
        <w:rPr>
          <w:rFonts w:ascii="Times New Roman" w:hAnsi="Times New Roman" w:cs="Times New Roman"/>
        </w:rPr>
        <w:t>)</w:t>
      </w:r>
      <w:commentRangeEnd w:id="80"/>
      <w:r w:rsidR="00B6220B">
        <w:rPr>
          <w:rStyle w:val="Refdecomentario"/>
          <w:lang w:val="es-ES"/>
        </w:rPr>
        <w:commentReference w:id="80"/>
      </w:r>
      <w:r w:rsidR="007D2908" w:rsidRPr="00396F9A">
        <w:rPr>
          <w:rFonts w:ascii="Times New Roman" w:hAnsi="Times New Roman" w:cs="Times New Roman"/>
        </w:rPr>
        <w:t>.</w:t>
      </w:r>
    </w:p>
    <w:p w14:paraId="5CFD9637" w14:textId="6FF92951" w:rsidR="002A612B" w:rsidRPr="00396F9A" w:rsidRDefault="002A612B" w:rsidP="00421C81">
      <w:pPr>
        <w:pStyle w:val="Descripcin"/>
        <w:keepNext/>
        <w:spacing w:before="240" w:line="276" w:lineRule="auto"/>
        <w:jc w:val="center"/>
        <w:rPr>
          <w:rFonts w:ascii="Times New Roman" w:hAnsi="Times New Roman" w:cs="Times New Roman"/>
          <w:i w:val="0"/>
          <w:iCs w:val="0"/>
          <w:color w:val="auto"/>
          <w:sz w:val="22"/>
          <w:szCs w:val="22"/>
        </w:rPr>
      </w:pPr>
      <w:bookmarkStart w:id="83" w:name="_Toc211354444"/>
      <w:r w:rsidRPr="00396F9A">
        <w:rPr>
          <w:rFonts w:ascii="Times New Roman" w:hAnsi="Times New Roman" w:cs="Times New Roman"/>
          <w:i w:val="0"/>
          <w:iCs w:val="0"/>
          <w:color w:val="auto"/>
          <w:sz w:val="22"/>
          <w:szCs w:val="22"/>
        </w:rPr>
        <w:t xml:space="preserve">Tabla </w:t>
      </w:r>
      <w:r w:rsidRPr="001A2CAA">
        <w:rPr>
          <w:rFonts w:ascii="Times New Roman" w:hAnsi="Times New Roman" w:cs="Times New Roman"/>
          <w:i w:val="0"/>
          <w:iCs w:val="0"/>
          <w:color w:val="auto"/>
          <w:sz w:val="22"/>
          <w:szCs w:val="22"/>
        </w:rPr>
        <w:fldChar w:fldCharType="begin"/>
      </w:r>
      <w:r w:rsidRPr="00396F9A">
        <w:rPr>
          <w:rFonts w:ascii="Times New Roman" w:hAnsi="Times New Roman" w:cs="Times New Roman"/>
          <w:i w:val="0"/>
          <w:iCs w:val="0"/>
          <w:color w:val="auto"/>
          <w:sz w:val="22"/>
          <w:szCs w:val="22"/>
        </w:rPr>
        <w:instrText xml:space="preserve"> SEQ Tabla \* ARABIC </w:instrText>
      </w:r>
      <w:r w:rsidRPr="001A2CAA">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4</w:t>
      </w:r>
      <w:r w:rsidRPr="001A2CAA">
        <w:rPr>
          <w:rFonts w:ascii="Times New Roman" w:hAnsi="Times New Roman" w:cs="Times New Roman"/>
          <w:i w:val="0"/>
          <w:iCs w:val="0"/>
          <w:color w:val="auto"/>
          <w:sz w:val="22"/>
          <w:szCs w:val="22"/>
        </w:rPr>
        <w:fldChar w:fldCharType="end"/>
      </w:r>
      <w:r w:rsidRPr="001A2CAA">
        <w:rPr>
          <w:rFonts w:ascii="Times New Roman" w:hAnsi="Times New Roman" w:cs="Times New Roman"/>
          <w:i w:val="0"/>
          <w:iCs w:val="0"/>
          <w:color w:val="auto"/>
          <w:sz w:val="22"/>
          <w:szCs w:val="22"/>
        </w:rPr>
        <w:t xml:space="preserve"> Relación aspirantes, admitidos, matriculados primer curso y matriculados total</w:t>
      </w:r>
      <w:r w:rsidR="00A23465" w:rsidRPr="001A2CAA">
        <w:rPr>
          <w:rFonts w:ascii="Times New Roman" w:hAnsi="Times New Roman" w:cs="Times New Roman"/>
          <w:i w:val="0"/>
          <w:iCs w:val="0"/>
          <w:color w:val="auto"/>
          <w:sz w:val="22"/>
          <w:szCs w:val="22"/>
        </w:rPr>
        <w:t>, Maestría en Ciencias de la Información y las Comunicaciones – Metodología Profundización</w:t>
      </w:r>
      <w:r w:rsidR="007D2908" w:rsidRPr="00396F9A">
        <w:rPr>
          <w:rFonts w:ascii="Times New Roman" w:hAnsi="Times New Roman" w:cs="Times New Roman"/>
          <w:i w:val="0"/>
          <w:iCs w:val="0"/>
          <w:color w:val="auto"/>
          <w:sz w:val="22"/>
          <w:szCs w:val="22"/>
        </w:rPr>
        <w:t>.</w:t>
      </w:r>
      <w:bookmarkEnd w:id="83"/>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25"/>
        <w:gridCol w:w="1337"/>
        <w:gridCol w:w="1143"/>
        <w:gridCol w:w="1321"/>
        <w:gridCol w:w="1808"/>
        <w:gridCol w:w="1583"/>
      </w:tblGrid>
      <w:tr w:rsidR="276DFFE4" w:rsidRPr="00396F9A" w14:paraId="47BB57E9" w14:textId="77777777" w:rsidTr="00591BC7">
        <w:trPr>
          <w:trHeight w:val="120"/>
          <w:jc w:val="center"/>
        </w:trPr>
        <w:tc>
          <w:tcPr>
            <w:tcW w:w="1525"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79D0A660" w14:textId="3EDBF90D"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Período académico</w:t>
            </w:r>
            <w:r w:rsidRPr="00396F9A">
              <w:rPr>
                <w:rFonts w:ascii="Times New Roman" w:eastAsia="Times New Roman" w:hAnsi="Times New Roman" w:cs="Times New Roman"/>
              </w:rPr>
              <w:t xml:space="preserve"> </w:t>
            </w:r>
          </w:p>
        </w:tc>
        <w:tc>
          <w:tcPr>
            <w:tcW w:w="1337"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A0D4BA3" w14:textId="643CF687"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Inscritos</w:t>
            </w:r>
            <w:r w:rsidRPr="00396F9A">
              <w:rPr>
                <w:rFonts w:ascii="Times New Roman" w:eastAsia="Times New Roman" w:hAnsi="Times New Roman" w:cs="Times New Roman"/>
              </w:rPr>
              <w:t xml:space="preserve"> </w:t>
            </w:r>
          </w:p>
        </w:tc>
        <w:tc>
          <w:tcPr>
            <w:tcW w:w="2464"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75580A1F" w14:textId="503ED85E"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Admitidos</w:t>
            </w:r>
            <w:r w:rsidRPr="00396F9A">
              <w:rPr>
                <w:rFonts w:ascii="Times New Roman" w:eastAsia="Times New Roman" w:hAnsi="Times New Roman" w:cs="Times New Roman"/>
              </w:rPr>
              <w:t xml:space="preserve"> </w:t>
            </w:r>
          </w:p>
        </w:tc>
        <w:tc>
          <w:tcPr>
            <w:tcW w:w="1808" w:type="dxa"/>
            <w:vMerge w:val="restart"/>
            <w:tcBorders>
              <w:top w:val="single" w:sz="8" w:space="0" w:color="auto"/>
              <w:left w:val="nil"/>
              <w:bottom w:val="single" w:sz="8" w:space="0" w:color="auto"/>
              <w:right w:val="single" w:sz="8" w:space="0" w:color="auto"/>
            </w:tcBorders>
            <w:shd w:val="clear" w:color="auto" w:fill="D9E2F3" w:themeFill="accent1" w:themeFillTint="33"/>
            <w:vAlign w:val="center"/>
          </w:tcPr>
          <w:p w14:paraId="3E46AE02" w14:textId="226F0430"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Matriculados en primer curso</w:t>
            </w:r>
            <w:r w:rsidRPr="00396F9A">
              <w:rPr>
                <w:rFonts w:ascii="Times New Roman" w:eastAsia="Times New Roman" w:hAnsi="Times New Roman" w:cs="Times New Roman"/>
              </w:rPr>
              <w:t xml:space="preserve"> </w:t>
            </w:r>
          </w:p>
        </w:tc>
        <w:tc>
          <w:tcPr>
            <w:tcW w:w="1583"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32B924EE" w14:textId="050A74F0"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Matriculados totales</w:t>
            </w:r>
            <w:r w:rsidRPr="00396F9A">
              <w:rPr>
                <w:rFonts w:ascii="Times New Roman" w:eastAsia="Times New Roman" w:hAnsi="Times New Roman" w:cs="Times New Roman"/>
              </w:rPr>
              <w:t xml:space="preserve"> </w:t>
            </w:r>
          </w:p>
        </w:tc>
      </w:tr>
      <w:tr w:rsidR="276DFFE4" w:rsidRPr="00396F9A" w14:paraId="03DAAE21" w14:textId="77777777" w:rsidTr="00591BC7">
        <w:trPr>
          <w:trHeight w:val="120"/>
          <w:jc w:val="center"/>
        </w:trPr>
        <w:tc>
          <w:tcPr>
            <w:tcW w:w="1525" w:type="dxa"/>
            <w:vMerge/>
            <w:tcBorders>
              <w:left w:val="single" w:sz="0" w:space="0" w:color="auto"/>
              <w:bottom w:val="single" w:sz="0" w:space="0" w:color="auto"/>
              <w:right w:val="single" w:sz="0" w:space="0" w:color="auto"/>
            </w:tcBorders>
            <w:vAlign w:val="center"/>
          </w:tcPr>
          <w:p w14:paraId="40E402DA" w14:textId="77777777" w:rsidR="00077D85" w:rsidRPr="00396F9A" w:rsidRDefault="00077D85">
            <w:pPr>
              <w:rPr>
                <w:rFonts w:ascii="Times New Roman" w:hAnsi="Times New Roman" w:cs="Times New Roman"/>
              </w:rPr>
            </w:pPr>
          </w:p>
        </w:tc>
        <w:tc>
          <w:tcPr>
            <w:tcW w:w="1337" w:type="dxa"/>
            <w:vMerge/>
            <w:tcBorders>
              <w:left w:val="single" w:sz="0" w:space="0" w:color="auto"/>
              <w:bottom w:val="single" w:sz="0" w:space="0" w:color="auto"/>
              <w:right w:val="single" w:sz="0" w:space="0" w:color="auto"/>
            </w:tcBorders>
            <w:vAlign w:val="center"/>
          </w:tcPr>
          <w:p w14:paraId="1D734E8B" w14:textId="77777777" w:rsidR="00077D85" w:rsidRPr="00396F9A" w:rsidRDefault="00077D85">
            <w:pPr>
              <w:rPr>
                <w:rFonts w:ascii="Times New Roman" w:hAnsi="Times New Roman" w:cs="Times New Roman"/>
              </w:rPr>
            </w:pPr>
          </w:p>
        </w:tc>
        <w:tc>
          <w:tcPr>
            <w:tcW w:w="1143" w:type="dxa"/>
            <w:tcBorders>
              <w:top w:val="single" w:sz="8" w:space="0" w:color="auto"/>
              <w:left w:val="nil"/>
              <w:bottom w:val="single" w:sz="8" w:space="0" w:color="auto"/>
              <w:right w:val="single" w:sz="8" w:space="0" w:color="auto"/>
            </w:tcBorders>
            <w:shd w:val="clear" w:color="auto" w:fill="D9E2F3" w:themeFill="accent1" w:themeFillTint="33"/>
          </w:tcPr>
          <w:p w14:paraId="48F94599" w14:textId="527F56E9" w:rsidR="276DFFE4" w:rsidRPr="00396F9A" w:rsidRDefault="276DFFE4" w:rsidP="00591BC7">
            <w:pPr>
              <w:spacing w:after="0"/>
              <w:jc w:val="center"/>
              <w:rPr>
                <w:rFonts w:ascii="Times New Roman" w:eastAsia="Times New Roman" w:hAnsi="Times New Roman" w:cs="Times New Roman"/>
                <w:b/>
                <w:bCs/>
                <w:lang w:val="es"/>
              </w:rPr>
            </w:pPr>
            <w:r w:rsidRPr="00396F9A">
              <w:rPr>
                <w:rFonts w:ascii="Times New Roman" w:eastAsia="Times New Roman" w:hAnsi="Times New Roman" w:cs="Times New Roman"/>
                <w:b/>
                <w:bCs/>
                <w:lang w:val="es"/>
              </w:rPr>
              <w:t>Investigación</w:t>
            </w:r>
          </w:p>
        </w:tc>
        <w:tc>
          <w:tcPr>
            <w:tcW w:w="1321"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09E2CC8" w14:textId="135A1732" w:rsidR="276DFFE4" w:rsidRPr="00396F9A" w:rsidRDefault="276DFFE4" w:rsidP="00591BC7">
            <w:pPr>
              <w:spacing w:after="0"/>
              <w:jc w:val="center"/>
              <w:rPr>
                <w:rFonts w:ascii="Times New Roman" w:eastAsia="Times New Roman" w:hAnsi="Times New Roman" w:cs="Times New Roman"/>
                <w:b/>
                <w:bCs/>
                <w:lang w:val="es"/>
              </w:rPr>
            </w:pPr>
            <w:r w:rsidRPr="00396F9A">
              <w:rPr>
                <w:rFonts w:ascii="Times New Roman" w:eastAsia="Times New Roman" w:hAnsi="Times New Roman" w:cs="Times New Roman"/>
                <w:b/>
                <w:bCs/>
                <w:lang w:val="es"/>
              </w:rPr>
              <w:t>Profundización</w:t>
            </w:r>
          </w:p>
        </w:tc>
        <w:tc>
          <w:tcPr>
            <w:tcW w:w="1808" w:type="dxa"/>
            <w:vMerge/>
            <w:tcBorders>
              <w:left w:val="nil"/>
              <w:bottom w:val="single" w:sz="0" w:space="0" w:color="auto"/>
              <w:right w:val="single" w:sz="0" w:space="0" w:color="auto"/>
            </w:tcBorders>
            <w:vAlign w:val="center"/>
          </w:tcPr>
          <w:p w14:paraId="74896BF7" w14:textId="77777777" w:rsidR="00077D85" w:rsidRPr="00396F9A" w:rsidRDefault="00077D85">
            <w:pPr>
              <w:rPr>
                <w:rFonts w:ascii="Times New Roman" w:hAnsi="Times New Roman" w:cs="Times New Roman"/>
              </w:rPr>
            </w:pPr>
          </w:p>
        </w:tc>
        <w:tc>
          <w:tcPr>
            <w:tcW w:w="1583" w:type="dxa"/>
            <w:vMerge/>
            <w:tcBorders>
              <w:left w:val="single" w:sz="0" w:space="0" w:color="auto"/>
              <w:bottom w:val="single" w:sz="0" w:space="0" w:color="auto"/>
              <w:right w:val="single" w:sz="0" w:space="0" w:color="auto"/>
            </w:tcBorders>
            <w:vAlign w:val="center"/>
          </w:tcPr>
          <w:p w14:paraId="62EFEC48" w14:textId="77777777" w:rsidR="00077D85" w:rsidRPr="00396F9A" w:rsidRDefault="00077D85">
            <w:pPr>
              <w:rPr>
                <w:rFonts w:ascii="Times New Roman" w:hAnsi="Times New Roman" w:cs="Times New Roman"/>
              </w:rPr>
            </w:pPr>
          </w:p>
        </w:tc>
      </w:tr>
      <w:tr w:rsidR="276DFFE4" w:rsidRPr="00396F9A" w14:paraId="2DD2AED4" w14:textId="77777777" w:rsidTr="00591BC7">
        <w:trPr>
          <w:trHeight w:val="300"/>
          <w:jc w:val="center"/>
        </w:trPr>
        <w:tc>
          <w:tcPr>
            <w:tcW w:w="1525" w:type="dxa"/>
            <w:tcBorders>
              <w:top w:val="nil"/>
              <w:left w:val="single" w:sz="8" w:space="0" w:color="auto"/>
              <w:bottom w:val="single" w:sz="8" w:space="0" w:color="auto"/>
              <w:right w:val="single" w:sz="8" w:space="0" w:color="auto"/>
            </w:tcBorders>
            <w:vAlign w:val="center"/>
          </w:tcPr>
          <w:p w14:paraId="6D8DFBB0" w14:textId="3C9BB1AA"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2020-3</w:t>
            </w:r>
            <w:r w:rsidRPr="00396F9A">
              <w:rPr>
                <w:rFonts w:ascii="Times New Roman" w:eastAsia="Times New Roman" w:hAnsi="Times New Roman" w:cs="Times New Roman"/>
                <w:color w:val="000000" w:themeColor="text1"/>
              </w:rPr>
              <w:t xml:space="preserve"> </w:t>
            </w:r>
          </w:p>
        </w:tc>
        <w:tc>
          <w:tcPr>
            <w:tcW w:w="1337" w:type="dxa"/>
            <w:tcBorders>
              <w:top w:val="nil"/>
              <w:left w:val="single" w:sz="8" w:space="0" w:color="auto"/>
              <w:bottom w:val="single" w:sz="8" w:space="0" w:color="auto"/>
              <w:right w:val="single" w:sz="8" w:space="0" w:color="auto"/>
            </w:tcBorders>
            <w:vAlign w:val="center"/>
          </w:tcPr>
          <w:p w14:paraId="54A1679A" w14:textId="51194CCB"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42</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1D6849A5" w14:textId="0B45730F" w:rsidR="276DFFE4" w:rsidRPr="00396F9A" w:rsidRDefault="276DFFE4" w:rsidP="00591BC7">
            <w:pPr>
              <w:spacing w:after="0"/>
              <w:jc w:val="center"/>
              <w:rPr>
                <w:rFonts w:ascii="Times New Roman" w:eastAsia="Calibri" w:hAnsi="Times New Roman" w:cs="Times New Roman"/>
                <w:color w:val="000000" w:themeColor="text1"/>
                <w:lang w:val="es"/>
              </w:rPr>
            </w:pPr>
            <w:r w:rsidRPr="00396F9A">
              <w:rPr>
                <w:rFonts w:ascii="Times New Roman" w:eastAsia="Times New Roman" w:hAnsi="Times New Roman" w:cs="Times New Roman"/>
                <w:color w:val="000000" w:themeColor="text1"/>
                <w:lang w:val="es"/>
              </w:rPr>
              <w:t>2</w:t>
            </w:r>
            <w:r w:rsidRPr="00396F9A">
              <w:rPr>
                <w:rFonts w:ascii="Times New Roman" w:eastAsia="Calibri" w:hAnsi="Times New Roman" w:cs="Times New Roman"/>
                <w:color w:val="000000" w:themeColor="text1"/>
                <w:lang w:val="es"/>
              </w:rPr>
              <w:t>6</w:t>
            </w:r>
          </w:p>
        </w:tc>
        <w:tc>
          <w:tcPr>
            <w:tcW w:w="1321" w:type="dxa"/>
            <w:tcBorders>
              <w:top w:val="single" w:sz="8" w:space="0" w:color="auto"/>
              <w:left w:val="single" w:sz="8" w:space="0" w:color="auto"/>
              <w:bottom w:val="single" w:sz="8" w:space="0" w:color="auto"/>
              <w:right w:val="single" w:sz="8" w:space="0" w:color="auto"/>
            </w:tcBorders>
            <w:vAlign w:val="center"/>
          </w:tcPr>
          <w:p w14:paraId="4DE8BFD5" w14:textId="1BE69EFE"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w:t>
            </w:r>
            <w:r w:rsidRPr="00396F9A">
              <w:rPr>
                <w:rFonts w:ascii="Times New Roman" w:eastAsia="Calibri" w:hAnsi="Times New Roman" w:cs="Times New Roman"/>
                <w:color w:val="000000" w:themeColor="text1"/>
                <w:lang w:val="es"/>
              </w:rPr>
              <w:t>3</w:t>
            </w:r>
            <w:r w:rsidRPr="00396F9A">
              <w:rPr>
                <w:rFonts w:ascii="Times New Roman" w:eastAsia="Times New Roman" w:hAnsi="Times New Roman" w:cs="Times New Roman"/>
                <w:color w:val="000000" w:themeColor="text1"/>
              </w:rPr>
              <w:t xml:space="preserve"> </w:t>
            </w:r>
          </w:p>
        </w:tc>
        <w:tc>
          <w:tcPr>
            <w:tcW w:w="1808" w:type="dxa"/>
            <w:tcBorders>
              <w:top w:val="nil"/>
              <w:left w:val="single" w:sz="8" w:space="0" w:color="auto"/>
              <w:bottom w:val="single" w:sz="8" w:space="0" w:color="auto"/>
              <w:right w:val="single" w:sz="8" w:space="0" w:color="auto"/>
            </w:tcBorders>
            <w:vAlign w:val="center"/>
          </w:tcPr>
          <w:p w14:paraId="529481CE" w14:textId="4AD27C28"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3</w:t>
            </w:r>
            <w:r w:rsidRPr="00396F9A">
              <w:rPr>
                <w:rFonts w:ascii="Times New Roman" w:eastAsia="Calibri" w:hAnsi="Times New Roman" w:cs="Times New Roman"/>
                <w:color w:val="000000" w:themeColor="text1"/>
              </w:rPr>
              <w:t>9</w:t>
            </w:r>
            <w:r w:rsidRPr="00396F9A">
              <w:rPr>
                <w:rFonts w:ascii="Times New Roman" w:eastAsia="Times New Roman" w:hAnsi="Times New Roman" w:cs="Times New Roman"/>
                <w:color w:val="000000" w:themeColor="text1"/>
              </w:rPr>
              <w:t xml:space="preserve"> </w:t>
            </w:r>
          </w:p>
        </w:tc>
        <w:tc>
          <w:tcPr>
            <w:tcW w:w="1583" w:type="dxa"/>
            <w:tcBorders>
              <w:top w:val="nil"/>
              <w:left w:val="single" w:sz="8" w:space="0" w:color="auto"/>
              <w:bottom w:val="single" w:sz="8" w:space="0" w:color="auto"/>
              <w:right w:val="single" w:sz="8" w:space="0" w:color="auto"/>
            </w:tcBorders>
            <w:vAlign w:val="center"/>
          </w:tcPr>
          <w:p w14:paraId="6AAF89A4" w14:textId="322AAC31"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330</w:t>
            </w:r>
            <w:r w:rsidRPr="00396F9A">
              <w:rPr>
                <w:rFonts w:ascii="Times New Roman" w:eastAsia="Times New Roman" w:hAnsi="Times New Roman" w:cs="Times New Roman"/>
                <w:color w:val="000000" w:themeColor="text1"/>
              </w:rPr>
              <w:t xml:space="preserve"> </w:t>
            </w:r>
          </w:p>
        </w:tc>
      </w:tr>
      <w:tr w:rsidR="276DFFE4" w:rsidRPr="00396F9A" w14:paraId="523B09F8"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0E7F11F6" w14:textId="60DCF182"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2021-1</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66F8190E" w14:textId="7DD37EE6"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20</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3684F304" w14:textId="256A0F64"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16</w:t>
            </w:r>
          </w:p>
        </w:tc>
        <w:tc>
          <w:tcPr>
            <w:tcW w:w="1321" w:type="dxa"/>
            <w:tcBorders>
              <w:top w:val="single" w:sz="8" w:space="0" w:color="auto"/>
              <w:left w:val="single" w:sz="8" w:space="0" w:color="auto"/>
              <w:bottom w:val="single" w:sz="8" w:space="0" w:color="auto"/>
              <w:right w:val="single" w:sz="8" w:space="0" w:color="auto"/>
            </w:tcBorders>
            <w:vAlign w:val="center"/>
          </w:tcPr>
          <w:p w14:paraId="636468E2" w14:textId="5A556649"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11</w:t>
            </w:r>
            <w:r w:rsidRPr="00396F9A">
              <w:rPr>
                <w:rFonts w:ascii="Times New Roman" w:eastAsia="Times New Roman" w:hAnsi="Times New Roman" w:cs="Times New Roman"/>
                <w:color w:val="000000" w:themeColor="text1"/>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4D9FDEBB" w14:textId="02058D5F"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27 </w:t>
            </w:r>
          </w:p>
        </w:tc>
        <w:tc>
          <w:tcPr>
            <w:tcW w:w="1583" w:type="dxa"/>
            <w:tcBorders>
              <w:top w:val="single" w:sz="8" w:space="0" w:color="auto"/>
              <w:left w:val="single" w:sz="8" w:space="0" w:color="auto"/>
              <w:bottom w:val="single" w:sz="8" w:space="0" w:color="auto"/>
              <w:right w:val="single" w:sz="8" w:space="0" w:color="auto"/>
            </w:tcBorders>
            <w:vAlign w:val="center"/>
          </w:tcPr>
          <w:p w14:paraId="3B074640" w14:textId="54D4CCAB"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324</w:t>
            </w:r>
            <w:r w:rsidRPr="00396F9A">
              <w:rPr>
                <w:rFonts w:ascii="Times New Roman" w:eastAsia="Times New Roman" w:hAnsi="Times New Roman" w:cs="Times New Roman"/>
                <w:color w:val="000000" w:themeColor="text1"/>
              </w:rPr>
              <w:t xml:space="preserve"> </w:t>
            </w:r>
          </w:p>
        </w:tc>
      </w:tr>
      <w:tr w:rsidR="276DFFE4" w:rsidRPr="00396F9A" w14:paraId="7A86600A"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1CCB890E" w14:textId="2A581E3F"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2021-3</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28B1DB8D" w14:textId="31BBA056"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19</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7322563B" w14:textId="106B0893"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10</w:t>
            </w:r>
          </w:p>
        </w:tc>
        <w:tc>
          <w:tcPr>
            <w:tcW w:w="1321" w:type="dxa"/>
            <w:tcBorders>
              <w:top w:val="single" w:sz="8" w:space="0" w:color="auto"/>
              <w:left w:val="single" w:sz="8" w:space="0" w:color="auto"/>
              <w:bottom w:val="single" w:sz="8" w:space="0" w:color="auto"/>
              <w:right w:val="single" w:sz="8" w:space="0" w:color="auto"/>
            </w:tcBorders>
            <w:vAlign w:val="center"/>
          </w:tcPr>
          <w:p w14:paraId="41F5520F" w14:textId="027628E1"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8 </w:t>
            </w:r>
          </w:p>
        </w:tc>
        <w:tc>
          <w:tcPr>
            <w:tcW w:w="1808" w:type="dxa"/>
            <w:tcBorders>
              <w:top w:val="single" w:sz="8" w:space="0" w:color="auto"/>
              <w:left w:val="single" w:sz="8" w:space="0" w:color="auto"/>
              <w:bottom w:val="single" w:sz="8" w:space="0" w:color="auto"/>
              <w:right w:val="single" w:sz="8" w:space="0" w:color="auto"/>
            </w:tcBorders>
            <w:vAlign w:val="center"/>
          </w:tcPr>
          <w:p w14:paraId="040A23D3" w14:textId="144BA4A5"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18</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3577CB92" w14:textId="525DB17C"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300</w:t>
            </w:r>
            <w:r w:rsidRPr="00396F9A">
              <w:rPr>
                <w:rFonts w:ascii="Times New Roman" w:eastAsia="Times New Roman" w:hAnsi="Times New Roman" w:cs="Times New Roman"/>
                <w:color w:val="000000" w:themeColor="text1"/>
              </w:rPr>
              <w:t xml:space="preserve"> </w:t>
            </w:r>
          </w:p>
        </w:tc>
      </w:tr>
      <w:tr w:rsidR="276DFFE4" w:rsidRPr="00396F9A" w14:paraId="25326903"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4E362AFA" w14:textId="7E3E9A54"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2022-1</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37E9B67B" w14:textId="26AABFF7"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25</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56573785" w14:textId="7119441A"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16</w:t>
            </w:r>
          </w:p>
        </w:tc>
        <w:tc>
          <w:tcPr>
            <w:tcW w:w="1321" w:type="dxa"/>
            <w:tcBorders>
              <w:top w:val="single" w:sz="8" w:space="0" w:color="auto"/>
              <w:left w:val="single" w:sz="8" w:space="0" w:color="auto"/>
              <w:bottom w:val="single" w:sz="8" w:space="0" w:color="auto"/>
              <w:right w:val="single" w:sz="8" w:space="0" w:color="auto"/>
            </w:tcBorders>
            <w:vAlign w:val="center"/>
          </w:tcPr>
          <w:p w14:paraId="5461975A" w14:textId="4275286F" w:rsidR="276DFFE4" w:rsidRPr="00396F9A" w:rsidRDefault="276DFFE4" w:rsidP="00591BC7">
            <w:pPr>
              <w:spacing w:after="0"/>
              <w:jc w:val="center"/>
              <w:rPr>
                <w:rFonts w:ascii="Times New Roman" w:eastAsia="Segoe UI" w:hAnsi="Times New Roman" w:cs="Times New Roman"/>
              </w:rPr>
            </w:pPr>
            <w:r w:rsidRPr="00396F9A">
              <w:rPr>
                <w:rFonts w:ascii="Times New Roman" w:eastAsia="Segoe UI" w:hAnsi="Times New Roman" w:cs="Times New Roman"/>
              </w:rPr>
              <w:t>9</w:t>
            </w:r>
          </w:p>
        </w:tc>
        <w:tc>
          <w:tcPr>
            <w:tcW w:w="1808" w:type="dxa"/>
            <w:tcBorders>
              <w:top w:val="single" w:sz="8" w:space="0" w:color="auto"/>
              <w:left w:val="single" w:sz="8" w:space="0" w:color="auto"/>
              <w:bottom w:val="single" w:sz="8" w:space="0" w:color="auto"/>
              <w:right w:val="single" w:sz="8" w:space="0" w:color="auto"/>
            </w:tcBorders>
            <w:vAlign w:val="center"/>
          </w:tcPr>
          <w:p w14:paraId="0383CC8F" w14:textId="3CDCCE4D"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25</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0463AE9F" w14:textId="11EF6E50"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281</w:t>
            </w:r>
            <w:r w:rsidRPr="00396F9A">
              <w:rPr>
                <w:rFonts w:ascii="Times New Roman" w:eastAsia="Times New Roman" w:hAnsi="Times New Roman" w:cs="Times New Roman"/>
                <w:color w:val="000000" w:themeColor="text1"/>
              </w:rPr>
              <w:t xml:space="preserve"> </w:t>
            </w:r>
          </w:p>
        </w:tc>
      </w:tr>
      <w:tr w:rsidR="276DFFE4" w:rsidRPr="00396F9A" w14:paraId="65381E42"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010A780E" w14:textId="24EF03DD"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2022-3</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1939E9CB" w14:textId="27B3D737"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0C46B044" w14:textId="0A4D9546"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148F5A67" w14:textId="62978ECA"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7A7E333E" w14:textId="62DDA80C"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19</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114ECDBC" w14:textId="052885D6"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257</w:t>
            </w:r>
            <w:r w:rsidRPr="00396F9A">
              <w:rPr>
                <w:rFonts w:ascii="Times New Roman" w:eastAsia="Times New Roman" w:hAnsi="Times New Roman" w:cs="Times New Roman"/>
                <w:color w:val="000000" w:themeColor="text1"/>
              </w:rPr>
              <w:t xml:space="preserve"> </w:t>
            </w:r>
          </w:p>
        </w:tc>
      </w:tr>
      <w:tr w:rsidR="276DFFE4" w:rsidRPr="00396F9A" w14:paraId="61B39F43"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F80957F" w14:textId="2B8B56B7"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2023-1</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8C3620A" w14:textId="5B897A4F"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312793E2" w14:textId="2E895469"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3A03FA55" w14:textId="3EEC3442"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6ABB9F9B" w14:textId="4D20EE7C"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2DAC21F7" w14:textId="49E39CB5"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213</w:t>
            </w:r>
            <w:r w:rsidRPr="00396F9A">
              <w:rPr>
                <w:rFonts w:ascii="Times New Roman" w:eastAsia="Times New Roman" w:hAnsi="Times New Roman" w:cs="Times New Roman"/>
                <w:color w:val="000000" w:themeColor="text1"/>
              </w:rPr>
              <w:t xml:space="preserve"> </w:t>
            </w:r>
          </w:p>
        </w:tc>
      </w:tr>
      <w:tr w:rsidR="276DFFE4" w:rsidRPr="00396F9A" w14:paraId="432ACE8F"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28DFF66E" w14:textId="6305C4B9"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2023-3</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634000EF" w14:textId="4883508A"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143" w:type="dxa"/>
            <w:tcBorders>
              <w:top w:val="single" w:sz="8" w:space="0" w:color="auto"/>
              <w:left w:val="single" w:sz="8" w:space="0" w:color="auto"/>
              <w:bottom w:val="single" w:sz="8" w:space="0" w:color="auto"/>
              <w:right w:val="single" w:sz="8" w:space="0" w:color="auto"/>
            </w:tcBorders>
          </w:tcPr>
          <w:p w14:paraId="2619688D" w14:textId="72D6ACF6"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0</w:t>
            </w:r>
          </w:p>
        </w:tc>
        <w:tc>
          <w:tcPr>
            <w:tcW w:w="1321" w:type="dxa"/>
            <w:tcBorders>
              <w:top w:val="single" w:sz="8" w:space="0" w:color="auto"/>
              <w:left w:val="single" w:sz="8" w:space="0" w:color="auto"/>
              <w:bottom w:val="single" w:sz="8" w:space="0" w:color="auto"/>
              <w:right w:val="single" w:sz="8" w:space="0" w:color="auto"/>
            </w:tcBorders>
            <w:vAlign w:val="center"/>
          </w:tcPr>
          <w:p w14:paraId="0C8C9B4E" w14:textId="765C18CE"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808" w:type="dxa"/>
            <w:tcBorders>
              <w:top w:val="single" w:sz="8" w:space="0" w:color="auto"/>
              <w:left w:val="single" w:sz="8" w:space="0" w:color="auto"/>
              <w:bottom w:val="single" w:sz="8" w:space="0" w:color="auto"/>
              <w:right w:val="single" w:sz="8" w:space="0" w:color="auto"/>
            </w:tcBorders>
            <w:vAlign w:val="center"/>
          </w:tcPr>
          <w:p w14:paraId="1BED1761" w14:textId="30CA7892"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0</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52D71B59" w14:textId="44E680EB"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161</w:t>
            </w:r>
            <w:r w:rsidRPr="00396F9A">
              <w:rPr>
                <w:rFonts w:ascii="Times New Roman" w:eastAsia="Times New Roman" w:hAnsi="Times New Roman" w:cs="Times New Roman"/>
                <w:color w:val="000000" w:themeColor="text1"/>
              </w:rPr>
              <w:t xml:space="preserve"> </w:t>
            </w:r>
          </w:p>
        </w:tc>
      </w:tr>
      <w:tr w:rsidR="276DFFE4" w:rsidRPr="00396F9A" w14:paraId="6FFB189A"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5500F3D0" w14:textId="21008600"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Período académico</w:t>
            </w:r>
            <w:r w:rsidRPr="00396F9A">
              <w:rPr>
                <w:rFonts w:ascii="Times New Roman" w:eastAsia="Times New Roman" w:hAnsi="Times New Roman" w:cs="Times New Roman"/>
              </w:rPr>
              <w:t xml:space="preserve"> </w:t>
            </w:r>
          </w:p>
        </w:tc>
        <w:tc>
          <w:tcPr>
            <w:tcW w:w="1337"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276F7B03" w14:textId="76114BBC"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Inscritos</w:t>
            </w:r>
            <w:r w:rsidRPr="00396F9A">
              <w:rPr>
                <w:rFonts w:ascii="Times New Roman" w:eastAsia="Times New Roman" w:hAnsi="Times New Roman" w:cs="Times New Roman"/>
              </w:rPr>
              <w:t xml:space="preserve"> </w:t>
            </w:r>
          </w:p>
        </w:tc>
        <w:tc>
          <w:tcPr>
            <w:tcW w:w="2464"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721E2465" w14:textId="44AA2C51" w:rsidR="276DFFE4" w:rsidRPr="00396F9A" w:rsidRDefault="276DFFE4" w:rsidP="00591BC7">
            <w:pPr>
              <w:spacing w:after="0"/>
              <w:jc w:val="center"/>
              <w:rPr>
                <w:rFonts w:ascii="Times New Roman" w:eastAsia="Times New Roman" w:hAnsi="Times New Roman" w:cs="Times New Roman"/>
                <w:b/>
                <w:bCs/>
                <w:lang w:val="es"/>
              </w:rPr>
            </w:pPr>
            <w:r w:rsidRPr="00396F9A">
              <w:rPr>
                <w:rFonts w:ascii="Times New Roman" w:eastAsia="Times New Roman" w:hAnsi="Times New Roman" w:cs="Times New Roman"/>
                <w:b/>
                <w:bCs/>
                <w:lang w:val="es"/>
              </w:rPr>
              <w:t>Admitidos</w:t>
            </w:r>
          </w:p>
        </w:tc>
        <w:tc>
          <w:tcPr>
            <w:tcW w:w="1808" w:type="dxa"/>
            <w:tcBorders>
              <w:top w:val="single" w:sz="8" w:space="0" w:color="auto"/>
              <w:left w:val="nil"/>
              <w:bottom w:val="single" w:sz="8" w:space="0" w:color="auto"/>
              <w:right w:val="single" w:sz="8" w:space="0" w:color="auto"/>
            </w:tcBorders>
            <w:shd w:val="clear" w:color="auto" w:fill="D9E2F3" w:themeFill="accent1" w:themeFillTint="33"/>
            <w:vAlign w:val="center"/>
          </w:tcPr>
          <w:p w14:paraId="7A0457B6" w14:textId="4F94A9E4"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Matriculados en primer curso</w:t>
            </w:r>
            <w:r w:rsidRPr="00396F9A">
              <w:rPr>
                <w:rFonts w:ascii="Times New Roman" w:eastAsia="Times New Roman" w:hAnsi="Times New Roman" w:cs="Times New Roman"/>
              </w:rPr>
              <w:t xml:space="preserve"> </w:t>
            </w:r>
          </w:p>
        </w:tc>
        <w:tc>
          <w:tcPr>
            <w:tcW w:w="1583" w:type="dxa"/>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702F84A" w14:textId="4AEDB3CF" w:rsidR="276DFFE4" w:rsidRPr="00396F9A" w:rsidRDefault="276DFFE4" w:rsidP="00591BC7">
            <w:pPr>
              <w:spacing w:after="0"/>
              <w:jc w:val="center"/>
              <w:rPr>
                <w:rFonts w:ascii="Times New Roman" w:eastAsia="Times New Roman" w:hAnsi="Times New Roman" w:cs="Times New Roman"/>
              </w:rPr>
            </w:pPr>
            <w:r w:rsidRPr="00396F9A">
              <w:rPr>
                <w:rFonts w:ascii="Times New Roman" w:eastAsia="Times New Roman" w:hAnsi="Times New Roman" w:cs="Times New Roman"/>
                <w:b/>
                <w:bCs/>
                <w:lang w:val="es"/>
              </w:rPr>
              <w:t>Matriculados totales</w:t>
            </w:r>
            <w:r w:rsidRPr="00396F9A">
              <w:rPr>
                <w:rFonts w:ascii="Times New Roman" w:eastAsia="Times New Roman" w:hAnsi="Times New Roman" w:cs="Times New Roman"/>
              </w:rPr>
              <w:t xml:space="preserve"> </w:t>
            </w:r>
          </w:p>
        </w:tc>
      </w:tr>
      <w:tr w:rsidR="276DFFE4" w:rsidRPr="00396F9A" w14:paraId="29A3AF0B"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EB43424" w14:textId="78DC81DC"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2024-1</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B578962" w14:textId="112E2F94"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19</w:t>
            </w:r>
          </w:p>
        </w:tc>
        <w:tc>
          <w:tcPr>
            <w:tcW w:w="2464" w:type="dxa"/>
            <w:gridSpan w:val="2"/>
            <w:tcBorders>
              <w:top w:val="single" w:sz="8" w:space="0" w:color="auto"/>
              <w:left w:val="single" w:sz="8" w:space="0" w:color="auto"/>
              <w:bottom w:val="single" w:sz="8" w:space="0" w:color="auto"/>
              <w:right w:val="single" w:sz="8" w:space="0" w:color="auto"/>
            </w:tcBorders>
          </w:tcPr>
          <w:p w14:paraId="6D1C5273" w14:textId="6F052FFA"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17</w:t>
            </w:r>
          </w:p>
        </w:tc>
        <w:tc>
          <w:tcPr>
            <w:tcW w:w="1808" w:type="dxa"/>
            <w:tcBorders>
              <w:top w:val="single" w:sz="8" w:space="0" w:color="auto"/>
              <w:left w:val="nil"/>
              <w:bottom w:val="single" w:sz="8" w:space="0" w:color="auto"/>
              <w:right w:val="single" w:sz="8" w:space="0" w:color="auto"/>
            </w:tcBorders>
            <w:vAlign w:val="center"/>
          </w:tcPr>
          <w:p w14:paraId="3E66F9F0" w14:textId="5E4CEB84"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lang w:val="es"/>
              </w:rPr>
              <w:t>17</w:t>
            </w:r>
            <w:r w:rsidRPr="00396F9A">
              <w:rPr>
                <w:rFonts w:ascii="Times New Roman" w:eastAsia="Times New Roman" w:hAnsi="Times New Roman" w:cs="Times New Roman"/>
                <w:color w:val="000000" w:themeColor="text1"/>
              </w:rPr>
              <w:t xml:space="preserve"> </w:t>
            </w:r>
          </w:p>
        </w:tc>
        <w:tc>
          <w:tcPr>
            <w:tcW w:w="1583" w:type="dxa"/>
            <w:tcBorders>
              <w:top w:val="single" w:sz="8" w:space="0" w:color="auto"/>
              <w:left w:val="single" w:sz="8" w:space="0" w:color="auto"/>
              <w:bottom w:val="single" w:sz="8" w:space="0" w:color="auto"/>
              <w:right w:val="single" w:sz="8" w:space="0" w:color="auto"/>
            </w:tcBorders>
            <w:vAlign w:val="center"/>
          </w:tcPr>
          <w:p w14:paraId="4241D894" w14:textId="19C4D58D"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17</w:t>
            </w:r>
          </w:p>
        </w:tc>
      </w:tr>
      <w:tr w:rsidR="276DFFE4" w:rsidRPr="00396F9A" w14:paraId="1EDDDBB1"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2D4FA25C" w14:textId="4CA44965"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2024-3</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46B6CF53" w14:textId="36441B68"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7 </w:t>
            </w:r>
          </w:p>
        </w:tc>
        <w:tc>
          <w:tcPr>
            <w:tcW w:w="2464" w:type="dxa"/>
            <w:gridSpan w:val="2"/>
            <w:tcBorders>
              <w:top w:val="single" w:sz="8" w:space="0" w:color="auto"/>
              <w:left w:val="single" w:sz="8" w:space="0" w:color="auto"/>
              <w:bottom w:val="single" w:sz="8" w:space="0" w:color="auto"/>
              <w:right w:val="single" w:sz="8" w:space="0" w:color="auto"/>
            </w:tcBorders>
          </w:tcPr>
          <w:p w14:paraId="41AD0400" w14:textId="2E565AF3"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3</w:t>
            </w:r>
          </w:p>
        </w:tc>
        <w:tc>
          <w:tcPr>
            <w:tcW w:w="1808" w:type="dxa"/>
            <w:tcBorders>
              <w:top w:val="single" w:sz="8" w:space="0" w:color="auto"/>
              <w:left w:val="nil"/>
              <w:bottom w:val="single" w:sz="8" w:space="0" w:color="auto"/>
              <w:right w:val="single" w:sz="8" w:space="0" w:color="auto"/>
            </w:tcBorders>
            <w:vAlign w:val="center"/>
          </w:tcPr>
          <w:p w14:paraId="7CC9ACCC" w14:textId="3F8D7298"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3 </w:t>
            </w:r>
          </w:p>
        </w:tc>
        <w:tc>
          <w:tcPr>
            <w:tcW w:w="1583" w:type="dxa"/>
            <w:tcBorders>
              <w:top w:val="single" w:sz="8" w:space="0" w:color="auto"/>
              <w:left w:val="single" w:sz="8" w:space="0" w:color="auto"/>
              <w:bottom w:val="single" w:sz="8" w:space="0" w:color="auto"/>
              <w:right w:val="single" w:sz="8" w:space="0" w:color="auto"/>
            </w:tcBorders>
            <w:vAlign w:val="center"/>
          </w:tcPr>
          <w:p w14:paraId="6D83F384" w14:textId="3F7087FC" w:rsidR="276DFFE4" w:rsidRPr="00396F9A" w:rsidRDefault="276DFFE4" w:rsidP="00591BC7">
            <w:pPr>
              <w:spacing w:after="0"/>
              <w:jc w:val="center"/>
              <w:rPr>
                <w:rFonts w:ascii="Times New Roman" w:eastAsia="Times New Roman" w:hAnsi="Times New Roman" w:cs="Times New Roman"/>
                <w:color w:val="000000" w:themeColor="text1"/>
                <w:lang w:val="es"/>
              </w:rPr>
            </w:pPr>
            <w:r w:rsidRPr="00396F9A">
              <w:rPr>
                <w:rFonts w:ascii="Times New Roman" w:eastAsia="Times New Roman" w:hAnsi="Times New Roman" w:cs="Times New Roman"/>
                <w:color w:val="000000" w:themeColor="text1"/>
                <w:lang w:val="es"/>
              </w:rPr>
              <w:t>18</w:t>
            </w:r>
          </w:p>
        </w:tc>
      </w:tr>
      <w:tr w:rsidR="276DFFE4" w:rsidRPr="00396F9A" w14:paraId="55B554C5" w14:textId="77777777" w:rsidTr="00591BC7">
        <w:trPr>
          <w:trHeight w:val="300"/>
          <w:jc w:val="center"/>
        </w:trPr>
        <w:tc>
          <w:tcPr>
            <w:tcW w:w="1525" w:type="dxa"/>
            <w:tcBorders>
              <w:top w:val="single" w:sz="8" w:space="0" w:color="auto"/>
              <w:left w:val="single" w:sz="8" w:space="0" w:color="auto"/>
              <w:bottom w:val="single" w:sz="8" w:space="0" w:color="auto"/>
              <w:right w:val="single" w:sz="8" w:space="0" w:color="auto"/>
            </w:tcBorders>
            <w:vAlign w:val="center"/>
          </w:tcPr>
          <w:p w14:paraId="5A675A7C" w14:textId="220AE4C8"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u w:val="single"/>
                <w:lang w:val="es"/>
              </w:rPr>
              <w:t>2025-1</w:t>
            </w:r>
            <w:r w:rsidRPr="00396F9A">
              <w:rPr>
                <w:rFonts w:ascii="Times New Roman" w:eastAsia="Times New Roman" w:hAnsi="Times New Roman" w:cs="Times New Roman"/>
                <w:color w:val="000000" w:themeColor="text1"/>
              </w:rPr>
              <w:t xml:space="preserve"> </w:t>
            </w:r>
          </w:p>
        </w:tc>
        <w:tc>
          <w:tcPr>
            <w:tcW w:w="1337" w:type="dxa"/>
            <w:tcBorders>
              <w:top w:val="single" w:sz="8" w:space="0" w:color="auto"/>
              <w:left w:val="single" w:sz="8" w:space="0" w:color="auto"/>
              <w:bottom w:val="single" w:sz="8" w:space="0" w:color="auto"/>
              <w:right w:val="single" w:sz="8" w:space="0" w:color="auto"/>
            </w:tcBorders>
            <w:vAlign w:val="center"/>
          </w:tcPr>
          <w:p w14:paraId="248293E2" w14:textId="2F578ADD"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15 </w:t>
            </w:r>
          </w:p>
        </w:tc>
        <w:tc>
          <w:tcPr>
            <w:tcW w:w="2464" w:type="dxa"/>
            <w:gridSpan w:val="2"/>
            <w:tcBorders>
              <w:top w:val="single" w:sz="8" w:space="0" w:color="auto"/>
              <w:left w:val="single" w:sz="8" w:space="0" w:color="auto"/>
              <w:bottom w:val="single" w:sz="8" w:space="0" w:color="auto"/>
              <w:right w:val="single" w:sz="8" w:space="0" w:color="auto"/>
            </w:tcBorders>
          </w:tcPr>
          <w:p w14:paraId="2EF5290B" w14:textId="0BAD3125" w:rsidR="276DFFE4" w:rsidRPr="00396F9A" w:rsidRDefault="276DFFE4" w:rsidP="00591BC7">
            <w:pPr>
              <w:spacing w:after="0"/>
              <w:jc w:val="center"/>
              <w:rPr>
                <w:rFonts w:ascii="Times New Roman" w:eastAsia="Segoe UI" w:hAnsi="Times New Roman" w:cs="Times New Roman"/>
              </w:rPr>
            </w:pPr>
            <w:r w:rsidRPr="00396F9A">
              <w:rPr>
                <w:rFonts w:ascii="Times New Roman" w:eastAsia="Segoe UI" w:hAnsi="Times New Roman" w:cs="Times New Roman"/>
              </w:rPr>
              <w:t>11</w:t>
            </w:r>
          </w:p>
        </w:tc>
        <w:tc>
          <w:tcPr>
            <w:tcW w:w="1808" w:type="dxa"/>
            <w:tcBorders>
              <w:top w:val="single" w:sz="8" w:space="0" w:color="auto"/>
              <w:left w:val="nil"/>
              <w:bottom w:val="single" w:sz="8" w:space="0" w:color="auto"/>
              <w:right w:val="single" w:sz="8" w:space="0" w:color="auto"/>
            </w:tcBorders>
            <w:vAlign w:val="center"/>
          </w:tcPr>
          <w:p w14:paraId="49C73475" w14:textId="2825FC9B" w:rsidR="276DFFE4" w:rsidRPr="00396F9A" w:rsidRDefault="276DFFE4" w:rsidP="00591BC7">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11 </w:t>
            </w:r>
          </w:p>
        </w:tc>
        <w:tc>
          <w:tcPr>
            <w:tcW w:w="1583" w:type="dxa"/>
            <w:tcBorders>
              <w:top w:val="single" w:sz="8" w:space="0" w:color="auto"/>
              <w:left w:val="single" w:sz="8" w:space="0" w:color="auto"/>
              <w:bottom w:val="single" w:sz="8" w:space="0" w:color="auto"/>
              <w:right w:val="single" w:sz="8" w:space="0" w:color="auto"/>
            </w:tcBorders>
            <w:vAlign w:val="center"/>
          </w:tcPr>
          <w:p w14:paraId="030EF7A5" w14:textId="1A310421" w:rsidR="276DFFE4" w:rsidRPr="001A2CAA" w:rsidRDefault="276DFFE4" w:rsidP="00591BC7">
            <w:pPr>
              <w:spacing w:after="0"/>
              <w:jc w:val="center"/>
              <w:rPr>
                <w:rFonts w:ascii="Times New Roman" w:hAnsi="Times New Roman" w:cs="Times New Roman"/>
              </w:rPr>
            </w:pPr>
            <w:r w:rsidRPr="00396F9A">
              <w:rPr>
                <w:rFonts w:ascii="Times New Roman" w:eastAsia="Times New Roman" w:hAnsi="Times New Roman" w:cs="Times New Roman"/>
                <w:color w:val="000000" w:themeColor="text1"/>
                <w:lang w:val="es"/>
              </w:rPr>
              <w:t>29</w:t>
            </w:r>
            <w:r w:rsidRPr="001A2CAA">
              <w:rPr>
                <w:rFonts w:ascii="Times New Roman" w:hAnsi="Times New Roman" w:cs="Times New Roman"/>
              </w:rPr>
              <w:t xml:space="preserve"> </w:t>
            </w:r>
          </w:p>
        </w:tc>
      </w:tr>
    </w:tbl>
    <w:p w14:paraId="4801B62A" w14:textId="50BFA1CA" w:rsidR="002A612B" w:rsidRPr="00396F9A" w:rsidRDefault="002A612B" w:rsidP="007A1AFD">
      <w:pPr>
        <w:pStyle w:val="Sinespaciado"/>
        <w:spacing w:line="276" w:lineRule="auto"/>
        <w:jc w:val="center"/>
        <w:rPr>
          <w:rFonts w:ascii="Times New Roman" w:hAnsi="Times New Roman" w:cs="Times New Roman"/>
        </w:rPr>
      </w:pPr>
      <w:r w:rsidRPr="001A2CAA">
        <w:rPr>
          <w:rFonts w:ascii="Times New Roman" w:hAnsi="Times New Roman" w:cs="Times New Roman"/>
        </w:rPr>
        <w:t>Fuente: Proyecto Curricular Maestría en Ciencias de la Información y las Comunicaciones – Metodología Profundización (SNIES: 116070)</w:t>
      </w:r>
      <w:r w:rsidR="007D2908" w:rsidRPr="00396F9A">
        <w:rPr>
          <w:rFonts w:ascii="Times New Roman" w:hAnsi="Times New Roman" w:cs="Times New Roman"/>
        </w:rPr>
        <w:t>.</w:t>
      </w:r>
    </w:p>
    <w:p w14:paraId="5BF52340" w14:textId="77777777" w:rsidR="00BE5049" w:rsidRPr="00396F9A" w:rsidRDefault="3ACDAD51" w:rsidP="007D2908">
      <w:pPr>
        <w:pStyle w:val="Sinespaciado"/>
        <w:spacing w:before="240" w:after="240" w:line="276" w:lineRule="auto"/>
        <w:rPr>
          <w:rFonts w:ascii="Times New Roman" w:hAnsi="Times New Roman" w:cs="Times New Roman"/>
          <w:b/>
          <w:bCs/>
        </w:rPr>
      </w:pPr>
      <w:r w:rsidRPr="00396F9A">
        <w:rPr>
          <w:rFonts w:ascii="Times New Roman" w:hAnsi="Times New Roman" w:cs="Times New Roman"/>
          <w:b/>
          <w:bCs/>
        </w:rPr>
        <w:t>Profesores</w:t>
      </w:r>
    </w:p>
    <w:p w14:paraId="29E54598" w14:textId="47A78510" w:rsidR="4E8587D9" w:rsidRPr="00396F9A" w:rsidRDefault="4E8587D9" w:rsidP="00591BC7">
      <w:pPr>
        <w:keepNext/>
        <w:jc w:val="both"/>
        <w:rPr>
          <w:rFonts w:ascii="Times New Roman" w:hAnsi="Times New Roman" w:cs="Times New Roman"/>
        </w:rPr>
      </w:pPr>
      <w:r w:rsidRPr="00396F9A">
        <w:rPr>
          <w:rFonts w:ascii="Times New Roman" w:eastAsia="Times New Roman" w:hAnsi="Times New Roman" w:cs="Times New Roman"/>
        </w:rPr>
        <w:t>La tabla 5 muestra que se pasa del 68% de profesores con doctorado en el período académico 2020-3 al 75% en el período 2025-1, sin embargo, se puede notar que en cinco de los diez períodos el porcentaje de doctores siempre estuvo más alto del 80%, y que nunca inferior al 68%. Esto demuestra el compromiso de los docentes y de la maestría por ofrecer docentes con altos estudios y experiencia en los temas e investigaciones propios de los énfasis de la maestría.</w:t>
      </w:r>
    </w:p>
    <w:p w14:paraId="5025A021" w14:textId="449807EE" w:rsidR="00BE5049" w:rsidRPr="00396F9A" w:rsidRDefault="3ACDAD51" w:rsidP="00421C81">
      <w:pPr>
        <w:pStyle w:val="Descripcin"/>
        <w:keepNext/>
        <w:spacing w:line="276" w:lineRule="auto"/>
        <w:jc w:val="center"/>
        <w:rPr>
          <w:rFonts w:ascii="Times New Roman" w:hAnsi="Times New Roman" w:cs="Times New Roman"/>
          <w:i w:val="0"/>
          <w:color w:val="auto"/>
          <w:sz w:val="22"/>
          <w:szCs w:val="22"/>
        </w:rPr>
      </w:pPr>
      <w:bookmarkStart w:id="84" w:name="_Toc211354445"/>
      <w:commentRangeStart w:id="85"/>
      <w:r w:rsidRPr="00480B07">
        <w:rPr>
          <w:rFonts w:ascii="Times New Roman" w:hAnsi="Times New Roman" w:cs="Times New Roman"/>
          <w:i w:val="0"/>
          <w:iCs w:val="0"/>
          <w:color w:val="EE0000"/>
          <w:sz w:val="22"/>
          <w:szCs w:val="22"/>
          <w:rPrChange w:id="86" w:author="roberto cardenas" w:date="2025-10-27T19:56:00Z" w16du:dateUtc="2025-10-28T00:56:00Z">
            <w:rPr>
              <w:rFonts w:ascii="Times New Roman" w:hAnsi="Times New Roman" w:cs="Times New Roman"/>
              <w:i w:val="0"/>
              <w:iCs w:val="0"/>
              <w:color w:val="auto"/>
              <w:sz w:val="22"/>
              <w:szCs w:val="22"/>
            </w:rPr>
          </w:rPrChange>
        </w:rPr>
        <w:t xml:space="preserve">Tabla </w:t>
      </w:r>
      <w:r w:rsidR="00BE5049" w:rsidRPr="00480B07">
        <w:rPr>
          <w:rFonts w:ascii="Times New Roman" w:hAnsi="Times New Roman" w:cs="Times New Roman"/>
          <w:i w:val="0"/>
          <w:iCs w:val="0"/>
          <w:color w:val="EE0000"/>
          <w:sz w:val="22"/>
          <w:szCs w:val="22"/>
          <w:rPrChange w:id="87" w:author="roberto cardenas" w:date="2025-10-27T19:56:00Z" w16du:dateUtc="2025-10-28T00:56:00Z">
            <w:rPr>
              <w:rFonts w:ascii="Times New Roman" w:hAnsi="Times New Roman" w:cs="Times New Roman"/>
              <w:i w:val="0"/>
              <w:iCs w:val="0"/>
              <w:color w:val="auto"/>
              <w:sz w:val="22"/>
              <w:szCs w:val="22"/>
            </w:rPr>
          </w:rPrChange>
        </w:rPr>
        <w:fldChar w:fldCharType="begin"/>
      </w:r>
      <w:r w:rsidR="00BE5049" w:rsidRPr="00480B07">
        <w:rPr>
          <w:rFonts w:ascii="Times New Roman" w:hAnsi="Times New Roman" w:cs="Times New Roman"/>
          <w:i w:val="0"/>
          <w:iCs w:val="0"/>
          <w:color w:val="EE0000"/>
          <w:sz w:val="22"/>
          <w:szCs w:val="22"/>
          <w:rPrChange w:id="88" w:author="roberto cardenas" w:date="2025-10-27T19:56:00Z" w16du:dateUtc="2025-10-28T00:56:00Z">
            <w:rPr>
              <w:rFonts w:ascii="Times New Roman" w:hAnsi="Times New Roman" w:cs="Times New Roman"/>
              <w:i w:val="0"/>
              <w:iCs w:val="0"/>
              <w:color w:val="auto"/>
              <w:sz w:val="22"/>
              <w:szCs w:val="22"/>
            </w:rPr>
          </w:rPrChange>
        </w:rPr>
        <w:instrText xml:space="preserve"> SEQ Tabla \* ARABIC </w:instrText>
      </w:r>
      <w:r w:rsidR="00BE5049" w:rsidRPr="00480B07">
        <w:rPr>
          <w:rFonts w:ascii="Times New Roman" w:hAnsi="Times New Roman" w:cs="Times New Roman"/>
          <w:i w:val="0"/>
          <w:iCs w:val="0"/>
          <w:color w:val="EE0000"/>
          <w:sz w:val="22"/>
          <w:szCs w:val="22"/>
          <w:rPrChange w:id="89" w:author="roberto cardenas" w:date="2025-10-27T19:56:00Z" w16du:dateUtc="2025-10-28T00:56:00Z">
            <w:rPr>
              <w:rFonts w:ascii="Times New Roman" w:hAnsi="Times New Roman" w:cs="Times New Roman"/>
              <w:i w:val="0"/>
              <w:iCs w:val="0"/>
              <w:color w:val="auto"/>
              <w:sz w:val="22"/>
              <w:szCs w:val="22"/>
            </w:rPr>
          </w:rPrChange>
        </w:rPr>
        <w:fldChar w:fldCharType="separate"/>
      </w:r>
      <w:r w:rsidR="00D978EC" w:rsidRPr="00480B07">
        <w:rPr>
          <w:rFonts w:ascii="Times New Roman" w:hAnsi="Times New Roman" w:cs="Times New Roman"/>
          <w:i w:val="0"/>
          <w:iCs w:val="0"/>
          <w:noProof/>
          <w:color w:val="EE0000"/>
          <w:sz w:val="22"/>
          <w:szCs w:val="22"/>
          <w:rPrChange w:id="90" w:author="roberto cardenas" w:date="2025-10-27T19:56:00Z" w16du:dateUtc="2025-10-28T00:56:00Z">
            <w:rPr>
              <w:rFonts w:ascii="Times New Roman" w:hAnsi="Times New Roman" w:cs="Times New Roman"/>
              <w:i w:val="0"/>
              <w:iCs w:val="0"/>
              <w:noProof/>
              <w:color w:val="auto"/>
              <w:sz w:val="22"/>
              <w:szCs w:val="22"/>
            </w:rPr>
          </w:rPrChange>
        </w:rPr>
        <w:t>5</w:t>
      </w:r>
      <w:r w:rsidR="00BE5049" w:rsidRPr="00480B07">
        <w:rPr>
          <w:rFonts w:ascii="Times New Roman" w:hAnsi="Times New Roman" w:cs="Times New Roman"/>
          <w:i w:val="0"/>
          <w:iCs w:val="0"/>
          <w:color w:val="EE0000"/>
          <w:sz w:val="22"/>
          <w:szCs w:val="22"/>
          <w:rPrChange w:id="91" w:author="roberto cardenas" w:date="2025-10-27T19:56:00Z" w16du:dateUtc="2025-10-28T00:56:00Z">
            <w:rPr>
              <w:rFonts w:ascii="Times New Roman" w:hAnsi="Times New Roman" w:cs="Times New Roman"/>
              <w:i w:val="0"/>
              <w:iCs w:val="0"/>
              <w:color w:val="auto"/>
              <w:sz w:val="22"/>
              <w:szCs w:val="22"/>
            </w:rPr>
          </w:rPrChange>
        </w:rPr>
        <w:fldChar w:fldCharType="end"/>
      </w:r>
      <w:commentRangeEnd w:id="85"/>
      <w:r w:rsidR="00B6220B">
        <w:rPr>
          <w:rStyle w:val="Refdecomentario"/>
          <w:i w:val="0"/>
          <w:iCs w:val="0"/>
          <w:color w:val="auto"/>
        </w:rPr>
        <w:commentReference w:id="85"/>
      </w:r>
      <w:r w:rsidRPr="001A2CAA">
        <w:rPr>
          <w:rFonts w:ascii="Times New Roman" w:hAnsi="Times New Roman" w:cs="Times New Roman"/>
          <w:i w:val="0"/>
          <w:iCs w:val="0"/>
          <w:color w:val="auto"/>
          <w:sz w:val="22"/>
          <w:szCs w:val="22"/>
        </w:rPr>
        <w:t xml:space="preserve"> Evolución en la formación de la planta profesoral en el proyecto curricular Maestría en Ciencias de la Información y las Comunicaciones – Metodología Profundización (SNIES: 116070).</w:t>
      </w:r>
      <w:bookmarkEnd w:id="84"/>
    </w:p>
    <w:tbl>
      <w:tblPr>
        <w:tblStyle w:val="Tablaconcuadrcula"/>
        <w:tblW w:w="8500" w:type="dxa"/>
        <w:jc w:val="center"/>
        <w:tblLook w:val="04A0" w:firstRow="1" w:lastRow="0" w:firstColumn="1" w:lastColumn="0" w:noHBand="0" w:noVBand="1"/>
      </w:tblPr>
      <w:tblGrid>
        <w:gridCol w:w="960"/>
        <w:gridCol w:w="630"/>
        <w:gridCol w:w="884"/>
        <w:gridCol w:w="780"/>
        <w:gridCol w:w="944"/>
        <w:gridCol w:w="673"/>
        <w:gridCol w:w="674"/>
        <w:gridCol w:w="821"/>
        <w:gridCol w:w="928"/>
        <w:gridCol w:w="1206"/>
      </w:tblGrid>
      <w:tr w:rsidR="00591BC7" w:rsidRPr="00396F9A" w14:paraId="315F4DBA" w14:textId="77777777" w:rsidTr="00591BC7">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590F790"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Período</w:t>
            </w:r>
          </w:p>
        </w:tc>
        <w:tc>
          <w:tcPr>
            <w:tcW w:w="151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576009E"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Universitario</w:t>
            </w:r>
          </w:p>
        </w:tc>
        <w:tc>
          <w:tcPr>
            <w:tcW w:w="172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B0274CE"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Especialización</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847E0A5"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Maestría</w:t>
            </w:r>
          </w:p>
        </w:tc>
        <w:tc>
          <w:tcPr>
            <w:tcW w:w="175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88203AB"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Doctorado</w:t>
            </w:r>
          </w:p>
        </w:tc>
        <w:tc>
          <w:tcPr>
            <w:tcW w:w="119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ED375EA"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Total, de Profesores</w:t>
            </w:r>
          </w:p>
        </w:tc>
      </w:tr>
      <w:tr w:rsidR="00591BC7" w:rsidRPr="00396F9A" w14:paraId="5F7CCEC9" w14:textId="77777777" w:rsidTr="00591BC7">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35A97F" w14:textId="77777777" w:rsidR="00591BC7" w:rsidRPr="00396F9A" w:rsidRDefault="00591BC7">
            <w:pPr>
              <w:rPr>
                <w:rFonts w:ascii="Times New Roman" w:hAnsi="Times New Roman" w:cs="Times New Roman"/>
                <w:b/>
                <w:bCs/>
                <w:lang w:val="es-CO"/>
              </w:rPr>
            </w:pPr>
          </w:p>
        </w:tc>
        <w:tc>
          <w:tcPr>
            <w:tcW w:w="6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5B42736"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88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B50ED54"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78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AAD7786"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94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BCF1882"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6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2EC2259"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6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7EE721F"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82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19CD52D"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9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8AABE84"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5BBD5F" w14:textId="77777777" w:rsidR="00591BC7" w:rsidRPr="00396F9A" w:rsidRDefault="00591BC7">
            <w:pPr>
              <w:rPr>
                <w:rFonts w:ascii="Times New Roman" w:hAnsi="Times New Roman" w:cs="Times New Roman"/>
                <w:b/>
                <w:bCs/>
                <w:lang w:val="es-CO"/>
              </w:rPr>
            </w:pPr>
          </w:p>
        </w:tc>
      </w:tr>
      <w:tr w:rsidR="00591BC7" w:rsidRPr="00396F9A" w14:paraId="659F78B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5215D6BA"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lastRenderedPageBreak/>
              <w:t>2020-3</w:t>
            </w:r>
          </w:p>
        </w:tc>
        <w:tc>
          <w:tcPr>
            <w:tcW w:w="630" w:type="dxa"/>
            <w:tcBorders>
              <w:top w:val="single" w:sz="8" w:space="0" w:color="auto"/>
              <w:left w:val="single" w:sz="8" w:space="0" w:color="auto"/>
              <w:bottom w:val="single" w:sz="8" w:space="0" w:color="auto"/>
              <w:right w:val="single" w:sz="8" w:space="0" w:color="auto"/>
            </w:tcBorders>
            <w:vAlign w:val="center"/>
            <w:hideMark/>
          </w:tcPr>
          <w:p w14:paraId="2ADB7204" w14:textId="77777777" w:rsidR="00591BC7" w:rsidRPr="00480B07" w:rsidRDefault="00591BC7">
            <w:pPr>
              <w:jc w:val="center"/>
              <w:rPr>
                <w:rFonts w:ascii="Times New Roman" w:eastAsia="Times New Roman" w:hAnsi="Times New Roman" w:cs="Times New Roman"/>
                <w:color w:val="EE0000"/>
                <w:rPrChange w:id="9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93"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3FB1D221" w14:textId="77777777" w:rsidR="00591BC7" w:rsidRPr="00480B07" w:rsidRDefault="00591BC7">
            <w:pPr>
              <w:jc w:val="center"/>
              <w:rPr>
                <w:rFonts w:ascii="Times New Roman" w:eastAsia="Times New Roman" w:hAnsi="Times New Roman" w:cs="Times New Roman"/>
                <w:color w:val="EE0000"/>
                <w:rPrChange w:id="9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95"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23D70B31" w14:textId="77777777" w:rsidR="00591BC7" w:rsidRPr="00480B07" w:rsidRDefault="00591BC7">
            <w:pPr>
              <w:jc w:val="center"/>
              <w:rPr>
                <w:rFonts w:ascii="Times New Roman" w:eastAsia="Times New Roman" w:hAnsi="Times New Roman" w:cs="Times New Roman"/>
                <w:color w:val="EE0000"/>
                <w:rPrChange w:id="9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97"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BD50A0E" w14:textId="77777777" w:rsidR="00591BC7" w:rsidRPr="00480B07" w:rsidRDefault="00591BC7">
            <w:pPr>
              <w:jc w:val="center"/>
              <w:rPr>
                <w:rFonts w:ascii="Times New Roman" w:eastAsia="Times New Roman" w:hAnsi="Times New Roman" w:cs="Times New Roman"/>
                <w:color w:val="EE0000"/>
                <w:rPrChange w:id="9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99"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06EF77DB"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8</w:t>
            </w:r>
          </w:p>
        </w:tc>
        <w:tc>
          <w:tcPr>
            <w:tcW w:w="675" w:type="dxa"/>
            <w:tcBorders>
              <w:top w:val="single" w:sz="8" w:space="0" w:color="auto"/>
              <w:left w:val="single" w:sz="8" w:space="0" w:color="auto"/>
              <w:bottom w:val="single" w:sz="8" w:space="0" w:color="auto"/>
              <w:right w:val="single" w:sz="8" w:space="0" w:color="auto"/>
            </w:tcBorders>
            <w:vAlign w:val="bottom"/>
            <w:hideMark/>
          </w:tcPr>
          <w:p w14:paraId="2BD5CBF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32%</w:t>
            </w:r>
          </w:p>
        </w:tc>
        <w:tc>
          <w:tcPr>
            <w:tcW w:w="825" w:type="dxa"/>
            <w:tcBorders>
              <w:top w:val="single" w:sz="8" w:space="0" w:color="auto"/>
              <w:left w:val="single" w:sz="8" w:space="0" w:color="auto"/>
              <w:bottom w:val="single" w:sz="8" w:space="0" w:color="auto"/>
              <w:right w:val="single" w:sz="8" w:space="0" w:color="auto"/>
            </w:tcBorders>
            <w:hideMark/>
          </w:tcPr>
          <w:p w14:paraId="43FDF661"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17</w:t>
            </w:r>
          </w:p>
        </w:tc>
        <w:tc>
          <w:tcPr>
            <w:tcW w:w="930" w:type="dxa"/>
            <w:tcBorders>
              <w:top w:val="single" w:sz="8" w:space="0" w:color="auto"/>
              <w:left w:val="single" w:sz="8" w:space="0" w:color="auto"/>
              <w:bottom w:val="single" w:sz="8" w:space="0" w:color="auto"/>
              <w:right w:val="single" w:sz="8" w:space="0" w:color="auto"/>
            </w:tcBorders>
            <w:vAlign w:val="bottom"/>
            <w:hideMark/>
          </w:tcPr>
          <w:p w14:paraId="00E1BD8F"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68%</w:t>
            </w:r>
          </w:p>
        </w:tc>
        <w:tc>
          <w:tcPr>
            <w:tcW w:w="1195" w:type="dxa"/>
            <w:tcBorders>
              <w:top w:val="single" w:sz="8" w:space="0" w:color="auto"/>
              <w:left w:val="single" w:sz="8" w:space="0" w:color="auto"/>
              <w:bottom w:val="single" w:sz="8" w:space="0" w:color="auto"/>
              <w:right w:val="single" w:sz="8" w:space="0" w:color="auto"/>
            </w:tcBorders>
            <w:vAlign w:val="center"/>
            <w:hideMark/>
          </w:tcPr>
          <w:p w14:paraId="6F31D403"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25</w:t>
            </w:r>
          </w:p>
        </w:tc>
      </w:tr>
      <w:tr w:rsidR="00591BC7" w:rsidRPr="00396F9A" w14:paraId="5B68462A"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1E6F300"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2021-1</w:t>
            </w:r>
          </w:p>
        </w:tc>
        <w:tc>
          <w:tcPr>
            <w:tcW w:w="630" w:type="dxa"/>
            <w:tcBorders>
              <w:top w:val="single" w:sz="8" w:space="0" w:color="auto"/>
              <w:left w:val="single" w:sz="8" w:space="0" w:color="auto"/>
              <w:bottom w:val="single" w:sz="8" w:space="0" w:color="auto"/>
              <w:right w:val="single" w:sz="8" w:space="0" w:color="auto"/>
            </w:tcBorders>
            <w:vAlign w:val="center"/>
            <w:hideMark/>
          </w:tcPr>
          <w:p w14:paraId="04051DC5" w14:textId="77777777" w:rsidR="00591BC7" w:rsidRPr="00480B07" w:rsidRDefault="00591BC7">
            <w:pPr>
              <w:jc w:val="center"/>
              <w:rPr>
                <w:rFonts w:ascii="Times New Roman" w:eastAsia="Times New Roman" w:hAnsi="Times New Roman" w:cs="Times New Roman"/>
                <w:color w:val="EE0000"/>
                <w:rPrChange w:id="10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01"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353CF14" w14:textId="77777777" w:rsidR="00591BC7" w:rsidRPr="00480B07" w:rsidRDefault="00591BC7">
            <w:pPr>
              <w:jc w:val="center"/>
              <w:rPr>
                <w:rFonts w:ascii="Times New Roman" w:eastAsia="Times New Roman" w:hAnsi="Times New Roman" w:cs="Times New Roman"/>
                <w:color w:val="EE0000"/>
                <w:rPrChange w:id="10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03"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513C1B2A" w14:textId="77777777" w:rsidR="00591BC7" w:rsidRPr="00480B07" w:rsidRDefault="00591BC7">
            <w:pPr>
              <w:jc w:val="center"/>
              <w:rPr>
                <w:rFonts w:ascii="Times New Roman" w:eastAsia="Times New Roman" w:hAnsi="Times New Roman" w:cs="Times New Roman"/>
                <w:color w:val="EE0000"/>
                <w:rPrChange w:id="10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05"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9EAFF7D" w14:textId="77777777" w:rsidR="00591BC7" w:rsidRPr="00480B07" w:rsidRDefault="00591BC7">
            <w:pPr>
              <w:jc w:val="center"/>
              <w:rPr>
                <w:rFonts w:ascii="Times New Roman" w:eastAsia="Times New Roman" w:hAnsi="Times New Roman" w:cs="Times New Roman"/>
                <w:color w:val="EE0000"/>
                <w:rPrChange w:id="10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07"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17582119"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7</w:t>
            </w:r>
          </w:p>
        </w:tc>
        <w:tc>
          <w:tcPr>
            <w:tcW w:w="675" w:type="dxa"/>
            <w:tcBorders>
              <w:top w:val="single" w:sz="8" w:space="0" w:color="auto"/>
              <w:left w:val="single" w:sz="8" w:space="0" w:color="auto"/>
              <w:bottom w:val="single" w:sz="8" w:space="0" w:color="auto"/>
              <w:right w:val="single" w:sz="8" w:space="0" w:color="auto"/>
            </w:tcBorders>
            <w:vAlign w:val="bottom"/>
            <w:hideMark/>
          </w:tcPr>
          <w:p w14:paraId="2AFA88E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30%</w:t>
            </w:r>
          </w:p>
        </w:tc>
        <w:tc>
          <w:tcPr>
            <w:tcW w:w="825" w:type="dxa"/>
            <w:tcBorders>
              <w:top w:val="single" w:sz="8" w:space="0" w:color="auto"/>
              <w:left w:val="single" w:sz="8" w:space="0" w:color="auto"/>
              <w:bottom w:val="single" w:sz="8" w:space="0" w:color="auto"/>
              <w:right w:val="single" w:sz="8" w:space="0" w:color="auto"/>
            </w:tcBorders>
            <w:hideMark/>
          </w:tcPr>
          <w:p w14:paraId="686226E8"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16</w:t>
            </w:r>
          </w:p>
        </w:tc>
        <w:tc>
          <w:tcPr>
            <w:tcW w:w="930" w:type="dxa"/>
            <w:tcBorders>
              <w:top w:val="single" w:sz="8" w:space="0" w:color="auto"/>
              <w:left w:val="single" w:sz="8" w:space="0" w:color="auto"/>
              <w:bottom w:val="single" w:sz="8" w:space="0" w:color="auto"/>
              <w:right w:val="single" w:sz="8" w:space="0" w:color="auto"/>
            </w:tcBorders>
            <w:vAlign w:val="bottom"/>
            <w:hideMark/>
          </w:tcPr>
          <w:p w14:paraId="187B8633"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70%</w:t>
            </w:r>
          </w:p>
        </w:tc>
        <w:tc>
          <w:tcPr>
            <w:tcW w:w="1195" w:type="dxa"/>
            <w:tcBorders>
              <w:top w:val="single" w:sz="8" w:space="0" w:color="auto"/>
              <w:left w:val="single" w:sz="8" w:space="0" w:color="auto"/>
              <w:bottom w:val="single" w:sz="8" w:space="0" w:color="auto"/>
              <w:right w:val="single" w:sz="8" w:space="0" w:color="auto"/>
            </w:tcBorders>
            <w:vAlign w:val="center"/>
            <w:hideMark/>
          </w:tcPr>
          <w:p w14:paraId="55D805ED"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23</w:t>
            </w:r>
          </w:p>
        </w:tc>
      </w:tr>
      <w:tr w:rsidR="00591BC7" w:rsidRPr="00396F9A" w14:paraId="14DD52CC"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4A5896C5"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2021-3</w:t>
            </w:r>
          </w:p>
        </w:tc>
        <w:tc>
          <w:tcPr>
            <w:tcW w:w="630" w:type="dxa"/>
            <w:tcBorders>
              <w:top w:val="single" w:sz="8" w:space="0" w:color="auto"/>
              <w:left w:val="single" w:sz="8" w:space="0" w:color="auto"/>
              <w:bottom w:val="single" w:sz="8" w:space="0" w:color="auto"/>
              <w:right w:val="single" w:sz="8" w:space="0" w:color="auto"/>
            </w:tcBorders>
            <w:vAlign w:val="center"/>
            <w:hideMark/>
          </w:tcPr>
          <w:p w14:paraId="439CD16B" w14:textId="77777777" w:rsidR="00591BC7" w:rsidRPr="00480B07" w:rsidRDefault="00591BC7">
            <w:pPr>
              <w:jc w:val="center"/>
              <w:rPr>
                <w:rFonts w:ascii="Times New Roman" w:eastAsia="Times New Roman" w:hAnsi="Times New Roman" w:cs="Times New Roman"/>
                <w:color w:val="EE0000"/>
                <w:rPrChange w:id="10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09"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721AC524" w14:textId="77777777" w:rsidR="00591BC7" w:rsidRPr="00480B07" w:rsidRDefault="00591BC7">
            <w:pPr>
              <w:jc w:val="center"/>
              <w:rPr>
                <w:rFonts w:ascii="Times New Roman" w:eastAsia="Times New Roman" w:hAnsi="Times New Roman" w:cs="Times New Roman"/>
                <w:color w:val="EE0000"/>
                <w:rPrChange w:id="11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11"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0809FD07" w14:textId="77777777" w:rsidR="00591BC7" w:rsidRPr="00480B07" w:rsidRDefault="00591BC7">
            <w:pPr>
              <w:jc w:val="center"/>
              <w:rPr>
                <w:rFonts w:ascii="Times New Roman" w:eastAsia="Times New Roman" w:hAnsi="Times New Roman" w:cs="Times New Roman"/>
                <w:color w:val="EE0000"/>
                <w:rPrChange w:id="11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13"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23CAE45" w14:textId="77777777" w:rsidR="00591BC7" w:rsidRPr="00480B07" w:rsidRDefault="00591BC7">
            <w:pPr>
              <w:jc w:val="center"/>
              <w:rPr>
                <w:rFonts w:ascii="Times New Roman" w:eastAsia="Times New Roman" w:hAnsi="Times New Roman" w:cs="Times New Roman"/>
                <w:color w:val="EE0000"/>
                <w:rPrChange w:id="11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15"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6CF62D6F"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4</w:t>
            </w:r>
          </w:p>
        </w:tc>
        <w:tc>
          <w:tcPr>
            <w:tcW w:w="675" w:type="dxa"/>
            <w:tcBorders>
              <w:top w:val="single" w:sz="8" w:space="0" w:color="auto"/>
              <w:left w:val="single" w:sz="8" w:space="0" w:color="auto"/>
              <w:bottom w:val="single" w:sz="8" w:space="0" w:color="auto"/>
              <w:right w:val="single" w:sz="8" w:space="0" w:color="auto"/>
            </w:tcBorders>
            <w:vAlign w:val="bottom"/>
            <w:hideMark/>
          </w:tcPr>
          <w:p w14:paraId="3B39E726"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19%</w:t>
            </w:r>
          </w:p>
        </w:tc>
        <w:tc>
          <w:tcPr>
            <w:tcW w:w="825" w:type="dxa"/>
            <w:tcBorders>
              <w:top w:val="single" w:sz="8" w:space="0" w:color="auto"/>
              <w:left w:val="single" w:sz="8" w:space="0" w:color="auto"/>
              <w:bottom w:val="single" w:sz="8" w:space="0" w:color="auto"/>
              <w:right w:val="single" w:sz="8" w:space="0" w:color="auto"/>
            </w:tcBorders>
            <w:hideMark/>
          </w:tcPr>
          <w:p w14:paraId="376575E5"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17</w:t>
            </w:r>
          </w:p>
        </w:tc>
        <w:tc>
          <w:tcPr>
            <w:tcW w:w="930" w:type="dxa"/>
            <w:tcBorders>
              <w:top w:val="single" w:sz="8" w:space="0" w:color="auto"/>
              <w:left w:val="single" w:sz="8" w:space="0" w:color="auto"/>
              <w:bottom w:val="single" w:sz="8" w:space="0" w:color="auto"/>
              <w:right w:val="single" w:sz="8" w:space="0" w:color="auto"/>
            </w:tcBorders>
            <w:vAlign w:val="bottom"/>
            <w:hideMark/>
          </w:tcPr>
          <w:p w14:paraId="4A68AAE8"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81%</w:t>
            </w:r>
          </w:p>
        </w:tc>
        <w:tc>
          <w:tcPr>
            <w:tcW w:w="1195" w:type="dxa"/>
            <w:tcBorders>
              <w:top w:val="single" w:sz="8" w:space="0" w:color="auto"/>
              <w:left w:val="single" w:sz="8" w:space="0" w:color="auto"/>
              <w:bottom w:val="single" w:sz="8" w:space="0" w:color="auto"/>
              <w:right w:val="single" w:sz="8" w:space="0" w:color="auto"/>
            </w:tcBorders>
            <w:vAlign w:val="center"/>
            <w:hideMark/>
          </w:tcPr>
          <w:p w14:paraId="2C716285"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21</w:t>
            </w:r>
          </w:p>
        </w:tc>
      </w:tr>
      <w:tr w:rsidR="00591BC7" w:rsidRPr="00396F9A" w14:paraId="6E031D1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09BE24B8"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2022-1</w:t>
            </w:r>
          </w:p>
        </w:tc>
        <w:tc>
          <w:tcPr>
            <w:tcW w:w="630" w:type="dxa"/>
            <w:tcBorders>
              <w:top w:val="single" w:sz="8" w:space="0" w:color="auto"/>
              <w:left w:val="single" w:sz="8" w:space="0" w:color="auto"/>
              <w:bottom w:val="single" w:sz="8" w:space="0" w:color="auto"/>
              <w:right w:val="single" w:sz="8" w:space="0" w:color="auto"/>
            </w:tcBorders>
            <w:vAlign w:val="center"/>
            <w:hideMark/>
          </w:tcPr>
          <w:p w14:paraId="5E935AB1" w14:textId="77777777" w:rsidR="00591BC7" w:rsidRPr="00480B07" w:rsidRDefault="00591BC7">
            <w:pPr>
              <w:jc w:val="center"/>
              <w:rPr>
                <w:rFonts w:ascii="Times New Roman" w:eastAsia="Times New Roman" w:hAnsi="Times New Roman" w:cs="Times New Roman"/>
                <w:color w:val="EE0000"/>
                <w:rPrChange w:id="11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17"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60B2CD0" w14:textId="77777777" w:rsidR="00591BC7" w:rsidRPr="00480B07" w:rsidRDefault="00591BC7">
            <w:pPr>
              <w:jc w:val="center"/>
              <w:rPr>
                <w:rFonts w:ascii="Times New Roman" w:eastAsia="Times New Roman" w:hAnsi="Times New Roman" w:cs="Times New Roman"/>
                <w:color w:val="EE0000"/>
                <w:rPrChange w:id="11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19"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05C312B7" w14:textId="77777777" w:rsidR="00591BC7" w:rsidRPr="00480B07" w:rsidRDefault="00591BC7">
            <w:pPr>
              <w:jc w:val="center"/>
              <w:rPr>
                <w:rFonts w:ascii="Times New Roman" w:eastAsia="Times New Roman" w:hAnsi="Times New Roman" w:cs="Times New Roman"/>
                <w:color w:val="EE0000"/>
                <w:rPrChange w:id="12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21"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27B1A038" w14:textId="77777777" w:rsidR="00591BC7" w:rsidRPr="00480B07" w:rsidRDefault="00591BC7">
            <w:pPr>
              <w:jc w:val="center"/>
              <w:rPr>
                <w:rFonts w:ascii="Times New Roman" w:eastAsia="Times New Roman" w:hAnsi="Times New Roman" w:cs="Times New Roman"/>
                <w:color w:val="EE0000"/>
                <w:rPrChange w:id="12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23"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645C3E7C"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4</w:t>
            </w:r>
          </w:p>
        </w:tc>
        <w:tc>
          <w:tcPr>
            <w:tcW w:w="675" w:type="dxa"/>
            <w:tcBorders>
              <w:top w:val="single" w:sz="8" w:space="0" w:color="auto"/>
              <w:left w:val="single" w:sz="8" w:space="0" w:color="auto"/>
              <w:bottom w:val="single" w:sz="8" w:space="0" w:color="auto"/>
              <w:right w:val="single" w:sz="8" w:space="0" w:color="auto"/>
            </w:tcBorders>
            <w:vAlign w:val="bottom"/>
            <w:hideMark/>
          </w:tcPr>
          <w:p w14:paraId="41D6197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24%</w:t>
            </w:r>
          </w:p>
        </w:tc>
        <w:tc>
          <w:tcPr>
            <w:tcW w:w="825" w:type="dxa"/>
            <w:tcBorders>
              <w:top w:val="single" w:sz="8" w:space="0" w:color="auto"/>
              <w:left w:val="single" w:sz="8" w:space="0" w:color="auto"/>
              <w:bottom w:val="single" w:sz="8" w:space="0" w:color="auto"/>
              <w:right w:val="single" w:sz="8" w:space="0" w:color="auto"/>
            </w:tcBorders>
            <w:hideMark/>
          </w:tcPr>
          <w:p w14:paraId="4D9B3B06"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13</w:t>
            </w:r>
          </w:p>
        </w:tc>
        <w:tc>
          <w:tcPr>
            <w:tcW w:w="930" w:type="dxa"/>
            <w:tcBorders>
              <w:top w:val="single" w:sz="8" w:space="0" w:color="auto"/>
              <w:left w:val="single" w:sz="8" w:space="0" w:color="auto"/>
              <w:bottom w:val="single" w:sz="8" w:space="0" w:color="auto"/>
              <w:right w:val="single" w:sz="8" w:space="0" w:color="auto"/>
            </w:tcBorders>
            <w:vAlign w:val="bottom"/>
            <w:hideMark/>
          </w:tcPr>
          <w:p w14:paraId="573444BF"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76%</w:t>
            </w:r>
          </w:p>
        </w:tc>
        <w:tc>
          <w:tcPr>
            <w:tcW w:w="1195" w:type="dxa"/>
            <w:tcBorders>
              <w:top w:val="single" w:sz="8" w:space="0" w:color="auto"/>
              <w:left w:val="single" w:sz="8" w:space="0" w:color="auto"/>
              <w:bottom w:val="single" w:sz="8" w:space="0" w:color="auto"/>
              <w:right w:val="single" w:sz="8" w:space="0" w:color="auto"/>
            </w:tcBorders>
            <w:vAlign w:val="center"/>
            <w:hideMark/>
          </w:tcPr>
          <w:p w14:paraId="0B3E3EFD"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17</w:t>
            </w:r>
          </w:p>
        </w:tc>
      </w:tr>
      <w:tr w:rsidR="00591BC7" w:rsidRPr="00396F9A" w14:paraId="51D3DB54"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087FE981"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2022-3</w:t>
            </w:r>
          </w:p>
        </w:tc>
        <w:tc>
          <w:tcPr>
            <w:tcW w:w="630" w:type="dxa"/>
            <w:tcBorders>
              <w:top w:val="single" w:sz="8" w:space="0" w:color="auto"/>
              <w:left w:val="single" w:sz="8" w:space="0" w:color="auto"/>
              <w:bottom w:val="single" w:sz="8" w:space="0" w:color="auto"/>
              <w:right w:val="single" w:sz="8" w:space="0" w:color="auto"/>
            </w:tcBorders>
            <w:vAlign w:val="center"/>
            <w:hideMark/>
          </w:tcPr>
          <w:p w14:paraId="2E2DADF1" w14:textId="77777777" w:rsidR="00591BC7" w:rsidRPr="00480B07" w:rsidRDefault="00591BC7">
            <w:pPr>
              <w:jc w:val="center"/>
              <w:rPr>
                <w:rFonts w:ascii="Times New Roman" w:eastAsia="Times New Roman" w:hAnsi="Times New Roman" w:cs="Times New Roman"/>
                <w:color w:val="EE0000"/>
                <w:rPrChange w:id="12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25"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2976B33F" w14:textId="77777777" w:rsidR="00591BC7" w:rsidRPr="00480B07" w:rsidRDefault="00591BC7">
            <w:pPr>
              <w:jc w:val="center"/>
              <w:rPr>
                <w:rFonts w:ascii="Times New Roman" w:eastAsia="Times New Roman" w:hAnsi="Times New Roman" w:cs="Times New Roman"/>
                <w:color w:val="EE0000"/>
                <w:rPrChange w:id="12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27"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49C7304F" w14:textId="77777777" w:rsidR="00591BC7" w:rsidRPr="00480B07" w:rsidRDefault="00591BC7">
            <w:pPr>
              <w:jc w:val="center"/>
              <w:rPr>
                <w:rFonts w:ascii="Times New Roman" w:eastAsia="Times New Roman" w:hAnsi="Times New Roman" w:cs="Times New Roman"/>
                <w:color w:val="EE0000"/>
                <w:rPrChange w:id="12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29"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799517EB" w14:textId="77777777" w:rsidR="00591BC7" w:rsidRPr="00480B07" w:rsidRDefault="00591BC7">
            <w:pPr>
              <w:jc w:val="center"/>
              <w:rPr>
                <w:rFonts w:ascii="Times New Roman" w:eastAsia="Times New Roman" w:hAnsi="Times New Roman" w:cs="Times New Roman"/>
                <w:color w:val="EE0000"/>
                <w:rPrChange w:id="13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31"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67C38EAD"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544569E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11%</w:t>
            </w:r>
          </w:p>
        </w:tc>
        <w:tc>
          <w:tcPr>
            <w:tcW w:w="825" w:type="dxa"/>
            <w:tcBorders>
              <w:top w:val="single" w:sz="8" w:space="0" w:color="auto"/>
              <w:left w:val="single" w:sz="8" w:space="0" w:color="auto"/>
              <w:bottom w:val="single" w:sz="8" w:space="0" w:color="auto"/>
              <w:right w:val="single" w:sz="8" w:space="0" w:color="auto"/>
            </w:tcBorders>
            <w:hideMark/>
          </w:tcPr>
          <w:p w14:paraId="05FB86DA"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8</w:t>
            </w:r>
          </w:p>
        </w:tc>
        <w:tc>
          <w:tcPr>
            <w:tcW w:w="930" w:type="dxa"/>
            <w:tcBorders>
              <w:top w:val="single" w:sz="8" w:space="0" w:color="auto"/>
              <w:left w:val="single" w:sz="8" w:space="0" w:color="auto"/>
              <w:bottom w:val="single" w:sz="8" w:space="0" w:color="auto"/>
              <w:right w:val="single" w:sz="8" w:space="0" w:color="auto"/>
            </w:tcBorders>
            <w:vAlign w:val="bottom"/>
            <w:hideMark/>
          </w:tcPr>
          <w:p w14:paraId="1D710FD2"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89%</w:t>
            </w:r>
          </w:p>
        </w:tc>
        <w:tc>
          <w:tcPr>
            <w:tcW w:w="1195" w:type="dxa"/>
            <w:tcBorders>
              <w:top w:val="single" w:sz="8" w:space="0" w:color="auto"/>
              <w:left w:val="single" w:sz="8" w:space="0" w:color="auto"/>
              <w:bottom w:val="single" w:sz="8" w:space="0" w:color="auto"/>
              <w:right w:val="single" w:sz="8" w:space="0" w:color="auto"/>
            </w:tcBorders>
            <w:vAlign w:val="center"/>
            <w:hideMark/>
          </w:tcPr>
          <w:p w14:paraId="1578AEBA"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9</w:t>
            </w:r>
          </w:p>
        </w:tc>
      </w:tr>
      <w:tr w:rsidR="00591BC7" w:rsidRPr="00396F9A" w14:paraId="63F8877F"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4792037A"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2023-1</w:t>
            </w:r>
          </w:p>
        </w:tc>
        <w:tc>
          <w:tcPr>
            <w:tcW w:w="630" w:type="dxa"/>
            <w:tcBorders>
              <w:top w:val="single" w:sz="8" w:space="0" w:color="auto"/>
              <w:left w:val="single" w:sz="8" w:space="0" w:color="auto"/>
              <w:bottom w:val="single" w:sz="8" w:space="0" w:color="auto"/>
              <w:right w:val="single" w:sz="8" w:space="0" w:color="auto"/>
            </w:tcBorders>
            <w:vAlign w:val="center"/>
            <w:hideMark/>
          </w:tcPr>
          <w:p w14:paraId="479C309E" w14:textId="77777777" w:rsidR="00591BC7" w:rsidRPr="00480B07" w:rsidRDefault="00591BC7">
            <w:pPr>
              <w:jc w:val="center"/>
              <w:rPr>
                <w:rFonts w:ascii="Times New Roman" w:eastAsia="Times New Roman" w:hAnsi="Times New Roman" w:cs="Times New Roman"/>
                <w:color w:val="EE0000"/>
                <w:rPrChange w:id="13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33"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4E01FA4F" w14:textId="77777777" w:rsidR="00591BC7" w:rsidRPr="00480B07" w:rsidRDefault="00591BC7">
            <w:pPr>
              <w:jc w:val="center"/>
              <w:rPr>
                <w:rFonts w:ascii="Times New Roman" w:eastAsia="Times New Roman" w:hAnsi="Times New Roman" w:cs="Times New Roman"/>
                <w:color w:val="EE0000"/>
                <w:rPrChange w:id="13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35"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3CEC8B88" w14:textId="77777777" w:rsidR="00591BC7" w:rsidRPr="00480B07" w:rsidRDefault="00591BC7">
            <w:pPr>
              <w:jc w:val="center"/>
              <w:rPr>
                <w:rFonts w:ascii="Times New Roman" w:eastAsia="Times New Roman" w:hAnsi="Times New Roman" w:cs="Times New Roman"/>
                <w:color w:val="EE0000"/>
                <w:rPrChange w:id="13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37"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59B1AA49" w14:textId="77777777" w:rsidR="00591BC7" w:rsidRPr="00480B07" w:rsidRDefault="00591BC7">
            <w:pPr>
              <w:jc w:val="center"/>
              <w:rPr>
                <w:rFonts w:ascii="Times New Roman" w:eastAsia="Times New Roman" w:hAnsi="Times New Roman" w:cs="Times New Roman"/>
                <w:color w:val="EE0000"/>
                <w:rPrChange w:id="13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39"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0FDE901C"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684B30A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25%</w:t>
            </w:r>
          </w:p>
        </w:tc>
        <w:tc>
          <w:tcPr>
            <w:tcW w:w="825" w:type="dxa"/>
            <w:tcBorders>
              <w:top w:val="single" w:sz="8" w:space="0" w:color="auto"/>
              <w:left w:val="single" w:sz="8" w:space="0" w:color="auto"/>
              <w:bottom w:val="single" w:sz="8" w:space="0" w:color="auto"/>
              <w:right w:val="single" w:sz="8" w:space="0" w:color="auto"/>
            </w:tcBorders>
            <w:hideMark/>
          </w:tcPr>
          <w:p w14:paraId="27955BA5"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3</w:t>
            </w:r>
          </w:p>
        </w:tc>
        <w:tc>
          <w:tcPr>
            <w:tcW w:w="930" w:type="dxa"/>
            <w:tcBorders>
              <w:top w:val="single" w:sz="8" w:space="0" w:color="auto"/>
              <w:left w:val="single" w:sz="8" w:space="0" w:color="auto"/>
              <w:bottom w:val="single" w:sz="8" w:space="0" w:color="auto"/>
              <w:right w:val="single" w:sz="8" w:space="0" w:color="auto"/>
            </w:tcBorders>
            <w:vAlign w:val="bottom"/>
            <w:hideMark/>
          </w:tcPr>
          <w:p w14:paraId="27E9838A"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75%</w:t>
            </w:r>
          </w:p>
        </w:tc>
        <w:tc>
          <w:tcPr>
            <w:tcW w:w="1195" w:type="dxa"/>
            <w:tcBorders>
              <w:top w:val="single" w:sz="8" w:space="0" w:color="auto"/>
              <w:left w:val="single" w:sz="8" w:space="0" w:color="auto"/>
              <w:bottom w:val="single" w:sz="8" w:space="0" w:color="auto"/>
              <w:right w:val="single" w:sz="8" w:space="0" w:color="auto"/>
            </w:tcBorders>
            <w:vAlign w:val="center"/>
            <w:hideMark/>
          </w:tcPr>
          <w:p w14:paraId="4467FA42"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2</w:t>
            </w:r>
          </w:p>
        </w:tc>
      </w:tr>
      <w:tr w:rsidR="00591BC7" w:rsidRPr="00396F9A" w14:paraId="5D570D57"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507304F4"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2023-3</w:t>
            </w:r>
          </w:p>
        </w:tc>
        <w:tc>
          <w:tcPr>
            <w:tcW w:w="630" w:type="dxa"/>
            <w:tcBorders>
              <w:top w:val="single" w:sz="8" w:space="0" w:color="auto"/>
              <w:left w:val="single" w:sz="8" w:space="0" w:color="auto"/>
              <w:bottom w:val="single" w:sz="8" w:space="0" w:color="auto"/>
              <w:right w:val="single" w:sz="8" w:space="0" w:color="auto"/>
            </w:tcBorders>
            <w:vAlign w:val="center"/>
            <w:hideMark/>
          </w:tcPr>
          <w:p w14:paraId="6791DB1B" w14:textId="77777777" w:rsidR="00591BC7" w:rsidRPr="00480B07" w:rsidRDefault="00591BC7">
            <w:pPr>
              <w:jc w:val="center"/>
              <w:rPr>
                <w:rFonts w:ascii="Times New Roman" w:eastAsia="Times New Roman" w:hAnsi="Times New Roman" w:cs="Times New Roman"/>
                <w:color w:val="EE0000"/>
                <w:rPrChange w:id="14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41"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18F8C2C" w14:textId="77777777" w:rsidR="00591BC7" w:rsidRPr="00480B07" w:rsidRDefault="00591BC7">
            <w:pPr>
              <w:jc w:val="center"/>
              <w:rPr>
                <w:rFonts w:ascii="Times New Roman" w:eastAsia="Times New Roman" w:hAnsi="Times New Roman" w:cs="Times New Roman"/>
                <w:color w:val="EE0000"/>
                <w:rPrChange w:id="14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43"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5B016D5E" w14:textId="77777777" w:rsidR="00591BC7" w:rsidRPr="00480B07" w:rsidRDefault="00591BC7">
            <w:pPr>
              <w:jc w:val="center"/>
              <w:rPr>
                <w:rFonts w:ascii="Times New Roman" w:eastAsia="Times New Roman" w:hAnsi="Times New Roman" w:cs="Times New Roman"/>
                <w:color w:val="EE0000"/>
                <w:rPrChange w:id="14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45"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60CD92E0" w14:textId="77777777" w:rsidR="00591BC7" w:rsidRPr="00480B07" w:rsidRDefault="00591BC7">
            <w:pPr>
              <w:jc w:val="center"/>
              <w:rPr>
                <w:rFonts w:ascii="Times New Roman" w:eastAsia="Times New Roman" w:hAnsi="Times New Roman" w:cs="Times New Roman"/>
                <w:color w:val="EE0000"/>
                <w:rPrChange w:id="14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47"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49889283"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0</w:t>
            </w:r>
          </w:p>
        </w:tc>
        <w:tc>
          <w:tcPr>
            <w:tcW w:w="675" w:type="dxa"/>
            <w:tcBorders>
              <w:top w:val="single" w:sz="8" w:space="0" w:color="auto"/>
              <w:left w:val="single" w:sz="8" w:space="0" w:color="auto"/>
              <w:bottom w:val="single" w:sz="8" w:space="0" w:color="auto"/>
              <w:right w:val="single" w:sz="8" w:space="0" w:color="auto"/>
            </w:tcBorders>
            <w:vAlign w:val="bottom"/>
            <w:hideMark/>
          </w:tcPr>
          <w:p w14:paraId="17697E1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825" w:type="dxa"/>
            <w:tcBorders>
              <w:top w:val="single" w:sz="8" w:space="0" w:color="auto"/>
              <w:left w:val="single" w:sz="8" w:space="0" w:color="auto"/>
              <w:bottom w:val="single" w:sz="8" w:space="0" w:color="auto"/>
              <w:right w:val="single" w:sz="8" w:space="0" w:color="auto"/>
            </w:tcBorders>
            <w:hideMark/>
          </w:tcPr>
          <w:p w14:paraId="4516EB4F"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2</w:t>
            </w:r>
          </w:p>
        </w:tc>
        <w:tc>
          <w:tcPr>
            <w:tcW w:w="930" w:type="dxa"/>
            <w:tcBorders>
              <w:top w:val="single" w:sz="8" w:space="0" w:color="auto"/>
              <w:left w:val="single" w:sz="8" w:space="0" w:color="auto"/>
              <w:bottom w:val="single" w:sz="8" w:space="0" w:color="auto"/>
              <w:right w:val="single" w:sz="8" w:space="0" w:color="auto"/>
            </w:tcBorders>
            <w:vAlign w:val="bottom"/>
            <w:hideMark/>
          </w:tcPr>
          <w:p w14:paraId="1B4DFCF5"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100%</w:t>
            </w:r>
          </w:p>
        </w:tc>
        <w:tc>
          <w:tcPr>
            <w:tcW w:w="1195" w:type="dxa"/>
            <w:tcBorders>
              <w:top w:val="single" w:sz="8" w:space="0" w:color="auto"/>
              <w:left w:val="single" w:sz="8" w:space="0" w:color="auto"/>
              <w:bottom w:val="single" w:sz="8" w:space="0" w:color="auto"/>
              <w:right w:val="single" w:sz="8" w:space="0" w:color="auto"/>
            </w:tcBorders>
            <w:vAlign w:val="center"/>
            <w:hideMark/>
          </w:tcPr>
          <w:p w14:paraId="19EE12E1"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2</w:t>
            </w:r>
          </w:p>
        </w:tc>
      </w:tr>
      <w:tr w:rsidR="00591BC7" w:rsidRPr="00396F9A" w14:paraId="4CAD67C5"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6FA7A702"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2024-1</w:t>
            </w:r>
          </w:p>
        </w:tc>
        <w:tc>
          <w:tcPr>
            <w:tcW w:w="630" w:type="dxa"/>
            <w:tcBorders>
              <w:top w:val="single" w:sz="8" w:space="0" w:color="auto"/>
              <w:left w:val="single" w:sz="8" w:space="0" w:color="auto"/>
              <w:bottom w:val="single" w:sz="8" w:space="0" w:color="auto"/>
              <w:right w:val="single" w:sz="8" w:space="0" w:color="auto"/>
            </w:tcBorders>
            <w:vAlign w:val="center"/>
            <w:hideMark/>
          </w:tcPr>
          <w:p w14:paraId="0DBEE0DB" w14:textId="77777777" w:rsidR="00591BC7" w:rsidRPr="00480B07" w:rsidRDefault="00591BC7">
            <w:pPr>
              <w:jc w:val="center"/>
              <w:rPr>
                <w:rFonts w:ascii="Times New Roman" w:eastAsia="Times New Roman" w:hAnsi="Times New Roman" w:cs="Times New Roman"/>
                <w:color w:val="EE0000"/>
                <w:rPrChange w:id="14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49"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EC4DF0A" w14:textId="77777777" w:rsidR="00591BC7" w:rsidRPr="00480B07" w:rsidRDefault="00591BC7">
            <w:pPr>
              <w:jc w:val="center"/>
              <w:rPr>
                <w:rFonts w:ascii="Times New Roman" w:eastAsia="Times New Roman" w:hAnsi="Times New Roman" w:cs="Times New Roman"/>
                <w:color w:val="EE0000"/>
                <w:rPrChange w:id="15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51"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11AD664A" w14:textId="77777777" w:rsidR="00591BC7" w:rsidRPr="00480B07" w:rsidRDefault="00591BC7">
            <w:pPr>
              <w:jc w:val="center"/>
              <w:rPr>
                <w:rFonts w:ascii="Times New Roman" w:eastAsia="Times New Roman" w:hAnsi="Times New Roman" w:cs="Times New Roman"/>
                <w:color w:val="EE0000"/>
                <w:rPrChange w:id="15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53"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4439EED6" w14:textId="77777777" w:rsidR="00591BC7" w:rsidRPr="00480B07" w:rsidRDefault="00591BC7">
            <w:pPr>
              <w:jc w:val="center"/>
              <w:rPr>
                <w:rFonts w:ascii="Times New Roman" w:eastAsia="Times New Roman" w:hAnsi="Times New Roman" w:cs="Times New Roman"/>
                <w:color w:val="EE0000"/>
                <w:rPrChange w:id="15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55"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7D8C6C4B"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1</w:t>
            </w:r>
          </w:p>
        </w:tc>
        <w:tc>
          <w:tcPr>
            <w:tcW w:w="675" w:type="dxa"/>
            <w:tcBorders>
              <w:top w:val="single" w:sz="8" w:space="0" w:color="auto"/>
              <w:left w:val="single" w:sz="8" w:space="0" w:color="auto"/>
              <w:bottom w:val="single" w:sz="8" w:space="0" w:color="auto"/>
              <w:right w:val="single" w:sz="8" w:space="0" w:color="auto"/>
            </w:tcBorders>
            <w:vAlign w:val="bottom"/>
            <w:hideMark/>
          </w:tcPr>
          <w:p w14:paraId="0F23704F"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12%</w:t>
            </w:r>
          </w:p>
        </w:tc>
        <w:tc>
          <w:tcPr>
            <w:tcW w:w="825" w:type="dxa"/>
            <w:tcBorders>
              <w:top w:val="single" w:sz="8" w:space="0" w:color="auto"/>
              <w:left w:val="single" w:sz="8" w:space="0" w:color="auto"/>
              <w:bottom w:val="single" w:sz="8" w:space="0" w:color="auto"/>
              <w:right w:val="single" w:sz="8" w:space="0" w:color="auto"/>
            </w:tcBorders>
            <w:hideMark/>
          </w:tcPr>
          <w:p w14:paraId="5D98524D"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7</w:t>
            </w:r>
          </w:p>
        </w:tc>
        <w:tc>
          <w:tcPr>
            <w:tcW w:w="930" w:type="dxa"/>
            <w:tcBorders>
              <w:top w:val="single" w:sz="8" w:space="0" w:color="auto"/>
              <w:left w:val="single" w:sz="8" w:space="0" w:color="auto"/>
              <w:bottom w:val="single" w:sz="8" w:space="0" w:color="auto"/>
              <w:right w:val="single" w:sz="8" w:space="0" w:color="auto"/>
            </w:tcBorders>
            <w:vAlign w:val="bottom"/>
            <w:hideMark/>
          </w:tcPr>
          <w:p w14:paraId="379A3861"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88%</w:t>
            </w:r>
          </w:p>
        </w:tc>
        <w:tc>
          <w:tcPr>
            <w:tcW w:w="1195" w:type="dxa"/>
            <w:tcBorders>
              <w:top w:val="single" w:sz="8" w:space="0" w:color="auto"/>
              <w:left w:val="single" w:sz="8" w:space="0" w:color="auto"/>
              <w:bottom w:val="single" w:sz="8" w:space="0" w:color="auto"/>
              <w:right w:val="single" w:sz="8" w:space="0" w:color="auto"/>
            </w:tcBorders>
            <w:vAlign w:val="center"/>
            <w:hideMark/>
          </w:tcPr>
          <w:p w14:paraId="3271A400"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7</w:t>
            </w:r>
          </w:p>
        </w:tc>
      </w:tr>
      <w:tr w:rsidR="00591BC7" w:rsidRPr="00396F9A" w14:paraId="443B1D99"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372CD41"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2024-3</w:t>
            </w:r>
          </w:p>
        </w:tc>
        <w:tc>
          <w:tcPr>
            <w:tcW w:w="630" w:type="dxa"/>
            <w:tcBorders>
              <w:top w:val="single" w:sz="8" w:space="0" w:color="auto"/>
              <w:left w:val="single" w:sz="8" w:space="0" w:color="auto"/>
              <w:bottom w:val="single" w:sz="8" w:space="0" w:color="auto"/>
              <w:right w:val="single" w:sz="8" w:space="0" w:color="auto"/>
            </w:tcBorders>
            <w:vAlign w:val="center"/>
            <w:hideMark/>
          </w:tcPr>
          <w:p w14:paraId="5639048A" w14:textId="77777777" w:rsidR="00591BC7" w:rsidRPr="00480B07" w:rsidRDefault="00591BC7">
            <w:pPr>
              <w:jc w:val="center"/>
              <w:rPr>
                <w:rFonts w:ascii="Times New Roman" w:eastAsia="Times New Roman" w:hAnsi="Times New Roman" w:cs="Times New Roman"/>
                <w:color w:val="EE0000"/>
                <w:rPrChange w:id="15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57"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646FF860" w14:textId="77777777" w:rsidR="00591BC7" w:rsidRPr="00480B07" w:rsidRDefault="00591BC7">
            <w:pPr>
              <w:jc w:val="center"/>
              <w:rPr>
                <w:rFonts w:ascii="Times New Roman" w:eastAsia="Times New Roman" w:hAnsi="Times New Roman" w:cs="Times New Roman"/>
                <w:color w:val="EE0000"/>
                <w:rPrChange w:id="15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59"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36985756" w14:textId="77777777" w:rsidR="00591BC7" w:rsidRPr="00480B07" w:rsidRDefault="00591BC7">
            <w:pPr>
              <w:jc w:val="center"/>
              <w:rPr>
                <w:rFonts w:ascii="Times New Roman" w:eastAsia="Times New Roman" w:hAnsi="Times New Roman" w:cs="Times New Roman"/>
                <w:color w:val="EE0000"/>
                <w:rPrChange w:id="16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61"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0D5B5DA1" w14:textId="77777777" w:rsidR="00591BC7" w:rsidRPr="00480B07" w:rsidRDefault="00591BC7">
            <w:pPr>
              <w:jc w:val="center"/>
              <w:rPr>
                <w:rFonts w:ascii="Times New Roman" w:eastAsia="Times New Roman" w:hAnsi="Times New Roman" w:cs="Times New Roman"/>
                <w:color w:val="EE0000"/>
                <w:rPrChange w:id="162"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63"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0523A5BC"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2</w:t>
            </w:r>
          </w:p>
        </w:tc>
        <w:tc>
          <w:tcPr>
            <w:tcW w:w="675" w:type="dxa"/>
            <w:tcBorders>
              <w:top w:val="single" w:sz="8" w:space="0" w:color="auto"/>
              <w:left w:val="single" w:sz="8" w:space="0" w:color="auto"/>
              <w:bottom w:val="single" w:sz="8" w:space="0" w:color="auto"/>
              <w:right w:val="single" w:sz="8" w:space="0" w:color="auto"/>
            </w:tcBorders>
            <w:vAlign w:val="bottom"/>
            <w:hideMark/>
          </w:tcPr>
          <w:p w14:paraId="4399D245"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13%</w:t>
            </w:r>
          </w:p>
        </w:tc>
        <w:tc>
          <w:tcPr>
            <w:tcW w:w="825" w:type="dxa"/>
            <w:tcBorders>
              <w:top w:val="single" w:sz="8" w:space="0" w:color="auto"/>
              <w:left w:val="single" w:sz="8" w:space="0" w:color="auto"/>
              <w:bottom w:val="single" w:sz="8" w:space="0" w:color="auto"/>
              <w:right w:val="single" w:sz="8" w:space="0" w:color="auto"/>
            </w:tcBorders>
            <w:hideMark/>
          </w:tcPr>
          <w:p w14:paraId="7F248B03"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13</w:t>
            </w:r>
          </w:p>
        </w:tc>
        <w:tc>
          <w:tcPr>
            <w:tcW w:w="930" w:type="dxa"/>
            <w:tcBorders>
              <w:top w:val="single" w:sz="8" w:space="0" w:color="auto"/>
              <w:left w:val="single" w:sz="8" w:space="0" w:color="auto"/>
              <w:bottom w:val="single" w:sz="8" w:space="0" w:color="auto"/>
              <w:right w:val="single" w:sz="8" w:space="0" w:color="auto"/>
            </w:tcBorders>
            <w:vAlign w:val="bottom"/>
            <w:hideMark/>
          </w:tcPr>
          <w:p w14:paraId="37F5EC26"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87%</w:t>
            </w:r>
          </w:p>
        </w:tc>
        <w:tc>
          <w:tcPr>
            <w:tcW w:w="1195" w:type="dxa"/>
            <w:tcBorders>
              <w:top w:val="single" w:sz="8" w:space="0" w:color="auto"/>
              <w:left w:val="single" w:sz="8" w:space="0" w:color="auto"/>
              <w:bottom w:val="single" w:sz="8" w:space="0" w:color="auto"/>
              <w:right w:val="single" w:sz="8" w:space="0" w:color="auto"/>
            </w:tcBorders>
            <w:vAlign w:val="center"/>
            <w:hideMark/>
          </w:tcPr>
          <w:p w14:paraId="70714398" w14:textId="77777777" w:rsidR="00591BC7" w:rsidRPr="00396F9A" w:rsidRDefault="00591BC7">
            <w:pPr>
              <w:jc w:val="center"/>
              <w:rPr>
                <w:rFonts w:ascii="Times New Roman" w:eastAsia="Times New Roman" w:hAnsi="Times New Roman" w:cs="Times New Roman"/>
              </w:rPr>
            </w:pPr>
            <w:r w:rsidRPr="00396F9A">
              <w:rPr>
                <w:rFonts w:ascii="Times New Roman" w:eastAsia="Times New Roman" w:hAnsi="Times New Roman" w:cs="Times New Roman"/>
              </w:rPr>
              <w:t>15</w:t>
            </w:r>
          </w:p>
        </w:tc>
      </w:tr>
      <w:tr w:rsidR="00591BC7" w:rsidRPr="00396F9A" w14:paraId="7F8E12D6" w14:textId="77777777" w:rsidTr="00591BC7">
        <w:trPr>
          <w:trHeight w:val="30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2AEB4855"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2025-1</w:t>
            </w:r>
          </w:p>
        </w:tc>
        <w:tc>
          <w:tcPr>
            <w:tcW w:w="630" w:type="dxa"/>
            <w:tcBorders>
              <w:top w:val="single" w:sz="8" w:space="0" w:color="auto"/>
              <w:left w:val="single" w:sz="8" w:space="0" w:color="auto"/>
              <w:bottom w:val="single" w:sz="8" w:space="0" w:color="auto"/>
              <w:right w:val="single" w:sz="8" w:space="0" w:color="auto"/>
            </w:tcBorders>
            <w:vAlign w:val="center"/>
            <w:hideMark/>
          </w:tcPr>
          <w:p w14:paraId="1F429EE0" w14:textId="77777777" w:rsidR="00591BC7" w:rsidRPr="00480B07" w:rsidRDefault="00591BC7">
            <w:pPr>
              <w:jc w:val="center"/>
              <w:rPr>
                <w:rFonts w:ascii="Times New Roman" w:eastAsia="Times New Roman" w:hAnsi="Times New Roman" w:cs="Times New Roman"/>
                <w:color w:val="EE0000"/>
                <w:rPrChange w:id="164"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65" w:author="roberto cardenas" w:date="2025-10-27T19:58:00Z" w16du:dateUtc="2025-10-28T00:58:00Z">
                  <w:rPr>
                    <w:rFonts w:ascii="Times New Roman" w:eastAsia="Times New Roman" w:hAnsi="Times New Roman" w:cs="Times New Roman"/>
                  </w:rPr>
                </w:rPrChange>
              </w:rPr>
              <w:t>0</w:t>
            </w:r>
          </w:p>
        </w:tc>
        <w:tc>
          <w:tcPr>
            <w:tcW w:w="885" w:type="dxa"/>
            <w:tcBorders>
              <w:top w:val="single" w:sz="8" w:space="0" w:color="auto"/>
              <w:left w:val="single" w:sz="8" w:space="0" w:color="auto"/>
              <w:bottom w:val="single" w:sz="8" w:space="0" w:color="auto"/>
              <w:right w:val="single" w:sz="8" w:space="0" w:color="auto"/>
            </w:tcBorders>
            <w:vAlign w:val="center"/>
            <w:hideMark/>
          </w:tcPr>
          <w:p w14:paraId="59D5C17A" w14:textId="77777777" w:rsidR="00591BC7" w:rsidRPr="00480B07" w:rsidRDefault="00591BC7">
            <w:pPr>
              <w:jc w:val="center"/>
              <w:rPr>
                <w:rFonts w:ascii="Times New Roman" w:eastAsia="Times New Roman" w:hAnsi="Times New Roman" w:cs="Times New Roman"/>
                <w:color w:val="EE0000"/>
                <w:rPrChange w:id="166"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67" w:author="roberto cardenas" w:date="2025-10-27T19:58:00Z" w16du:dateUtc="2025-10-28T00:58:00Z">
                  <w:rPr>
                    <w:rFonts w:ascii="Times New Roman" w:eastAsia="Times New Roman" w:hAnsi="Times New Roman" w:cs="Times New Roman"/>
                  </w:rPr>
                </w:rPrChange>
              </w:rPr>
              <w:t>0</w:t>
            </w:r>
          </w:p>
        </w:tc>
        <w:tc>
          <w:tcPr>
            <w:tcW w:w="780" w:type="dxa"/>
            <w:tcBorders>
              <w:top w:val="single" w:sz="8" w:space="0" w:color="auto"/>
              <w:left w:val="single" w:sz="8" w:space="0" w:color="auto"/>
              <w:bottom w:val="single" w:sz="8" w:space="0" w:color="auto"/>
              <w:right w:val="single" w:sz="8" w:space="0" w:color="auto"/>
            </w:tcBorders>
            <w:vAlign w:val="center"/>
            <w:hideMark/>
          </w:tcPr>
          <w:p w14:paraId="786C57CF" w14:textId="77777777" w:rsidR="00591BC7" w:rsidRPr="00480B07" w:rsidRDefault="00591BC7">
            <w:pPr>
              <w:jc w:val="center"/>
              <w:rPr>
                <w:rFonts w:ascii="Times New Roman" w:eastAsia="Times New Roman" w:hAnsi="Times New Roman" w:cs="Times New Roman"/>
                <w:color w:val="EE0000"/>
                <w:rPrChange w:id="168"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69" w:author="roberto cardenas" w:date="2025-10-27T19:58:00Z" w16du:dateUtc="2025-10-28T00:58:00Z">
                  <w:rPr>
                    <w:rFonts w:ascii="Times New Roman" w:eastAsia="Times New Roman" w:hAnsi="Times New Roman" w:cs="Times New Roman"/>
                  </w:rPr>
                </w:rPrChange>
              </w:rPr>
              <w:t>0</w:t>
            </w:r>
          </w:p>
        </w:tc>
        <w:tc>
          <w:tcPr>
            <w:tcW w:w="945" w:type="dxa"/>
            <w:tcBorders>
              <w:top w:val="single" w:sz="8" w:space="0" w:color="auto"/>
              <w:left w:val="single" w:sz="8" w:space="0" w:color="auto"/>
              <w:bottom w:val="single" w:sz="8" w:space="0" w:color="auto"/>
              <w:right w:val="single" w:sz="8" w:space="0" w:color="auto"/>
            </w:tcBorders>
            <w:vAlign w:val="center"/>
            <w:hideMark/>
          </w:tcPr>
          <w:p w14:paraId="6F718F04" w14:textId="77777777" w:rsidR="00591BC7" w:rsidRPr="00480B07" w:rsidRDefault="00591BC7">
            <w:pPr>
              <w:jc w:val="center"/>
              <w:rPr>
                <w:rFonts w:ascii="Times New Roman" w:eastAsia="Times New Roman" w:hAnsi="Times New Roman" w:cs="Times New Roman"/>
                <w:color w:val="EE0000"/>
                <w:rPrChange w:id="170" w:author="roberto cardenas" w:date="2025-10-27T19:58:00Z" w16du:dateUtc="2025-10-28T00:58:00Z">
                  <w:rPr>
                    <w:rFonts w:ascii="Times New Roman" w:eastAsia="Times New Roman" w:hAnsi="Times New Roman" w:cs="Times New Roman"/>
                  </w:rPr>
                </w:rPrChange>
              </w:rPr>
            </w:pPr>
            <w:r w:rsidRPr="00480B07">
              <w:rPr>
                <w:rFonts w:ascii="Times New Roman" w:eastAsia="Times New Roman" w:hAnsi="Times New Roman" w:cs="Times New Roman"/>
                <w:color w:val="EE0000"/>
                <w:rPrChange w:id="171" w:author="roberto cardenas" w:date="2025-10-27T19:58:00Z" w16du:dateUtc="2025-10-28T00:58:00Z">
                  <w:rPr>
                    <w:rFonts w:ascii="Times New Roman" w:eastAsia="Times New Roman" w:hAnsi="Times New Roman" w:cs="Times New Roman"/>
                  </w:rPr>
                </w:rPrChange>
              </w:rPr>
              <w:t>0</w:t>
            </w:r>
          </w:p>
        </w:tc>
        <w:tc>
          <w:tcPr>
            <w:tcW w:w="675" w:type="dxa"/>
            <w:tcBorders>
              <w:top w:val="single" w:sz="8" w:space="0" w:color="auto"/>
              <w:left w:val="single" w:sz="8" w:space="0" w:color="auto"/>
              <w:bottom w:val="single" w:sz="8" w:space="0" w:color="auto"/>
              <w:right w:val="single" w:sz="8" w:space="0" w:color="auto"/>
            </w:tcBorders>
            <w:hideMark/>
          </w:tcPr>
          <w:p w14:paraId="72887F2A" w14:textId="77777777" w:rsidR="00591BC7" w:rsidRPr="001A2CAA" w:rsidRDefault="00591BC7">
            <w:pPr>
              <w:jc w:val="center"/>
              <w:rPr>
                <w:rFonts w:ascii="Times New Roman" w:eastAsia="Calibri" w:hAnsi="Times New Roman" w:cs="Times New Roman"/>
              </w:rPr>
            </w:pPr>
            <w:r w:rsidRPr="001A2CAA">
              <w:rPr>
                <w:rFonts w:ascii="Times New Roman" w:eastAsia="Calibri" w:hAnsi="Times New Roman" w:cs="Times New Roman"/>
              </w:rPr>
              <w:t>3</w:t>
            </w:r>
          </w:p>
        </w:tc>
        <w:tc>
          <w:tcPr>
            <w:tcW w:w="675" w:type="dxa"/>
            <w:tcBorders>
              <w:top w:val="single" w:sz="8" w:space="0" w:color="auto"/>
              <w:left w:val="single" w:sz="8" w:space="0" w:color="auto"/>
              <w:bottom w:val="single" w:sz="8" w:space="0" w:color="auto"/>
              <w:right w:val="single" w:sz="8" w:space="0" w:color="auto"/>
            </w:tcBorders>
            <w:vAlign w:val="bottom"/>
            <w:hideMark/>
          </w:tcPr>
          <w:p w14:paraId="7983720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25%</w:t>
            </w:r>
          </w:p>
        </w:tc>
        <w:tc>
          <w:tcPr>
            <w:tcW w:w="825" w:type="dxa"/>
            <w:tcBorders>
              <w:top w:val="single" w:sz="8" w:space="0" w:color="auto"/>
              <w:left w:val="single" w:sz="8" w:space="0" w:color="auto"/>
              <w:bottom w:val="single" w:sz="8" w:space="0" w:color="auto"/>
              <w:right w:val="single" w:sz="8" w:space="0" w:color="auto"/>
            </w:tcBorders>
            <w:hideMark/>
          </w:tcPr>
          <w:p w14:paraId="42BB7068" w14:textId="77777777" w:rsidR="00591BC7" w:rsidRPr="00396F9A" w:rsidRDefault="00591BC7">
            <w:pPr>
              <w:jc w:val="center"/>
              <w:rPr>
                <w:rFonts w:ascii="Times New Roman" w:eastAsia="Calibri" w:hAnsi="Times New Roman" w:cs="Times New Roman"/>
              </w:rPr>
            </w:pPr>
            <w:r w:rsidRPr="00396F9A">
              <w:rPr>
                <w:rFonts w:ascii="Times New Roman" w:eastAsia="Calibri" w:hAnsi="Times New Roman" w:cs="Times New Roman"/>
              </w:rPr>
              <w:t>9</w:t>
            </w:r>
          </w:p>
        </w:tc>
        <w:tc>
          <w:tcPr>
            <w:tcW w:w="930" w:type="dxa"/>
            <w:tcBorders>
              <w:top w:val="single" w:sz="8" w:space="0" w:color="auto"/>
              <w:left w:val="single" w:sz="8" w:space="0" w:color="auto"/>
              <w:bottom w:val="single" w:sz="8" w:space="0" w:color="auto"/>
              <w:right w:val="single" w:sz="8" w:space="0" w:color="auto"/>
            </w:tcBorders>
            <w:vAlign w:val="bottom"/>
            <w:hideMark/>
          </w:tcPr>
          <w:p w14:paraId="2BD42039" w14:textId="77777777" w:rsidR="00591BC7" w:rsidRPr="00396F9A" w:rsidRDefault="00591BC7">
            <w:pPr>
              <w:jc w:val="right"/>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75%</w:t>
            </w:r>
          </w:p>
        </w:tc>
        <w:tc>
          <w:tcPr>
            <w:tcW w:w="1195" w:type="dxa"/>
            <w:tcBorders>
              <w:top w:val="single" w:sz="8" w:space="0" w:color="auto"/>
              <w:left w:val="single" w:sz="8" w:space="0" w:color="auto"/>
              <w:bottom w:val="single" w:sz="8" w:space="0" w:color="auto"/>
              <w:right w:val="single" w:sz="8" w:space="0" w:color="auto"/>
            </w:tcBorders>
            <w:vAlign w:val="center"/>
            <w:hideMark/>
          </w:tcPr>
          <w:p w14:paraId="03E4E767" w14:textId="77777777" w:rsidR="00591BC7" w:rsidRPr="001A2CAA" w:rsidRDefault="00591BC7">
            <w:pPr>
              <w:jc w:val="center"/>
              <w:rPr>
                <w:rFonts w:ascii="Times New Roman" w:hAnsi="Times New Roman" w:cs="Times New Roman"/>
              </w:rPr>
            </w:pPr>
            <w:r w:rsidRPr="00396F9A">
              <w:rPr>
                <w:rFonts w:ascii="Times New Roman" w:eastAsia="Times New Roman" w:hAnsi="Times New Roman" w:cs="Times New Roman"/>
              </w:rPr>
              <w:t>12</w:t>
            </w:r>
            <w:r w:rsidRPr="001A2CAA">
              <w:rPr>
                <w:rFonts w:ascii="Times New Roman" w:hAnsi="Times New Roman" w:cs="Times New Roman"/>
              </w:rPr>
              <w:t xml:space="preserve"> </w:t>
            </w:r>
          </w:p>
        </w:tc>
      </w:tr>
    </w:tbl>
    <w:p w14:paraId="0377A823" w14:textId="161B2778" w:rsidR="00BD5899" w:rsidRPr="00396F9A" w:rsidRDefault="00591BC7" w:rsidP="007A1AFD">
      <w:pPr>
        <w:pStyle w:val="Sinespaciado"/>
        <w:spacing w:line="276" w:lineRule="auto"/>
        <w:jc w:val="center"/>
        <w:rPr>
          <w:rFonts w:ascii="Times New Roman" w:hAnsi="Times New Roman" w:cs="Times New Roman"/>
          <w:lang w:val="es-ES"/>
        </w:rPr>
      </w:pPr>
      <w:r w:rsidRPr="001A2CAA">
        <w:rPr>
          <w:rFonts w:ascii="Times New Roman" w:hAnsi="Times New Roman" w:cs="Times New Roman"/>
        </w:rPr>
        <w:t xml:space="preserve"> </w:t>
      </w:r>
      <w:r w:rsidR="00BE5049" w:rsidRPr="001A2CAA">
        <w:rPr>
          <w:rFonts w:ascii="Times New Roman" w:hAnsi="Times New Roman" w:cs="Times New Roman"/>
        </w:rPr>
        <w:t xml:space="preserve">Fuente: Proyecto Curricular </w:t>
      </w:r>
      <w:r w:rsidR="00BD5899" w:rsidRPr="001A2CAA">
        <w:rPr>
          <w:rFonts w:ascii="Times New Roman" w:hAnsi="Times New Roman" w:cs="Times New Roman"/>
          <w:lang w:val="es-ES"/>
        </w:rPr>
        <w:t>Maestría en Ciencias de la Información y las Comunicaciones – Metodología Profundización (SNIES: 116070)</w:t>
      </w:r>
      <w:r w:rsidR="007D2908" w:rsidRPr="00396F9A">
        <w:rPr>
          <w:rFonts w:ascii="Times New Roman" w:hAnsi="Times New Roman" w:cs="Times New Roman"/>
          <w:lang w:val="es-ES"/>
        </w:rPr>
        <w:t>.</w:t>
      </w:r>
    </w:p>
    <w:p w14:paraId="2AC5E622" w14:textId="77777777" w:rsidR="00591BC7" w:rsidRPr="00396F9A" w:rsidRDefault="00591BC7" w:rsidP="007A1AFD">
      <w:pPr>
        <w:pStyle w:val="Sinespaciado"/>
        <w:spacing w:line="276" w:lineRule="auto"/>
        <w:jc w:val="center"/>
        <w:rPr>
          <w:rFonts w:ascii="Times New Roman" w:hAnsi="Times New Roman" w:cs="Times New Roman"/>
        </w:rPr>
      </w:pPr>
    </w:p>
    <w:p w14:paraId="1C500BD3" w14:textId="4AE54FD9" w:rsidR="3BA6A09D" w:rsidRPr="00396F9A" w:rsidRDefault="3BA6A09D" w:rsidP="00591BC7">
      <w:pPr>
        <w:spacing w:line="257" w:lineRule="auto"/>
        <w:jc w:val="both"/>
        <w:rPr>
          <w:rFonts w:ascii="Times New Roman" w:eastAsia="Times New Roman" w:hAnsi="Times New Roman" w:cs="Times New Roman"/>
          <w:lang w:val="es-CO"/>
        </w:rPr>
      </w:pPr>
      <w:r w:rsidRPr="00396F9A">
        <w:rPr>
          <w:rFonts w:ascii="Times New Roman" w:eastAsia="Times New Roman" w:hAnsi="Times New Roman" w:cs="Times New Roman"/>
          <w:lang w:val="es-CO"/>
        </w:rPr>
        <w:t xml:space="preserve">Resulta evidente que durante los períodos académicos 2022-3 a 2023-3, en donde no se recibieron estudiantes, la cantidad de profesores que impartían asignaturas disminuyó, como se aprecia en la tabla 6, sin embargo, una vez otorgado el Registro Calificado, se reciben nuevamente estudiantes, por lo que también se incrementan las cifras de profesores mostrando la recuperación de la tendencia inicial donde la mayoría de las clases son impartidas por profesores de tiempo completo.  </w:t>
      </w:r>
    </w:p>
    <w:p w14:paraId="03ADCDE6" w14:textId="7ECA9B14" w:rsidR="00BD5899" w:rsidRPr="00396F9A" w:rsidRDefault="00BE5049" w:rsidP="00421C81">
      <w:pPr>
        <w:pStyle w:val="Sinespaciado"/>
        <w:spacing w:before="240" w:after="240" w:line="276" w:lineRule="auto"/>
        <w:jc w:val="center"/>
        <w:rPr>
          <w:rFonts w:ascii="Times New Roman" w:hAnsi="Times New Roman" w:cs="Times New Roman"/>
        </w:rPr>
      </w:pPr>
      <w:bookmarkStart w:id="172" w:name="_Toc211354446"/>
      <w:r w:rsidRPr="00396F9A">
        <w:rPr>
          <w:rFonts w:ascii="Times New Roman" w:hAnsi="Times New Roman" w:cs="Times New Roman"/>
        </w:rPr>
        <w:t xml:space="preserve">Tabla </w:t>
      </w:r>
      <w:r w:rsidRPr="001A2CAA">
        <w:rPr>
          <w:rFonts w:ascii="Times New Roman" w:hAnsi="Times New Roman" w:cs="Times New Roman"/>
        </w:rPr>
        <w:fldChar w:fldCharType="begin"/>
      </w:r>
      <w:r w:rsidRPr="00396F9A">
        <w:rPr>
          <w:rFonts w:ascii="Times New Roman" w:hAnsi="Times New Roman" w:cs="Times New Roman"/>
        </w:rPr>
        <w:instrText xml:space="preserve"> SEQ Tabla \* ARABIC </w:instrText>
      </w:r>
      <w:r w:rsidRPr="001A2CAA">
        <w:rPr>
          <w:rFonts w:ascii="Times New Roman" w:hAnsi="Times New Roman" w:cs="Times New Roman"/>
        </w:rPr>
        <w:fldChar w:fldCharType="separate"/>
      </w:r>
      <w:r w:rsidR="00D978EC">
        <w:rPr>
          <w:rFonts w:ascii="Times New Roman" w:hAnsi="Times New Roman" w:cs="Times New Roman"/>
          <w:noProof/>
        </w:rPr>
        <w:t>6</w:t>
      </w:r>
      <w:r w:rsidRPr="001A2CAA">
        <w:rPr>
          <w:rFonts w:ascii="Times New Roman" w:hAnsi="Times New Roman" w:cs="Times New Roman"/>
        </w:rPr>
        <w:fldChar w:fldCharType="end"/>
      </w:r>
      <w:r w:rsidRPr="001A2CAA">
        <w:rPr>
          <w:rFonts w:ascii="Times New Roman" w:hAnsi="Times New Roman" w:cs="Times New Roman"/>
        </w:rPr>
        <w:t xml:space="preserve"> Evolución de modalidad de </w:t>
      </w:r>
      <w:r w:rsidRPr="00480B07">
        <w:rPr>
          <w:rFonts w:ascii="Times New Roman" w:hAnsi="Times New Roman" w:cs="Times New Roman"/>
          <w:color w:val="EE0000"/>
          <w:rPrChange w:id="173" w:author="roberto cardenas" w:date="2025-10-27T20:02:00Z" w16du:dateUtc="2025-10-28T01:02:00Z">
            <w:rPr>
              <w:rFonts w:ascii="Times New Roman" w:hAnsi="Times New Roman" w:cs="Times New Roman"/>
            </w:rPr>
          </w:rPrChange>
        </w:rPr>
        <w:t>contratación</w:t>
      </w:r>
      <w:r w:rsidRPr="001A2CAA">
        <w:rPr>
          <w:rFonts w:ascii="Times New Roman" w:hAnsi="Times New Roman" w:cs="Times New Roman"/>
        </w:rPr>
        <w:t xml:space="preserve"> de profesores del </w:t>
      </w:r>
      <w:r w:rsidR="007D2908" w:rsidRPr="001A2CAA">
        <w:rPr>
          <w:rFonts w:ascii="Times New Roman" w:hAnsi="Times New Roman" w:cs="Times New Roman"/>
        </w:rPr>
        <w:t xml:space="preserve">proyecto curricular </w:t>
      </w:r>
      <w:r w:rsidR="00BD5899" w:rsidRPr="001A2CAA">
        <w:rPr>
          <w:rFonts w:ascii="Times New Roman" w:hAnsi="Times New Roman" w:cs="Times New Roman"/>
          <w:bCs/>
          <w:iCs/>
          <w:lang w:val="es-ES"/>
        </w:rPr>
        <w:t>Maestrí</w:t>
      </w:r>
      <w:r w:rsidR="00BD5899" w:rsidRPr="00396F9A">
        <w:rPr>
          <w:rFonts w:ascii="Times New Roman" w:hAnsi="Times New Roman" w:cs="Times New Roman"/>
          <w:bCs/>
          <w:iCs/>
          <w:lang w:val="es-ES"/>
        </w:rPr>
        <w:t>a en Ciencias de la Información y las Comunicaciones – Metodología Profundización (SNIES: 116070)</w:t>
      </w:r>
      <w:r w:rsidR="007D2908" w:rsidRPr="00396F9A">
        <w:rPr>
          <w:rFonts w:ascii="Times New Roman" w:hAnsi="Times New Roman" w:cs="Times New Roman"/>
          <w:bCs/>
          <w:iCs/>
          <w:lang w:val="es-ES"/>
        </w:rPr>
        <w:t>.</w:t>
      </w:r>
      <w:bookmarkEnd w:id="172"/>
    </w:p>
    <w:tbl>
      <w:tblPr>
        <w:tblStyle w:val="Tablaconcuadrcula"/>
        <w:tblW w:w="8505" w:type="dxa"/>
        <w:jc w:val="center"/>
        <w:tblLook w:val="04A0" w:firstRow="1" w:lastRow="0" w:firstColumn="1" w:lastColumn="0" w:noHBand="0" w:noVBand="1"/>
      </w:tblPr>
      <w:tblGrid>
        <w:gridCol w:w="1326"/>
        <w:gridCol w:w="992"/>
        <w:gridCol w:w="992"/>
        <w:gridCol w:w="1080"/>
        <w:gridCol w:w="1081"/>
        <w:gridCol w:w="766"/>
        <w:gridCol w:w="905"/>
        <w:gridCol w:w="1363"/>
      </w:tblGrid>
      <w:tr w:rsidR="00591BC7" w:rsidRPr="00396F9A" w14:paraId="21D04626" w14:textId="77777777" w:rsidTr="00591BC7">
        <w:trPr>
          <w:trHeight w:val="300"/>
          <w:jc w:val="center"/>
        </w:trPr>
        <w:tc>
          <w:tcPr>
            <w:tcW w:w="132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5095BDD"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Período</w:t>
            </w:r>
          </w:p>
        </w:tc>
        <w:tc>
          <w:tcPr>
            <w:tcW w:w="198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315D12D"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Hora Cátedra</w:t>
            </w:r>
          </w:p>
        </w:tc>
        <w:tc>
          <w:tcPr>
            <w:tcW w:w="216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706856A"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Medio Tiempo</w:t>
            </w:r>
          </w:p>
        </w:tc>
        <w:tc>
          <w:tcPr>
            <w:tcW w:w="167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038F3B9" w14:textId="77777777" w:rsidR="00591BC7" w:rsidRPr="00396F9A" w:rsidRDefault="00591BC7">
            <w:pPr>
              <w:jc w:val="center"/>
              <w:rPr>
                <w:rFonts w:ascii="Times New Roman" w:hAnsi="Times New Roman" w:cs="Times New Roman"/>
                <w:b/>
                <w:bCs/>
                <w:lang w:val="es-CO"/>
              </w:rPr>
            </w:pPr>
            <w:r w:rsidRPr="00480B07">
              <w:rPr>
                <w:rFonts w:ascii="Times New Roman" w:hAnsi="Times New Roman" w:cs="Times New Roman"/>
                <w:b/>
                <w:bCs/>
                <w:color w:val="EE0000"/>
                <w:lang w:val="es-CO"/>
                <w:rPrChange w:id="174" w:author="roberto cardenas" w:date="2025-10-27T20:05:00Z" w16du:dateUtc="2025-10-28T01:05:00Z">
                  <w:rPr>
                    <w:rFonts w:ascii="Times New Roman" w:hAnsi="Times New Roman" w:cs="Times New Roman"/>
                    <w:b/>
                    <w:bCs/>
                    <w:lang w:val="es-CO"/>
                  </w:rPr>
                </w:rPrChange>
              </w:rPr>
              <w:t>Tiempo Completo</w:t>
            </w:r>
          </w:p>
        </w:tc>
        <w:tc>
          <w:tcPr>
            <w:tcW w:w="1363"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3EACD3C"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Total, de Profesores</w:t>
            </w:r>
          </w:p>
        </w:tc>
      </w:tr>
      <w:tr w:rsidR="00591BC7" w:rsidRPr="00396F9A" w14:paraId="00C3A9B6" w14:textId="77777777" w:rsidTr="00591BC7">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1FE0FE" w14:textId="77777777" w:rsidR="00591BC7" w:rsidRPr="00396F9A" w:rsidRDefault="00591BC7">
            <w:pPr>
              <w:rPr>
                <w:rFonts w:ascii="Times New Roman" w:hAnsi="Times New Roman" w:cs="Times New Roman"/>
                <w:b/>
                <w:bCs/>
                <w:lang w:val="es-CO"/>
              </w:rPr>
            </w:pPr>
          </w:p>
        </w:tc>
        <w:tc>
          <w:tcPr>
            <w:tcW w:w="9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8074B2A"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9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ADB4A66"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108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C1F11E"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108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04BB901"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76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405428A"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No</w:t>
            </w:r>
          </w:p>
        </w:tc>
        <w:tc>
          <w:tcPr>
            <w:tcW w:w="9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8D6868B" w14:textId="77777777" w:rsidR="00591BC7" w:rsidRPr="00396F9A" w:rsidRDefault="00591BC7">
            <w:pPr>
              <w:jc w:val="center"/>
              <w:rPr>
                <w:rFonts w:ascii="Times New Roman" w:hAnsi="Times New Roman" w:cs="Times New Roman"/>
                <w:b/>
                <w:bCs/>
                <w:lang w:val="es-CO"/>
              </w:rPr>
            </w:pPr>
            <w:r w:rsidRPr="00396F9A">
              <w:rPr>
                <w:rFonts w:ascii="Times New Roman" w:hAnsi="Times New Roman" w:cs="Times New Roman"/>
                <w:b/>
                <w:bCs/>
                <w:lang w:val="es-CO"/>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F4573D" w14:textId="77777777" w:rsidR="00591BC7" w:rsidRPr="00396F9A" w:rsidRDefault="00591BC7">
            <w:pPr>
              <w:rPr>
                <w:rFonts w:ascii="Times New Roman" w:hAnsi="Times New Roman" w:cs="Times New Roman"/>
                <w:b/>
                <w:bCs/>
                <w:lang w:val="es-CO"/>
              </w:rPr>
            </w:pPr>
          </w:p>
        </w:tc>
      </w:tr>
      <w:tr w:rsidR="00591BC7" w:rsidRPr="00396F9A" w14:paraId="4A6ABF7A"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6D5269D4"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2020-3</w:t>
            </w:r>
          </w:p>
        </w:tc>
        <w:tc>
          <w:tcPr>
            <w:tcW w:w="992" w:type="dxa"/>
            <w:tcBorders>
              <w:top w:val="single" w:sz="8" w:space="0" w:color="auto"/>
              <w:left w:val="single" w:sz="8" w:space="0" w:color="auto"/>
              <w:bottom w:val="single" w:sz="8" w:space="0" w:color="auto"/>
              <w:right w:val="single" w:sz="8" w:space="0" w:color="auto"/>
            </w:tcBorders>
            <w:vAlign w:val="bottom"/>
            <w:hideMark/>
          </w:tcPr>
          <w:p w14:paraId="0DB2EB7F"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2401215C"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24%</w:t>
            </w:r>
          </w:p>
        </w:tc>
        <w:tc>
          <w:tcPr>
            <w:tcW w:w="1080" w:type="dxa"/>
            <w:tcBorders>
              <w:top w:val="single" w:sz="8" w:space="0" w:color="auto"/>
              <w:left w:val="single" w:sz="8" w:space="0" w:color="auto"/>
              <w:bottom w:val="single" w:sz="8" w:space="0" w:color="auto"/>
              <w:right w:val="single" w:sz="8" w:space="0" w:color="auto"/>
            </w:tcBorders>
            <w:vAlign w:val="bottom"/>
            <w:hideMark/>
          </w:tcPr>
          <w:p w14:paraId="5A697F1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C3C954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4%</w:t>
            </w:r>
          </w:p>
        </w:tc>
        <w:tc>
          <w:tcPr>
            <w:tcW w:w="766" w:type="dxa"/>
            <w:tcBorders>
              <w:top w:val="single" w:sz="8" w:space="0" w:color="auto"/>
              <w:left w:val="single" w:sz="8" w:space="0" w:color="auto"/>
              <w:bottom w:val="single" w:sz="8" w:space="0" w:color="auto"/>
              <w:right w:val="single" w:sz="8" w:space="0" w:color="auto"/>
            </w:tcBorders>
            <w:vAlign w:val="bottom"/>
            <w:hideMark/>
          </w:tcPr>
          <w:p w14:paraId="5B389AEA"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18</w:t>
            </w:r>
          </w:p>
        </w:tc>
        <w:tc>
          <w:tcPr>
            <w:tcW w:w="905" w:type="dxa"/>
            <w:tcBorders>
              <w:top w:val="single" w:sz="8" w:space="0" w:color="auto"/>
              <w:left w:val="single" w:sz="8" w:space="0" w:color="auto"/>
              <w:bottom w:val="single" w:sz="8" w:space="0" w:color="auto"/>
              <w:right w:val="single" w:sz="8" w:space="0" w:color="auto"/>
            </w:tcBorders>
            <w:vAlign w:val="bottom"/>
            <w:hideMark/>
          </w:tcPr>
          <w:p w14:paraId="259BEB16"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72%</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99669E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25</w:t>
            </w:r>
          </w:p>
        </w:tc>
      </w:tr>
      <w:tr w:rsidR="00591BC7" w:rsidRPr="00396F9A" w14:paraId="324D345A"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7C409A5C"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2021-1</w:t>
            </w:r>
          </w:p>
        </w:tc>
        <w:tc>
          <w:tcPr>
            <w:tcW w:w="992" w:type="dxa"/>
            <w:tcBorders>
              <w:top w:val="single" w:sz="8" w:space="0" w:color="auto"/>
              <w:left w:val="single" w:sz="8" w:space="0" w:color="auto"/>
              <w:bottom w:val="single" w:sz="8" w:space="0" w:color="auto"/>
              <w:right w:val="single" w:sz="8" w:space="0" w:color="auto"/>
            </w:tcBorders>
            <w:vAlign w:val="bottom"/>
            <w:hideMark/>
          </w:tcPr>
          <w:p w14:paraId="556EC2F7"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153A6E3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26%</w:t>
            </w:r>
          </w:p>
        </w:tc>
        <w:tc>
          <w:tcPr>
            <w:tcW w:w="1080" w:type="dxa"/>
            <w:tcBorders>
              <w:top w:val="single" w:sz="8" w:space="0" w:color="auto"/>
              <w:left w:val="single" w:sz="8" w:space="0" w:color="auto"/>
              <w:bottom w:val="single" w:sz="8" w:space="0" w:color="auto"/>
              <w:right w:val="single" w:sz="8" w:space="0" w:color="auto"/>
            </w:tcBorders>
            <w:vAlign w:val="bottom"/>
            <w:hideMark/>
          </w:tcPr>
          <w:p w14:paraId="7DA266A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w:t>
            </w:r>
          </w:p>
        </w:tc>
        <w:tc>
          <w:tcPr>
            <w:tcW w:w="1081" w:type="dxa"/>
            <w:tcBorders>
              <w:top w:val="single" w:sz="8" w:space="0" w:color="auto"/>
              <w:left w:val="single" w:sz="8" w:space="0" w:color="auto"/>
              <w:bottom w:val="single" w:sz="8" w:space="0" w:color="auto"/>
              <w:right w:val="single" w:sz="8" w:space="0" w:color="auto"/>
            </w:tcBorders>
            <w:vAlign w:val="bottom"/>
            <w:hideMark/>
          </w:tcPr>
          <w:p w14:paraId="5A49037C"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9%</w:t>
            </w:r>
          </w:p>
        </w:tc>
        <w:tc>
          <w:tcPr>
            <w:tcW w:w="766" w:type="dxa"/>
            <w:tcBorders>
              <w:top w:val="single" w:sz="8" w:space="0" w:color="auto"/>
              <w:left w:val="single" w:sz="8" w:space="0" w:color="auto"/>
              <w:bottom w:val="single" w:sz="8" w:space="0" w:color="auto"/>
              <w:right w:val="single" w:sz="8" w:space="0" w:color="auto"/>
            </w:tcBorders>
            <w:vAlign w:val="bottom"/>
            <w:hideMark/>
          </w:tcPr>
          <w:p w14:paraId="3E179EC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15</w:t>
            </w:r>
          </w:p>
        </w:tc>
        <w:tc>
          <w:tcPr>
            <w:tcW w:w="905" w:type="dxa"/>
            <w:tcBorders>
              <w:top w:val="single" w:sz="8" w:space="0" w:color="auto"/>
              <w:left w:val="single" w:sz="8" w:space="0" w:color="auto"/>
              <w:bottom w:val="single" w:sz="8" w:space="0" w:color="auto"/>
              <w:right w:val="single" w:sz="8" w:space="0" w:color="auto"/>
            </w:tcBorders>
            <w:vAlign w:val="bottom"/>
            <w:hideMark/>
          </w:tcPr>
          <w:p w14:paraId="2B327C34"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65%</w:t>
            </w:r>
          </w:p>
        </w:tc>
        <w:tc>
          <w:tcPr>
            <w:tcW w:w="1363" w:type="dxa"/>
            <w:tcBorders>
              <w:top w:val="single" w:sz="8" w:space="0" w:color="auto"/>
              <w:left w:val="single" w:sz="8" w:space="0" w:color="auto"/>
              <w:bottom w:val="single" w:sz="8" w:space="0" w:color="auto"/>
              <w:right w:val="single" w:sz="8" w:space="0" w:color="auto"/>
            </w:tcBorders>
            <w:vAlign w:val="bottom"/>
            <w:hideMark/>
          </w:tcPr>
          <w:p w14:paraId="4AD396C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23</w:t>
            </w:r>
          </w:p>
        </w:tc>
      </w:tr>
      <w:tr w:rsidR="00591BC7" w:rsidRPr="00396F9A" w14:paraId="7B66D030"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56DE4087"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2021-3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75E6119"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6ABFBEB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28%</w:t>
            </w:r>
          </w:p>
        </w:tc>
        <w:tc>
          <w:tcPr>
            <w:tcW w:w="1080" w:type="dxa"/>
            <w:tcBorders>
              <w:top w:val="single" w:sz="8" w:space="0" w:color="auto"/>
              <w:left w:val="single" w:sz="8" w:space="0" w:color="auto"/>
              <w:bottom w:val="single" w:sz="8" w:space="0" w:color="auto"/>
              <w:right w:val="single" w:sz="8" w:space="0" w:color="auto"/>
            </w:tcBorders>
            <w:vAlign w:val="bottom"/>
            <w:hideMark/>
          </w:tcPr>
          <w:p w14:paraId="5903787F"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7532851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5%</w:t>
            </w:r>
          </w:p>
        </w:tc>
        <w:tc>
          <w:tcPr>
            <w:tcW w:w="766" w:type="dxa"/>
            <w:tcBorders>
              <w:top w:val="single" w:sz="8" w:space="0" w:color="auto"/>
              <w:left w:val="single" w:sz="8" w:space="0" w:color="auto"/>
              <w:bottom w:val="single" w:sz="8" w:space="0" w:color="auto"/>
              <w:right w:val="single" w:sz="8" w:space="0" w:color="auto"/>
            </w:tcBorders>
            <w:vAlign w:val="bottom"/>
            <w:hideMark/>
          </w:tcPr>
          <w:p w14:paraId="2E27AA5A"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14</w:t>
            </w:r>
          </w:p>
        </w:tc>
        <w:tc>
          <w:tcPr>
            <w:tcW w:w="905" w:type="dxa"/>
            <w:tcBorders>
              <w:top w:val="single" w:sz="8" w:space="0" w:color="auto"/>
              <w:left w:val="single" w:sz="8" w:space="0" w:color="auto"/>
              <w:bottom w:val="single" w:sz="8" w:space="0" w:color="auto"/>
              <w:right w:val="single" w:sz="8" w:space="0" w:color="auto"/>
            </w:tcBorders>
            <w:vAlign w:val="bottom"/>
            <w:hideMark/>
          </w:tcPr>
          <w:p w14:paraId="42BF1C22"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67%</w:t>
            </w:r>
          </w:p>
        </w:tc>
        <w:tc>
          <w:tcPr>
            <w:tcW w:w="1363" w:type="dxa"/>
            <w:tcBorders>
              <w:top w:val="single" w:sz="8" w:space="0" w:color="auto"/>
              <w:left w:val="single" w:sz="8" w:space="0" w:color="auto"/>
              <w:bottom w:val="single" w:sz="8" w:space="0" w:color="auto"/>
              <w:right w:val="single" w:sz="8" w:space="0" w:color="auto"/>
            </w:tcBorders>
            <w:vAlign w:val="bottom"/>
            <w:hideMark/>
          </w:tcPr>
          <w:p w14:paraId="38A70B3C"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21</w:t>
            </w:r>
          </w:p>
        </w:tc>
      </w:tr>
      <w:tr w:rsidR="00591BC7" w:rsidRPr="00396F9A" w14:paraId="08955FAD"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324DC803"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2022-1</w:t>
            </w:r>
          </w:p>
        </w:tc>
        <w:tc>
          <w:tcPr>
            <w:tcW w:w="992" w:type="dxa"/>
            <w:tcBorders>
              <w:top w:val="single" w:sz="8" w:space="0" w:color="auto"/>
              <w:left w:val="single" w:sz="8" w:space="0" w:color="auto"/>
              <w:bottom w:val="single" w:sz="8" w:space="0" w:color="auto"/>
              <w:right w:val="single" w:sz="8" w:space="0" w:color="auto"/>
            </w:tcBorders>
            <w:vAlign w:val="bottom"/>
            <w:hideMark/>
          </w:tcPr>
          <w:p w14:paraId="6CFED741"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0794D359"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35%</w:t>
            </w:r>
          </w:p>
        </w:tc>
        <w:tc>
          <w:tcPr>
            <w:tcW w:w="1080" w:type="dxa"/>
            <w:tcBorders>
              <w:top w:val="single" w:sz="8" w:space="0" w:color="auto"/>
              <w:left w:val="single" w:sz="8" w:space="0" w:color="auto"/>
              <w:bottom w:val="single" w:sz="8" w:space="0" w:color="auto"/>
              <w:right w:val="single" w:sz="8" w:space="0" w:color="auto"/>
            </w:tcBorders>
            <w:vAlign w:val="bottom"/>
            <w:hideMark/>
          </w:tcPr>
          <w:p w14:paraId="737CC52F"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4A5A3B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w:t>
            </w:r>
          </w:p>
        </w:tc>
        <w:tc>
          <w:tcPr>
            <w:tcW w:w="766" w:type="dxa"/>
            <w:tcBorders>
              <w:top w:val="single" w:sz="8" w:space="0" w:color="auto"/>
              <w:left w:val="single" w:sz="8" w:space="0" w:color="auto"/>
              <w:bottom w:val="single" w:sz="8" w:space="0" w:color="auto"/>
              <w:right w:val="single" w:sz="8" w:space="0" w:color="auto"/>
            </w:tcBorders>
            <w:vAlign w:val="bottom"/>
            <w:hideMark/>
          </w:tcPr>
          <w:p w14:paraId="3185B4D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10</w:t>
            </w:r>
          </w:p>
        </w:tc>
        <w:tc>
          <w:tcPr>
            <w:tcW w:w="905" w:type="dxa"/>
            <w:tcBorders>
              <w:top w:val="single" w:sz="8" w:space="0" w:color="auto"/>
              <w:left w:val="single" w:sz="8" w:space="0" w:color="auto"/>
              <w:bottom w:val="single" w:sz="8" w:space="0" w:color="auto"/>
              <w:right w:val="single" w:sz="8" w:space="0" w:color="auto"/>
            </w:tcBorders>
            <w:vAlign w:val="bottom"/>
            <w:hideMark/>
          </w:tcPr>
          <w:p w14:paraId="71765E89"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59%</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51598D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17</w:t>
            </w:r>
          </w:p>
        </w:tc>
      </w:tr>
      <w:tr w:rsidR="00591BC7" w:rsidRPr="00396F9A" w14:paraId="26D48174"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65843514"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2022-3</w:t>
            </w:r>
          </w:p>
        </w:tc>
        <w:tc>
          <w:tcPr>
            <w:tcW w:w="992" w:type="dxa"/>
            <w:tcBorders>
              <w:top w:val="single" w:sz="8" w:space="0" w:color="auto"/>
              <w:left w:val="single" w:sz="8" w:space="0" w:color="auto"/>
              <w:bottom w:val="single" w:sz="8" w:space="0" w:color="auto"/>
              <w:right w:val="single" w:sz="8" w:space="0" w:color="auto"/>
            </w:tcBorders>
            <w:vAlign w:val="bottom"/>
            <w:hideMark/>
          </w:tcPr>
          <w:p w14:paraId="1BF53A2D"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29C5982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67%</w:t>
            </w:r>
          </w:p>
        </w:tc>
        <w:tc>
          <w:tcPr>
            <w:tcW w:w="1080" w:type="dxa"/>
            <w:tcBorders>
              <w:top w:val="single" w:sz="8" w:space="0" w:color="auto"/>
              <w:left w:val="single" w:sz="8" w:space="0" w:color="auto"/>
              <w:bottom w:val="single" w:sz="8" w:space="0" w:color="auto"/>
              <w:right w:val="single" w:sz="8" w:space="0" w:color="auto"/>
            </w:tcBorders>
            <w:vAlign w:val="bottom"/>
            <w:hideMark/>
          </w:tcPr>
          <w:p w14:paraId="1C6A0448"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w:t>
            </w:r>
          </w:p>
        </w:tc>
        <w:tc>
          <w:tcPr>
            <w:tcW w:w="1081" w:type="dxa"/>
            <w:tcBorders>
              <w:top w:val="single" w:sz="8" w:space="0" w:color="auto"/>
              <w:left w:val="single" w:sz="8" w:space="0" w:color="auto"/>
              <w:bottom w:val="single" w:sz="8" w:space="0" w:color="auto"/>
              <w:right w:val="single" w:sz="8" w:space="0" w:color="auto"/>
            </w:tcBorders>
            <w:vAlign w:val="bottom"/>
            <w:hideMark/>
          </w:tcPr>
          <w:p w14:paraId="2A32ECEA"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11%</w:t>
            </w:r>
          </w:p>
        </w:tc>
        <w:tc>
          <w:tcPr>
            <w:tcW w:w="766" w:type="dxa"/>
            <w:tcBorders>
              <w:top w:val="single" w:sz="8" w:space="0" w:color="auto"/>
              <w:left w:val="single" w:sz="8" w:space="0" w:color="auto"/>
              <w:bottom w:val="single" w:sz="8" w:space="0" w:color="auto"/>
              <w:right w:val="single" w:sz="8" w:space="0" w:color="auto"/>
            </w:tcBorders>
            <w:vAlign w:val="bottom"/>
            <w:hideMark/>
          </w:tcPr>
          <w:p w14:paraId="7EB78DAB"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w:t>
            </w:r>
          </w:p>
        </w:tc>
        <w:tc>
          <w:tcPr>
            <w:tcW w:w="905" w:type="dxa"/>
            <w:tcBorders>
              <w:top w:val="single" w:sz="8" w:space="0" w:color="auto"/>
              <w:left w:val="single" w:sz="8" w:space="0" w:color="auto"/>
              <w:bottom w:val="single" w:sz="8" w:space="0" w:color="auto"/>
              <w:right w:val="single" w:sz="8" w:space="0" w:color="auto"/>
            </w:tcBorders>
            <w:vAlign w:val="bottom"/>
            <w:hideMark/>
          </w:tcPr>
          <w:p w14:paraId="62C2CFF5"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22%</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6B0C72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9</w:t>
            </w:r>
          </w:p>
        </w:tc>
      </w:tr>
      <w:tr w:rsidR="00591BC7" w:rsidRPr="00396F9A" w14:paraId="321CF2B4"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4176FCA8"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2023-1</w:t>
            </w:r>
          </w:p>
        </w:tc>
        <w:tc>
          <w:tcPr>
            <w:tcW w:w="992" w:type="dxa"/>
            <w:tcBorders>
              <w:top w:val="single" w:sz="8" w:space="0" w:color="auto"/>
              <w:left w:val="single" w:sz="8" w:space="0" w:color="auto"/>
              <w:bottom w:val="single" w:sz="8" w:space="0" w:color="auto"/>
              <w:right w:val="single" w:sz="8" w:space="0" w:color="auto"/>
            </w:tcBorders>
            <w:vAlign w:val="bottom"/>
            <w:hideMark/>
          </w:tcPr>
          <w:p w14:paraId="0CC797BE"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3</w:t>
            </w:r>
          </w:p>
        </w:tc>
        <w:tc>
          <w:tcPr>
            <w:tcW w:w="992" w:type="dxa"/>
            <w:tcBorders>
              <w:top w:val="single" w:sz="8" w:space="0" w:color="auto"/>
              <w:left w:val="single" w:sz="8" w:space="0" w:color="auto"/>
              <w:bottom w:val="single" w:sz="8" w:space="0" w:color="auto"/>
              <w:right w:val="single" w:sz="8" w:space="0" w:color="auto"/>
            </w:tcBorders>
            <w:vAlign w:val="bottom"/>
            <w:hideMark/>
          </w:tcPr>
          <w:p w14:paraId="60151E4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75%</w:t>
            </w:r>
          </w:p>
        </w:tc>
        <w:tc>
          <w:tcPr>
            <w:tcW w:w="1080" w:type="dxa"/>
            <w:tcBorders>
              <w:top w:val="single" w:sz="8" w:space="0" w:color="auto"/>
              <w:left w:val="single" w:sz="8" w:space="0" w:color="auto"/>
              <w:bottom w:val="single" w:sz="8" w:space="0" w:color="auto"/>
              <w:right w:val="single" w:sz="8" w:space="0" w:color="auto"/>
            </w:tcBorders>
            <w:vAlign w:val="bottom"/>
            <w:hideMark/>
          </w:tcPr>
          <w:p w14:paraId="253763DC"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58FEAF22"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3D919EB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w:t>
            </w:r>
          </w:p>
        </w:tc>
        <w:tc>
          <w:tcPr>
            <w:tcW w:w="905" w:type="dxa"/>
            <w:tcBorders>
              <w:top w:val="single" w:sz="8" w:space="0" w:color="auto"/>
              <w:left w:val="single" w:sz="8" w:space="0" w:color="auto"/>
              <w:bottom w:val="single" w:sz="8" w:space="0" w:color="auto"/>
              <w:right w:val="single" w:sz="8" w:space="0" w:color="auto"/>
            </w:tcBorders>
            <w:vAlign w:val="bottom"/>
            <w:hideMark/>
          </w:tcPr>
          <w:p w14:paraId="1683AE6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25%</w:t>
            </w:r>
          </w:p>
        </w:tc>
        <w:tc>
          <w:tcPr>
            <w:tcW w:w="1363" w:type="dxa"/>
            <w:tcBorders>
              <w:top w:val="single" w:sz="8" w:space="0" w:color="auto"/>
              <w:left w:val="single" w:sz="8" w:space="0" w:color="auto"/>
              <w:bottom w:val="single" w:sz="8" w:space="0" w:color="auto"/>
              <w:right w:val="single" w:sz="8" w:space="0" w:color="auto"/>
            </w:tcBorders>
            <w:vAlign w:val="bottom"/>
            <w:hideMark/>
          </w:tcPr>
          <w:p w14:paraId="54C55A1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4</w:t>
            </w:r>
          </w:p>
        </w:tc>
      </w:tr>
      <w:tr w:rsidR="00591BC7" w:rsidRPr="00396F9A" w14:paraId="1A33699E"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1B97A388"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2023-3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3695E77"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0</w:t>
            </w:r>
          </w:p>
        </w:tc>
        <w:tc>
          <w:tcPr>
            <w:tcW w:w="992" w:type="dxa"/>
            <w:tcBorders>
              <w:top w:val="single" w:sz="8" w:space="0" w:color="auto"/>
              <w:left w:val="single" w:sz="8" w:space="0" w:color="auto"/>
              <w:bottom w:val="single" w:sz="8" w:space="0" w:color="auto"/>
              <w:right w:val="single" w:sz="8" w:space="0" w:color="auto"/>
            </w:tcBorders>
            <w:vAlign w:val="bottom"/>
            <w:hideMark/>
          </w:tcPr>
          <w:p w14:paraId="1C59CEB4"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C5B9034"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1FB7F94D"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6FE3D3B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w:t>
            </w:r>
          </w:p>
        </w:tc>
        <w:tc>
          <w:tcPr>
            <w:tcW w:w="905" w:type="dxa"/>
            <w:tcBorders>
              <w:top w:val="single" w:sz="8" w:space="0" w:color="auto"/>
              <w:left w:val="single" w:sz="8" w:space="0" w:color="auto"/>
              <w:bottom w:val="single" w:sz="8" w:space="0" w:color="auto"/>
              <w:right w:val="single" w:sz="8" w:space="0" w:color="auto"/>
            </w:tcBorders>
            <w:vAlign w:val="bottom"/>
            <w:hideMark/>
          </w:tcPr>
          <w:p w14:paraId="123DFE08"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100%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6F4737C5"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2</w:t>
            </w:r>
          </w:p>
        </w:tc>
      </w:tr>
      <w:tr w:rsidR="00591BC7" w:rsidRPr="00396F9A" w14:paraId="6F5F096E"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41679F5A"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2024-1</w:t>
            </w:r>
          </w:p>
        </w:tc>
        <w:tc>
          <w:tcPr>
            <w:tcW w:w="992" w:type="dxa"/>
            <w:tcBorders>
              <w:top w:val="single" w:sz="8" w:space="0" w:color="auto"/>
              <w:left w:val="single" w:sz="8" w:space="0" w:color="auto"/>
              <w:bottom w:val="single" w:sz="8" w:space="0" w:color="auto"/>
              <w:right w:val="single" w:sz="8" w:space="0" w:color="auto"/>
            </w:tcBorders>
            <w:vAlign w:val="bottom"/>
            <w:hideMark/>
          </w:tcPr>
          <w:p w14:paraId="3F590814"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4</w:t>
            </w:r>
          </w:p>
        </w:tc>
        <w:tc>
          <w:tcPr>
            <w:tcW w:w="992" w:type="dxa"/>
            <w:tcBorders>
              <w:top w:val="single" w:sz="8" w:space="0" w:color="auto"/>
              <w:left w:val="single" w:sz="8" w:space="0" w:color="auto"/>
              <w:bottom w:val="single" w:sz="8" w:space="0" w:color="auto"/>
              <w:right w:val="single" w:sz="8" w:space="0" w:color="auto"/>
            </w:tcBorders>
            <w:vAlign w:val="bottom"/>
            <w:hideMark/>
          </w:tcPr>
          <w:p w14:paraId="5597AC9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50%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6C45DEB"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2653C409"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7694419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4</w:t>
            </w:r>
          </w:p>
        </w:tc>
        <w:tc>
          <w:tcPr>
            <w:tcW w:w="905" w:type="dxa"/>
            <w:tcBorders>
              <w:top w:val="single" w:sz="8" w:space="0" w:color="auto"/>
              <w:left w:val="single" w:sz="8" w:space="0" w:color="auto"/>
              <w:bottom w:val="single" w:sz="8" w:space="0" w:color="auto"/>
              <w:right w:val="single" w:sz="8" w:space="0" w:color="auto"/>
            </w:tcBorders>
            <w:vAlign w:val="bottom"/>
            <w:hideMark/>
          </w:tcPr>
          <w:p w14:paraId="30A44FA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50%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2A8FF2B6"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8</w:t>
            </w:r>
          </w:p>
        </w:tc>
      </w:tr>
      <w:tr w:rsidR="00591BC7" w:rsidRPr="00396F9A" w14:paraId="3FC3BEE6"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2BF9AE95"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imes New Roman" w:hAnsi="Times New Roman" w:cs="Times New Roman"/>
                <w:color w:val="000000" w:themeColor="text1"/>
                <w:u w:val="single"/>
                <w:lang w:val="es-ES"/>
              </w:rPr>
              <w:t>2024-3</w:t>
            </w:r>
          </w:p>
        </w:tc>
        <w:tc>
          <w:tcPr>
            <w:tcW w:w="992" w:type="dxa"/>
            <w:tcBorders>
              <w:top w:val="single" w:sz="8" w:space="0" w:color="auto"/>
              <w:left w:val="single" w:sz="8" w:space="0" w:color="auto"/>
              <w:bottom w:val="single" w:sz="8" w:space="0" w:color="auto"/>
              <w:right w:val="single" w:sz="8" w:space="0" w:color="auto"/>
            </w:tcBorders>
            <w:vAlign w:val="bottom"/>
            <w:hideMark/>
          </w:tcPr>
          <w:p w14:paraId="24AB5A14"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6</w:t>
            </w:r>
          </w:p>
        </w:tc>
        <w:tc>
          <w:tcPr>
            <w:tcW w:w="992" w:type="dxa"/>
            <w:tcBorders>
              <w:top w:val="single" w:sz="8" w:space="0" w:color="auto"/>
              <w:left w:val="single" w:sz="8" w:space="0" w:color="auto"/>
              <w:bottom w:val="single" w:sz="8" w:space="0" w:color="auto"/>
              <w:right w:val="single" w:sz="8" w:space="0" w:color="auto"/>
            </w:tcBorders>
            <w:vAlign w:val="bottom"/>
            <w:hideMark/>
          </w:tcPr>
          <w:p w14:paraId="5CAB83D6"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40%</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AED8907"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45AE94AE"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558AA775"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9</w:t>
            </w:r>
          </w:p>
        </w:tc>
        <w:tc>
          <w:tcPr>
            <w:tcW w:w="905" w:type="dxa"/>
            <w:tcBorders>
              <w:top w:val="single" w:sz="8" w:space="0" w:color="auto"/>
              <w:left w:val="single" w:sz="8" w:space="0" w:color="auto"/>
              <w:bottom w:val="single" w:sz="8" w:space="0" w:color="auto"/>
              <w:right w:val="single" w:sz="8" w:space="0" w:color="auto"/>
            </w:tcBorders>
            <w:vAlign w:val="bottom"/>
            <w:hideMark/>
          </w:tcPr>
          <w:p w14:paraId="434721F3"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60%</w:t>
            </w:r>
          </w:p>
        </w:tc>
        <w:tc>
          <w:tcPr>
            <w:tcW w:w="1363" w:type="dxa"/>
            <w:tcBorders>
              <w:top w:val="single" w:sz="8" w:space="0" w:color="auto"/>
              <w:left w:val="single" w:sz="8" w:space="0" w:color="auto"/>
              <w:bottom w:val="single" w:sz="8" w:space="0" w:color="auto"/>
              <w:right w:val="single" w:sz="8" w:space="0" w:color="auto"/>
            </w:tcBorders>
            <w:vAlign w:val="bottom"/>
            <w:hideMark/>
          </w:tcPr>
          <w:p w14:paraId="1AEE3714"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15</w:t>
            </w:r>
          </w:p>
        </w:tc>
      </w:tr>
      <w:tr w:rsidR="00591BC7" w:rsidRPr="00396F9A" w14:paraId="271AE352" w14:textId="77777777" w:rsidTr="00591BC7">
        <w:trPr>
          <w:trHeight w:val="240"/>
          <w:jc w:val="center"/>
        </w:trPr>
        <w:tc>
          <w:tcPr>
            <w:tcW w:w="1326" w:type="dxa"/>
            <w:tcBorders>
              <w:top w:val="single" w:sz="8" w:space="0" w:color="auto"/>
              <w:left w:val="single" w:sz="8" w:space="0" w:color="auto"/>
              <w:bottom w:val="single" w:sz="8" w:space="0" w:color="auto"/>
              <w:right w:val="single" w:sz="8" w:space="0" w:color="auto"/>
            </w:tcBorders>
            <w:vAlign w:val="center"/>
            <w:hideMark/>
          </w:tcPr>
          <w:p w14:paraId="537F6614" w14:textId="77777777" w:rsidR="00591BC7" w:rsidRPr="00396F9A" w:rsidRDefault="00591BC7">
            <w:pPr>
              <w:pStyle w:val="Sinespaciado"/>
              <w:jc w:val="center"/>
              <w:rPr>
                <w:rFonts w:ascii="Times New Roman" w:eastAsia="Times New Roman" w:hAnsi="Times New Roman" w:cs="Times New Roman"/>
                <w:color w:val="000000" w:themeColor="text1"/>
                <w:u w:val="single"/>
                <w:lang w:val="es-ES"/>
              </w:rPr>
            </w:pPr>
            <w:r w:rsidRPr="00396F9A">
              <w:rPr>
                <w:rFonts w:ascii="Times New Roman" w:eastAsiaTheme="minorEastAsia" w:hAnsi="Times New Roman" w:cs="Times New Roman"/>
                <w:color w:val="000000" w:themeColor="text1"/>
                <w:u w:val="single"/>
                <w:lang w:val="es-ES"/>
              </w:rPr>
              <w:t>2025-1</w:t>
            </w:r>
          </w:p>
        </w:tc>
        <w:tc>
          <w:tcPr>
            <w:tcW w:w="992" w:type="dxa"/>
            <w:tcBorders>
              <w:top w:val="single" w:sz="8" w:space="0" w:color="auto"/>
              <w:left w:val="single" w:sz="8" w:space="0" w:color="auto"/>
              <w:bottom w:val="single" w:sz="8" w:space="0" w:color="auto"/>
              <w:right w:val="single" w:sz="8" w:space="0" w:color="auto"/>
            </w:tcBorders>
            <w:vAlign w:val="bottom"/>
            <w:hideMark/>
          </w:tcPr>
          <w:p w14:paraId="597BF604" w14:textId="77777777" w:rsidR="00591BC7" w:rsidRPr="001A2CAA" w:rsidRDefault="00591BC7">
            <w:pPr>
              <w:jc w:val="center"/>
              <w:rPr>
                <w:rFonts w:ascii="Times New Roman" w:eastAsia="Calibri" w:hAnsi="Times New Roman" w:cs="Times New Roman"/>
                <w:color w:val="000000" w:themeColor="text1"/>
              </w:rPr>
            </w:pPr>
            <w:r w:rsidRPr="001A2CAA">
              <w:rPr>
                <w:rFonts w:ascii="Times New Roman" w:eastAsia="Calibri" w:hAnsi="Times New Roman" w:cs="Times New Roman"/>
                <w:color w:val="000000" w:themeColor="text1"/>
              </w:rPr>
              <w:t>5</w:t>
            </w:r>
          </w:p>
        </w:tc>
        <w:tc>
          <w:tcPr>
            <w:tcW w:w="992" w:type="dxa"/>
            <w:tcBorders>
              <w:top w:val="single" w:sz="8" w:space="0" w:color="auto"/>
              <w:left w:val="single" w:sz="8" w:space="0" w:color="auto"/>
              <w:bottom w:val="single" w:sz="8" w:space="0" w:color="auto"/>
              <w:right w:val="single" w:sz="8" w:space="0" w:color="auto"/>
            </w:tcBorders>
            <w:vAlign w:val="bottom"/>
            <w:hideMark/>
          </w:tcPr>
          <w:p w14:paraId="0399CEC0"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42%</w:t>
            </w:r>
          </w:p>
        </w:tc>
        <w:tc>
          <w:tcPr>
            <w:tcW w:w="1080" w:type="dxa"/>
            <w:tcBorders>
              <w:top w:val="single" w:sz="8" w:space="0" w:color="auto"/>
              <w:left w:val="single" w:sz="8" w:space="0" w:color="auto"/>
              <w:bottom w:val="single" w:sz="8" w:space="0" w:color="auto"/>
              <w:right w:val="single" w:sz="8" w:space="0" w:color="auto"/>
            </w:tcBorders>
            <w:vAlign w:val="bottom"/>
            <w:hideMark/>
          </w:tcPr>
          <w:p w14:paraId="3E9D405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1081" w:type="dxa"/>
            <w:tcBorders>
              <w:top w:val="single" w:sz="8" w:space="0" w:color="auto"/>
              <w:left w:val="single" w:sz="8" w:space="0" w:color="auto"/>
              <w:bottom w:val="single" w:sz="8" w:space="0" w:color="auto"/>
              <w:right w:val="single" w:sz="8" w:space="0" w:color="auto"/>
            </w:tcBorders>
            <w:vAlign w:val="bottom"/>
            <w:hideMark/>
          </w:tcPr>
          <w:p w14:paraId="31B92F7B"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0%</w:t>
            </w:r>
          </w:p>
        </w:tc>
        <w:tc>
          <w:tcPr>
            <w:tcW w:w="766" w:type="dxa"/>
            <w:tcBorders>
              <w:top w:val="single" w:sz="8" w:space="0" w:color="auto"/>
              <w:left w:val="single" w:sz="8" w:space="0" w:color="auto"/>
              <w:bottom w:val="single" w:sz="8" w:space="0" w:color="auto"/>
              <w:right w:val="single" w:sz="8" w:space="0" w:color="auto"/>
            </w:tcBorders>
            <w:vAlign w:val="bottom"/>
            <w:hideMark/>
          </w:tcPr>
          <w:p w14:paraId="285F432C"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7</w:t>
            </w:r>
          </w:p>
        </w:tc>
        <w:tc>
          <w:tcPr>
            <w:tcW w:w="905" w:type="dxa"/>
            <w:tcBorders>
              <w:top w:val="single" w:sz="8" w:space="0" w:color="auto"/>
              <w:left w:val="single" w:sz="8" w:space="0" w:color="auto"/>
              <w:bottom w:val="single" w:sz="8" w:space="0" w:color="auto"/>
              <w:right w:val="single" w:sz="8" w:space="0" w:color="auto"/>
            </w:tcBorders>
            <w:vAlign w:val="bottom"/>
            <w:hideMark/>
          </w:tcPr>
          <w:p w14:paraId="69A0BF61" w14:textId="77777777" w:rsidR="00591BC7" w:rsidRPr="00396F9A" w:rsidRDefault="00591BC7">
            <w:pPr>
              <w:jc w:val="center"/>
              <w:rPr>
                <w:rFonts w:ascii="Times New Roman" w:eastAsia="Calibri" w:hAnsi="Times New Roman" w:cs="Times New Roman"/>
                <w:color w:val="000000" w:themeColor="text1"/>
              </w:rPr>
            </w:pPr>
            <w:r w:rsidRPr="00396F9A">
              <w:rPr>
                <w:rFonts w:ascii="Times New Roman" w:eastAsia="Calibri" w:hAnsi="Times New Roman" w:cs="Times New Roman"/>
                <w:color w:val="000000" w:themeColor="text1"/>
              </w:rPr>
              <w:t>58%</w:t>
            </w:r>
          </w:p>
        </w:tc>
        <w:tc>
          <w:tcPr>
            <w:tcW w:w="1363" w:type="dxa"/>
            <w:tcBorders>
              <w:top w:val="single" w:sz="8" w:space="0" w:color="auto"/>
              <w:left w:val="single" w:sz="8" w:space="0" w:color="auto"/>
              <w:bottom w:val="single" w:sz="8" w:space="0" w:color="auto"/>
              <w:right w:val="single" w:sz="8" w:space="0" w:color="auto"/>
            </w:tcBorders>
            <w:vAlign w:val="bottom"/>
            <w:hideMark/>
          </w:tcPr>
          <w:p w14:paraId="56DAE89E" w14:textId="77777777" w:rsidR="00591BC7" w:rsidRPr="00396F9A" w:rsidRDefault="00591BC7">
            <w:pPr>
              <w:jc w:val="center"/>
              <w:rPr>
                <w:rFonts w:ascii="Times New Roman" w:hAnsi="Times New Roman" w:cs="Times New Roman"/>
              </w:rPr>
            </w:pPr>
            <w:r w:rsidRPr="00396F9A">
              <w:rPr>
                <w:rFonts w:ascii="Times New Roman" w:eastAsia="Calibri" w:hAnsi="Times New Roman" w:cs="Times New Roman"/>
                <w:color w:val="000000" w:themeColor="text1"/>
              </w:rPr>
              <w:t>12</w:t>
            </w:r>
            <w:r w:rsidRPr="00396F9A">
              <w:rPr>
                <w:rFonts w:ascii="Times New Roman" w:hAnsi="Times New Roman" w:cs="Times New Roman"/>
              </w:rPr>
              <w:t xml:space="preserve"> </w:t>
            </w:r>
          </w:p>
        </w:tc>
      </w:tr>
    </w:tbl>
    <w:p w14:paraId="3DC098DE" w14:textId="4D8F862C" w:rsidR="00BD5899" w:rsidRPr="00396F9A" w:rsidRDefault="00591BC7" w:rsidP="007A1AFD">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 </w:t>
      </w:r>
      <w:r w:rsidR="00BE5049" w:rsidRPr="001A2CAA">
        <w:rPr>
          <w:rFonts w:ascii="Times New Roman" w:hAnsi="Times New Roman" w:cs="Times New Roman"/>
        </w:rPr>
        <w:t xml:space="preserve">Fuente: Proyecto Curricular </w:t>
      </w:r>
      <w:r w:rsidR="00BD5899" w:rsidRPr="001A2CAA">
        <w:rPr>
          <w:rFonts w:ascii="Times New Roman" w:hAnsi="Times New Roman" w:cs="Times New Roman"/>
          <w:bCs/>
          <w:iCs/>
          <w:lang w:val="es-ES"/>
        </w:rPr>
        <w:t xml:space="preserve">Maestría en </w:t>
      </w:r>
      <w:r w:rsidR="00BD5899" w:rsidRPr="00396F9A">
        <w:rPr>
          <w:rFonts w:ascii="Times New Roman" w:hAnsi="Times New Roman" w:cs="Times New Roman"/>
          <w:bCs/>
          <w:iCs/>
          <w:lang w:val="es-ES"/>
        </w:rPr>
        <w:t>Ciencias de la Información y las Comunicaciones – Metodología Profundización (SNIES: 116070)</w:t>
      </w:r>
      <w:r w:rsidR="007D2908" w:rsidRPr="00396F9A">
        <w:rPr>
          <w:rFonts w:ascii="Times New Roman" w:hAnsi="Times New Roman" w:cs="Times New Roman"/>
          <w:bCs/>
          <w:iCs/>
          <w:lang w:val="es-ES"/>
        </w:rPr>
        <w:t>.</w:t>
      </w:r>
    </w:p>
    <w:p w14:paraId="0D421E1E" w14:textId="7974FF38" w:rsidR="00BE5049" w:rsidRPr="00396F9A" w:rsidRDefault="3ACDAD51" w:rsidP="3ACDAD51">
      <w:pPr>
        <w:pStyle w:val="Sinespaciado"/>
        <w:spacing w:before="240" w:line="276" w:lineRule="auto"/>
        <w:rPr>
          <w:rFonts w:ascii="Times New Roman" w:hAnsi="Times New Roman" w:cs="Times New Roman"/>
          <w:b/>
          <w:bCs/>
        </w:rPr>
      </w:pPr>
      <w:r w:rsidRPr="00396F9A">
        <w:rPr>
          <w:rFonts w:ascii="Times New Roman" w:hAnsi="Times New Roman" w:cs="Times New Roman"/>
          <w:b/>
          <w:bCs/>
        </w:rPr>
        <w:t xml:space="preserve">Investigación </w:t>
      </w:r>
    </w:p>
    <w:p w14:paraId="2D4D73E0" w14:textId="7E4ED2E3" w:rsidR="3ACDAD51" w:rsidRPr="00396F9A" w:rsidRDefault="3ACDAD51" w:rsidP="00591BC7">
      <w:pPr>
        <w:pStyle w:val="Sinespaciado"/>
        <w:spacing w:before="240" w:line="276" w:lineRule="auto"/>
        <w:jc w:val="both"/>
        <w:rPr>
          <w:rFonts w:ascii="Times New Roman" w:hAnsi="Times New Roman" w:cs="Times New Roman"/>
        </w:rPr>
      </w:pPr>
      <w:r w:rsidRPr="00396F9A">
        <w:rPr>
          <w:rFonts w:ascii="Times New Roman" w:hAnsi="Times New Roman" w:cs="Times New Roman"/>
        </w:rPr>
        <w:t>En la tabla 7 se listan 20 grupos de investigación, que soportan los procesos de investigación en los cuales la Maestría en Ciencias de la Información y las Comunicaciones tiene participación, de ellos 7 se encuentran clasificados en A1, 4 en A, 2 en B, 5 en C y 2 reconocidos, de acuerdo con la vigencia actual de MinCiencias. Como se observa, la mayoría de los grupos son categoría A y A1 indicando así, una alta calidad de los proyectos y producción aportados por los grupos de investigación.</w:t>
      </w:r>
    </w:p>
    <w:p w14:paraId="17044180" w14:textId="6BBC227A" w:rsidR="00BE5049" w:rsidRPr="001A2CAA" w:rsidRDefault="3ACDAD51" w:rsidP="00421C81">
      <w:pPr>
        <w:pStyle w:val="Sinespaciado"/>
        <w:spacing w:before="240" w:after="240" w:line="276" w:lineRule="auto"/>
        <w:jc w:val="center"/>
        <w:rPr>
          <w:rFonts w:ascii="Times New Roman" w:hAnsi="Times New Roman" w:cs="Times New Roman"/>
        </w:rPr>
      </w:pPr>
      <w:bookmarkStart w:id="175" w:name="_Toc211354447"/>
      <w:r w:rsidRPr="00396F9A">
        <w:rPr>
          <w:rFonts w:ascii="Times New Roman" w:hAnsi="Times New Roman" w:cs="Times New Roman"/>
        </w:rPr>
        <w:t xml:space="preserve">Tabla </w:t>
      </w:r>
      <w:r w:rsidR="00BE5049" w:rsidRPr="001A2CAA">
        <w:rPr>
          <w:rFonts w:ascii="Times New Roman" w:hAnsi="Times New Roman" w:cs="Times New Roman"/>
        </w:rPr>
        <w:fldChar w:fldCharType="begin"/>
      </w:r>
      <w:r w:rsidR="00BE5049" w:rsidRPr="00396F9A">
        <w:rPr>
          <w:rFonts w:ascii="Times New Roman" w:hAnsi="Times New Roman" w:cs="Times New Roman"/>
        </w:rPr>
        <w:instrText xml:space="preserve"> SEQ Tabla \* ARABIC </w:instrText>
      </w:r>
      <w:r w:rsidR="00BE5049" w:rsidRPr="001A2CAA">
        <w:rPr>
          <w:rFonts w:ascii="Times New Roman" w:hAnsi="Times New Roman" w:cs="Times New Roman"/>
        </w:rPr>
        <w:fldChar w:fldCharType="separate"/>
      </w:r>
      <w:r w:rsidR="00D978EC">
        <w:rPr>
          <w:rFonts w:ascii="Times New Roman" w:hAnsi="Times New Roman" w:cs="Times New Roman"/>
          <w:noProof/>
        </w:rPr>
        <w:t>7</w:t>
      </w:r>
      <w:r w:rsidR="00BE5049" w:rsidRPr="001A2CAA">
        <w:rPr>
          <w:rFonts w:ascii="Times New Roman" w:hAnsi="Times New Roman" w:cs="Times New Roman"/>
        </w:rPr>
        <w:fldChar w:fldCharType="end"/>
      </w:r>
      <w:r w:rsidRPr="001A2CAA">
        <w:rPr>
          <w:rFonts w:ascii="Times New Roman" w:hAnsi="Times New Roman" w:cs="Times New Roman"/>
        </w:rPr>
        <w:t xml:space="preserve"> Resumen de investigación del proyecto curricular Maestría en Ciencias de la Información y las Comunicaciones – Metodología Profundización (SNIES: 116070).</w:t>
      </w:r>
      <w:bookmarkEnd w:id="175"/>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59"/>
        <w:gridCol w:w="1701"/>
        <w:gridCol w:w="1701"/>
        <w:gridCol w:w="1387"/>
      </w:tblGrid>
      <w:tr w:rsidR="3ACDAD51" w:rsidRPr="00396F9A" w14:paraId="7810E883"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2025D7D" w14:textId="4A7DBC94"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b/>
                <w:bCs/>
                <w:color w:val="000000" w:themeColor="text1"/>
              </w:rPr>
              <w:lastRenderedPageBreak/>
              <w:t>Nombre del Grupo de Investigación</w:t>
            </w:r>
            <w:r w:rsidRPr="00396F9A">
              <w:rPr>
                <w:rFonts w:ascii="Times New Roman" w:eastAsia="Times New Roman" w:hAnsi="Times New Roman" w:cs="Times New Roman"/>
                <w:color w:val="000000" w:themeColor="text1"/>
              </w:rPr>
              <w:t xml:space="preserve"> </w:t>
            </w:r>
          </w:p>
        </w:tc>
        <w:tc>
          <w:tcPr>
            <w:tcW w:w="1701" w:type="dxa"/>
            <w:tcBorders>
              <w:top w:val="single" w:sz="8" w:space="0" w:color="auto"/>
              <w:left w:val="single" w:sz="8" w:space="0" w:color="auto"/>
              <w:bottom w:val="single" w:sz="8" w:space="0" w:color="auto"/>
              <w:right w:val="single" w:sz="8" w:space="0" w:color="auto"/>
            </w:tcBorders>
            <w:vAlign w:val="center"/>
          </w:tcPr>
          <w:p w14:paraId="2BE5F810" w14:textId="015E9A89"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b/>
                <w:bCs/>
                <w:color w:val="000000" w:themeColor="text1"/>
              </w:rPr>
              <w:t>Clasificación en MinCiencias (vigente)</w:t>
            </w:r>
            <w:r w:rsidRPr="00396F9A">
              <w:rPr>
                <w:rFonts w:ascii="Times New Roman" w:eastAsia="Times New Roman" w:hAnsi="Times New Roman" w:cs="Times New Roman"/>
                <w:color w:val="000000" w:themeColor="text1"/>
              </w:rPr>
              <w:t xml:space="preserve"> </w:t>
            </w:r>
          </w:p>
        </w:tc>
        <w:tc>
          <w:tcPr>
            <w:tcW w:w="1701" w:type="dxa"/>
            <w:tcBorders>
              <w:top w:val="single" w:sz="8" w:space="0" w:color="auto"/>
              <w:left w:val="single" w:sz="8" w:space="0" w:color="auto"/>
              <w:bottom w:val="single" w:sz="8" w:space="0" w:color="auto"/>
              <w:right w:val="single" w:sz="8" w:space="0" w:color="auto"/>
            </w:tcBorders>
            <w:vAlign w:val="center"/>
          </w:tcPr>
          <w:p w14:paraId="648E0E26" w14:textId="5E01D35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b/>
                <w:bCs/>
                <w:color w:val="000000" w:themeColor="text1"/>
              </w:rPr>
              <w:t>Número de proyectos de investigación con recursos internos</w:t>
            </w:r>
            <w:r w:rsidRPr="00396F9A">
              <w:rPr>
                <w:rFonts w:ascii="Times New Roman" w:eastAsia="Times New Roman" w:hAnsi="Times New Roman" w:cs="Times New Roman"/>
                <w:color w:val="000000" w:themeColor="text1"/>
              </w:rPr>
              <w:t xml:space="preserve"> </w:t>
            </w:r>
          </w:p>
        </w:tc>
        <w:tc>
          <w:tcPr>
            <w:tcW w:w="1387" w:type="dxa"/>
            <w:tcBorders>
              <w:top w:val="single" w:sz="8" w:space="0" w:color="auto"/>
              <w:left w:val="single" w:sz="8" w:space="0" w:color="auto"/>
              <w:bottom w:val="single" w:sz="8" w:space="0" w:color="auto"/>
              <w:right w:val="single" w:sz="8" w:space="0" w:color="auto"/>
            </w:tcBorders>
            <w:vAlign w:val="center"/>
          </w:tcPr>
          <w:p w14:paraId="1D18A021" w14:textId="26D24BEE"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b/>
                <w:bCs/>
                <w:color w:val="000000" w:themeColor="text1"/>
              </w:rPr>
              <w:t>Número de proyectos de investigación con recursos externos</w:t>
            </w:r>
            <w:r w:rsidRPr="00396F9A">
              <w:rPr>
                <w:rFonts w:ascii="Times New Roman" w:eastAsia="Times New Roman" w:hAnsi="Times New Roman" w:cs="Times New Roman"/>
                <w:color w:val="000000" w:themeColor="text1"/>
              </w:rPr>
              <w:t xml:space="preserve"> </w:t>
            </w:r>
          </w:p>
        </w:tc>
      </w:tr>
      <w:tr w:rsidR="3ACDAD51" w:rsidRPr="00396F9A" w14:paraId="7F47ABFD"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20B4722" w14:textId="0467677C"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Grupo de Investigación en Telemedicina (GITEM++) </w:t>
            </w:r>
          </w:p>
        </w:tc>
        <w:tc>
          <w:tcPr>
            <w:tcW w:w="1701" w:type="dxa"/>
            <w:tcBorders>
              <w:top w:val="single" w:sz="8" w:space="0" w:color="auto"/>
              <w:left w:val="single" w:sz="8" w:space="0" w:color="auto"/>
              <w:bottom w:val="single" w:sz="8" w:space="0" w:color="auto"/>
              <w:right w:val="single" w:sz="8" w:space="0" w:color="auto"/>
            </w:tcBorders>
            <w:vAlign w:val="center"/>
          </w:tcPr>
          <w:p w14:paraId="532BFC73" w14:textId="7ED0DC5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0EE226F9" w14:textId="0E324D1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6 </w:t>
            </w:r>
          </w:p>
        </w:tc>
        <w:tc>
          <w:tcPr>
            <w:tcW w:w="1387" w:type="dxa"/>
            <w:tcBorders>
              <w:top w:val="single" w:sz="8" w:space="0" w:color="auto"/>
              <w:left w:val="single" w:sz="8" w:space="0" w:color="auto"/>
              <w:bottom w:val="single" w:sz="8" w:space="0" w:color="auto"/>
              <w:right w:val="single" w:sz="8" w:space="0" w:color="auto"/>
            </w:tcBorders>
            <w:vAlign w:val="center"/>
          </w:tcPr>
          <w:p w14:paraId="53694661" w14:textId="1B710A7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2 </w:t>
            </w:r>
          </w:p>
        </w:tc>
      </w:tr>
      <w:tr w:rsidR="3ACDAD51" w:rsidRPr="00396F9A" w14:paraId="536754A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BFFB4C9" w14:textId="6A9C8117"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Grupo de Investigación Internacional de Informática, Comunicación y Gestión del Conocimiento (GICOGE)</w:t>
            </w:r>
          </w:p>
        </w:tc>
        <w:tc>
          <w:tcPr>
            <w:tcW w:w="1701" w:type="dxa"/>
            <w:tcBorders>
              <w:top w:val="single" w:sz="8" w:space="0" w:color="auto"/>
              <w:left w:val="single" w:sz="8" w:space="0" w:color="auto"/>
              <w:bottom w:val="single" w:sz="8" w:space="0" w:color="auto"/>
              <w:right w:val="single" w:sz="8" w:space="0" w:color="auto"/>
            </w:tcBorders>
            <w:vAlign w:val="center"/>
          </w:tcPr>
          <w:p w14:paraId="17F5B790" w14:textId="54E5BB9C"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0CD23600" w14:textId="1BAF116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9 </w:t>
            </w:r>
          </w:p>
        </w:tc>
        <w:tc>
          <w:tcPr>
            <w:tcW w:w="1387" w:type="dxa"/>
            <w:tcBorders>
              <w:top w:val="single" w:sz="8" w:space="0" w:color="auto"/>
              <w:left w:val="single" w:sz="8" w:space="0" w:color="auto"/>
              <w:bottom w:val="single" w:sz="8" w:space="0" w:color="auto"/>
              <w:right w:val="single" w:sz="8" w:space="0" w:color="auto"/>
            </w:tcBorders>
            <w:vAlign w:val="center"/>
          </w:tcPr>
          <w:p w14:paraId="6711A4A5" w14:textId="0D96BEE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615B0B9B"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3525BF3" w14:textId="52992C9E"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Internet Inteligente </w:t>
            </w:r>
          </w:p>
        </w:tc>
        <w:tc>
          <w:tcPr>
            <w:tcW w:w="1701" w:type="dxa"/>
            <w:tcBorders>
              <w:top w:val="single" w:sz="8" w:space="0" w:color="auto"/>
              <w:left w:val="single" w:sz="8" w:space="0" w:color="auto"/>
              <w:bottom w:val="single" w:sz="8" w:space="0" w:color="auto"/>
              <w:right w:val="single" w:sz="8" w:space="0" w:color="auto"/>
            </w:tcBorders>
            <w:vAlign w:val="center"/>
          </w:tcPr>
          <w:p w14:paraId="140FA36C" w14:textId="25F7E5A0"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1DA2EA43" w14:textId="46931D8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4 </w:t>
            </w:r>
          </w:p>
        </w:tc>
        <w:tc>
          <w:tcPr>
            <w:tcW w:w="1387" w:type="dxa"/>
            <w:tcBorders>
              <w:top w:val="single" w:sz="8" w:space="0" w:color="auto"/>
              <w:left w:val="single" w:sz="8" w:space="0" w:color="auto"/>
              <w:bottom w:val="single" w:sz="8" w:space="0" w:color="auto"/>
              <w:right w:val="single" w:sz="8" w:space="0" w:color="auto"/>
            </w:tcBorders>
            <w:vAlign w:val="center"/>
          </w:tcPr>
          <w:p w14:paraId="07CD0334" w14:textId="42084A16"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59265CD6"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5472569" w14:textId="69F9313C"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Grupo de Investigación de Telecomunicaciones de la Universidad Distrital (GITUD)</w:t>
            </w:r>
          </w:p>
        </w:tc>
        <w:tc>
          <w:tcPr>
            <w:tcW w:w="1701" w:type="dxa"/>
            <w:tcBorders>
              <w:top w:val="single" w:sz="8" w:space="0" w:color="auto"/>
              <w:left w:val="single" w:sz="8" w:space="0" w:color="auto"/>
              <w:bottom w:val="single" w:sz="8" w:space="0" w:color="auto"/>
              <w:right w:val="single" w:sz="8" w:space="0" w:color="auto"/>
            </w:tcBorders>
            <w:vAlign w:val="center"/>
          </w:tcPr>
          <w:p w14:paraId="2001820D" w14:textId="00769422"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3172BB22" w14:textId="4F3D808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5 </w:t>
            </w:r>
          </w:p>
        </w:tc>
        <w:tc>
          <w:tcPr>
            <w:tcW w:w="1387" w:type="dxa"/>
            <w:tcBorders>
              <w:top w:val="single" w:sz="8" w:space="0" w:color="auto"/>
              <w:left w:val="single" w:sz="8" w:space="0" w:color="auto"/>
              <w:bottom w:val="single" w:sz="8" w:space="0" w:color="auto"/>
              <w:right w:val="single" w:sz="8" w:space="0" w:color="auto"/>
            </w:tcBorders>
            <w:vAlign w:val="center"/>
          </w:tcPr>
          <w:p w14:paraId="4DC60453" w14:textId="4C2AA7BE"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564941DC"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4001B3BE" w14:textId="5F7BF9CF"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Radiación Electromagnética y Comunicaciones Ópticas (GRECO) </w:t>
            </w:r>
          </w:p>
        </w:tc>
        <w:tc>
          <w:tcPr>
            <w:tcW w:w="1701" w:type="dxa"/>
            <w:tcBorders>
              <w:top w:val="single" w:sz="8" w:space="0" w:color="auto"/>
              <w:left w:val="single" w:sz="8" w:space="0" w:color="auto"/>
              <w:bottom w:val="single" w:sz="8" w:space="0" w:color="auto"/>
              <w:right w:val="single" w:sz="8" w:space="0" w:color="auto"/>
            </w:tcBorders>
            <w:vAlign w:val="center"/>
          </w:tcPr>
          <w:p w14:paraId="670D8A20" w14:textId="008F1FB6"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09C6F5DE" w14:textId="6FA41629"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1794CBAB" w14:textId="394ADF29"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63A468D9"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7C48C4B3" w14:textId="5F13C6B0"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Núcleo de Investigación en Datos Espaciales (NIDE)</w:t>
            </w:r>
          </w:p>
        </w:tc>
        <w:tc>
          <w:tcPr>
            <w:tcW w:w="1701" w:type="dxa"/>
            <w:tcBorders>
              <w:top w:val="single" w:sz="8" w:space="0" w:color="auto"/>
              <w:left w:val="single" w:sz="8" w:space="0" w:color="auto"/>
              <w:bottom w:val="single" w:sz="8" w:space="0" w:color="auto"/>
              <w:right w:val="single" w:sz="8" w:space="0" w:color="auto"/>
            </w:tcBorders>
            <w:vAlign w:val="center"/>
          </w:tcPr>
          <w:p w14:paraId="18F560B4" w14:textId="3CF0CD64"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500F471B" w14:textId="55B98BD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7 </w:t>
            </w:r>
          </w:p>
        </w:tc>
        <w:tc>
          <w:tcPr>
            <w:tcW w:w="1387" w:type="dxa"/>
            <w:tcBorders>
              <w:top w:val="single" w:sz="8" w:space="0" w:color="auto"/>
              <w:left w:val="single" w:sz="8" w:space="0" w:color="auto"/>
              <w:bottom w:val="single" w:sz="8" w:space="0" w:color="auto"/>
              <w:right w:val="single" w:sz="8" w:space="0" w:color="auto"/>
            </w:tcBorders>
            <w:vAlign w:val="center"/>
          </w:tcPr>
          <w:p w14:paraId="1082CD37" w14:textId="23CA8C12"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58B99CDA"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740A13E" w14:textId="669F216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Laboratorio de Investigación y Desarrollo en Electrónica y Redes (LIDER) </w:t>
            </w:r>
          </w:p>
        </w:tc>
        <w:tc>
          <w:tcPr>
            <w:tcW w:w="1701" w:type="dxa"/>
            <w:tcBorders>
              <w:top w:val="single" w:sz="8" w:space="0" w:color="auto"/>
              <w:left w:val="single" w:sz="8" w:space="0" w:color="auto"/>
              <w:bottom w:val="single" w:sz="8" w:space="0" w:color="auto"/>
              <w:right w:val="single" w:sz="8" w:space="0" w:color="auto"/>
            </w:tcBorders>
            <w:vAlign w:val="center"/>
          </w:tcPr>
          <w:p w14:paraId="323397EA" w14:textId="0B56E39E"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B </w:t>
            </w:r>
          </w:p>
        </w:tc>
        <w:tc>
          <w:tcPr>
            <w:tcW w:w="1701" w:type="dxa"/>
            <w:tcBorders>
              <w:top w:val="single" w:sz="8" w:space="0" w:color="auto"/>
              <w:left w:val="single" w:sz="8" w:space="0" w:color="auto"/>
              <w:bottom w:val="single" w:sz="8" w:space="0" w:color="auto"/>
              <w:right w:val="single" w:sz="8" w:space="0" w:color="auto"/>
            </w:tcBorders>
            <w:vAlign w:val="center"/>
          </w:tcPr>
          <w:p w14:paraId="767A70EC" w14:textId="22EDAFE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4 </w:t>
            </w:r>
          </w:p>
        </w:tc>
        <w:tc>
          <w:tcPr>
            <w:tcW w:w="1387" w:type="dxa"/>
            <w:tcBorders>
              <w:top w:val="single" w:sz="8" w:space="0" w:color="auto"/>
              <w:left w:val="single" w:sz="8" w:space="0" w:color="auto"/>
              <w:bottom w:val="single" w:sz="8" w:space="0" w:color="auto"/>
              <w:right w:val="single" w:sz="8" w:space="0" w:color="auto"/>
            </w:tcBorders>
            <w:vAlign w:val="center"/>
          </w:tcPr>
          <w:p w14:paraId="1704FE6D" w14:textId="7DCAE192"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8 </w:t>
            </w:r>
          </w:p>
        </w:tc>
      </w:tr>
      <w:tr w:rsidR="3ACDAD51" w:rsidRPr="00396F9A" w14:paraId="679EA1B9"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78FFA129" w14:textId="348A680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Laboratorio de Investigación en Fuentes Alternativas de Energía (LIFAE) </w:t>
            </w:r>
          </w:p>
        </w:tc>
        <w:tc>
          <w:tcPr>
            <w:tcW w:w="1701" w:type="dxa"/>
            <w:tcBorders>
              <w:top w:val="single" w:sz="8" w:space="0" w:color="auto"/>
              <w:left w:val="single" w:sz="8" w:space="0" w:color="auto"/>
              <w:bottom w:val="single" w:sz="8" w:space="0" w:color="auto"/>
              <w:right w:val="single" w:sz="8" w:space="0" w:color="auto"/>
            </w:tcBorders>
            <w:vAlign w:val="center"/>
          </w:tcPr>
          <w:p w14:paraId="7545B055" w14:textId="31082D4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40596955" w14:textId="4B076498"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20 </w:t>
            </w:r>
          </w:p>
        </w:tc>
        <w:tc>
          <w:tcPr>
            <w:tcW w:w="1387" w:type="dxa"/>
            <w:tcBorders>
              <w:top w:val="single" w:sz="8" w:space="0" w:color="auto"/>
              <w:left w:val="single" w:sz="8" w:space="0" w:color="auto"/>
              <w:bottom w:val="single" w:sz="8" w:space="0" w:color="auto"/>
              <w:right w:val="single" w:sz="8" w:space="0" w:color="auto"/>
            </w:tcBorders>
            <w:vAlign w:val="center"/>
          </w:tcPr>
          <w:p w14:paraId="2AEC277D" w14:textId="12481972"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629BEBBB"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D3DF182" w14:textId="236344C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Laboratorio de Automatización Sistemas Embebidos y Robótica (LASER) </w:t>
            </w:r>
          </w:p>
        </w:tc>
        <w:tc>
          <w:tcPr>
            <w:tcW w:w="1701" w:type="dxa"/>
            <w:tcBorders>
              <w:top w:val="single" w:sz="8" w:space="0" w:color="auto"/>
              <w:left w:val="single" w:sz="8" w:space="0" w:color="auto"/>
              <w:bottom w:val="single" w:sz="8" w:space="0" w:color="auto"/>
              <w:right w:val="single" w:sz="8" w:space="0" w:color="auto"/>
            </w:tcBorders>
            <w:vAlign w:val="center"/>
          </w:tcPr>
          <w:p w14:paraId="67CDFC21" w14:textId="18749E9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B </w:t>
            </w:r>
          </w:p>
        </w:tc>
        <w:tc>
          <w:tcPr>
            <w:tcW w:w="1701" w:type="dxa"/>
            <w:tcBorders>
              <w:top w:val="single" w:sz="8" w:space="0" w:color="auto"/>
              <w:left w:val="single" w:sz="8" w:space="0" w:color="auto"/>
              <w:bottom w:val="single" w:sz="8" w:space="0" w:color="auto"/>
              <w:right w:val="single" w:sz="8" w:space="0" w:color="auto"/>
            </w:tcBorders>
            <w:vAlign w:val="center"/>
          </w:tcPr>
          <w:p w14:paraId="73BF2FCA" w14:textId="04900100"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5 </w:t>
            </w:r>
          </w:p>
        </w:tc>
        <w:tc>
          <w:tcPr>
            <w:tcW w:w="1387" w:type="dxa"/>
            <w:tcBorders>
              <w:top w:val="single" w:sz="8" w:space="0" w:color="auto"/>
              <w:left w:val="single" w:sz="8" w:space="0" w:color="auto"/>
              <w:bottom w:val="single" w:sz="8" w:space="0" w:color="auto"/>
              <w:right w:val="single" w:sz="8" w:space="0" w:color="auto"/>
            </w:tcBorders>
            <w:vAlign w:val="center"/>
          </w:tcPr>
          <w:p w14:paraId="39E9CF54" w14:textId="43920DFF"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451B1280"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19705704" w14:textId="3467313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Laboratorio de Automática, Microelectrónica e Inteligencia Computacional (LAMIC)</w:t>
            </w:r>
          </w:p>
        </w:tc>
        <w:tc>
          <w:tcPr>
            <w:tcW w:w="1701" w:type="dxa"/>
            <w:tcBorders>
              <w:top w:val="single" w:sz="8" w:space="0" w:color="auto"/>
              <w:left w:val="single" w:sz="8" w:space="0" w:color="auto"/>
              <w:bottom w:val="single" w:sz="8" w:space="0" w:color="auto"/>
              <w:right w:val="single" w:sz="8" w:space="0" w:color="auto"/>
            </w:tcBorders>
            <w:vAlign w:val="center"/>
          </w:tcPr>
          <w:p w14:paraId="1186E7DD" w14:textId="2F796B27"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1DC584DD" w14:textId="19E4DCC4"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63A34221" w14:textId="36F23D6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111A416E"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9D048D8" w14:textId="334098B2"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Interoperabilidad Tecnológica y Semántica (INTECSE)</w:t>
            </w:r>
          </w:p>
        </w:tc>
        <w:tc>
          <w:tcPr>
            <w:tcW w:w="1701" w:type="dxa"/>
            <w:tcBorders>
              <w:top w:val="single" w:sz="8" w:space="0" w:color="auto"/>
              <w:left w:val="single" w:sz="8" w:space="0" w:color="auto"/>
              <w:bottom w:val="single" w:sz="8" w:space="0" w:color="auto"/>
              <w:right w:val="single" w:sz="8" w:space="0" w:color="auto"/>
            </w:tcBorders>
            <w:vAlign w:val="center"/>
          </w:tcPr>
          <w:p w14:paraId="30A7214C" w14:textId="45A41F1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 </w:t>
            </w:r>
          </w:p>
        </w:tc>
        <w:tc>
          <w:tcPr>
            <w:tcW w:w="1701" w:type="dxa"/>
            <w:tcBorders>
              <w:top w:val="single" w:sz="8" w:space="0" w:color="auto"/>
              <w:left w:val="single" w:sz="8" w:space="0" w:color="auto"/>
              <w:bottom w:val="single" w:sz="8" w:space="0" w:color="auto"/>
              <w:right w:val="single" w:sz="8" w:space="0" w:color="auto"/>
            </w:tcBorders>
            <w:vAlign w:val="center"/>
          </w:tcPr>
          <w:p w14:paraId="0DE952C4" w14:textId="17F62A6F"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6 </w:t>
            </w:r>
          </w:p>
        </w:tc>
        <w:tc>
          <w:tcPr>
            <w:tcW w:w="1387" w:type="dxa"/>
            <w:tcBorders>
              <w:top w:val="single" w:sz="8" w:space="0" w:color="auto"/>
              <w:left w:val="single" w:sz="8" w:space="0" w:color="auto"/>
              <w:bottom w:val="single" w:sz="8" w:space="0" w:color="auto"/>
              <w:right w:val="single" w:sz="8" w:space="0" w:color="auto"/>
            </w:tcBorders>
            <w:vAlign w:val="center"/>
          </w:tcPr>
          <w:p w14:paraId="4118E491" w14:textId="7D289436"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47DA7A2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41F90DD8" w14:textId="7B365EEC"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Grupo de Compatibilidad e Interferencia Electromagnética </w:t>
            </w:r>
          </w:p>
        </w:tc>
        <w:tc>
          <w:tcPr>
            <w:tcW w:w="1701" w:type="dxa"/>
            <w:tcBorders>
              <w:top w:val="single" w:sz="8" w:space="0" w:color="auto"/>
              <w:left w:val="single" w:sz="8" w:space="0" w:color="auto"/>
              <w:bottom w:val="single" w:sz="8" w:space="0" w:color="auto"/>
              <w:right w:val="single" w:sz="8" w:space="0" w:color="auto"/>
            </w:tcBorders>
            <w:vAlign w:val="center"/>
          </w:tcPr>
          <w:p w14:paraId="2579F3AA" w14:textId="36CBF26D"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6061AA4C" w14:textId="7AD5A17E"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12 </w:t>
            </w:r>
          </w:p>
        </w:tc>
        <w:tc>
          <w:tcPr>
            <w:tcW w:w="1387" w:type="dxa"/>
            <w:tcBorders>
              <w:top w:val="single" w:sz="8" w:space="0" w:color="auto"/>
              <w:left w:val="single" w:sz="8" w:space="0" w:color="auto"/>
              <w:bottom w:val="single" w:sz="8" w:space="0" w:color="auto"/>
              <w:right w:val="single" w:sz="8" w:space="0" w:color="auto"/>
            </w:tcBorders>
            <w:vAlign w:val="center"/>
          </w:tcPr>
          <w:p w14:paraId="5FCF6954" w14:textId="59C38E7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 </w:t>
            </w:r>
          </w:p>
        </w:tc>
      </w:tr>
      <w:tr w:rsidR="3ACDAD51" w:rsidRPr="00396F9A" w14:paraId="223CD9EA"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5D756243" w14:textId="685F8CEC"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Gestión e Investigación en Informática, Redes y afines (GIIRA) </w:t>
            </w:r>
          </w:p>
        </w:tc>
        <w:tc>
          <w:tcPr>
            <w:tcW w:w="1701" w:type="dxa"/>
            <w:tcBorders>
              <w:top w:val="single" w:sz="8" w:space="0" w:color="auto"/>
              <w:left w:val="single" w:sz="8" w:space="0" w:color="auto"/>
              <w:bottom w:val="single" w:sz="8" w:space="0" w:color="auto"/>
              <w:right w:val="single" w:sz="8" w:space="0" w:color="auto"/>
            </w:tcBorders>
            <w:vAlign w:val="center"/>
          </w:tcPr>
          <w:p w14:paraId="2FD0B043" w14:textId="6832C12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4A2F1333" w14:textId="4890446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17 </w:t>
            </w:r>
          </w:p>
        </w:tc>
        <w:tc>
          <w:tcPr>
            <w:tcW w:w="1387" w:type="dxa"/>
            <w:tcBorders>
              <w:top w:val="single" w:sz="8" w:space="0" w:color="auto"/>
              <w:left w:val="single" w:sz="8" w:space="0" w:color="auto"/>
              <w:bottom w:val="single" w:sz="8" w:space="0" w:color="auto"/>
              <w:right w:val="single" w:sz="8" w:space="0" w:color="auto"/>
            </w:tcBorders>
            <w:vAlign w:val="center"/>
          </w:tcPr>
          <w:p w14:paraId="2C2AA82C" w14:textId="0A74C94D"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5 </w:t>
            </w:r>
          </w:p>
        </w:tc>
      </w:tr>
      <w:tr w:rsidR="3ACDAD51" w:rsidRPr="00396F9A" w14:paraId="5EDAED76"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1BBB550" w14:textId="474D9A0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GESDATOS </w:t>
            </w:r>
          </w:p>
        </w:tc>
        <w:tc>
          <w:tcPr>
            <w:tcW w:w="1701" w:type="dxa"/>
            <w:tcBorders>
              <w:top w:val="single" w:sz="8" w:space="0" w:color="auto"/>
              <w:left w:val="single" w:sz="8" w:space="0" w:color="auto"/>
              <w:bottom w:val="single" w:sz="8" w:space="0" w:color="auto"/>
              <w:right w:val="single" w:sz="8" w:space="0" w:color="auto"/>
            </w:tcBorders>
            <w:vAlign w:val="center"/>
          </w:tcPr>
          <w:p w14:paraId="19F3ECF8" w14:textId="69BD8AD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Reconocido </w:t>
            </w:r>
          </w:p>
        </w:tc>
        <w:tc>
          <w:tcPr>
            <w:tcW w:w="1701" w:type="dxa"/>
            <w:tcBorders>
              <w:top w:val="single" w:sz="8" w:space="0" w:color="auto"/>
              <w:left w:val="single" w:sz="8" w:space="0" w:color="auto"/>
              <w:bottom w:val="single" w:sz="8" w:space="0" w:color="auto"/>
              <w:right w:val="single" w:sz="8" w:space="0" w:color="auto"/>
            </w:tcBorders>
            <w:vAlign w:val="center"/>
          </w:tcPr>
          <w:p w14:paraId="0403A909" w14:textId="2169DEB8"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2 </w:t>
            </w:r>
          </w:p>
        </w:tc>
        <w:tc>
          <w:tcPr>
            <w:tcW w:w="1387" w:type="dxa"/>
            <w:tcBorders>
              <w:top w:val="single" w:sz="8" w:space="0" w:color="auto"/>
              <w:left w:val="single" w:sz="8" w:space="0" w:color="auto"/>
              <w:bottom w:val="single" w:sz="8" w:space="0" w:color="auto"/>
              <w:right w:val="single" w:sz="8" w:space="0" w:color="auto"/>
            </w:tcBorders>
            <w:vAlign w:val="center"/>
          </w:tcPr>
          <w:p w14:paraId="16725803" w14:textId="072A7DA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78F73C08"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51A1D6E" w14:textId="112335D7"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Grupo de Estudio de Temas de la Física, de la Estadística y de la Matemática (GEFEM)</w:t>
            </w:r>
          </w:p>
        </w:tc>
        <w:tc>
          <w:tcPr>
            <w:tcW w:w="1701" w:type="dxa"/>
            <w:tcBorders>
              <w:top w:val="single" w:sz="8" w:space="0" w:color="auto"/>
              <w:left w:val="single" w:sz="8" w:space="0" w:color="auto"/>
              <w:bottom w:val="single" w:sz="8" w:space="0" w:color="auto"/>
              <w:right w:val="single" w:sz="8" w:space="0" w:color="auto"/>
            </w:tcBorders>
            <w:vAlign w:val="center"/>
          </w:tcPr>
          <w:p w14:paraId="2BC53A72" w14:textId="6A7C1B1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C </w:t>
            </w:r>
          </w:p>
        </w:tc>
        <w:tc>
          <w:tcPr>
            <w:tcW w:w="1701" w:type="dxa"/>
            <w:tcBorders>
              <w:top w:val="single" w:sz="8" w:space="0" w:color="auto"/>
              <w:left w:val="single" w:sz="8" w:space="0" w:color="auto"/>
              <w:bottom w:val="single" w:sz="8" w:space="0" w:color="auto"/>
              <w:right w:val="single" w:sz="8" w:space="0" w:color="auto"/>
            </w:tcBorders>
            <w:vAlign w:val="center"/>
          </w:tcPr>
          <w:p w14:paraId="0B63B90F" w14:textId="50D352E4"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3 </w:t>
            </w:r>
          </w:p>
        </w:tc>
        <w:tc>
          <w:tcPr>
            <w:tcW w:w="1387" w:type="dxa"/>
            <w:tcBorders>
              <w:top w:val="single" w:sz="8" w:space="0" w:color="auto"/>
              <w:left w:val="single" w:sz="8" w:space="0" w:color="auto"/>
              <w:bottom w:val="single" w:sz="8" w:space="0" w:color="auto"/>
              <w:right w:val="single" w:sz="8" w:space="0" w:color="auto"/>
            </w:tcBorders>
            <w:vAlign w:val="center"/>
          </w:tcPr>
          <w:p w14:paraId="5EAE6593" w14:textId="33C8696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5550F2E7"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6A8ED7A3" w14:textId="44961CF9"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Comercio Electrónico en Colombia - GICOECOL </w:t>
            </w:r>
          </w:p>
        </w:tc>
        <w:tc>
          <w:tcPr>
            <w:tcW w:w="1701" w:type="dxa"/>
            <w:tcBorders>
              <w:top w:val="single" w:sz="8" w:space="0" w:color="auto"/>
              <w:left w:val="single" w:sz="8" w:space="0" w:color="auto"/>
              <w:bottom w:val="single" w:sz="8" w:space="0" w:color="auto"/>
              <w:right w:val="single" w:sz="8" w:space="0" w:color="auto"/>
            </w:tcBorders>
            <w:vAlign w:val="center"/>
          </w:tcPr>
          <w:p w14:paraId="0D95ABA1" w14:textId="6C1065E4"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A1 </w:t>
            </w:r>
          </w:p>
        </w:tc>
        <w:tc>
          <w:tcPr>
            <w:tcW w:w="1701" w:type="dxa"/>
            <w:tcBorders>
              <w:top w:val="single" w:sz="8" w:space="0" w:color="auto"/>
              <w:left w:val="single" w:sz="8" w:space="0" w:color="auto"/>
              <w:bottom w:val="single" w:sz="8" w:space="0" w:color="auto"/>
              <w:right w:val="single" w:sz="8" w:space="0" w:color="auto"/>
            </w:tcBorders>
            <w:vAlign w:val="center"/>
          </w:tcPr>
          <w:p w14:paraId="195B0186" w14:textId="7DCD1AF1"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13 </w:t>
            </w:r>
          </w:p>
        </w:tc>
        <w:tc>
          <w:tcPr>
            <w:tcW w:w="1387" w:type="dxa"/>
            <w:tcBorders>
              <w:top w:val="single" w:sz="8" w:space="0" w:color="auto"/>
              <w:left w:val="single" w:sz="8" w:space="0" w:color="auto"/>
              <w:bottom w:val="single" w:sz="8" w:space="0" w:color="auto"/>
              <w:right w:val="single" w:sz="8" w:space="0" w:color="auto"/>
            </w:tcBorders>
            <w:vAlign w:val="center"/>
          </w:tcPr>
          <w:p w14:paraId="400B7464" w14:textId="14D8049A"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3ACDAD51" w:rsidRPr="00396F9A" w14:paraId="2A4A8A10"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AC8B4D0" w14:textId="45328BFB"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Arquitectura de Software </w:t>
            </w:r>
          </w:p>
        </w:tc>
        <w:tc>
          <w:tcPr>
            <w:tcW w:w="1701" w:type="dxa"/>
            <w:tcBorders>
              <w:top w:val="single" w:sz="8" w:space="0" w:color="auto"/>
              <w:left w:val="single" w:sz="8" w:space="0" w:color="auto"/>
              <w:bottom w:val="single" w:sz="8" w:space="0" w:color="auto"/>
              <w:right w:val="single" w:sz="8" w:space="0" w:color="auto"/>
            </w:tcBorders>
            <w:vAlign w:val="center"/>
          </w:tcPr>
          <w:p w14:paraId="07EB644F" w14:textId="62DEE6E9"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Reconocido </w:t>
            </w:r>
          </w:p>
        </w:tc>
        <w:tc>
          <w:tcPr>
            <w:tcW w:w="1701" w:type="dxa"/>
            <w:tcBorders>
              <w:top w:val="single" w:sz="8" w:space="0" w:color="auto"/>
              <w:left w:val="single" w:sz="8" w:space="0" w:color="auto"/>
              <w:bottom w:val="single" w:sz="8" w:space="0" w:color="auto"/>
              <w:right w:val="single" w:sz="8" w:space="0" w:color="auto"/>
            </w:tcBorders>
            <w:vAlign w:val="center"/>
          </w:tcPr>
          <w:p w14:paraId="4555C23E" w14:textId="5BDD2497"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c>
          <w:tcPr>
            <w:tcW w:w="1387" w:type="dxa"/>
            <w:tcBorders>
              <w:top w:val="single" w:sz="8" w:space="0" w:color="auto"/>
              <w:left w:val="single" w:sz="8" w:space="0" w:color="auto"/>
              <w:bottom w:val="single" w:sz="8" w:space="0" w:color="auto"/>
              <w:right w:val="single" w:sz="8" w:space="0" w:color="auto"/>
            </w:tcBorders>
            <w:vAlign w:val="center"/>
          </w:tcPr>
          <w:p w14:paraId="4260E31D" w14:textId="6E79F1E3" w:rsidR="3ACDAD51" w:rsidRPr="00396F9A" w:rsidRDefault="3ACDAD5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00585261" w:rsidRPr="00396F9A" w14:paraId="61764F3D"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1B0CD9D0" w14:textId="59D03963"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Innovación en Tecnologías de la Información (ITI)</w:t>
            </w:r>
          </w:p>
        </w:tc>
        <w:tc>
          <w:tcPr>
            <w:tcW w:w="1701" w:type="dxa"/>
            <w:tcBorders>
              <w:top w:val="single" w:sz="8" w:space="0" w:color="auto"/>
              <w:left w:val="single" w:sz="8" w:space="0" w:color="auto"/>
              <w:bottom w:val="single" w:sz="8" w:space="0" w:color="auto"/>
              <w:right w:val="single" w:sz="8" w:space="0" w:color="auto"/>
            </w:tcBorders>
            <w:vAlign w:val="center"/>
          </w:tcPr>
          <w:p w14:paraId="4BC31AE7" w14:textId="31E6F6F9"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A1</w:t>
            </w:r>
          </w:p>
        </w:tc>
        <w:tc>
          <w:tcPr>
            <w:tcW w:w="1701" w:type="dxa"/>
            <w:tcBorders>
              <w:top w:val="single" w:sz="8" w:space="0" w:color="auto"/>
              <w:left w:val="single" w:sz="8" w:space="0" w:color="auto"/>
              <w:bottom w:val="single" w:sz="8" w:space="0" w:color="auto"/>
              <w:right w:val="single" w:sz="8" w:space="0" w:color="auto"/>
            </w:tcBorders>
            <w:vAlign w:val="center"/>
          </w:tcPr>
          <w:p w14:paraId="09593ECE" w14:textId="0A09BE3C"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 0</w:t>
            </w:r>
          </w:p>
        </w:tc>
        <w:tc>
          <w:tcPr>
            <w:tcW w:w="1387" w:type="dxa"/>
            <w:tcBorders>
              <w:top w:val="single" w:sz="8" w:space="0" w:color="auto"/>
              <w:left w:val="single" w:sz="8" w:space="0" w:color="auto"/>
              <w:bottom w:val="single" w:sz="8" w:space="0" w:color="auto"/>
              <w:right w:val="single" w:sz="8" w:space="0" w:color="auto"/>
            </w:tcBorders>
            <w:vAlign w:val="center"/>
          </w:tcPr>
          <w:p w14:paraId="2A1119C1" w14:textId="32D3BDF1"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0 </w:t>
            </w:r>
          </w:p>
        </w:tc>
      </w:tr>
      <w:tr w:rsidR="00585261" w:rsidRPr="00396F9A" w14:paraId="7D70DE6C"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2BA9A185" w14:textId="155C7BF9"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Arquitecturas Modernas para Sistemas de Alimentación (ARMOS)</w:t>
            </w:r>
          </w:p>
        </w:tc>
        <w:tc>
          <w:tcPr>
            <w:tcW w:w="1701" w:type="dxa"/>
            <w:tcBorders>
              <w:top w:val="single" w:sz="8" w:space="0" w:color="auto"/>
              <w:left w:val="single" w:sz="8" w:space="0" w:color="auto"/>
              <w:bottom w:val="single" w:sz="8" w:space="0" w:color="auto"/>
              <w:right w:val="single" w:sz="8" w:space="0" w:color="auto"/>
            </w:tcBorders>
            <w:vAlign w:val="center"/>
          </w:tcPr>
          <w:p w14:paraId="4E890588" w14:textId="353600F5"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C</w:t>
            </w:r>
          </w:p>
        </w:tc>
        <w:tc>
          <w:tcPr>
            <w:tcW w:w="1701" w:type="dxa"/>
            <w:tcBorders>
              <w:top w:val="single" w:sz="8" w:space="0" w:color="auto"/>
              <w:left w:val="single" w:sz="8" w:space="0" w:color="auto"/>
              <w:bottom w:val="single" w:sz="8" w:space="0" w:color="auto"/>
              <w:right w:val="single" w:sz="8" w:space="0" w:color="auto"/>
            </w:tcBorders>
            <w:vAlign w:val="center"/>
          </w:tcPr>
          <w:p w14:paraId="13307B0B" w14:textId="002A9E99"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0</w:t>
            </w:r>
          </w:p>
        </w:tc>
        <w:tc>
          <w:tcPr>
            <w:tcW w:w="1387" w:type="dxa"/>
            <w:tcBorders>
              <w:top w:val="single" w:sz="8" w:space="0" w:color="auto"/>
              <w:left w:val="single" w:sz="8" w:space="0" w:color="auto"/>
              <w:bottom w:val="single" w:sz="8" w:space="0" w:color="auto"/>
              <w:right w:val="single" w:sz="8" w:space="0" w:color="auto"/>
            </w:tcBorders>
            <w:vAlign w:val="center"/>
          </w:tcPr>
          <w:p w14:paraId="45D5204A" w14:textId="7E12F11A"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0</w:t>
            </w:r>
          </w:p>
        </w:tc>
      </w:tr>
      <w:tr w:rsidR="00585261" w:rsidRPr="00396F9A" w14:paraId="1366011F" w14:textId="77777777" w:rsidTr="00396F9A">
        <w:trPr>
          <w:trHeight w:val="300"/>
        </w:trPr>
        <w:tc>
          <w:tcPr>
            <w:tcW w:w="3959" w:type="dxa"/>
            <w:tcBorders>
              <w:top w:val="single" w:sz="8" w:space="0" w:color="auto"/>
              <w:left w:val="single" w:sz="8" w:space="0" w:color="auto"/>
              <w:bottom w:val="single" w:sz="8" w:space="0" w:color="auto"/>
              <w:right w:val="single" w:sz="8" w:space="0" w:color="auto"/>
            </w:tcBorders>
            <w:vAlign w:val="center"/>
          </w:tcPr>
          <w:p w14:paraId="335589A6" w14:textId="286B0748"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Grupo de Investigación de Nuevas Tecnologías de Aplicación Social (GIDENUTAS)</w:t>
            </w:r>
          </w:p>
        </w:tc>
        <w:tc>
          <w:tcPr>
            <w:tcW w:w="1701" w:type="dxa"/>
            <w:tcBorders>
              <w:top w:val="single" w:sz="8" w:space="0" w:color="auto"/>
              <w:left w:val="single" w:sz="8" w:space="0" w:color="auto"/>
              <w:bottom w:val="single" w:sz="8" w:space="0" w:color="auto"/>
              <w:right w:val="single" w:sz="8" w:space="0" w:color="auto"/>
            </w:tcBorders>
            <w:vAlign w:val="center"/>
          </w:tcPr>
          <w:p w14:paraId="61CC210B" w14:textId="78490745"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A</w:t>
            </w:r>
          </w:p>
        </w:tc>
        <w:tc>
          <w:tcPr>
            <w:tcW w:w="1701" w:type="dxa"/>
            <w:tcBorders>
              <w:top w:val="single" w:sz="8" w:space="0" w:color="auto"/>
              <w:left w:val="single" w:sz="8" w:space="0" w:color="auto"/>
              <w:bottom w:val="single" w:sz="8" w:space="0" w:color="auto"/>
              <w:right w:val="single" w:sz="8" w:space="0" w:color="auto"/>
            </w:tcBorders>
            <w:vAlign w:val="center"/>
          </w:tcPr>
          <w:p w14:paraId="24CE0181" w14:textId="37B86204"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 xml:space="preserve"> 0</w:t>
            </w:r>
          </w:p>
        </w:tc>
        <w:tc>
          <w:tcPr>
            <w:tcW w:w="1387" w:type="dxa"/>
            <w:tcBorders>
              <w:top w:val="single" w:sz="8" w:space="0" w:color="auto"/>
              <w:left w:val="single" w:sz="8" w:space="0" w:color="auto"/>
              <w:bottom w:val="single" w:sz="8" w:space="0" w:color="auto"/>
              <w:right w:val="single" w:sz="8" w:space="0" w:color="auto"/>
            </w:tcBorders>
            <w:vAlign w:val="center"/>
          </w:tcPr>
          <w:p w14:paraId="45A18B18" w14:textId="22346E90" w:rsidR="00585261" w:rsidRPr="00396F9A" w:rsidRDefault="00585261" w:rsidP="00585261">
            <w:pPr>
              <w:spacing w:after="0"/>
              <w:jc w:val="center"/>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0</w:t>
            </w:r>
          </w:p>
        </w:tc>
      </w:tr>
    </w:tbl>
    <w:p w14:paraId="6314BF59" w14:textId="17BB16AB" w:rsidR="00BD5899" w:rsidRPr="00396F9A" w:rsidRDefault="3ACDAD51" w:rsidP="00585261">
      <w:pPr>
        <w:pStyle w:val="Sinespaciado"/>
        <w:spacing w:after="240" w:line="276" w:lineRule="auto"/>
        <w:jc w:val="center"/>
        <w:rPr>
          <w:rFonts w:ascii="Times New Roman" w:hAnsi="Times New Roman" w:cs="Times New Roman"/>
        </w:rPr>
      </w:pPr>
      <w:r w:rsidRPr="001A2CAA">
        <w:rPr>
          <w:rFonts w:ascii="Times New Roman" w:hAnsi="Times New Roman" w:cs="Times New Roman"/>
        </w:rPr>
        <w:lastRenderedPageBreak/>
        <w:t>Fuente: Proyecto Curricular Maestría en Ciencias de la Información y las Comunicaciones – Metodología Profundización (SNIES: 116070).</w:t>
      </w:r>
    </w:p>
    <w:p w14:paraId="469693C1" w14:textId="77777777" w:rsidR="00D97984" w:rsidRPr="00396F9A" w:rsidRDefault="3ACDAD51" w:rsidP="00396F9A">
      <w:pPr>
        <w:pStyle w:val="Ttulo2"/>
        <w:numPr>
          <w:ilvl w:val="1"/>
          <w:numId w:val="28"/>
        </w:numPr>
        <w:spacing w:after="240" w:line="276" w:lineRule="auto"/>
        <w:rPr>
          <w:rFonts w:cs="Times New Roman"/>
          <w:szCs w:val="22"/>
        </w:rPr>
      </w:pPr>
      <w:bookmarkStart w:id="176" w:name="_Toc211354416"/>
      <w:r w:rsidRPr="00396F9A">
        <w:rPr>
          <w:rFonts w:cs="Times New Roman"/>
          <w:szCs w:val="22"/>
        </w:rPr>
        <w:t>Avances del proyecto curricular durante la vigencia de la Acreditación en Alta Calidad</w:t>
      </w:r>
      <w:bookmarkEnd w:id="176"/>
    </w:p>
    <w:p w14:paraId="6092668D" w14:textId="69094F05" w:rsidR="00A12DD8" w:rsidRPr="00396F9A" w:rsidRDefault="02DA671E" w:rsidP="3ACC93D9">
      <w:pPr>
        <w:spacing w:line="257" w:lineRule="auto"/>
        <w:jc w:val="both"/>
        <w:rPr>
          <w:rFonts w:ascii="Times New Roman" w:eastAsia="Times New Roman" w:hAnsi="Times New Roman" w:cs="Times New Roman"/>
          <w:lang w:val="es-CO"/>
        </w:rPr>
      </w:pPr>
      <w:r w:rsidRPr="00396F9A">
        <w:rPr>
          <w:rFonts w:ascii="Times New Roman" w:eastAsia="Times New Roman" w:hAnsi="Times New Roman" w:cs="Times New Roman"/>
          <w:lang w:val="es-CO"/>
        </w:rPr>
        <w:t xml:space="preserve">Se generó y entregó para su trámite pertinente una nueva versión del Proyecto Educativo del Programa – </w:t>
      </w:r>
      <w:r w:rsidRPr="000435CE">
        <w:rPr>
          <w:rFonts w:ascii="Times New Roman" w:eastAsia="Times New Roman" w:hAnsi="Times New Roman" w:cs="Times New Roman"/>
          <w:highlight w:val="yellow"/>
          <w:lang w:val="es-CO"/>
          <w:rPrChange w:id="177" w:author="roberto cardenas" w:date="2025-10-27T20:13:00Z" w16du:dateUtc="2025-10-28T01:13:00Z">
            <w:rPr>
              <w:rFonts w:ascii="Times New Roman" w:eastAsia="Times New Roman" w:hAnsi="Times New Roman" w:cs="Times New Roman"/>
              <w:lang w:val="es-CO"/>
            </w:rPr>
          </w:rPrChange>
        </w:rPr>
        <w:t>PEP</w:t>
      </w:r>
      <w:r w:rsidRPr="00396F9A">
        <w:rPr>
          <w:rFonts w:ascii="Times New Roman" w:eastAsia="Times New Roman" w:hAnsi="Times New Roman" w:cs="Times New Roman"/>
          <w:lang w:val="es-CO"/>
        </w:rPr>
        <w:t>, el cual actualiza la misión, visión, perfil de egreso, campo de desempeño y ejes de formación, además de la actualización en los cambios que corresponden a los recursos físicos, de software y de personal docente e investigativo.</w:t>
      </w:r>
    </w:p>
    <w:p w14:paraId="40EBC797" w14:textId="529E1DE8" w:rsidR="00A12DD8" w:rsidRPr="00396F9A" w:rsidRDefault="02DA671E" w:rsidP="3ACC93D9">
      <w:pPr>
        <w:spacing w:line="257" w:lineRule="auto"/>
        <w:jc w:val="both"/>
        <w:rPr>
          <w:rFonts w:ascii="Times New Roman" w:eastAsia="Times New Roman" w:hAnsi="Times New Roman" w:cs="Times New Roman"/>
          <w:lang w:val="es-CO"/>
        </w:rPr>
      </w:pPr>
      <w:r w:rsidRPr="00396F9A">
        <w:rPr>
          <w:rFonts w:ascii="Times New Roman" w:eastAsia="Times New Roman" w:hAnsi="Times New Roman" w:cs="Times New Roman"/>
          <w:lang w:val="es-CO"/>
        </w:rPr>
        <w:t>Se realizó la propuesta de modificación del plan de estudios de la maestría para que incluyera el nuevo énfasis en Inteligencia Artificial y se procedió con el trámite pertinente para la aprobación institucional del nuevo énfasis, finalmente se aprobó el 04 de febrero de 2025, por lo que ofertó a partir del período 2025-3, por supuesto, se realizaron las actualizaciones curriculares pertinentes para el nuevo énfasis, lo que incluye la adición de las asignaturas para el énfasis de Inteligencia Artificial, y la disposición de estas asignaturas como nuevas electivas para los otros énfasis, además de favorecer la flexibilidad curricular.</w:t>
      </w:r>
    </w:p>
    <w:p w14:paraId="1C1E43A3" w14:textId="2D2832E1" w:rsidR="00A12DD8" w:rsidRPr="00396F9A" w:rsidRDefault="44B5B180" w:rsidP="00585261">
      <w:pPr>
        <w:spacing w:line="257" w:lineRule="auto"/>
        <w:jc w:val="both"/>
        <w:rPr>
          <w:rFonts w:ascii="Times New Roman" w:eastAsia="Times New Roman" w:hAnsi="Times New Roman" w:cs="Times New Roman"/>
          <w:lang w:val="es-CO"/>
        </w:rPr>
      </w:pPr>
      <w:r w:rsidRPr="00396F9A">
        <w:rPr>
          <w:rFonts w:ascii="Times New Roman" w:eastAsia="Times New Roman" w:hAnsi="Times New Roman" w:cs="Times New Roman"/>
          <w:lang w:val="es-CO"/>
        </w:rPr>
        <w:t xml:space="preserve">En la actualidad se cuenta con seis docentes de planta que ingresaron mediante concurso público al programa de la Maestría en Ciencias de la Información y las Comunicaciones, todos ellos cuentan con título de doctorado, pasando del 66.67% desde la obtención de la acreditación de alta calidad, hasta el 100% </w:t>
      </w:r>
      <w:proofErr w:type="gramStart"/>
      <w:r w:rsidRPr="00396F9A">
        <w:rPr>
          <w:rFonts w:ascii="Times New Roman" w:eastAsia="Times New Roman" w:hAnsi="Times New Roman" w:cs="Times New Roman"/>
          <w:lang w:val="es-CO"/>
        </w:rPr>
        <w:t>al día de hoy</w:t>
      </w:r>
      <w:proofErr w:type="gramEnd"/>
      <w:r w:rsidRPr="00396F9A">
        <w:rPr>
          <w:rFonts w:ascii="Times New Roman" w:eastAsia="Times New Roman" w:hAnsi="Times New Roman" w:cs="Times New Roman"/>
          <w:lang w:val="es-CO"/>
        </w:rPr>
        <w:t>.</w:t>
      </w:r>
      <w:r w:rsidR="74EE5142" w:rsidRPr="00396F9A">
        <w:rPr>
          <w:rFonts w:ascii="Times New Roman" w:eastAsia="Times New Roman" w:hAnsi="Times New Roman" w:cs="Times New Roman"/>
          <w:lang w:val="es-CO"/>
        </w:rPr>
        <w:t xml:space="preserve"> De los demás profesores que colaboran con la Maestría hay 9 que lo hacen con regularidad, y de ellos el 55.6% tienen título de doctor, el 33.3% están realizando estudios de doctorado y el 11% no tiene estudios de doctorado, el incremento respecto de la obtención de la acreditación en alta calidad está en los docentes que están en proceso de obtener su doctorado.</w:t>
      </w:r>
    </w:p>
    <w:p w14:paraId="7B362A37" w14:textId="1D4AE62C" w:rsidR="00A12DD8" w:rsidRPr="00396F9A" w:rsidDel="00DB1584" w:rsidRDefault="00A12DD8" w:rsidP="3ACC93D9">
      <w:pPr>
        <w:pStyle w:val="Sinespaciado"/>
        <w:spacing w:line="276" w:lineRule="auto"/>
        <w:rPr>
          <w:del w:id="178" w:author="roberto cardenas" w:date="2025-10-28T15:22:00Z" w16du:dateUtc="2025-10-28T20:22:00Z"/>
          <w:rFonts w:ascii="Times New Roman" w:hAnsi="Times New Roman" w:cs="Times New Roman"/>
        </w:rPr>
      </w:pPr>
    </w:p>
    <w:p w14:paraId="5282F5B6" w14:textId="77777777" w:rsidR="00672369" w:rsidRPr="00396F9A" w:rsidRDefault="00672369" w:rsidP="007A1AFD">
      <w:pPr>
        <w:spacing w:line="276" w:lineRule="auto"/>
        <w:rPr>
          <w:rFonts w:ascii="Times New Roman" w:hAnsi="Times New Roman" w:cs="Times New Roman"/>
          <w:b/>
          <w:lang w:val="es-CO"/>
        </w:rPr>
      </w:pPr>
      <w:r w:rsidRPr="00396F9A">
        <w:rPr>
          <w:rFonts w:ascii="Times New Roman" w:hAnsi="Times New Roman" w:cs="Times New Roman"/>
          <w:b/>
        </w:rPr>
        <w:br w:type="page"/>
      </w:r>
    </w:p>
    <w:p w14:paraId="31C9F4E4" w14:textId="185E1CAE" w:rsidR="00672369" w:rsidRPr="00396F9A" w:rsidRDefault="00D97984" w:rsidP="00396F9A">
      <w:pPr>
        <w:pStyle w:val="Ttulo1"/>
        <w:numPr>
          <w:ilvl w:val="0"/>
          <w:numId w:val="28"/>
        </w:numPr>
        <w:spacing w:after="240" w:line="276" w:lineRule="auto"/>
        <w:rPr>
          <w:rFonts w:cs="Times New Roman"/>
          <w:szCs w:val="22"/>
        </w:rPr>
      </w:pPr>
      <w:bookmarkStart w:id="179" w:name="_Toc211354417"/>
      <w:r w:rsidRPr="00396F9A">
        <w:rPr>
          <w:rFonts w:cs="Times New Roman"/>
          <w:szCs w:val="22"/>
        </w:rPr>
        <w:lastRenderedPageBreak/>
        <w:t>Capítulo II. Resultados de autoevaluación del proyecto curricular</w:t>
      </w:r>
      <w:bookmarkEnd w:id="179"/>
      <w:r w:rsidRPr="00396F9A">
        <w:rPr>
          <w:rFonts w:cs="Times New Roman"/>
          <w:szCs w:val="22"/>
        </w:rPr>
        <w:t xml:space="preserve"> </w:t>
      </w:r>
    </w:p>
    <w:p w14:paraId="71BDEE67" w14:textId="77777777" w:rsidR="00D97984" w:rsidRPr="00396F9A" w:rsidRDefault="00D97984" w:rsidP="00396F9A">
      <w:pPr>
        <w:pStyle w:val="Ttulo2"/>
        <w:numPr>
          <w:ilvl w:val="1"/>
          <w:numId w:val="28"/>
        </w:numPr>
        <w:spacing w:after="240" w:line="276" w:lineRule="auto"/>
        <w:rPr>
          <w:rFonts w:cs="Times New Roman"/>
          <w:szCs w:val="22"/>
        </w:rPr>
      </w:pPr>
      <w:bookmarkStart w:id="180" w:name="_Toc211354418"/>
      <w:r w:rsidRPr="00396F9A">
        <w:rPr>
          <w:rFonts w:cs="Times New Roman"/>
          <w:szCs w:val="22"/>
        </w:rPr>
        <w:t>Metodología de autoevaluación</w:t>
      </w:r>
      <w:bookmarkEnd w:id="180"/>
    </w:p>
    <w:p w14:paraId="39A21DFB" w14:textId="62128159" w:rsidR="008E4B96" w:rsidRPr="00396F9A" w:rsidRDefault="008E4B96" w:rsidP="3ACC93D9">
      <w:pPr>
        <w:pStyle w:val="Sinespaciado"/>
        <w:spacing w:line="276" w:lineRule="auto"/>
        <w:jc w:val="both"/>
        <w:rPr>
          <w:rFonts w:ascii="Times New Roman" w:hAnsi="Times New Roman" w:cs="Times New Roman"/>
        </w:rPr>
      </w:pPr>
      <w:r w:rsidRPr="00396F9A">
        <w:rPr>
          <w:rFonts w:ascii="Times New Roman" w:hAnsi="Times New Roman" w:cs="Times New Roman"/>
        </w:rPr>
        <w:t xml:space="preserve">La Universidad Distrital Francisco José de Caldas, reconociendo la importancia de fomentar y consolidar una cultura de la autoevaluación y autorregulación permanente a nivel institucional y en sus </w:t>
      </w:r>
      <w:r w:rsidR="007D2908" w:rsidRPr="00396F9A">
        <w:rPr>
          <w:rFonts w:ascii="Times New Roman" w:hAnsi="Times New Roman" w:cs="Times New Roman"/>
        </w:rPr>
        <w:t xml:space="preserve">proyectos curriculares </w:t>
      </w:r>
      <w:r w:rsidRPr="00396F9A">
        <w:rPr>
          <w:rFonts w:ascii="Times New Roman" w:hAnsi="Times New Roman" w:cs="Times New Roman"/>
        </w:rPr>
        <w:t>en virtud de la excelencia académica y del reconocimiento de su Acreditación en Alta Calidad, ha propiciado la creación del Modelo Sistémico de Autoevaluación y Autorregulación, el cual articula los componentes del modelo de condiciones de calidad  (</w:t>
      </w:r>
      <w:hyperlink r:id="rId22" w:history="1">
        <w:r w:rsidRPr="00396F9A">
          <w:rPr>
            <w:rStyle w:val="Hipervnculo"/>
            <w:rFonts w:ascii="Times New Roman" w:hAnsi="Times New Roman" w:cs="Times New Roman"/>
          </w:rPr>
          <w:t>Decreto 1330 de 2019</w:t>
        </w:r>
      </w:hyperlink>
      <w:r w:rsidRPr="001A2CAA">
        <w:rPr>
          <w:rFonts w:ascii="Times New Roman" w:hAnsi="Times New Roman" w:cs="Times New Roman"/>
        </w:rPr>
        <w:t>) y de Acreditación en Alta Calidad (</w:t>
      </w:r>
      <w:hyperlink r:id="rId23" w:history="1">
        <w:r w:rsidRPr="00396F9A">
          <w:rPr>
            <w:rStyle w:val="Hipervnculo"/>
            <w:rFonts w:ascii="Times New Roman" w:hAnsi="Times New Roman" w:cs="Times New Roman"/>
          </w:rPr>
          <w:t>Acuerdo 02 de 2020 CESU</w:t>
        </w:r>
      </w:hyperlink>
      <w:r w:rsidRPr="001A2CAA">
        <w:rPr>
          <w:rFonts w:ascii="Times New Roman" w:hAnsi="Times New Roman" w:cs="Times New Roman"/>
        </w:rPr>
        <w:t>),  para evidenciar los elementos más re</w:t>
      </w:r>
      <w:r w:rsidRPr="00396F9A">
        <w:rPr>
          <w:rFonts w:ascii="Times New Roman" w:hAnsi="Times New Roman" w:cs="Times New Roman"/>
        </w:rPr>
        <w:t xml:space="preserve">levantes de la </w:t>
      </w:r>
      <w:r w:rsidR="007D2908" w:rsidRPr="00396F9A">
        <w:rPr>
          <w:rFonts w:ascii="Times New Roman" w:hAnsi="Times New Roman" w:cs="Times New Roman"/>
        </w:rPr>
        <w:t xml:space="preserve">institución y de los proyectos curriculares </w:t>
      </w:r>
      <w:r w:rsidRPr="00396F9A">
        <w:rPr>
          <w:rFonts w:ascii="Times New Roman" w:hAnsi="Times New Roman" w:cs="Times New Roman"/>
        </w:rPr>
        <w:t xml:space="preserve">en cumplimiento de sus fines misionales. </w:t>
      </w:r>
    </w:p>
    <w:p w14:paraId="0DBBAC79" w14:textId="725FDE9D" w:rsidR="008E4B96" w:rsidRPr="00396F9A" w:rsidRDefault="008E4B96" w:rsidP="00E84BD5">
      <w:pPr>
        <w:pStyle w:val="Sinespaciado"/>
        <w:spacing w:before="240" w:line="276" w:lineRule="auto"/>
        <w:jc w:val="both"/>
        <w:rPr>
          <w:rFonts w:ascii="Times New Roman" w:hAnsi="Times New Roman" w:cs="Times New Roman"/>
          <w:bCs/>
        </w:rPr>
      </w:pPr>
      <w:r w:rsidRPr="00396F9A">
        <w:rPr>
          <w:rFonts w:ascii="Times New Roman" w:hAnsi="Times New Roman" w:cs="Times New Roman"/>
          <w:bCs/>
        </w:rPr>
        <w:t xml:space="preserve">De manera que, el modelo guarda plena relación con los lineamientos establecidos en el orden nacional, para los procesos de Registro Calificado como para Acreditación en Alta Calidad de los </w:t>
      </w:r>
      <w:r w:rsidR="007D2908" w:rsidRPr="00396F9A">
        <w:rPr>
          <w:rFonts w:ascii="Times New Roman" w:hAnsi="Times New Roman" w:cs="Times New Roman"/>
          <w:bCs/>
        </w:rPr>
        <w:t>proyectos curriculares, p</w:t>
      </w:r>
      <w:r w:rsidRPr="00396F9A">
        <w:rPr>
          <w:rFonts w:ascii="Times New Roman" w:hAnsi="Times New Roman" w:cs="Times New Roman"/>
          <w:bCs/>
        </w:rPr>
        <w:t>ermitiendo generar procesos de autoevaluación y autorregulación desde una concepción académica y participativa de los diversos actores de la comunidad universitaria, propendiendo a través de estos procesos impactar en la formación integral de los estudiantes.</w:t>
      </w:r>
    </w:p>
    <w:p w14:paraId="73D465F6" w14:textId="1E3437B3" w:rsidR="008E4B96" w:rsidRPr="00396F9A" w:rsidRDefault="008E4B96" w:rsidP="00E84BD5">
      <w:pPr>
        <w:pStyle w:val="Sinespaciado"/>
        <w:spacing w:before="240" w:line="276" w:lineRule="auto"/>
        <w:jc w:val="both"/>
        <w:rPr>
          <w:rFonts w:ascii="Times New Roman" w:hAnsi="Times New Roman" w:cs="Times New Roman"/>
          <w:bCs/>
        </w:rPr>
      </w:pPr>
      <w:r w:rsidRPr="00396F9A">
        <w:rPr>
          <w:rFonts w:ascii="Times New Roman" w:hAnsi="Times New Roman" w:cs="Times New Roman"/>
          <w:bCs/>
        </w:rPr>
        <w:t xml:space="preserve">Las categorías que integran el Modelo Sistémico de Autoevaluación y Autorregulación son las siguientes: </w:t>
      </w:r>
    </w:p>
    <w:p w14:paraId="3D6E5C57" w14:textId="07B761D0" w:rsidR="0081484E" w:rsidRPr="001A2CAA" w:rsidRDefault="0081484E" w:rsidP="00E84BD5">
      <w:pPr>
        <w:pStyle w:val="Descripcin"/>
        <w:keepNext/>
        <w:spacing w:before="240" w:after="0" w:line="276" w:lineRule="auto"/>
        <w:jc w:val="center"/>
        <w:rPr>
          <w:rFonts w:ascii="Times New Roman" w:hAnsi="Times New Roman" w:cs="Times New Roman"/>
          <w:i w:val="0"/>
          <w:color w:val="auto"/>
          <w:sz w:val="22"/>
          <w:szCs w:val="22"/>
        </w:rPr>
      </w:pPr>
      <w:bookmarkStart w:id="181" w:name="_Toc211354517"/>
      <w:r w:rsidRPr="00396F9A">
        <w:rPr>
          <w:rFonts w:ascii="Times New Roman" w:hAnsi="Times New Roman" w:cs="Times New Roman"/>
          <w:i w:val="0"/>
          <w:color w:val="auto"/>
          <w:sz w:val="22"/>
          <w:szCs w:val="22"/>
        </w:rPr>
        <w:t xml:space="preserve">Ilustración </w:t>
      </w:r>
      <w:r w:rsidRPr="001A2CAA">
        <w:rPr>
          <w:rFonts w:ascii="Times New Roman" w:hAnsi="Times New Roman" w:cs="Times New Roman"/>
          <w:i w:val="0"/>
          <w:color w:val="auto"/>
          <w:sz w:val="22"/>
          <w:szCs w:val="22"/>
        </w:rPr>
        <w:fldChar w:fldCharType="begin"/>
      </w:r>
      <w:r w:rsidRPr="00396F9A">
        <w:rPr>
          <w:rFonts w:ascii="Times New Roman" w:hAnsi="Times New Roman" w:cs="Times New Roman"/>
          <w:i w:val="0"/>
          <w:color w:val="auto"/>
          <w:sz w:val="22"/>
          <w:szCs w:val="22"/>
        </w:rPr>
        <w:instrText xml:space="preserve"> SEQ Ilustración \* ARABIC </w:instrText>
      </w:r>
      <w:r w:rsidRPr="001A2CA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w:t>
      </w:r>
      <w:r w:rsidRPr="001A2CA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Modelo Sistémico de Autoevaluación y Autorregulación</w:t>
      </w:r>
      <w:r w:rsidR="007D2908" w:rsidRPr="001A2CAA">
        <w:rPr>
          <w:rFonts w:ascii="Times New Roman" w:hAnsi="Times New Roman" w:cs="Times New Roman"/>
          <w:i w:val="0"/>
          <w:color w:val="auto"/>
          <w:sz w:val="22"/>
          <w:szCs w:val="22"/>
        </w:rPr>
        <w:t>.</w:t>
      </w:r>
      <w:bookmarkEnd w:id="181"/>
    </w:p>
    <w:p w14:paraId="4DD94C26" w14:textId="77777777" w:rsidR="0081484E" w:rsidRPr="001A2CAA" w:rsidRDefault="0081484E" w:rsidP="00E84BD5">
      <w:pPr>
        <w:pStyle w:val="Sinespaciado"/>
        <w:spacing w:line="276" w:lineRule="auto"/>
        <w:jc w:val="center"/>
        <w:rPr>
          <w:rFonts w:ascii="Times New Roman" w:hAnsi="Times New Roman" w:cs="Times New Roman"/>
          <w:bCs/>
        </w:rPr>
      </w:pPr>
      <w:r w:rsidRPr="00396F9A">
        <w:rPr>
          <w:rFonts w:ascii="Times New Roman" w:hAnsi="Times New Roman" w:cs="Times New Roman"/>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24"/>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244B1FC7" w14:textId="6176AD0F" w:rsidR="0081484E" w:rsidRPr="00396F9A" w:rsidRDefault="0081484E" w:rsidP="00E84BD5">
      <w:pPr>
        <w:pStyle w:val="Sinespaciado"/>
        <w:spacing w:line="276" w:lineRule="auto"/>
        <w:jc w:val="center"/>
        <w:rPr>
          <w:rFonts w:ascii="Times New Roman" w:hAnsi="Times New Roman" w:cs="Times New Roman"/>
          <w:bCs/>
        </w:rPr>
      </w:pPr>
      <w:r w:rsidRPr="00396F9A">
        <w:rPr>
          <w:rFonts w:ascii="Times New Roman" w:hAnsi="Times New Roman" w:cs="Times New Roman"/>
          <w:bCs/>
        </w:rPr>
        <w:t>Fuente: Currículo y Calidad, Universidad Distrital Francisco José de Caldas.</w:t>
      </w:r>
    </w:p>
    <w:p w14:paraId="63550FE7" w14:textId="3F35D9DB" w:rsidR="0081484E" w:rsidRPr="00396F9A" w:rsidRDefault="0081484E" w:rsidP="00E84BD5">
      <w:pPr>
        <w:pStyle w:val="Sinespaciado"/>
        <w:spacing w:before="240" w:line="276" w:lineRule="auto"/>
        <w:jc w:val="both"/>
        <w:rPr>
          <w:rFonts w:ascii="Times New Roman" w:hAnsi="Times New Roman" w:cs="Times New Roman"/>
        </w:rPr>
      </w:pPr>
      <w:r w:rsidRPr="00396F9A">
        <w:rPr>
          <w:rFonts w:ascii="Times New Roman" w:hAnsi="Times New Roman" w:cs="Times New Roman"/>
          <w:bCs/>
        </w:rPr>
        <w:t xml:space="preserve">Teniendo en cuenta el </w:t>
      </w:r>
      <w:r w:rsidRPr="00396F9A">
        <w:rPr>
          <w:rFonts w:ascii="Times New Roman" w:hAnsi="Times New Roman" w:cs="Times New Roman"/>
        </w:rPr>
        <w:t xml:space="preserve">Modelo Sistémico de Autoevaluación y Autorregulación, los </w:t>
      </w:r>
      <w:r w:rsidR="007D2908" w:rsidRPr="00396F9A">
        <w:rPr>
          <w:rFonts w:ascii="Times New Roman" w:hAnsi="Times New Roman" w:cs="Times New Roman"/>
        </w:rPr>
        <w:t>proyectos curriculares realizan sus procesos de autoevaluación en dos momentos, el primero tiene f</w:t>
      </w:r>
      <w:r w:rsidRPr="00396F9A">
        <w:rPr>
          <w:rFonts w:ascii="Times New Roman" w:hAnsi="Times New Roman" w:cs="Times New Roman"/>
        </w:rPr>
        <w:t>undamento en la necesidad de (obtener y/o</w:t>
      </w:r>
      <w:r w:rsidRPr="003700C8">
        <w:rPr>
          <w:rFonts w:ascii="Times New Roman" w:hAnsi="Times New Roman" w:cs="Times New Roman"/>
          <w:highlight w:val="yellow"/>
          <w:rPrChange w:id="182" w:author="roberto cardenas" w:date="2025-10-27T20:20:00Z" w16du:dateUtc="2025-10-28T01:20:00Z">
            <w:rPr>
              <w:rFonts w:ascii="Times New Roman" w:hAnsi="Times New Roman" w:cs="Times New Roman"/>
            </w:rPr>
          </w:rPrChange>
        </w:rPr>
        <w:t xml:space="preserve">) renovar </w:t>
      </w:r>
      <w:r w:rsidR="007D2908" w:rsidRPr="003700C8">
        <w:rPr>
          <w:rFonts w:ascii="Times New Roman" w:hAnsi="Times New Roman" w:cs="Times New Roman"/>
          <w:highlight w:val="yellow"/>
          <w:rPrChange w:id="183" w:author="roberto cardenas" w:date="2025-10-27T20:20:00Z" w16du:dateUtc="2025-10-28T01:20:00Z">
            <w:rPr>
              <w:rFonts w:ascii="Times New Roman" w:hAnsi="Times New Roman" w:cs="Times New Roman"/>
            </w:rPr>
          </w:rPrChange>
        </w:rPr>
        <w:t>su registro calificado y elaborar su plan de mejoramiento</w:t>
      </w:r>
      <w:r w:rsidR="00F46865" w:rsidRPr="00396F9A">
        <w:rPr>
          <w:rFonts w:ascii="Times New Roman" w:hAnsi="Times New Roman" w:cs="Times New Roman"/>
        </w:rPr>
        <w:t xml:space="preserve">, </w:t>
      </w:r>
      <w:r w:rsidRPr="00396F9A">
        <w:rPr>
          <w:rFonts w:ascii="Times New Roman" w:hAnsi="Times New Roman" w:cs="Times New Roman"/>
        </w:rPr>
        <w:t xml:space="preserve">en cuanto que </w:t>
      </w:r>
      <w:r w:rsidR="00F46865" w:rsidRPr="00396F9A">
        <w:rPr>
          <w:rFonts w:ascii="Times New Roman" w:hAnsi="Times New Roman" w:cs="Times New Roman"/>
        </w:rPr>
        <w:t xml:space="preserve">en </w:t>
      </w:r>
      <w:r w:rsidRPr="00396F9A">
        <w:rPr>
          <w:rFonts w:ascii="Times New Roman" w:hAnsi="Times New Roman" w:cs="Times New Roman"/>
        </w:rPr>
        <w:t xml:space="preserve">el segundo se hace un </w:t>
      </w:r>
      <w:r w:rsidRPr="002D25D9">
        <w:rPr>
          <w:rFonts w:ascii="Times New Roman" w:hAnsi="Times New Roman" w:cs="Times New Roman"/>
          <w:highlight w:val="yellow"/>
          <w:rPrChange w:id="184" w:author="roberto cardenas" w:date="2025-10-27T20:22:00Z" w16du:dateUtc="2025-10-28T01:22:00Z">
            <w:rPr>
              <w:rFonts w:ascii="Times New Roman" w:hAnsi="Times New Roman" w:cs="Times New Roman"/>
            </w:rPr>
          </w:rPrChange>
        </w:rPr>
        <w:t xml:space="preserve">seguimiento y balance del plan de mejoramiento </w:t>
      </w:r>
      <w:r w:rsidR="00E4599C" w:rsidRPr="002D25D9">
        <w:rPr>
          <w:rFonts w:ascii="Times New Roman" w:hAnsi="Times New Roman" w:cs="Times New Roman"/>
          <w:highlight w:val="yellow"/>
          <w:rPrChange w:id="185" w:author="roberto cardenas" w:date="2025-10-27T20:22:00Z" w16du:dateUtc="2025-10-28T01:22:00Z">
            <w:rPr>
              <w:rFonts w:ascii="Times New Roman" w:hAnsi="Times New Roman" w:cs="Times New Roman"/>
            </w:rPr>
          </w:rPrChange>
        </w:rPr>
        <w:t>propuesto</w:t>
      </w:r>
      <w:r w:rsidR="00E4599C" w:rsidRPr="00396F9A">
        <w:rPr>
          <w:rFonts w:ascii="Times New Roman" w:hAnsi="Times New Roman" w:cs="Times New Roman"/>
        </w:rPr>
        <w:t>;</w:t>
      </w:r>
      <w:r w:rsidRPr="00396F9A">
        <w:rPr>
          <w:rFonts w:ascii="Times New Roman" w:hAnsi="Times New Roman" w:cs="Times New Roman"/>
        </w:rPr>
        <w:t xml:space="preserve"> así como un nuevo análisis al estado de las categorías del modelo. En consecuencia, los procesos de autoevaluación y autorregulación realizados previamente permite</w:t>
      </w:r>
      <w:r w:rsidR="00E4599C" w:rsidRPr="00396F9A">
        <w:rPr>
          <w:rFonts w:ascii="Times New Roman" w:hAnsi="Times New Roman" w:cs="Times New Roman"/>
        </w:rPr>
        <w:t>n</w:t>
      </w:r>
      <w:r w:rsidRPr="00396F9A">
        <w:rPr>
          <w:rFonts w:ascii="Times New Roman" w:hAnsi="Times New Roman" w:cs="Times New Roman"/>
        </w:rPr>
        <w:t xml:space="preserve"> a los </w:t>
      </w:r>
      <w:r w:rsidR="007D2908" w:rsidRPr="00396F9A">
        <w:rPr>
          <w:rFonts w:ascii="Times New Roman" w:hAnsi="Times New Roman" w:cs="Times New Roman"/>
        </w:rPr>
        <w:t xml:space="preserve">proyectos curriculares </w:t>
      </w:r>
      <w:r w:rsidRPr="00396F9A">
        <w:rPr>
          <w:rFonts w:ascii="Times New Roman" w:hAnsi="Times New Roman" w:cs="Times New Roman"/>
        </w:rPr>
        <w:t>consolidar el Informe de Autoevaluación con fines de la Acreditación en Alta Calidad.</w:t>
      </w:r>
    </w:p>
    <w:p w14:paraId="51500488" w14:textId="0F2B2549" w:rsidR="0081484E" w:rsidRPr="00396F9A" w:rsidRDefault="0081484E" w:rsidP="00E84BD5">
      <w:pPr>
        <w:pStyle w:val="Sinespaciado"/>
        <w:spacing w:before="240" w:line="276" w:lineRule="auto"/>
        <w:jc w:val="both"/>
        <w:rPr>
          <w:rFonts w:ascii="Times New Roman" w:hAnsi="Times New Roman" w:cs="Times New Roman"/>
          <w:color w:val="00B0F0"/>
        </w:rPr>
      </w:pPr>
      <w:r w:rsidRPr="00396F9A">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00BD5899" w:rsidRPr="00396F9A">
        <w:rPr>
          <w:rFonts w:ascii="Times New Roman" w:hAnsi="Times New Roman" w:cs="Times New Roman"/>
        </w:rPr>
        <w:t xml:space="preserve">Maestría en Ciencias de la </w:t>
      </w:r>
      <w:r w:rsidR="00BD5899" w:rsidRPr="00396F9A">
        <w:rPr>
          <w:rFonts w:ascii="Times New Roman" w:hAnsi="Times New Roman" w:cs="Times New Roman"/>
        </w:rPr>
        <w:lastRenderedPageBreak/>
        <w:t>Información y las Comunicaciones –</w:t>
      </w:r>
      <w:r w:rsidR="00585261" w:rsidRPr="00396F9A">
        <w:rPr>
          <w:rFonts w:ascii="Times New Roman" w:hAnsi="Times New Roman" w:cs="Times New Roman"/>
        </w:rPr>
        <w:t xml:space="preserve"> </w:t>
      </w:r>
      <w:r w:rsidR="00BD5899" w:rsidRPr="00396F9A">
        <w:rPr>
          <w:rFonts w:ascii="Times New Roman" w:hAnsi="Times New Roman" w:cs="Times New Roman"/>
        </w:rPr>
        <w:t>Metodología Profundización (SNIES: 116070)</w:t>
      </w:r>
      <w:r w:rsidRPr="00396F9A">
        <w:rPr>
          <w:rFonts w:ascii="Times New Roman" w:hAnsi="Times New Roman" w:cs="Times New Roman"/>
        </w:rPr>
        <w:t>, se desarrolló a partir de las siguientes etapas y respectivas actividades:</w:t>
      </w:r>
    </w:p>
    <w:p w14:paraId="5317EDD0" w14:textId="3EA479D1" w:rsidR="00A32CC6" w:rsidRPr="00396F9A" w:rsidRDefault="00A32CC6" w:rsidP="00E84BD5">
      <w:pPr>
        <w:pStyle w:val="Descripcin"/>
        <w:keepNext/>
        <w:spacing w:before="240" w:after="0" w:line="276" w:lineRule="auto"/>
        <w:jc w:val="center"/>
        <w:rPr>
          <w:rFonts w:ascii="Times New Roman" w:hAnsi="Times New Roman" w:cs="Times New Roman"/>
          <w:i w:val="0"/>
          <w:color w:val="auto"/>
          <w:sz w:val="22"/>
          <w:szCs w:val="22"/>
        </w:rPr>
      </w:pPr>
      <w:bookmarkStart w:id="186" w:name="_Toc211354518"/>
      <w:r w:rsidRPr="00396F9A">
        <w:rPr>
          <w:rFonts w:ascii="Times New Roman" w:hAnsi="Times New Roman" w:cs="Times New Roman"/>
          <w:i w:val="0"/>
          <w:color w:val="auto"/>
          <w:sz w:val="22"/>
          <w:szCs w:val="22"/>
        </w:rPr>
        <w:t xml:space="preserve">Ilustración </w:t>
      </w:r>
      <w:r w:rsidRPr="001A2CAA">
        <w:rPr>
          <w:rFonts w:ascii="Times New Roman" w:hAnsi="Times New Roman" w:cs="Times New Roman"/>
          <w:i w:val="0"/>
          <w:color w:val="auto"/>
          <w:sz w:val="22"/>
          <w:szCs w:val="22"/>
        </w:rPr>
        <w:fldChar w:fldCharType="begin"/>
      </w:r>
      <w:r w:rsidRPr="00396F9A">
        <w:rPr>
          <w:rFonts w:ascii="Times New Roman" w:hAnsi="Times New Roman" w:cs="Times New Roman"/>
          <w:i w:val="0"/>
          <w:color w:val="auto"/>
          <w:sz w:val="22"/>
          <w:szCs w:val="22"/>
        </w:rPr>
        <w:instrText xml:space="preserve"> SEQ Ilustración \* ARABIC </w:instrText>
      </w:r>
      <w:r w:rsidRPr="001A2CA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w:t>
      </w:r>
      <w:r w:rsidRPr="001A2CA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Etapas metodológicas para la </w:t>
      </w:r>
      <w:r w:rsidR="007D2908" w:rsidRPr="001A2CAA">
        <w:rPr>
          <w:rFonts w:ascii="Times New Roman" w:hAnsi="Times New Roman" w:cs="Times New Roman"/>
          <w:i w:val="0"/>
          <w:color w:val="auto"/>
          <w:sz w:val="22"/>
          <w:szCs w:val="22"/>
        </w:rPr>
        <w:t>obtención y/o renovación de acreditación de proyectos curriculare</w:t>
      </w:r>
      <w:r w:rsidR="007D2908" w:rsidRPr="00396F9A">
        <w:rPr>
          <w:rFonts w:ascii="Times New Roman" w:hAnsi="Times New Roman" w:cs="Times New Roman"/>
          <w:i w:val="0"/>
          <w:color w:val="auto"/>
          <w:sz w:val="22"/>
          <w:szCs w:val="22"/>
        </w:rPr>
        <w:t>s.</w:t>
      </w:r>
      <w:bookmarkEnd w:id="186"/>
    </w:p>
    <w:p w14:paraId="580B213F" w14:textId="082B143F" w:rsidR="00A32CC6" w:rsidRPr="001A2CAA" w:rsidRDefault="00BD5899" w:rsidP="00E84BD5">
      <w:pPr>
        <w:pStyle w:val="Sinespaciado"/>
        <w:spacing w:line="276" w:lineRule="auto"/>
        <w:jc w:val="center"/>
        <w:rPr>
          <w:rFonts w:ascii="Times New Roman" w:hAnsi="Times New Roman" w:cs="Times New Roman"/>
        </w:rPr>
      </w:pPr>
      <w:r w:rsidRPr="001A2CAA">
        <w:rPr>
          <w:rFonts w:ascii="Times New Roman" w:hAnsi="Times New Roman" w:cs="Times New Roman"/>
          <w:noProof/>
        </w:rPr>
        <w:drawing>
          <wp:inline distT="0" distB="0" distL="0" distR="0" wp14:anchorId="77B469C8" wp14:editId="79FE4B1E">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39590" cy="2036772"/>
                    </a:xfrm>
                    <a:prstGeom prst="rect">
                      <a:avLst/>
                    </a:prstGeom>
                  </pic:spPr>
                </pic:pic>
              </a:graphicData>
            </a:graphic>
          </wp:inline>
        </w:drawing>
      </w:r>
    </w:p>
    <w:p w14:paraId="3E07622D" w14:textId="055BF10A" w:rsidR="00A32CC6" w:rsidRPr="00396F9A" w:rsidRDefault="00A32CC6" w:rsidP="00E84BD5">
      <w:pPr>
        <w:pStyle w:val="Sinespaciado"/>
        <w:spacing w:line="276" w:lineRule="auto"/>
        <w:jc w:val="center"/>
        <w:rPr>
          <w:rFonts w:ascii="Times New Roman" w:hAnsi="Times New Roman" w:cs="Times New Roman"/>
        </w:rPr>
      </w:pPr>
      <w:r w:rsidRPr="00396F9A">
        <w:rPr>
          <w:rFonts w:ascii="Times New Roman" w:hAnsi="Times New Roman" w:cs="Times New Roman"/>
          <w:bCs/>
        </w:rPr>
        <w:t>Fuente: Currículo y Calidad, Universidad Distrital Francisco José de Caldas.</w:t>
      </w:r>
    </w:p>
    <w:p w14:paraId="615D19C5" w14:textId="77777777" w:rsidR="003A4EC7" w:rsidRPr="00396F9A" w:rsidRDefault="003A4EC7" w:rsidP="00E84BD5">
      <w:pPr>
        <w:pStyle w:val="Sinespaciado"/>
        <w:spacing w:before="240" w:line="276" w:lineRule="auto"/>
        <w:jc w:val="both"/>
        <w:rPr>
          <w:rFonts w:ascii="Times New Roman" w:hAnsi="Times New Roman" w:cs="Times New Roman"/>
          <w:b/>
          <w:bCs/>
        </w:rPr>
      </w:pPr>
      <w:r w:rsidRPr="00396F9A">
        <w:rPr>
          <w:rFonts w:ascii="Times New Roman" w:hAnsi="Times New Roman" w:cs="Times New Roman"/>
          <w:b/>
          <w:bCs/>
        </w:rPr>
        <w:t xml:space="preserve">Etapa I. Preparación del proceso </w:t>
      </w:r>
    </w:p>
    <w:p w14:paraId="19AF79DE" w14:textId="34417E4A" w:rsidR="003A4EC7" w:rsidRPr="00396F9A" w:rsidRDefault="3ACDAD51" w:rsidP="00E84BD5">
      <w:pPr>
        <w:spacing w:before="240" w:after="0" w:line="276" w:lineRule="auto"/>
        <w:jc w:val="both"/>
        <w:rPr>
          <w:rFonts w:ascii="Times New Roman" w:eastAsia="Times New Roman" w:hAnsi="Times New Roman" w:cs="Times New Roman"/>
          <w:lang w:val="es-CO" w:eastAsia="es-CO"/>
        </w:rPr>
      </w:pPr>
      <w:r w:rsidRPr="00396F9A">
        <w:rPr>
          <w:rFonts w:ascii="Times New Roman" w:eastAsia="Times New Roman" w:hAnsi="Times New Roman" w:cs="Times New Roman"/>
          <w:lang w:val="es-CO"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14:paraId="57C7CBAA" w14:textId="4F96BD04" w:rsidR="003B2F05" w:rsidRPr="00396F9A" w:rsidRDefault="003B2F05" w:rsidP="00396F9A">
      <w:pPr>
        <w:pStyle w:val="Sinespaciado"/>
        <w:numPr>
          <w:ilvl w:val="0"/>
          <w:numId w:val="3"/>
        </w:numPr>
        <w:spacing w:before="240" w:line="276" w:lineRule="auto"/>
        <w:jc w:val="both"/>
        <w:rPr>
          <w:rFonts w:ascii="Times New Roman" w:hAnsi="Times New Roman" w:cs="Times New Roman"/>
        </w:rPr>
      </w:pPr>
      <w:r w:rsidRPr="00396F9A">
        <w:rPr>
          <w:rFonts w:ascii="Times New Roman" w:hAnsi="Times New Roman" w:cs="Times New Roman"/>
          <w:bCs/>
          <w:iCs/>
        </w:rPr>
        <w:t>Conformación de grupo de trabajo</w:t>
      </w:r>
      <w:r w:rsidR="00406F72" w:rsidRPr="00396F9A">
        <w:rPr>
          <w:rFonts w:ascii="Times New Roman" w:hAnsi="Times New Roman" w:cs="Times New Roman"/>
          <w:bCs/>
          <w:iCs/>
        </w:rPr>
        <w:t xml:space="preserve">: </w:t>
      </w:r>
      <w:r w:rsidRPr="00396F9A">
        <w:rPr>
          <w:rFonts w:ascii="Times New Roman" w:hAnsi="Times New Roman" w:cs="Times New Roman"/>
        </w:rPr>
        <w:t xml:space="preserve">Los consejos curriculares definen los grupos de trabajo para el desarrollo de actividades relacionadas con la autoevaluación y construcción de informe de autoevaluación con fines de renovación de </w:t>
      </w:r>
      <w:r w:rsidR="004D4C5C" w:rsidRPr="00396F9A">
        <w:rPr>
          <w:rFonts w:ascii="Times New Roman" w:hAnsi="Times New Roman" w:cs="Times New Roman"/>
        </w:rPr>
        <w:t>la A</w:t>
      </w:r>
      <w:r w:rsidRPr="00396F9A">
        <w:rPr>
          <w:rFonts w:ascii="Times New Roman" w:hAnsi="Times New Roman" w:cs="Times New Roman"/>
        </w:rPr>
        <w:t xml:space="preserve">creditación en </w:t>
      </w:r>
      <w:r w:rsidR="004D4C5C" w:rsidRPr="00396F9A">
        <w:rPr>
          <w:rFonts w:ascii="Times New Roman" w:hAnsi="Times New Roman" w:cs="Times New Roman"/>
        </w:rPr>
        <w:t>A</w:t>
      </w:r>
      <w:r w:rsidRPr="00396F9A">
        <w:rPr>
          <w:rFonts w:ascii="Times New Roman" w:hAnsi="Times New Roman" w:cs="Times New Roman"/>
        </w:rPr>
        <w:t xml:space="preserve">lta </w:t>
      </w:r>
      <w:r w:rsidR="004D4C5C" w:rsidRPr="00396F9A">
        <w:rPr>
          <w:rFonts w:ascii="Times New Roman" w:hAnsi="Times New Roman" w:cs="Times New Roman"/>
        </w:rPr>
        <w:t>C</w:t>
      </w:r>
      <w:r w:rsidRPr="00396F9A">
        <w:rPr>
          <w:rFonts w:ascii="Times New Roman" w:hAnsi="Times New Roman" w:cs="Times New Roman"/>
        </w:rPr>
        <w:t>alidad.</w:t>
      </w:r>
    </w:p>
    <w:p w14:paraId="26C1ED96" w14:textId="383257F2" w:rsidR="003B2F05" w:rsidRPr="00396F9A" w:rsidRDefault="003B2F05" w:rsidP="00396F9A">
      <w:pPr>
        <w:pStyle w:val="Sinespaciado"/>
        <w:numPr>
          <w:ilvl w:val="0"/>
          <w:numId w:val="3"/>
        </w:numPr>
        <w:spacing w:line="276" w:lineRule="auto"/>
        <w:jc w:val="both"/>
        <w:rPr>
          <w:rFonts w:ascii="Times New Roman" w:hAnsi="Times New Roman" w:cs="Times New Roman"/>
        </w:rPr>
      </w:pPr>
      <w:r w:rsidRPr="00396F9A">
        <w:rPr>
          <w:rFonts w:ascii="Times New Roman" w:hAnsi="Times New Roman" w:cs="Times New Roman"/>
          <w:bCs/>
          <w:iCs/>
        </w:rPr>
        <w:t xml:space="preserve">Apropiación de los lineamientos del modelo de renovación de </w:t>
      </w:r>
      <w:r w:rsidR="004D4C5C" w:rsidRPr="00396F9A">
        <w:rPr>
          <w:rFonts w:ascii="Times New Roman" w:hAnsi="Times New Roman" w:cs="Times New Roman"/>
          <w:bCs/>
          <w:iCs/>
        </w:rPr>
        <w:t xml:space="preserve">la </w:t>
      </w:r>
      <w:r w:rsidRPr="00396F9A">
        <w:rPr>
          <w:rFonts w:ascii="Times New Roman" w:hAnsi="Times New Roman" w:cs="Times New Roman"/>
          <w:bCs/>
          <w:iCs/>
        </w:rPr>
        <w:t>Acreditación en Alta Calidad</w:t>
      </w:r>
      <w:r w:rsidR="00406F72" w:rsidRPr="00396F9A">
        <w:rPr>
          <w:rFonts w:ascii="Times New Roman" w:hAnsi="Times New Roman" w:cs="Times New Roman"/>
          <w:bCs/>
          <w:iCs/>
        </w:rPr>
        <w:t xml:space="preserve">: </w:t>
      </w:r>
      <w:r w:rsidRPr="00396F9A">
        <w:rPr>
          <w:rFonts w:ascii="Times New Roman" w:hAnsi="Times New Roman" w:cs="Times New Roman"/>
        </w:rPr>
        <w:t>Los consejos curriculares</w:t>
      </w:r>
      <w:r w:rsidR="004D4C5C" w:rsidRPr="00396F9A">
        <w:rPr>
          <w:rFonts w:ascii="Times New Roman" w:hAnsi="Times New Roman" w:cs="Times New Roman"/>
        </w:rPr>
        <w:t>,</w:t>
      </w:r>
      <w:r w:rsidRPr="00396F9A">
        <w:rPr>
          <w:rFonts w:ascii="Times New Roman" w:hAnsi="Times New Roman" w:cs="Times New Roman"/>
        </w:rPr>
        <w:t xml:space="preserve"> con acompañamiento de la Coordinación del Comité de Currículo y Calidad de la Facultad, realizan la apropiación de lineamientos del modelo de renovación de </w:t>
      </w:r>
      <w:r w:rsidR="004D4C5C" w:rsidRPr="00396F9A">
        <w:rPr>
          <w:rFonts w:ascii="Times New Roman" w:hAnsi="Times New Roman" w:cs="Times New Roman"/>
        </w:rPr>
        <w:t xml:space="preserve">la </w:t>
      </w:r>
      <w:r w:rsidRPr="00396F9A">
        <w:rPr>
          <w:rFonts w:ascii="Times New Roman" w:hAnsi="Times New Roman" w:cs="Times New Roman"/>
        </w:rPr>
        <w:t>Acreditación en Alta Calidad vigentes. De igual manera, en esta jornada de apropiación debe</w:t>
      </w:r>
      <w:r w:rsidR="004D4C5C" w:rsidRPr="00396F9A">
        <w:rPr>
          <w:rFonts w:ascii="Times New Roman" w:hAnsi="Times New Roman" w:cs="Times New Roman"/>
        </w:rPr>
        <w:t>n</w:t>
      </w:r>
      <w:r w:rsidRPr="00396F9A">
        <w:rPr>
          <w:rFonts w:ascii="Times New Roman" w:hAnsi="Times New Roman" w:cs="Times New Roman"/>
        </w:rPr>
        <w:t xml:space="preserve"> incorporarse algunos elementos esenciales sobre toda la etapa de autoevaluación, particularmente sobre el ejercicio de ponderación de factores y características del modelo. </w:t>
      </w:r>
    </w:p>
    <w:p w14:paraId="7E1462D4" w14:textId="035EE7E3" w:rsidR="003B2F05" w:rsidRPr="00396F9A" w:rsidRDefault="003B2F05" w:rsidP="00396F9A">
      <w:pPr>
        <w:pStyle w:val="Sinespaciado"/>
        <w:numPr>
          <w:ilvl w:val="0"/>
          <w:numId w:val="3"/>
        </w:numPr>
        <w:spacing w:after="240" w:line="276" w:lineRule="auto"/>
        <w:jc w:val="both"/>
        <w:rPr>
          <w:rFonts w:ascii="Times New Roman" w:hAnsi="Times New Roman" w:cs="Times New Roman"/>
          <w:shd w:val="clear" w:color="auto" w:fill="FFFFFF"/>
        </w:rPr>
      </w:pPr>
      <w:r w:rsidRPr="00396F9A">
        <w:rPr>
          <w:rFonts w:ascii="Times New Roman" w:hAnsi="Times New Roman" w:cs="Times New Roman"/>
          <w:bCs/>
          <w:iCs/>
        </w:rPr>
        <w:t>Diseño del plan de trabajo de autoevaluación</w:t>
      </w:r>
      <w:r w:rsidR="00406F72" w:rsidRPr="00396F9A">
        <w:rPr>
          <w:rFonts w:ascii="Times New Roman" w:hAnsi="Times New Roman" w:cs="Times New Roman"/>
          <w:bCs/>
          <w:iCs/>
        </w:rPr>
        <w:t xml:space="preserve">: </w:t>
      </w:r>
      <w:r w:rsidRPr="00396F9A">
        <w:rPr>
          <w:rFonts w:ascii="Times New Roman" w:hAnsi="Times New Roman" w:cs="Times New Roman"/>
          <w:shd w:val="clear" w:color="auto" w:fill="FFFFFF"/>
        </w:rPr>
        <w:t xml:space="preserve">Corresponde a la elaboración de un cronograma que identifique cuándo se deben consolidar los informes de autoevaluación en las coordinaciones de los Comités de Currículo y </w:t>
      </w:r>
      <w:r w:rsidR="00406F72" w:rsidRPr="00396F9A">
        <w:rPr>
          <w:rFonts w:ascii="Times New Roman" w:hAnsi="Times New Roman" w:cs="Times New Roman"/>
          <w:shd w:val="clear" w:color="auto" w:fill="FFFFFF"/>
        </w:rPr>
        <w:t>C</w:t>
      </w:r>
      <w:r w:rsidRPr="00396F9A">
        <w:rPr>
          <w:rFonts w:ascii="Times New Roman" w:hAnsi="Times New Roman" w:cs="Times New Roman"/>
          <w:shd w:val="clear" w:color="auto" w:fill="FFFFFF"/>
        </w:rPr>
        <w:t xml:space="preserve">alidad de Facultad e Institucional y, a partir de estos establecer la planeación del </w:t>
      </w:r>
      <w:r w:rsidR="00406F72" w:rsidRPr="00396F9A">
        <w:rPr>
          <w:rFonts w:ascii="Times New Roman" w:hAnsi="Times New Roman" w:cs="Times New Roman"/>
          <w:shd w:val="clear" w:color="auto" w:fill="FFFFFF"/>
        </w:rPr>
        <w:t xml:space="preserve">proyecto curricular </w:t>
      </w:r>
      <w:r w:rsidRPr="00396F9A">
        <w:rPr>
          <w:rFonts w:ascii="Times New Roman" w:hAnsi="Times New Roman" w:cs="Times New Roman"/>
          <w:shd w:val="clear" w:color="auto" w:fill="FFFFFF"/>
        </w:rPr>
        <w:t>en cuanto a su proceso de Autoevaluación.</w:t>
      </w:r>
    </w:p>
    <w:p w14:paraId="3B3A09CE" w14:textId="77777777" w:rsidR="00055EEA" w:rsidRPr="00396F9A" w:rsidRDefault="00055EEA" w:rsidP="00E84BD5">
      <w:pPr>
        <w:pStyle w:val="Sinespaciado"/>
        <w:spacing w:before="240" w:line="276" w:lineRule="auto"/>
        <w:jc w:val="both"/>
        <w:rPr>
          <w:rFonts w:ascii="Times New Roman" w:hAnsi="Times New Roman" w:cs="Times New Roman"/>
          <w:b/>
          <w:bCs/>
        </w:rPr>
      </w:pPr>
      <w:r w:rsidRPr="00396F9A">
        <w:rPr>
          <w:rFonts w:ascii="Times New Roman" w:hAnsi="Times New Roman" w:cs="Times New Roman"/>
          <w:b/>
          <w:bCs/>
        </w:rPr>
        <w:t>Etapa II. Autoevaluación</w:t>
      </w:r>
    </w:p>
    <w:p w14:paraId="4EC31919" w14:textId="2DA6A887" w:rsidR="00A76EA8" w:rsidRPr="00396F9A" w:rsidRDefault="00055EEA" w:rsidP="00E84BD5">
      <w:pPr>
        <w:pStyle w:val="Sinespaciado"/>
        <w:spacing w:before="240" w:after="240" w:line="276" w:lineRule="auto"/>
        <w:jc w:val="both"/>
        <w:rPr>
          <w:rFonts w:ascii="Times New Roman" w:hAnsi="Times New Roman" w:cs="Times New Roman"/>
          <w:shd w:val="clear" w:color="auto" w:fill="FFFFFF"/>
        </w:rPr>
      </w:pPr>
      <w:r w:rsidRPr="00396F9A">
        <w:rPr>
          <w:rFonts w:ascii="Times New Roman" w:hAnsi="Times New Roman" w:cs="Times New Roman"/>
          <w:shd w:val="clear" w:color="auto" w:fill="FFFFFF"/>
        </w:rPr>
        <w:t xml:space="preserve">Son los procesos permanentes y transversales, a partir de los cuales un </w:t>
      </w:r>
      <w:r w:rsidR="00A76EA8" w:rsidRPr="00396F9A">
        <w:rPr>
          <w:rFonts w:ascii="Times New Roman" w:hAnsi="Times New Roman" w:cs="Times New Roman"/>
          <w:shd w:val="clear" w:color="auto" w:fill="FFFFFF"/>
        </w:rPr>
        <w:t>proyecto curricular</w:t>
      </w:r>
      <w:r w:rsidRPr="00396F9A">
        <w:rPr>
          <w:rFonts w:ascii="Times New Roman" w:hAnsi="Times New Roman" w:cs="Times New Roman"/>
          <w:shd w:val="clear" w:color="auto" w:fill="FFFFFF"/>
        </w:rPr>
        <w:t xml:space="preserve">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14:paraId="053E822A" w14:textId="039DB173" w:rsidR="00055EEA" w:rsidRPr="00396F9A" w:rsidRDefault="00055EEA" w:rsidP="00E84BD5">
      <w:pPr>
        <w:pStyle w:val="Sinespaciado"/>
        <w:spacing w:line="276" w:lineRule="auto"/>
        <w:jc w:val="both"/>
        <w:rPr>
          <w:rFonts w:ascii="Times New Roman" w:hAnsi="Times New Roman" w:cs="Times New Roman"/>
          <w:shd w:val="clear" w:color="auto" w:fill="FFFFFF"/>
        </w:rPr>
      </w:pPr>
      <w:r w:rsidRPr="000A03F2">
        <w:rPr>
          <w:rFonts w:ascii="Times New Roman" w:hAnsi="Times New Roman" w:cs="Times New Roman"/>
          <w:highlight w:val="yellow"/>
          <w:shd w:val="clear" w:color="auto" w:fill="FFFFFF"/>
          <w:rPrChange w:id="187" w:author="roberto cardenas" w:date="2025-10-27T20:26:00Z" w16du:dateUtc="2025-10-28T01:26:00Z">
            <w:rPr>
              <w:rFonts w:ascii="Times New Roman" w:hAnsi="Times New Roman" w:cs="Times New Roman"/>
              <w:shd w:val="clear" w:color="auto" w:fill="FFFFFF"/>
            </w:rPr>
          </w:rPrChange>
        </w:rPr>
        <w:t xml:space="preserve">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w:t>
      </w:r>
      <w:r w:rsidR="00A76EA8" w:rsidRPr="000A03F2">
        <w:rPr>
          <w:rFonts w:ascii="Times New Roman" w:hAnsi="Times New Roman" w:cs="Times New Roman"/>
          <w:highlight w:val="yellow"/>
          <w:shd w:val="clear" w:color="auto" w:fill="FFFFFF"/>
          <w:rPrChange w:id="188" w:author="roberto cardenas" w:date="2025-10-27T20:26:00Z" w16du:dateUtc="2025-10-28T01:26:00Z">
            <w:rPr>
              <w:rFonts w:ascii="Times New Roman" w:hAnsi="Times New Roman" w:cs="Times New Roman"/>
              <w:shd w:val="clear" w:color="auto" w:fill="FFFFFF"/>
            </w:rPr>
          </w:rPrChange>
        </w:rPr>
        <w:t>proyecto curricular</w:t>
      </w:r>
      <w:r w:rsidRPr="000A03F2">
        <w:rPr>
          <w:rFonts w:ascii="Times New Roman" w:hAnsi="Times New Roman" w:cs="Times New Roman"/>
          <w:highlight w:val="yellow"/>
          <w:shd w:val="clear" w:color="auto" w:fill="FFFFFF"/>
          <w:rPrChange w:id="189" w:author="roberto cardenas" w:date="2025-10-27T20:26:00Z" w16du:dateUtc="2025-10-28T01:26:00Z">
            <w:rPr>
              <w:rFonts w:ascii="Times New Roman" w:hAnsi="Times New Roman" w:cs="Times New Roman"/>
              <w:shd w:val="clear" w:color="auto" w:fill="FFFFFF"/>
            </w:rPr>
          </w:rPrChange>
        </w:rPr>
        <w:t xml:space="preserve">, </w:t>
      </w:r>
      <w:r w:rsidR="00A76EA8" w:rsidRPr="000A03F2">
        <w:rPr>
          <w:rFonts w:ascii="Times New Roman" w:hAnsi="Times New Roman" w:cs="Times New Roman"/>
          <w:highlight w:val="yellow"/>
          <w:shd w:val="clear" w:color="auto" w:fill="FFFFFF"/>
          <w:rPrChange w:id="190" w:author="roberto cardenas" w:date="2025-10-27T20:26:00Z" w16du:dateUtc="2025-10-28T01:26:00Z">
            <w:rPr>
              <w:rFonts w:ascii="Times New Roman" w:hAnsi="Times New Roman" w:cs="Times New Roman"/>
              <w:shd w:val="clear" w:color="auto" w:fill="FFFFFF"/>
            </w:rPr>
          </w:rPrChange>
        </w:rPr>
        <w:t>facultad y universidad</w:t>
      </w:r>
      <w:r w:rsidRPr="000A03F2">
        <w:rPr>
          <w:rFonts w:ascii="Times New Roman" w:hAnsi="Times New Roman" w:cs="Times New Roman"/>
          <w:highlight w:val="yellow"/>
          <w:shd w:val="clear" w:color="auto" w:fill="FFFFFF"/>
          <w:rPrChange w:id="191" w:author="roberto cardenas" w:date="2025-10-27T20:26:00Z" w16du:dateUtc="2025-10-28T01:26:00Z">
            <w:rPr>
              <w:rFonts w:ascii="Times New Roman" w:hAnsi="Times New Roman" w:cs="Times New Roman"/>
              <w:shd w:val="clear" w:color="auto" w:fill="FFFFFF"/>
            </w:rPr>
          </w:rPrChange>
        </w:rPr>
        <w:t>.</w:t>
      </w:r>
    </w:p>
    <w:p w14:paraId="057DCE37" w14:textId="77777777" w:rsidR="00055EEA" w:rsidRPr="00396F9A" w:rsidRDefault="00055EEA" w:rsidP="00396F9A">
      <w:pPr>
        <w:pStyle w:val="Sinespaciado"/>
        <w:numPr>
          <w:ilvl w:val="0"/>
          <w:numId w:val="4"/>
        </w:numPr>
        <w:spacing w:before="240" w:line="276" w:lineRule="auto"/>
        <w:jc w:val="both"/>
        <w:rPr>
          <w:rFonts w:ascii="Times New Roman" w:hAnsi="Times New Roman" w:cs="Times New Roman"/>
          <w:b/>
          <w:bCs/>
        </w:rPr>
      </w:pPr>
      <w:r w:rsidRPr="00396F9A">
        <w:rPr>
          <w:rFonts w:ascii="Times New Roman" w:hAnsi="Times New Roman" w:cs="Times New Roman"/>
          <w:b/>
          <w:bCs/>
        </w:rPr>
        <w:lastRenderedPageBreak/>
        <w:t xml:space="preserve">Ponderación de Factores y Características </w:t>
      </w:r>
    </w:p>
    <w:p w14:paraId="3203975D" w14:textId="12E84A5B" w:rsidR="006B21F4" w:rsidRPr="00396F9A" w:rsidRDefault="006B21F4" w:rsidP="00E84BD5">
      <w:pPr>
        <w:pStyle w:val="Descripcin"/>
        <w:keepNext/>
        <w:spacing w:before="240" w:line="276" w:lineRule="auto"/>
        <w:jc w:val="both"/>
        <w:rPr>
          <w:rFonts w:ascii="Times New Roman" w:hAnsi="Times New Roman" w:cs="Times New Roman"/>
          <w:i w:val="0"/>
          <w:iCs w:val="0"/>
          <w:color w:val="auto"/>
          <w:sz w:val="22"/>
          <w:szCs w:val="22"/>
          <w:lang w:val="es-CO"/>
        </w:rPr>
      </w:pPr>
      <w:r w:rsidRPr="00396F9A">
        <w:rPr>
          <w:rFonts w:ascii="Times New Roman" w:hAnsi="Times New Roman" w:cs="Times New Roman"/>
          <w:i w:val="0"/>
          <w:iCs w:val="0"/>
          <w:color w:val="auto"/>
          <w:sz w:val="22"/>
          <w:szCs w:val="22"/>
          <w:lang w:val="es-CO"/>
        </w:rPr>
        <w:t xml:space="preserve">Con el propósito de garantizar un ejercicio de autoevaluación riguroso, participativo y contextualizado, el </w:t>
      </w:r>
      <w:r w:rsidR="00276C00" w:rsidRPr="00396F9A">
        <w:rPr>
          <w:rFonts w:ascii="Times New Roman" w:hAnsi="Times New Roman" w:cs="Times New Roman"/>
          <w:i w:val="0"/>
          <w:iCs w:val="0"/>
          <w:color w:val="auto"/>
          <w:sz w:val="22"/>
          <w:szCs w:val="22"/>
          <w:lang w:val="es-CO"/>
        </w:rPr>
        <w:t xml:space="preserve">proyecto curricular </w:t>
      </w:r>
      <w:r w:rsidRPr="00396F9A">
        <w:rPr>
          <w:rFonts w:ascii="Times New Roman" w:hAnsi="Times New Roman" w:cs="Times New Roman"/>
          <w:i w:val="0"/>
          <w:iCs w:val="0"/>
          <w:color w:val="auto"/>
          <w:sz w:val="22"/>
          <w:szCs w:val="22"/>
          <w:lang w:val="es-CO"/>
        </w:rPr>
        <w:t xml:space="preserve">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w:t>
      </w:r>
      <w:r w:rsidRPr="000A03F2">
        <w:rPr>
          <w:rFonts w:ascii="Times New Roman" w:hAnsi="Times New Roman" w:cs="Times New Roman"/>
          <w:i w:val="0"/>
          <w:iCs w:val="0"/>
          <w:color w:val="auto"/>
          <w:sz w:val="22"/>
          <w:szCs w:val="22"/>
          <w:highlight w:val="yellow"/>
          <w:lang w:val="es-CO"/>
          <w:rPrChange w:id="192" w:author="roberto cardenas" w:date="2025-10-27T20:27:00Z" w16du:dateUtc="2025-10-28T01:27:00Z">
            <w:rPr>
              <w:rFonts w:ascii="Times New Roman" w:hAnsi="Times New Roman" w:cs="Times New Roman"/>
              <w:i w:val="0"/>
              <w:iCs w:val="0"/>
              <w:color w:val="auto"/>
              <w:sz w:val="22"/>
              <w:szCs w:val="22"/>
              <w:lang w:val="es-CO"/>
            </w:rPr>
          </w:rPrChange>
        </w:rPr>
        <w:t>Acuerdo 02 de 2020 del CESU y la Guía No. 3 del CNA</w:t>
      </w:r>
      <w:r w:rsidRPr="00396F9A">
        <w:rPr>
          <w:rFonts w:ascii="Times New Roman" w:hAnsi="Times New Roman" w:cs="Times New Roman"/>
          <w:i w:val="0"/>
          <w:iCs w:val="0"/>
          <w:color w:val="auto"/>
          <w:sz w:val="22"/>
          <w:szCs w:val="22"/>
          <w:lang w:val="es-CO"/>
        </w:rPr>
        <w:t>,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14:paraId="1DCDF6DD" w14:textId="7B18A10F" w:rsidR="0001353C" w:rsidRPr="00396F9A" w:rsidRDefault="0001353C" w:rsidP="00E84BD5">
      <w:pPr>
        <w:pStyle w:val="Descripcin"/>
        <w:keepNext/>
        <w:spacing w:after="0" w:line="276" w:lineRule="auto"/>
        <w:jc w:val="center"/>
        <w:rPr>
          <w:rFonts w:ascii="Times New Roman" w:hAnsi="Times New Roman" w:cs="Times New Roman"/>
          <w:i w:val="0"/>
          <w:color w:val="auto"/>
          <w:sz w:val="22"/>
          <w:szCs w:val="22"/>
        </w:rPr>
      </w:pPr>
      <w:bookmarkStart w:id="193" w:name="_Toc211354448"/>
      <w:r w:rsidRPr="00396F9A">
        <w:rPr>
          <w:rFonts w:ascii="Times New Roman" w:hAnsi="Times New Roman" w:cs="Times New Roman"/>
          <w:i w:val="0"/>
          <w:color w:val="auto"/>
          <w:sz w:val="22"/>
          <w:szCs w:val="22"/>
        </w:rPr>
        <w:t xml:space="preserve">Tabla </w:t>
      </w:r>
      <w:r w:rsidRPr="000A03F2">
        <w:rPr>
          <w:rFonts w:ascii="Times New Roman" w:hAnsi="Times New Roman" w:cs="Times New Roman"/>
          <w:i w:val="0"/>
          <w:color w:val="EE0000"/>
          <w:sz w:val="22"/>
          <w:szCs w:val="22"/>
          <w:rPrChange w:id="194" w:author="roberto cardenas" w:date="2025-10-27T20:28:00Z" w16du:dateUtc="2025-10-28T01:28:00Z">
            <w:rPr>
              <w:rFonts w:ascii="Times New Roman" w:hAnsi="Times New Roman" w:cs="Times New Roman"/>
              <w:i w:val="0"/>
              <w:color w:val="auto"/>
              <w:sz w:val="22"/>
              <w:szCs w:val="22"/>
            </w:rPr>
          </w:rPrChange>
        </w:rPr>
        <w:fldChar w:fldCharType="begin"/>
      </w:r>
      <w:r w:rsidRPr="000A03F2">
        <w:rPr>
          <w:rFonts w:ascii="Times New Roman" w:hAnsi="Times New Roman" w:cs="Times New Roman"/>
          <w:i w:val="0"/>
          <w:color w:val="EE0000"/>
          <w:sz w:val="22"/>
          <w:szCs w:val="22"/>
          <w:rPrChange w:id="195" w:author="roberto cardenas" w:date="2025-10-27T20:28:00Z" w16du:dateUtc="2025-10-28T01:28:00Z">
            <w:rPr>
              <w:rFonts w:ascii="Times New Roman" w:hAnsi="Times New Roman" w:cs="Times New Roman"/>
              <w:i w:val="0"/>
              <w:color w:val="auto"/>
              <w:sz w:val="22"/>
              <w:szCs w:val="22"/>
            </w:rPr>
          </w:rPrChange>
        </w:rPr>
        <w:instrText xml:space="preserve"> SEQ Tabla \* ARABIC </w:instrText>
      </w:r>
      <w:r w:rsidRPr="000A03F2">
        <w:rPr>
          <w:rFonts w:ascii="Times New Roman" w:hAnsi="Times New Roman" w:cs="Times New Roman"/>
          <w:i w:val="0"/>
          <w:color w:val="EE0000"/>
          <w:sz w:val="22"/>
          <w:szCs w:val="22"/>
          <w:rPrChange w:id="196" w:author="roberto cardenas" w:date="2025-10-27T20:28:00Z" w16du:dateUtc="2025-10-28T01:28:00Z">
            <w:rPr>
              <w:rFonts w:ascii="Times New Roman" w:hAnsi="Times New Roman" w:cs="Times New Roman"/>
              <w:i w:val="0"/>
              <w:color w:val="auto"/>
              <w:sz w:val="22"/>
              <w:szCs w:val="22"/>
            </w:rPr>
          </w:rPrChange>
        </w:rPr>
        <w:fldChar w:fldCharType="separate"/>
      </w:r>
      <w:r w:rsidR="00D978EC" w:rsidRPr="000A03F2">
        <w:rPr>
          <w:rFonts w:ascii="Times New Roman" w:hAnsi="Times New Roman" w:cs="Times New Roman"/>
          <w:i w:val="0"/>
          <w:noProof/>
          <w:color w:val="EE0000"/>
          <w:sz w:val="22"/>
          <w:szCs w:val="22"/>
          <w:rPrChange w:id="197" w:author="roberto cardenas" w:date="2025-10-27T20:28:00Z" w16du:dateUtc="2025-10-28T01:28:00Z">
            <w:rPr>
              <w:rFonts w:ascii="Times New Roman" w:hAnsi="Times New Roman" w:cs="Times New Roman"/>
              <w:i w:val="0"/>
              <w:noProof/>
              <w:color w:val="auto"/>
              <w:sz w:val="22"/>
              <w:szCs w:val="22"/>
            </w:rPr>
          </w:rPrChange>
        </w:rPr>
        <w:t>8</w:t>
      </w:r>
      <w:r w:rsidRPr="000A03F2">
        <w:rPr>
          <w:rFonts w:ascii="Times New Roman" w:hAnsi="Times New Roman" w:cs="Times New Roman"/>
          <w:i w:val="0"/>
          <w:color w:val="EE0000"/>
          <w:sz w:val="22"/>
          <w:szCs w:val="22"/>
          <w:rPrChange w:id="198" w:author="roberto cardenas" w:date="2025-10-27T20:28:00Z" w16du:dateUtc="2025-10-28T01:28:00Z">
            <w:rPr>
              <w:rFonts w:ascii="Times New Roman" w:hAnsi="Times New Roman" w:cs="Times New Roman"/>
              <w:i w:val="0"/>
              <w:color w:val="auto"/>
              <w:sz w:val="22"/>
              <w:szCs w:val="22"/>
            </w:rPr>
          </w:rPrChange>
        </w:rPr>
        <w:fldChar w:fldCharType="end"/>
      </w:r>
      <w:r w:rsidRPr="000A03F2">
        <w:rPr>
          <w:rFonts w:ascii="Times New Roman" w:hAnsi="Times New Roman" w:cs="Times New Roman"/>
          <w:i w:val="0"/>
          <w:color w:val="EE0000"/>
          <w:sz w:val="22"/>
          <w:szCs w:val="22"/>
          <w:rPrChange w:id="199" w:author="roberto cardenas" w:date="2025-10-27T20:28:00Z" w16du:dateUtc="2025-10-28T01:28:00Z">
            <w:rPr>
              <w:rFonts w:ascii="Times New Roman" w:hAnsi="Times New Roman" w:cs="Times New Roman"/>
              <w:i w:val="0"/>
              <w:color w:val="auto"/>
              <w:sz w:val="22"/>
              <w:szCs w:val="22"/>
            </w:rPr>
          </w:rPrChange>
        </w:rPr>
        <w:t xml:space="preserve"> Resultados de ejercicios de ponderación de factores </w:t>
      </w:r>
      <w:r w:rsidRPr="001A2CAA">
        <w:rPr>
          <w:rFonts w:ascii="Times New Roman" w:hAnsi="Times New Roman" w:cs="Times New Roman"/>
          <w:i w:val="0"/>
          <w:color w:val="auto"/>
          <w:sz w:val="22"/>
          <w:szCs w:val="22"/>
        </w:rPr>
        <w:t xml:space="preserve">y características </w:t>
      </w:r>
      <w:r w:rsidR="00A76EA8" w:rsidRPr="001A2CAA">
        <w:rPr>
          <w:rFonts w:ascii="Times New Roman" w:hAnsi="Times New Roman" w:cs="Times New Roman"/>
          <w:i w:val="0"/>
          <w:color w:val="auto"/>
          <w:sz w:val="22"/>
          <w:szCs w:val="22"/>
        </w:rPr>
        <w:t xml:space="preserve">del proyecto curricular </w:t>
      </w:r>
      <w:r w:rsidR="00C12A16" w:rsidRPr="00396F9A">
        <w:rPr>
          <w:rFonts w:ascii="Times New Roman" w:hAnsi="Times New Roman" w:cs="Times New Roman"/>
          <w:i w:val="0"/>
          <w:color w:val="auto"/>
          <w:sz w:val="22"/>
          <w:szCs w:val="22"/>
        </w:rPr>
        <w:t xml:space="preserve">Maestría en Ciencias de la Información y las Comunicaciones </w:t>
      </w:r>
      <w:r w:rsidR="00585261" w:rsidRPr="00396F9A">
        <w:rPr>
          <w:rFonts w:ascii="Times New Roman" w:hAnsi="Times New Roman" w:cs="Times New Roman"/>
          <w:i w:val="0"/>
          <w:color w:val="auto"/>
          <w:sz w:val="22"/>
          <w:szCs w:val="22"/>
        </w:rPr>
        <w:t>– Metodología Profundización (SNIES: 116070)</w:t>
      </w:r>
      <w:r w:rsidR="00A76EA8" w:rsidRPr="00396F9A">
        <w:rPr>
          <w:rFonts w:ascii="Times New Roman" w:hAnsi="Times New Roman" w:cs="Times New Roman"/>
          <w:i w:val="0"/>
          <w:color w:val="auto"/>
          <w:sz w:val="22"/>
          <w:szCs w:val="22"/>
        </w:rPr>
        <w:t>.</w:t>
      </w:r>
      <w:bookmarkEnd w:id="193"/>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3"/>
        <w:gridCol w:w="2180"/>
        <w:gridCol w:w="1326"/>
        <w:gridCol w:w="3467"/>
        <w:gridCol w:w="1326"/>
      </w:tblGrid>
      <w:tr w:rsidR="000852C5" w:rsidRPr="00396F9A" w14:paraId="654687BB" w14:textId="77777777" w:rsidTr="00421C81">
        <w:trPr>
          <w:trHeight w:val="300"/>
        </w:trPr>
        <w:tc>
          <w:tcPr>
            <w:tcW w:w="728" w:type="dxa"/>
            <w:shd w:val="clear" w:color="auto" w:fill="DEEAF6" w:themeFill="accent5" w:themeFillTint="33"/>
            <w:vAlign w:val="center"/>
            <w:hideMark/>
          </w:tcPr>
          <w:p w14:paraId="1E89D590" w14:textId="77777777" w:rsidR="000852C5" w:rsidRPr="00396F9A" w:rsidRDefault="000852C5" w:rsidP="00486B65">
            <w:pPr>
              <w:spacing w:after="0" w:line="240" w:lineRule="auto"/>
              <w:jc w:val="center"/>
              <w:rPr>
                <w:rFonts w:ascii="Times New Roman" w:eastAsia="Times New Roman" w:hAnsi="Times New Roman" w:cs="Times New Roman"/>
                <w:b/>
                <w:bCs/>
                <w:color w:val="000000"/>
                <w:lang w:val="es-CO" w:eastAsia="es-CO"/>
              </w:rPr>
            </w:pPr>
            <w:bookmarkStart w:id="200" w:name="RANGE!A1"/>
            <w:bookmarkStart w:id="201" w:name="_Hlk137488061" w:colFirst="1" w:colLast="5"/>
            <w:r w:rsidRPr="00396F9A">
              <w:rPr>
                <w:rFonts w:ascii="Times New Roman" w:eastAsia="Times New Roman" w:hAnsi="Times New Roman" w:cs="Times New Roman"/>
                <w:b/>
                <w:bCs/>
                <w:color w:val="000000"/>
                <w:lang w:val="es-ES_tradnl" w:eastAsia="es-CO"/>
              </w:rPr>
              <w:t># Factor</w:t>
            </w:r>
            <w:bookmarkEnd w:id="200"/>
          </w:p>
        </w:tc>
        <w:tc>
          <w:tcPr>
            <w:tcW w:w="2213" w:type="dxa"/>
            <w:shd w:val="clear" w:color="auto" w:fill="DEEAF6" w:themeFill="accent5" w:themeFillTint="33"/>
            <w:vAlign w:val="center"/>
            <w:hideMark/>
          </w:tcPr>
          <w:p w14:paraId="28D2C676" w14:textId="77777777" w:rsidR="000852C5" w:rsidRPr="00396F9A" w:rsidRDefault="000852C5" w:rsidP="00A76EA8">
            <w:pPr>
              <w:spacing w:after="0" w:line="240" w:lineRule="auto"/>
              <w:jc w:val="center"/>
              <w:rPr>
                <w:rFonts w:ascii="Times New Roman" w:eastAsia="Times New Roman" w:hAnsi="Times New Roman" w:cs="Times New Roman"/>
                <w:b/>
                <w:bCs/>
                <w:color w:val="000000"/>
                <w:lang w:val="es-CO" w:eastAsia="es-CO"/>
              </w:rPr>
            </w:pPr>
            <w:r w:rsidRPr="00396F9A">
              <w:rPr>
                <w:rFonts w:ascii="Times New Roman" w:eastAsia="Times New Roman" w:hAnsi="Times New Roman" w:cs="Times New Roman"/>
                <w:b/>
                <w:bCs/>
                <w:color w:val="000000"/>
                <w:lang w:val="es-ES_tradnl" w:eastAsia="es-CO"/>
              </w:rPr>
              <w:t>Factor</w:t>
            </w:r>
          </w:p>
        </w:tc>
        <w:tc>
          <w:tcPr>
            <w:tcW w:w="1133" w:type="dxa"/>
            <w:shd w:val="clear" w:color="auto" w:fill="DEEAF6" w:themeFill="accent5" w:themeFillTint="33"/>
            <w:vAlign w:val="center"/>
            <w:hideMark/>
          </w:tcPr>
          <w:p w14:paraId="39146BD8" w14:textId="77777777" w:rsidR="000852C5" w:rsidRPr="00396F9A" w:rsidRDefault="000852C5" w:rsidP="00486B65">
            <w:pPr>
              <w:spacing w:after="0" w:line="240" w:lineRule="auto"/>
              <w:jc w:val="center"/>
              <w:rPr>
                <w:rFonts w:ascii="Times New Roman" w:eastAsia="Times New Roman" w:hAnsi="Times New Roman" w:cs="Times New Roman"/>
                <w:b/>
                <w:bCs/>
                <w:color w:val="000000"/>
                <w:lang w:val="es-CO" w:eastAsia="es-CO"/>
              </w:rPr>
            </w:pPr>
            <w:r w:rsidRPr="00396F9A">
              <w:rPr>
                <w:rFonts w:ascii="Times New Roman" w:eastAsia="Times New Roman" w:hAnsi="Times New Roman" w:cs="Times New Roman"/>
                <w:b/>
                <w:bCs/>
                <w:color w:val="000000"/>
                <w:lang w:val="es-ES_tradnl" w:eastAsia="es-CO"/>
              </w:rPr>
              <w:t xml:space="preserve">Ponderación </w:t>
            </w:r>
          </w:p>
        </w:tc>
        <w:tc>
          <w:tcPr>
            <w:tcW w:w="3878" w:type="dxa"/>
            <w:shd w:val="clear" w:color="auto" w:fill="DEEAF6" w:themeFill="accent5" w:themeFillTint="33"/>
            <w:vAlign w:val="center"/>
            <w:hideMark/>
          </w:tcPr>
          <w:p w14:paraId="5F7A022D" w14:textId="77777777" w:rsidR="000852C5" w:rsidRPr="00396F9A" w:rsidRDefault="000852C5" w:rsidP="00486B65">
            <w:pPr>
              <w:spacing w:after="0" w:line="240" w:lineRule="auto"/>
              <w:jc w:val="center"/>
              <w:rPr>
                <w:rFonts w:ascii="Times New Roman" w:eastAsia="Times New Roman" w:hAnsi="Times New Roman" w:cs="Times New Roman"/>
                <w:b/>
                <w:bCs/>
                <w:color w:val="000000"/>
                <w:lang w:val="es-CO" w:eastAsia="es-CO"/>
              </w:rPr>
            </w:pPr>
            <w:r w:rsidRPr="00396F9A">
              <w:rPr>
                <w:rFonts w:ascii="Times New Roman" w:eastAsia="Times New Roman" w:hAnsi="Times New Roman" w:cs="Times New Roman"/>
                <w:b/>
                <w:bCs/>
                <w:color w:val="000000"/>
                <w:lang w:val="es-ES_tradnl" w:eastAsia="es-CO"/>
              </w:rPr>
              <w:t>Características</w:t>
            </w:r>
          </w:p>
        </w:tc>
        <w:tc>
          <w:tcPr>
            <w:tcW w:w="1110" w:type="dxa"/>
            <w:shd w:val="clear" w:color="auto" w:fill="DEEAF6" w:themeFill="accent5" w:themeFillTint="33"/>
            <w:vAlign w:val="center"/>
            <w:hideMark/>
          </w:tcPr>
          <w:p w14:paraId="66B267D7" w14:textId="77777777" w:rsidR="000852C5" w:rsidRPr="00396F9A" w:rsidRDefault="000852C5" w:rsidP="00A76EA8">
            <w:pPr>
              <w:spacing w:after="0" w:line="240" w:lineRule="auto"/>
              <w:jc w:val="center"/>
              <w:rPr>
                <w:rFonts w:ascii="Times New Roman" w:eastAsia="Times New Roman" w:hAnsi="Times New Roman" w:cs="Times New Roman"/>
                <w:b/>
                <w:bCs/>
                <w:color w:val="000000"/>
                <w:lang w:val="es-CO" w:eastAsia="es-CO"/>
              </w:rPr>
            </w:pPr>
            <w:r w:rsidRPr="00396F9A">
              <w:rPr>
                <w:rFonts w:ascii="Times New Roman" w:eastAsia="Times New Roman" w:hAnsi="Times New Roman" w:cs="Times New Roman"/>
                <w:b/>
                <w:bCs/>
                <w:color w:val="000000"/>
                <w:lang w:val="es-ES_tradnl" w:eastAsia="es-CO"/>
              </w:rPr>
              <w:t>Ponderación</w:t>
            </w:r>
          </w:p>
        </w:tc>
      </w:tr>
      <w:tr w:rsidR="000852C5" w:rsidRPr="00396F9A" w14:paraId="529FF21F" w14:textId="77777777" w:rsidTr="000852C5">
        <w:trPr>
          <w:trHeight w:val="300"/>
        </w:trPr>
        <w:tc>
          <w:tcPr>
            <w:tcW w:w="728" w:type="dxa"/>
            <w:vMerge w:val="restart"/>
            <w:vAlign w:val="center"/>
            <w:hideMark/>
          </w:tcPr>
          <w:p w14:paraId="5DD20EF6"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w:t>
            </w:r>
          </w:p>
        </w:tc>
        <w:tc>
          <w:tcPr>
            <w:tcW w:w="2213" w:type="dxa"/>
            <w:vMerge w:val="restart"/>
            <w:vAlign w:val="center"/>
            <w:hideMark/>
          </w:tcPr>
          <w:p w14:paraId="5E94E12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PROYECTO EDUCATIVO DEL PROGRAMA E IDENTIDAD INSTITUCIONAL.</w:t>
            </w:r>
          </w:p>
        </w:tc>
        <w:tc>
          <w:tcPr>
            <w:tcW w:w="1133" w:type="dxa"/>
            <w:vMerge w:val="restart"/>
            <w:vAlign w:val="center"/>
            <w:hideMark/>
          </w:tcPr>
          <w:p w14:paraId="108DD987"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12,08%</w:t>
            </w:r>
          </w:p>
        </w:tc>
        <w:tc>
          <w:tcPr>
            <w:tcW w:w="3878" w:type="dxa"/>
            <w:vAlign w:val="center"/>
            <w:hideMark/>
          </w:tcPr>
          <w:p w14:paraId="2CDED368" w14:textId="6BE78455" w:rsidR="000852C5" w:rsidRPr="00396F9A" w:rsidRDefault="000852C5" w:rsidP="000852C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 Proyecto educativo del Programa.</w:t>
            </w:r>
          </w:p>
        </w:tc>
        <w:tc>
          <w:tcPr>
            <w:tcW w:w="1110" w:type="dxa"/>
            <w:vAlign w:val="center"/>
            <w:hideMark/>
          </w:tcPr>
          <w:p w14:paraId="7B60FB91"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53,85%</w:t>
            </w:r>
          </w:p>
        </w:tc>
      </w:tr>
      <w:tr w:rsidR="000852C5" w:rsidRPr="00396F9A" w14:paraId="24AD831E" w14:textId="77777777" w:rsidTr="000852C5">
        <w:trPr>
          <w:trHeight w:val="470"/>
        </w:trPr>
        <w:tc>
          <w:tcPr>
            <w:tcW w:w="0" w:type="auto"/>
            <w:vMerge/>
            <w:vAlign w:val="center"/>
            <w:hideMark/>
          </w:tcPr>
          <w:p w14:paraId="5D18604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B31AB62"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B88753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0D04A12F" w14:textId="23655ABD" w:rsidR="000852C5" w:rsidRPr="00396F9A" w:rsidRDefault="00922390" w:rsidP="00922390">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 xml:space="preserve">2. </w:t>
            </w:r>
            <w:r w:rsidR="000852C5" w:rsidRPr="00396F9A">
              <w:rPr>
                <w:rFonts w:ascii="Times New Roman" w:eastAsia="Times New Roman" w:hAnsi="Times New Roman" w:cs="Times New Roman"/>
                <w:color w:val="000000"/>
                <w:lang w:eastAsia="es-CO"/>
              </w:rPr>
              <w:t>Relevancia académica y pertinencia social del programa académico</w:t>
            </w:r>
          </w:p>
        </w:tc>
        <w:tc>
          <w:tcPr>
            <w:tcW w:w="1110" w:type="dxa"/>
            <w:vAlign w:val="center"/>
            <w:hideMark/>
          </w:tcPr>
          <w:p w14:paraId="05A84D6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46,15%</w:t>
            </w:r>
          </w:p>
        </w:tc>
      </w:tr>
      <w:tr w:rsidR="000852C5" w:rsidRPr="00396F9A" w14:paraId="5F3056AB" w14:textId="77777777" w:rsidTr="000852C5">
        <w:trPr>
          <w:trHeight w:val="311"/>
        </w:trPr>
        <w:tc>
          <w:tcPr>
            <w:tcW w:w="728" w:type="dxa"/>
            <w:vMerge w:val="restart"/>
            <w:vAlign w:val="center"/>
            <w:hideMark/>
          </w:tcPr>
          <w:p w14:paraId="2F8BD98F"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w:t>
            </w:r>
          </w:p>
        </w:tc>
        <w:tc>
          <w:tcPr>
            <w:tcW w:w="2213" w:type="dxa"/>
            <w:vMerge w:val="restart"/>
            <w:vAlign w:val="center"/>
            <w:hideMark/>
          </w:tcPr>
          <w:p w14:paraId="23261D9D"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ESTUDIANTES</w:t>
            </w:r>
          </w:p>
        </w:tc>
        <w:tc>
          <w:tcPr>
            <w:tcW w:w="1133" w:type="dxa"/>
            <w:vMerge w:val="restart"/>
            <w:vAlign w:val="center"/>
            <w:hideMark/>
          </w:tcPr>
          <w:p w14:paraId="084AE1A3"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12,42%</w:t>
            </w:r>
          </w:p>
        </w:tc>
        <w:tc>
          <w:tcPr>
            <w:tcW w:w="3878" w:type="dxa"/>
            <w:vAlign w:val="center"/>
            <w:hideMark/>
          </w:tcPr>
          <w:p w14:paraId="3BBED646" w14:textId="2F5E1A57" w:rsidR="000852C5" w:rsidRPr="00396F9A" w:rsidRDefault="000852C5" w:rsidP="000852C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 Participación en actividades de formación integral</w:t>
            </w:r>
          </w:p>
        </w:tc>
        <w:tc>
          <w:tcPr>
            <w:tcW w:w="1110" w:type="dxa"/>
            <w:vAlign w:val="center"/>
            <w:hideMark/>
          </w:tcPr>
          <w:p w14:paraId="232F0DC7"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33,14%</w:t>
            </w:r>
          </w:p>
        </w:tc>
      </w:tr>
      <w:tr w:rsidR="000852C5" w:rsidRPr="00396F9A" w14:paraId="21C36A80" w14:textId="77777777" w:rsidTr="000852C5">
        <w:trPr>
          <w:trHeight w:val="300"/>
        </w:trPr>
        <w:tc>
          <w:tcPr>
            <w:tcW w:w="0" w:type="auto"/>
            <w:vMerge/>
            <w:vAlign w:val="center"/>
            <w:hideMark/>
          </w:tcPr>
          <w:p w14:paraId="5C79D3F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8C639AC"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79F4E2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5852F3E" w14:textId="7EB3A5F2" w:rsidR="000852C5" w:rsidRPr="00396F9A" w:rsidRDefault="000852C5" w:rsidP="000852C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 Orientación y seguimiento a estudiantes</w:t>
            </w:r>
          </w:p>
        </w:tc>
        <w:tc>
          <w:tcPr>
            <w:tcW w:w="1110" w:type="dxa"/>
            <w:vAlign w:val="center"/>
            <w:hideMark/>
          </w:tcPr>
          <w:p w14:paraId="51721CB0"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18,02%</w:t>
            </w:r>
          </w:p>
        </w:tc>
      </w:tr>
      <w:tr w:rsidR="000852C5" w:rsidRPr="00396F9A" w14:paraId="7917F268" w14:textId="77777777" w:rsidTr="000852C5">
        <w:trPr>
          <w:trHeight w:val="300"/>
        </w:trPr>
        <w:tc>
          <w:tcPr>
            <w:tcW w:w="0" w:type="auto"/>
            <w:vMerge/>
            <w:vAlign w:val="center"/>
            <w:hideMark/>
          </w:tcPr>
          <w:p w14:paraId="60D96CD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030703C"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D4E6D43"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4C27769" w14:textId="312DC84E" w:rsidR="000852C5" w:rsidRPr="00396F9A" w:rsidRDefault="000852C5" w:rsidP="000852C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5. Capacidad de trabajo autónomo</w:t>
            </w:r>
          </w:p>
        </w:tc>
        <w:tc>
          <w:tcPr>
            <w:tcW w:w="1110" w:type="dxa"/>
            <w:vAlign w:val="center"/>
            <w:hideMark/>
          </w:tcPr>
          <w:p w14:paraId="236BC958"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19,19%</w:t>
            </w:r>
          </w:p>
        </w:tc>
      </w:tr>
      <w:tr w:rsidR="000852C5" w:rsidRPr="00396F9A" w14:paraId="031A23A7" w14:textId="77777777" w:rsidTr="000852C5">
        <w:trPr>
          <w:trHeight w:val="325"/>
        </w:trPr>
        <w:tc>
          <w:tcPr>
            <w:tcW w:w="0" w:type="auto"/>
            <w:vMerge/>
            <w:vAlign w:val="center"/>
            <w:hideMark/>
          </w:tcPr>
          <w:p w14:paraId="26BB7DE3"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1D93BEB"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5DC60A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72753FBC" w14:textId="10756606" w:rsidR="000852C5" w:rsidRPr="00396F9A" w:rsidRDefault="000852C5" w:rsidP="000852C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6. Reglamento estudiantil y política académica</w:t>
            </w:r>
          </w:p>
        </w:tc>
        <w:tc>
          <w:tcPr>
            <w:tcW w:w="1110" w:type="dxa"/>
            <w:vAlign w:val="center"/>
            <w:hideMark/>
          </w:tcPr>
          <w:p w14:paraId="171B084D"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13,37%</w:t>
            </w:r>
          </w:p>
        </w:tc>
      </w:tr>
      <w:tr w:rsidR="000852C5" w:rsidRPr="00396F9A" w14:paraId="2965B4E9" w14:textId="77777777" w:rsidTr="000852C5">
        <w:trPr>
          <w:trHeight w:val="300"/>
        </w:trPr>
        <w:tc>
          <w:tcPr>
            <w:tcW w:w="0" w:type="auto"/>
            <w:vMerge/>
            <w:vAlign w:val="center"/>
            <w:hideMark/>
          </w:tcPr>
          <w:p w14:paraId="1CD6818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6C34EDCA"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59360F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41FC6E1A" w14:textId="4FC94E79"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7. Estímulos y apoyos para estudiantes</w:t>
            </w:r>
          </w:p>
        </w:tc>
        <w:tc>
          <w:tcPr>
            <w:tcW w:w="1110" w:type="dxa"/>
            <w:vAlign w:val="center"/>
            <w:hideMark/>
          </w:tcPr>
          <w:p w14:paraId="0C18AB06"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16,28%</w:t>
            </w:r>
          </w:p>
        </w:tc>
      </w:tr>
      <w:tr w:rsidR="000852C5" w:rsidRPr="00396F9A" w14:paraId="7E91DCB5" w14:textId="77777777" w:rsidTr="000852C5">
        <w:trPr>
          <w:trHeight w:val="300"/>
        </w:trPr>
        <w:tc>
          <w:tcPr>
            <w:tcW w:w="728" w:type="dxa"/>
            <w:vMerge w:val="restart"/>
            <w:vAlign w:val="center"/>
            <w:hideMark/>
          </w:tcPr>
          <w:p w14:paraId="3DDA1D2B"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3</w:t>
            </w:r>
          </w:p>
        </w:tc>
        <w:tc>
          <w:tcPr>
            <w:tcW w:w="2213" w:type="dxa"/>
            <w:vMerge w:val="restart"/>
            <w:vAlign w:val="center"/>
            <w:hideMark/>
          </w:tcPr>
          <w:p w14:paraId="739DE23E"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PROFESORES</w:t>
            </w:r>
          </w:p>
        </w:tc>
        <w:tc>
          <w:tcPr>
            <w:tcW w:w="1133" w:type="dxa"/>
            <w:vMerge w:val="restart"/>
            <w:vAlign w:val="center"/>
            <w:hideMark/>
          </w:tcPr>
          <w:p w14:paraId="0AFD6CBF"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11,67%</w:t>
            </w:r>
          </w:p>
        </w:tc>
        <w:tc>
          <w:tcPr>
            <w:tcW w:w="3878" w:type="dxa"/>
            <w:vAlign w:val="center"/>
            <w:hideMark/>
          </w:tcPr>
          <w:p w14:paraId="3741978E" w14:textId="6685E931"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8. Selección, vinculación y permanencia</w:t>
            </w:r>
          </w:p>
        </w:tc>
        <w:tc>
          <w:tcPr>
            <w:tcW w:w="1110" w:type="dxa"/>
            <w:vAlign w:val="center"/>
            <w:hideMark/>
          </w:tcPr>
          <w:p w14:paraId="6A5FF6F4"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17,13%</w:t>
            </w:r>
          </w:p>
        </w:tc>
      </w:tr>
      <w:tr w:rsidR="000852C5" w:rsidRPr="00396F9A" w14:paraId="76BD35F5" w14:textId="77777777" w:rsidTr="000852C5">
        <w:trPr>
          <w:trHeight w:val="300"/>
        </w:trPr>
        <w:tc>
          <w:tcPr>
            <w:tcW w:w="0" w:type="auto"/>
            <w:vMerge/>
            <w:vAlign w:val="center"/>
            <w:hideMark/>
          </w:tcPr>
          <w:p w14:paraId="3CCD057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205672EE"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F83D4C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F859DBE" w14:textId="77AD6541"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9. Estatuto profesoral</w:t>
            </w:r>
          </w:p>
        </w:tc>
        <w:tc>
          <w:tcPr>
            <w:tcW w:w="1110" w:type="dxa"/>
            <w:vAlign w:val="center"/>
            <w:hideMark/>
          </w:tcPr>
          <w:p w14:paraId="7401739D"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13,73%</w:t>
            </w:r>
          </w:p>
        </w:tc>
      </w:tr>
      <w:tr w:rsidR="000852C5" w:rsidRPr="00396F9A" w14:paraId="5E56246F" w14:textId="77777777" w:rsidTr="000852C5">
        <w:trPr>
          <w:trHeight w:val="470"/>
        </w:trPr>
        <w:tc>
          <w:tcPr>
            <w:tcW w:w="0" w:type="auto"/>
            <w:vMerge/>
            <w:vAlign w:val="center"/>
            <w:hideMark/>
          </w:tcPr>
          <w:p w14:paraId="53CBF5CF"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52A1DF23"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6FA32D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77DE009" w14:textId="14920A99"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10. Número, dedicación, nivel de formación y experiencia</w:t>
            </w:r>
          </w:p>
        </w:tc>
        <w:tc>
          <w:tcPr>
            <w:tcW w:w="1110" w:type="dxa"/>
            <w:vAlign w:val="center"/>
            <w:hideMark/>
          </w:tcPr>
          <w:p w14:paraId="6308A95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15,74%</w:t>
            </w:r>
          </w:p>
        </w:tc>
      </w:tr>
      <w:tr w:rsidR="000852C5" w:rsidRPr="00396F9A" w14:paraId="3E398104" w14:textId="77777777" w:rsidTr="000852C5">
        <w:trPr>
          <w:trHeight w:val="300"/>
        </w:trPr>
        <w:tc>
          <w:tcPr>
            <w:tcW w:w="0" w:type="auto"/>
            <w:vMerge/>
            <w:vAlign w:val="center"/>
            <w:hideMark/>
          </w:tcPr>
          <w:p w14:paraId="29C09363"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5BE3075E"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F9E8926"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70005523" w14:textId="5E4F48A0"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11. Desarrollo profesoral</w:t>
            </w:r>
          </w:p>
        </w:tc>
        <w:tc>
          <w:tcPr>
            <w:tcW w:w="1110" w:type="dxa"/>
            <w:vAlign w:val="center"/>
            <w:hideMark/>
          </w:tcPr>
          <w:p w14:paraId="57CF13DA"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15,28%</w:t>
            </w:r>
          </w:p>
        </w:tc>
      </w:tr>
      <w:tr w:rsidR="000852C5" w:rsidRPr="00396F9A" w14:paraId="5297F03E" w14:textId="77777777" w:rsidTr="000852C5">
        <w:trPr>
          <w:trHeight w:val="300"/>
        </w:trPr>
        <w:tc>
          <w:tcPr>
            <w:tcW w:w="0" w:type="auto"/>
            <w:vMerge/>
            <w:vAlign w:val="center"/>
            <w:hideMark/>
          </w:tcPr>
          <w:p w14:paraId="3F1742B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A67D653"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C96188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538B05E" w14:textId="56924F42"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12. Estímulos a la trayectoria profesoral</w:t>
            </w:r>
          </w:p>
        </w:tc>
        <w:tc>
          <w:tcPr>
            <w:tcW w:w="1110" w:type="dxa"/>
            <w:vAlign w:val="center"/>
            <w:hideMark/>
          </w:tcPr>
          <w:p w14:paraId="0AD2C338"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10,34%</w:t>
            </w:r>
          </w:p>
        </w:tc>
      </w:tr>
      <w:tr w:rsidR="000852C5" w:rsidRPr="00396F9A" w14:paraId="3C583DB0" w14:textId="77777777" w:rsidTr="000852C5">
        <w:trPr>
          <w:trHeight w:val="470"/>
        </w:trPr>
        <w:tc>
          <w:tcPr>
            <w:tcW w:w="0" w:type="auto"/>
            <w:vMerge/>
            <w:vAlign w:val="center"/>
            <w:hideMark/>
          </w:tcPr>
          <w:p w14:paraId="29E85D8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5257F5AE"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1378E98F"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0A4C228" w14:textId="41181E98"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13. Producción, pertinencia, utilización e impacto del material docente</w:t>
            </w:r>
          </w:p>
        </w:tc>
        <w:tc>
          <w:tcPr>
            <w:tcW w:w="1110" w:type="dxa"/>
            <w:vAlign w:val="center"/>
            <w:hideMark/>
          </w:tcPr>
          <w:p w14:paraId="6BB93CA4"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11,73%</w:t>
            </w:r>
          </w:p>
        </w:tc>
      </w:tr>
      <w:tr w:rsidR="000852C5" w:rsidRPr="00396F9A" w14:paraId="3F4D5C80" w14:textId="77777777" w:rsidTr="000852C5">
        <w:trPr>
          <w:trHeight w:val="300"/>
        </w:trPr>
        <w:tc>
          <w:tcPr>
            <w:tcW w:w="0" w:type="auto"/>
            <w:vMerge/>
            <w:vAlign w:val="center"/>
            <w:hideMark/>
          </w:tcPr>
          <w:p w14:paraId="2043682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550034A7"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3F0CE4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48253016" w14:textId="767841DC"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14. Remuneración por méritos</w:t>
            </w:r>
          </w:p>
        </w:tc>
        <w:tc>
          <w:tcPr>
            <w:tcW w:w="1110" w:type="dxa"/>
            <w:vAlign w:val="center"/>
            <w:hideMark/>
          </w:tcPr>
          <w:p w14:paraId="55B296BB"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9,41%</w:t>
            </w:r>
          </w:p>
        </w:tc>
      </w:tr>
      <w:tr w:rsidR="000852C5" w:rsidRPr="00396F9A" w14:paraId="0A0F4DF6" w14:textId="77777777" w:rsidTr="000852C5">
        <w:trPr>
          <w:trHeight w:val="300"/>
        </w:trPr>
        <w:tc>
          <w:tcPr>
            <w:tcW w:w="0" w:type="auto"/>
            <w:vMerge/>
            <w:vAlign w:val="center"/>
            <w:hideMark/>
          </w:tcPr>
          <w:p w14:paraId="15E268C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29DB5332"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5E136D0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A4A3A13" w14:textId="37B29948"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15. Evaluación de profesores</w:t>
            </w:r>
          </w:p>
        </w:tc>
        <w:tc>
          <w:tcPr>
            <w:tcW w:w="1110" w:type="dxa"/>
            <w:vAlign w:val="center"/>
            <w:hideMark/>
          </w:tcPr>
          <w:p w14:paraId="7CA2BBE5"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6,64%</w:t>
            </w:r>
          </w:p>
        </w:tc>
      </w:tr>
      <w:tr w:rsidR="000852C5" w:rsidRPr="00396F9A" w14:paraId="700DA7F4" w14:textId="77777777" w:rsidTr="000852C5">
        <w:trPr>
          <w:trHeight w:val="300"/>
        </w:trPr>
        <w:tc>
          <w:tcPr>
            <w:tcW w:w="728" w:type="dxa"/>
            <w:vMerge w:val="restart"/>
            <w:vAlign w:val="center"/>
            <w:hideMark/>
          </w:tcPr>
          <w:p w14:paraId="082E7CF6"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4</w:t>
            </w:r>
          </w:p>
        </w:tc>
        <w:tc>
          <w:tcPr>
            <w:tcW w:w="2213" w:type="dxa"/>
            <w:vMerge w:val="restart"/>
            <w:vAlign w:val="center"/>
            <w:hideMark/>
          </w:tcPr>
          <w:p w14:paraId="7A7C8B62"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EGRESADOS</w:t>
            </w:r>
          </w:p>
        </w:tc>
        <w:tc>
          <w:tcPr>
            <w:tcW w:w="1133" w:type="dxa"/>
            <w:vMerge w:val="restart"/>
            <w:vAlign w:val="center"/>
            <w:hideMark/>
          </w:tcPr>
          <w:p w14:paraId="16FC1A47"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10,80%</w:t>
            </w:r>
          </w:p>
        </w:tc>
        <w:tc>
          <w:tcPr>
            <w:tcW w:w="3878" w:type="dxa"/>
            <w:vAlign w:val="center"/>
            <w:hideMark/>
          </w:tcPr>
          <w:p w14:paraId="6088CA04" w14:textId="4F16479F"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16. Seguimiento a los egresados</w:t>
            </w:r>
          </w:p>
        </w:tc>
        <w:tc>
          <w:tcPr>
            <w:tcW w:w="1110" w:type="dxa"/>
            <w:vAlign w:val="center"/>
            <w:hideMark/>
          </w:tcPr>
          <w:p w14:paraId="7ABAEC71"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54,76%</w:t>
            </w:r>
          </w:p>
        </w:tc>
      </w:tr>
      <w:tr w:rsidR="000852C5" w:rsidRPr="00396F9A" w14:paraId="011578DC" w14:textId="77777777" w:rsidTr="000852C5">
        <w:trPr>
          <w:trHeight w:val="470"/>
        </w:trPr>
        <w:tc>
          <w:tcPr>
            <w:tcW w:w="0" w:type="auto"/>
            <w:vMerge/>
            <w:vAlign w:val="center"/>
            <w:hideMark/>
          </w:tcPr>
          <w:p w14:paraId="56F1340D"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E66ACA9"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3FADCB6"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09F1FBC6" w14:textId="640818EE"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17. Impacto de los egresados en el medio social y académico</w:t>
            </w:r>
          </w:p>
        </w:tc>
        <w:tc>
          <w:tcPr>
            <w:tcW w:w="1110" w:type="dxa"/>
            <w:vAlign w:val="center"/>
            <w:hideMark/>
          </w:tcPr>
          <w:p w14:paraId="2354A39D"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45,24%</w:t>
            </w:r>
          </w:p>
        </w:tc>
      </w:tr>
      <w:tr w:rsidR="000852C5" w:rsidRPr="00396F9A" w14:paraId="1F8B693F" w14:textId="77777777" w:rsidTr="000852C5">
        <w:trPr>
          <w:trHeight w:val="300"/>
        </w:trPr>
        <w:tc>
          <w:tcPr>
            <w:tcW w:w="728" w:type="dxa"/>
            <w:vMerge w:val="restart"/>
            <w:vAlign w:val="center"/>
            <w:hideMark/>
          </w:tcPr>
          <w:p w14:paraId="2FCA3397"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w:t>
            </w:r>
          </w:p>
        </w:tc>
        <w:tc>
          <w:tcPr>
            <w:tcW w:w="2213" w:type="dxa"/>
            <w:vMerge w:val="restart"/>
            <w:vAlign w:val="center"/>
            <w:hideMark/>
          </w:tcPr>
          <w:p w14:paraId="7B29ED0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ASPECTOS ACADÉMICOS Y </w:t>
            </w:r>
            <w:r w:rsidRPr="00396F9A">
              <w:rPr>
                <w:rFonts w:ascii="Times New Roman" w:eastAsia="Times New Roman" w:hAnsi="Times New Roman" w:cs="Times New Roman"/>
                <w:color w:val="000000"/>
                <w:lang w:val="es-ES_tradnl" w:eastAsia="es-CO"/>
              </w:rPr>
              <w:lastRenderedPageBreak/>
              <w:t>RESULTADOS DE APRENDIZAJE</w:t>
            </w:r>
          </w:p>
        </w:tc>
        <w:tc>
          <w:tcPr>
            <w:tcW w:w="1133" w:type="dxa"/>
            <w:vMerge w:val="restart"/>
            <w:vAlign w:val="center"/>
            <w:hideMark/>
          </w:tcPr>
          <w:p w14:paraId="12768A89"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lastRenderedPageBreak/>
              <w:t>6,75%</w:t>
            </w:r>
          </w:p>
        </w:tc>
        <w:tc>
          <w:tcPr>
            <w:tcW w:w="3878" w:type="dxa"/>
            <w:vAlign w:val="center"/>
            <w:hideMark/>
          </w:tcPr>
          <w:p w14:paraId="68AD5DFE" w14:textId="45818DB9"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18. Integralidad de los aspectos curriculares</w:t>
            </w:r>
          </w:p>
        </w:tc>
        <w:tc>
          <w:tcPr>
            <w:tcW w:w="1110" w:type="dxa"/>
            <w:vAlign w:val="center"/>
            <w:hideMark/>
          </w:tcPr>
          <w:p w14:paraId="5DFBCA44"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17,16%</w:t>
            </w:r>
          </w:p>
        </w:tc>
      </w:tr>
      <w:tr w:rsidR="000852C5" w:rsidRPr="00396F9A" w14:paraId="09478B07" w14:textId="77777777" w:rsidTr="000852C5">
        <w:trPr>
          <w:trHeight w:val="300"/>
        </w:trPr>
        <w:tc>
          <w:tcPr>
            <w:tcW w:w="0" w:type="auto"/>
            <w:vMerge/>
            <w:vAlign w:val="center"/>
            <w:hideMark/>
          </w:tcPr>
          <w:p w14:paraId="425167D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80A31D2"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A26296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50ED4F2" w14:textId="072CD3BF"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19. Flexibilidad de los aspectos curriculares</w:t>
            </w:r>
          </w:p>
        </w:tc>
        <w:tc>
          <w:tcPr>
            <w:tcW w:w="1110" w:type="dxa"/>
            <w:vAlign w:val="center"/>
            <w:hideMark/>
          </w:tcPr>
          <w:p w14:paraId="150C05CF"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14,69%</w:t>
            </w:r>
          </w:p>
        </w:tc>
      </w:tr>
      <w:tr w:rsidR="000852C5" w:rsidRPr="00396F9A" w14:paraId="3E028CEC" w14:textId="77777777" w:rsidTr="000852C5">
        <w:trPr>
          <w:trHeight w:val="300"/>
        </w:trPr>
        <w:tc>
          <w:tcPr>
            <w:tcW w:w="0" w:type="auto"/>
            <w:vMerge/>
            <w:vAlign w:val="center"/>
            <w:hideMark/>
          </w:tcPr>
          <w:p w14:paraId="18AD413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9AAD0BD"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3916B7A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78F7494" w14:textId="65306213"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20. Interdisciplinariedad</w:t>
            </w:r>
          </w:p>
        </w:tc>
        <w:tc>
          <w:tcPr>
            <w:tcW w:w="1110" w:type="dxa"/>
            <w:vAlign w:val="center"/>
            <w:hideMark/>
          </w:tcPr>
          <w:p w14:paraId="15782A7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12,84%</w:t>
            </w:r>
          </w:p>
        </w:tc>
      </w:tr>
      <w:tr w:rsidR="000852C5" w:rsidRPr="00396F9A" w14:paraId="2B4670B6" w14:textId="77777777" w:rsidTr="000852C5">
        <w:trPr>
          <w:trHeight w:val="300"/>
        </w:trPr>
        <w:tc>
          <w:tcPr>
            <w:tcW w:w="0" w:type="auto"/>
            <w:vMerge/>
            <w:vAlign w:val="center"/>
            <w:hideMark/>
          </w:tcPr>
          <w:p w14:paraId="02E5043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26DF7A96"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666EA6B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DFE52E8" w14:textId="3DC36A9D"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21. Estrategias pedagógicas</w:t>
            </w:r>
          </w:p>
        </w:tc>
        <w:tc>
          <w:tcPr>
            <w:tcW w:w="1110" w:type="dxa"/>
            <w:vAlign w:val="center"/>
            <w:hideMark/>
          </w:tcPr>
          <w:p w14:paraId="60BF705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11,36%</w:t>
            </w:r>
          </w:p>
        </w:tc>
      </w:tr>
      <w:tr w:rsidR="000852C5" w:rsidRPr="00396F9A" w14:paraId="104AE041" w14:textId="77777777" w:rsidTr="000852C5">
        <w:trPr>
          <w:trHeight w:val="300"/>
        </w:trPr>
        <w:tc>
          <w:tcPr>
            <w:tcW w:w="0" w:type="auto"/>
            <w:vMerge/>
            <w:vAlign w:val="center"/>
            <w:hideMark/>
          </w:tcPr>
          <w:p w14:paraId="485EB03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399F282"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3F9539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F08DD7D" w14:textId="0E4794DB"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22. Sistema de evaluación de estudiantes</w:t>
            </w:r>
          </w:p>
        </w:tc>
        <w:tc>
          <w:tcPr>
            <w:tcW w:w="1110" w:type="dxa"/>
            <w:vAlign w:val="center"/>
            <w:hideMark/>
          </w:tcPr>
          <w:p w14:paraId="5225D435"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7,53%</w:t>
            </w:r>
          </w:p>
        </w:tc>
      </w:tr>
      <w:tr w:rsidR="000852C5" w:rsidRPr="00396F9A" w14:paraId="4AB30EDA" w14:textId="77777777" w:rsidTr="000852C5">
        <w:trPr>
          <w:trHeight w:val="300"/>
        </w:trPr>
        <w:tc>
          <w:tcPr>
            <w:tcW w:w="0" w:type="auto"/>
            <w:vMerge/>
            <w:vAlign w:val="center"/>
            <w:hideMark/>
          </w:tcPr>
          <w:p w14:paraId="2389DFC7"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B5A97AD"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5D79C58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39AB0DE" w14:textId="5F1BEFED"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23. Resultados de aprendizaje</w:t>
            </w:r>
          </w:p>
        </w:tc>
        <w:tc>
          <w:tcPr>
            <w:tcW w:w="1110" w:type="dxa"/>
            <w:vAlign w:val="center"/>
            <w:hideMark/>
          </w:tcPr>
          <w:p w14:paraId="008007A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12,84%</w:t>
            </w:r>
          </w:p>
        </w:tc>
      </w:tr>
      <w:tr w:rsidR="000852C5" w:rsidRPr="00396F9A" w14:paraId="73F8301C" w14:textId="77777777" w:rsidTr="000852C5">
        <w:trPr>
          <w:trHeight w:val="300"/>
        </w:trPr>
        <w:tc>
          <w:tcPr>
            <w:tcW w:w="0" w:type="auto"/>
            <w:vMerge/>
            <w:vAlign w:val="center"/>
            <w:hideMark/>
          </w:tcPr>
          <w:p w14:paraId="524D91F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4E5B50F"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B5FAB6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03EAB84" w14:textId="6A328499"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24. Competencias</w:t>
            </w:r>
          </w:p>
        </w:tc>
        <w:tc>
          <w:tcPr>
            <w:tcW w:w="1110" w:type="dxa"/>
            <w:vAlign w:val="center"/>
            <w:hideMark/>
          </w:tcPr>
          <w:p w14:paraId="1F46A36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10,99%</w:t>
            </w:r>
          </w:p>
        </w:tc>
      </w:tr>
      <w:tr w:rsidR="000852C5" w:rsidRPr="00396F9A" w14:paraId="3F5CBC1C" w14:textId="77777777" w:rsidTr="000852C5">
        <w:trPr>
          <w:trHeight w:val="470"/>
        </w:trPr>
        <w:tc>
          <w:tcPr>
            <w:tcW w:w="0" w:type="auto"/>
            <w:vMerge/>
            <w:vAlign w:val="center"/>
            <w:hideMark/>
          </w:tcPr>
          <w:p w14:paraId="135AA620"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7A3C829"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14278A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E1B7B80" w14:textId="0F8327BD"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25. Evaluación y autorregulación del programa académico</w:t>
            </w:r>
          </w:p>
        </w:tc>
        <w:tc>
          <w:tcPr>
            <w:tcW w:w="1110" w:type="dxa"/>
            <w:vAlign w:val="center"/>
            <w:hideMark/>
          </w:tcPr>
          <w:p w14:paraId="2F5DDFBA"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6,79%</w:t>
            </w:r>
          </w:p>
        </w:tc>
      </w:tr>
      <w:tr w:rsidR="000852C5" w:rsidRPr="00396F9A" w14:paraId="5730BDE1" w14:textId="77777777" w:rsidTr="000852C5">
        <w:trPr>
          <w:trHeight w:val="300"/>
        </w:trPr>
        <w:tc>
          <w:tcPr>
            <w:tcW w:w="0" w:type="auto"/>
            <w:vMerge/>
            <w:vAlign w:val="center"/>
            <w:hideMark/>
          </w:tcPr>
          <w:p w14:paraId="63A95A5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2FB58C0"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F88B0D7"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9F501F2" w14:textId="294B4943" w:rsidR="000852C5" w:rsidRPr="00396F9A" w:rsidRDefault="000852C5"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26. Vinculación e interacción social</w:t>
            </w:r>
          </w:p>
        </w:tc>
        <w:tc>
          <w:tcPr>
            <w:tcW w:w="1110" w:type="dxa"/>
            <w:vAlign w:val="center"/>
            <w:hideMark/>
          </w:tcPr>
          <w:p w14:paraId="37587296"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5,80%</w:t>
            </w:r>
          </w:p>
        </w:tc>
      </w:tr>
      <w:tr w:rsidR="000852C5" w:rsidRPr="00396F9A" w14:paraId="05E72DA0" w14:textId="77777777" w:rsidTr="000852C5">
        <w:trPr>
          <w:trHeight w:val="470"/>
        </w:trPr>
        <w:tc>
          <w:tcPr>
            <w:tcW w:w="728" w:type="dxa"/>
            <w:vMerge w:val="restart"/>
            <w:vAlign w:val="center"/>
            <w:hideMark/>
          </w:tcPr>
          <w:p w14:paraId="03F15555"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w:t>
            </w:r>
          </w:p>
        </w:tc>
        <w:tc>
          <w:tcPr>
            <w:tcW w:w="2213" w:type="dxa"/>
            <w:vMerge w:val="restart"/>
            <w:vAlign w:val="center"/>
            <w:hideMark/>
          </w:tcPr>
          <w:p w14:paraId="5C634344"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PERMANENCIA Y GRADUACIÓN</w:t>
            </w:r>
          </w:p>
        </w:tc>
        <w:tc>
          <w:tcPr>
            <w:tcW w:w="1133" w:type="dxa"/>
            <w:vMerge w:val="restart"/>
            <w:vAlign w:val="center"/>
            <w:hideMark/>
          </w:tcPr>
          <w:p w14:paraId="67187A0B"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7,29%</w:t>
            </w:r>
          </w:p>
        </w:tc>
        <w:tc>
          <w:tcPr>
            <w:tcW w:w="3878" w:type="dxa"/>
            <w:vAlign w:val="center"/>
            <w:hideMark/>
          </w:tcPr>
          <w:p w14:paraId="310ED8E1" w14:textId="0EE410BE"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27. </w:t>
            </w:r>
            <w:r w:rsidR="000852C5" w:rsidRPr="00396F9A">
              <w:rPr>
                <w:rFonts w:ascii="Times New Roman" w:eastAsia="Times New Roman" w:hAnsi="Times New Roman" w:cs="Times New Roman"/>
                <w:color w:val="000000"/>
                <w:lang w:val="es-ES_tradnl" w:eastAsia="es-CO"/>
              </w:rPr>
              <w:t>Políticas, estrategias y estructura para la permanencia y la graduación</w:t>
            </w:r>
          </w:p>
        </w:tc>
        <w:tc>
          <w:tcPr>
            <w:tcW w:w="1110" w:type="dxa"/>
            <w:vAlign w:val="center"/>
            <w:hideMark/>
          </w:tcPr>
          <w:p w14:paraId="21A30442"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26,11%</w:t>
            </w:r>
          </w:p>
        </w:tc>
      </w:tr>
      <w:tr w:rsidR="000852C5" w:rsidRPr="00396F9A" w14:paraId="18EBAD02" w14:textId="77777777" w:rsidTr="000852C5">
        <w:trPr>
          <w:trHeight w:val="470"/>
        </w:trPr>
        <w:tc>
          <w:tcPr>
            <w:tcW w:w="0" w:type="auto"/>
            <w:vMerge/>
            <w:vAlign w:val="center"/>
            <w:hideMark/>
          </w:tcPr>
          <w:p w14:paraId="10CDF7D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8A9CD18"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352DF154"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E8FF4AA" w14:textId="6BEFEE31"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28. </w:t>
            </w:r>
            <w:r w:rsidR="000852C5" w:rsidRPr="00396F9A">
              <w:rPr>
                <w:rFonts w:ascii="Times New Roman" w:eastAsia="Times New Roman" w:hAnsi="Times New Roman" w:cs="Times New Roman"/>
                <w:color w:val="000000"/>
                <w:lang w:val="es-ES_tradnl" w:eastAsia="es-CO"/>
              </w:rPr>
              <w:t>Caracterización de estudiantes y sistema de alertas tempranas</w:t>
            </w:r>
          </w:p>
        </w:tc>
        <w:tc>
          <w:tcPr>
            <w:tcW w:w="1110" w:type="dxa"/>
            <w:vAlign w:val="center"/>
            <w:hideMark/>
          </w:tcPr>
          <w:p w14:paraId="33A9ECB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27,78%</w:t>
            </w:r>
          </w:p>
        </w:tc>
      </w:tr>
      <w:tr w:rsidR="000852C5" w:rsidRPr="00396F9A" w14:paraId="575ADE6E" w14:textId="77777777" w:rsidTr="000852C5">
        <w:trPr>
          <w:trHeight w:val="300"/>
        </w:trPr>
        <w:tc>
          <w:tcPr>
            <w:tcW w:w="0" w:type="auto"/>
            <w:vMerge/>
            <w:vAlign w:val="center"/>
            <w:hideMark/>
          </w:tcPr>
          <w:p w14:paraId="2458EED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2D02C31"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73C051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49CA438" w14:textId="0329E9FC"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 xml:space="preserve">29. </w:t>
            </w:r>
            <w:r w:rsidR="000852C5" w:rsidRPr="00396F9A">
              <w:rPr>
                <w:rFonts w:ascii="Times New Roman" w:eastAsia="Times New Roman" w:hAnsi="Times New Roman" w:cs="Times New Roman"/>
                <w:color w:val="000000"/>
                <w:lang w:eastAsia="es-CO"/>
              </w:rPr>
              <w:t>Ajustes a los aspectos curriculares</w:t>
            </w:r>
          </w:p>
        </w:tc>
        <w:tc>
          <w:tcPr>
            <w:tcW w:w="1110" w:type="dxa"/>
            <w:vAlign w:val="center"/>
            <w:hideMark/>
          </w:tcPr>
          <w:p w14:paraId="2854C6C9"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21,11%</w:t>
            </w:r>
          </w:p>
        </w:tc>
      </w:tr>
      <w:tr w:rsidR="000852C5" w:rsidRPr="00396F9A" w14:paraId="35A93669" w14:textId="77777777" w:rsidTr="000852C5">
        <w:trPr>
          <w:trHeight w:val="300"/>
        </w:trPr>
        <w:tc>
          <w:tcPr>
            <w:tcW w:w="0" w:type="auto"/>
            <w:vMerge/>
            <w:vAlign w:val="center"/>
            <w:hideMark/>
          </w:tcPr>
          <w:p w14:paraId="5413F624"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CD6B2E0"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398EF26"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4D1B7259" w14:textId="36BE378E"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 xml:space="preserve">30. </w:t>
            </w:r>
            <w:r w:rsidR="000852C5" w:rsidRPr="00396F9A">
              <w:rPr>
                <w:rFonts w:ascii="Times New Roman" w:eastAsia="Times New Roman" w:hAnsi="Times New Roman" w:cs="Times New Roman"/>
                <w:color w:val="000000"/>
                <w:lang w:eastAsia="es-CO"/>
              </w:rPr>
              <w:t>Mecanismos de selección</w:t>
            </w:r>
          </w:p>
        </w:tc>
        <w:tc>
          <w:tcPr>
            <w:tcW w:w="1110" w:type="dxa"/>
            <w:vAlign w:val="center"/>
            <w:hideMark/>
          </w:tcPr>
          <w:p w14:paraId="30FEAFC0"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25,00%</w:t>
            </w:r>
          </w:p>
        </w:tc>
      </w:tr>
      <w:tr w:rsidR="000852C5" w:rsidRPr="00396F9A" w14:paraId="0408FC60" w14:textId="77777777" w:rsidTr="000852C5">
        <w:trPr>
          <w:trHeight w:val="470"/>
        </w:trPr>
        <w:tc>
          <w:tcPr>
            <w:tcW w:w="728" w:type="dxa"/>
            <w:vMerge w:val="restart"/>
            <w:vAlign w:val="center"/>
            <w:hideMark/>
          </w:tcPr>
          <w:p w14:paraId="379935EF"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7</w:t>
            </w:r>
          </w:p>
        </w:tc>
        <w:tc>
          <w:tcPr>
            <w:tcW w:w="2213" w:type="dxa"/>
            <w:vMerge w:val="restart"/>
            <w:vAlign w:val="center"/>
            <w:hideMark/>
          </w:tcPr>
          <w:p w14:paraId="0BB6D8DC"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INTERACCIÓN CON EL ENTORNO NACIONAL E INTERNACIONAL</w:t>
            </w:r>
          </w:p>
        </w:tc>
        <w:tc>
          <w:tcPr>
            <w:tcW w:w="1133" w:type="dxa"/>
            <w:vMerge w:val="restart"/>
            <w:vAlign w:val="center"/>
            <w:hideMark/>
          </w:tcPr>
          <w:p w14:paraId="00AA2AE5"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10,59%</w:t>
            </w:r>
          </w:p>
        </w:tc>
        <w:tc>
          <w:tcPr>
            <w:tcW w:w="3878" w:type="dxa"/>
            <w:vAlign w:val="center"/>
            <w:hideMark/>
          </w:tcPr>
          <w:p w14:paraId="1B3C44CC" w14:textId="6771C462"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31. </w:t>
            </w:r>
            <w:r w:rsidR="000852C5" w:rsidRPr="00396F9A">
              <w:rPr>
                <w:rFonts w:ascii="Times New Roman" w:eastAsia="Times New Roman" w:hAnsi="Times New Roman" w:cs="Times New Roman"/>
                <w:color w:val="000000"/>
                <w:lang w:val="es-ES_tradnl" w:eastAsia="es-CO"/>
              </w:rPr>
              <w:t>Inserción del programa en contextos académicos nacionales e internacionales</w:t>
            </w:r>
          </w:p>
        </w:tc>
        <w:tc>
          <w:tcPr>
            <w:tcW w:w="1110" w:type="dxa"/>
            <w:vAlign w:val="center"/>
            <w:hideMark/>
          </w:tcPr>
          <w:p w14:paraId="72280306"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34,78%</w:t>
            </w:r>
          </w:p>
        </w:tc>
      </w:tr>
      <w:tr w:rsidR="000852C5" w:rsidRPr="00396F9A" w14:paraId="41186642" w14:textId="77777777" w:rsidTr="000852C5">
        <w:trPr>
          <w:trHeight w:val="365"/>
        </w:trPr>
        <w:tc>
          <w:tcPr>
            <w:tcW w:w="0" w:type="auto"/>
            <w:vMerge/>
            <w:vAlign w:val="center"/>
            <w:hideMark/>
          </w:tcPr>
          <w:p w14:paraId="67C69C0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95DB33B"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AB1B8B9"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7F086652" w14:textId="2ECBFE38"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32. </w:t>
            </w:r>
            <w:r w:rsidR="000852C5" w:rsidRPr="00396F9A">
              <w:rPr>
                <w:rFonts w:ascii="Times New Roman" w:eastAsia="Times New Roman" w:hAnsi="Times New Roman" w:cs="Times New Roman"/>
                <w:color w:val="000000"/>
                <w:lang w:val="es-ES_tradnl" w:eastAsia="es-CO"/>
              </w:rPr>
              <w:t>Relaciones externas de profesores y estudiantes</w:t>
            </w:r>
          </w:p>
        </w:tc>
        <w:tc>
          <w:tcPr>
            <w:tcW w:w="1110" w:type="dxa"/>
            <w:vAlign w:val="center"/>
            <w:hideMark/>
          </w:tcPr>
          <w:p w14:paraId="004A652F"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40,58%</w:t>
            </w:r>
          </w:p>
        </w:tc>
      </w:tr>
      <w:tr w:rsidR="000852C5" w:rsidRPr="00396F9A" w14:paraId="0CADF0B7" w14:textId="77777777" w:rsidTr="000852C5">
        <w:trPr>
          <w:trHeight w:val="413"/>
        </w:trPr>
        <w:tc>
          <w:tcPr>
            <w:tcW w:w="0" w:type="auto"/>
            <w:vMerge/>
            <w:vAlign w:val="center"/>
            <w:hideMark/>
          </w:tcPr>
          <w:p w14:paraId="6017D5E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D76FF87"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9359F6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09303511" w14:textId="7C8A791F" w:rsidR="000852C5" w:rsidRPr="00396F9A" w:rsidRDefault="000D4B5E"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eastAsia="es-CO"/>
              </w:rPr>
              <w:t xml:space="preserve">33. </w:t>
            </w:r>
            <w:r w:rsidR="000852C5" w:rsidRPr="00396F9A">
              <w:rPr>
                <w:rFonts w:ascii="Times New Roman" w:eastAsia="Times New Roman" w:hAnsi="Times New Roman" w:cs="Times New Roman"/>
                <w:color w:val="000000"/>
                <w:lang w:eastAsia="es-CO"/>
              </w:rPr>
              <w:t>Habilidades comunicativas en una segunda lengua</w:t>
            </w:r>
          </w:p>
        </w:tc>
        <w:tc>
          <w:tcPr>
            <w:tcW w:w="1110" w:type="dxa"/>
            <w:vAlign w:val="center"/>
            <w:hideMark/>
          </w:tcPr>
          <w:p w14:paraId="1970851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24,64%</w:t>
            </w:r>
          </w:p>
        </w:tc>
      </w:tr>
      <w:tr w:rsidR="000852C5" w:rsidRPr="00396F9A" w14:paraId="06FB1E92" w14:textId="77777777" w:rsidTr="000852C5">
        <w:trPr>
          <w:trHeight w:val="450"/>
        </w:trPr>
        <w:tc>
          <w:tcPr>
            <w:tcW w:w="728" w:type="dxa"/>
            <w:vMerge w:val="restart"/>
            <w:vAlign w:val="center"/>
            <w:hideMark/>
          </w:tcPr>
          <w:p w14:paraId="07F8428C"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8</w:t>
            </w:r>
          </w:p>
        </w:tc>
        <w:tc>
          <w:tcPr>
            <w:tcW w:w="2213" w:type="dxa"/>
            <w:vMerge w:val="restart"/>
            <w:vAlign w:val="center"/>
            <w:hideMark/>
          </w:tcPr>
          <w:p w14:paraId="5A1DB2D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APORTES DE LA INVESTIGACIÓN, LA INNOVACIÓN, EL DESARROLLO TECNOLÓGICO Y LA CREACIÓN, ASOCIADOS AL PROGRAMA ACADÉMICO</w:t>
            </w:r>
          </w:p>
        </w:tc>
        <w:tc>
          <w:tcPr>
            <w:tcW w:w="1133" w:type="dxa"/>
            <w:vMerge w:val="restart"/>
            <w:vAlign w:val="center"/>
            <w:hideMark/>
          </w:tcPr>
          <w:p w14:paraId="40622ACF"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commentRangeStart w:id="202"/>
            <w:r w:rsidRPr="001871EC">
              <w:rPr>
                <w:rFonts w:ascii="Times New Roman" w:eastAsia="Times New Roman" w:hAnsi="Times New Roman" w:cs="Times New Roman"/>
                <w:color w:val="EE0000"/>
                <w:highlight w:val="yellow"/>
                <w:lang w:val="es-ES_tradnl" w:eastAsia="es-CO"/>
                <w:rPrChange w:id="203" w:author="roberto cardenas" w:date="2025-10-28T15:48:00Z" w16du:dateUtc="2025-10-28T20:48:00Z">
                  <w:rPr>
                    <w:rFonts w:ascii="Times New Roman" w:eastAsia="Times New Roman" w:hAnsi="Times New Roman" w:cs="Times New Roman"/>
                    <w:color w:val="000000"/>
                    <w:lang w:val="es-ES_tradnl" w:eastAsia="es-CO"/>
                  </w:rPr>
                </w:rPrChange>
              </w:rPr>
              <w:t>4,79%</w:t>
            </w:r>
            <w:commentRangeEnd w:id="202"/>
            <w:r w:rsidR="00DB1584" w:rsidRPr="001871EC">
              <w:rPr>
                <w:rStyle w:val="Refdecomentario"/>
                <w:color w:val="EE0000"/>
                <w:rPrChange w:id="204" w:author="roberto cardenas" w:date="2025-10-28T15:48:00Z" w16du:dateUtc="2025-10-28T20:48:00Z">
                  <w:rPr>
                    <w:rStyle w:val="Refdecomentario"/>
                  </w:rPr>
                </w:rPrChange>
              </w:rPr>
              <w:commentReference w:id="202"/>
            </w:r>
          </w:p>
        </w:tc>
        <w:tc>
          <w:tcPr>
            <w:tcW w:w="3878" w:type="dxa"/>
            <w:vMerge w:val="restart"/>
            <w:vAlign w:val="center"/>
            <w:hideMark/>
          </w:tcPr>
          <w:p w14:paraId="11111F18" w14:textId="48D005DC" w:rsidR="000852C5" w:rsidRPr="00396F9A" w:rsidRDefault="00760239"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34. </w:t>
            </w:r>
            <w:r w:rsidR="000852C5" w:rsidRPr="00396F9A">
              <w:rPr>
                <w:rFonts w:ascii="Times New Roman" w:eastAsia="Times New Roman" w:hAnsi="Times New Roman" w:cs="Times New Roman"/>
                <w:color w:val="000000"/>
                <w:lang w:val="es-ES_tradnl" w:eastAsia="es-CO"/>
              </w:rPr>
              <w:t>Formación para la investigación, desarrollo tecnológico, la innovación y la creación</w:t>
            </w:r>
          </w:p>
        </w:tc>
        <w:tc>
          <w:tcPr>
            <w:tcW w:w="1110" w:type="dxa"/>
            <w:vMerge w:val="restart"/>
            <w:vAlign w:val="center"/>
            <w:hideMark/>
          </w:tcPr>
          <w:p w14:paraId="58E291AA"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53,33%</w:t>
            </w:r>
          </w:p>
        </w:tc>
      </w:tr>
      <w:tr w:rsidR="000852C5" w:rsidRPr="00396F9A" w14:paraId="7E5579B7" w14:textId="77777777" w:rsidTr="000852C5">
        <w:trPr>
          <w:trHeight w:val="450"/>
        </w:trPr>
        <w:tc>
          <w:tcPr>
            <w:tcW w:w="0" w:type="auto"/>
            <w:vMerge/>
            <w:vAlign w:val="center"/>
            <w:hideMark/>
          </w:tcPr>
          <w:p w14:paraId="6AD08B8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5D856E44"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62E417C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Merge/>
            <w:vAlign w:val="center"/>
            <w:hideMark/>
          </w:tcPr>
          <w:p w14:paraId="6370BE13"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1110" w:type="dxa"/>
            <w:vMerge/>
            <w:vAlign w:val="center"/>
            <w:hideMark/>
          </w:tcPr>
          <w:p w14:paraId="7738D31D"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r>
      <w:tr w:rsidR="000852C5" w:rsidRPr="00396F9A" w14:paraId="54506074" w14:textId="77777777" w:rsidTr="000852C5">
        <w:trPr>
          <w:trHeight w:val="700"/>
        </w:trPr>
        <w:tc>
          <w:tcPr>
            <w:tcW w:w="0" w:type="auto"/>
            <w:vMerge/>
            <w:vAlign w:val="center"/>
            <w:hideMark/>
          </w:tcPr>
          <w:p w14:paraId="302B4E6D"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86C89A3"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6E8E41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F842BB0" w14:textId="5BC35790" w:rsidR="000852C5" w:rsidRPr="00396F9A" w:rsidRDefault="00760239"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35. </w:t>
            </w:r>
            <w:r w:rsidR="000852C5" w:rsidRPr="00396F9A">
              <w:rPr>
                <w:rFonts w:ascii="Times New Roman" w:eastAsia="Times New Roman" w:hAnsi="Times New Roman" w:cs="Times New Roman"/>
                <w:color w:val="000000"/>
                <w:lang w:val="es-ES_tradnl" w:eastAsia="es-CO"/>
              </w:rPr>
              <w:t>Compromiso con la investigación, desarrollo tecnológico, la innovación y la creación</w:t>
            </w:r>
          </w:p>
        </w:tc>
        <w:tc>
          <w:tcPr>
            <w:tcW w:w="1110" w:type="dxa"/>
            <w:vAlign w:val="center"/>
            <w:hideMark/>
          </w:tcPr>
          <w:p w14:paraId="3C8CE225"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46,67%</w:t>
            </w:r>
          </w:p>
        </w:tc>
      </w:tr>
      <w:tr w:rsidR="000852C5" w:rsidRPr="00396F9A" w14:paraId="16BA2D46" w14:textId="77777777" w:rsidTr="000852C5">
        <w:trPr>
          <w:trHeight w:val="300"/>
        </w:trPr>
        <w:tc>
          <w:tcPr>
            <w:tcW w:w="728" w:type="dxa"/>
            <w:vMerge w:val="restart"/>
            <w:vAlign w:val="center"/>
            <w:hideMark/>
          </w:tcPr>
          <w:p w14:paraId="2A9118D6"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9</w:t>
            </w:r>
          </w:p>
        </w:tc>
        <w:tc>
          <w:tcPr>
            <w:tcW w:w="2213" w:type="dxa"/>
            <w:vMerge w:val="restart"/>
            <w:vAlign w:val="center"/>
            <w:hideMark/>
          </w:tcPr>
          <w:p w14:paraId="1B72834A"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BIENESTAR DE LA COMUNIDAD ACADÉMICA DEL PROGRAMA</w:t>
            </w:r>
          </w:p>
        </w:tc>
        <w:tc>
          <w:tcPr>
            <w:tcW w:w="1133" w:type="dxa"/>
            <w:vMerge w:val="restart"/>
            <w:vAlign w:val="center"/>
            <w:hideMark/>
          </w:tcPr>
          <w:p w14:paraId="1323748B"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6,41%</w:t>
            </w:r>
          </w:p>
        </w:tc>
        <w:tc>
          <w:tcPr>
            <w:tcW w:w="3878" w:type="dxa"/>
            <w:vAlign w:val="center"/>
            <w:hideMark/>
          </w:tcPr>
          <w:p w14:paraId="523AB6FC" w14:textId="2FD84569" w:rsidR="000852C5" w:rsidRPr="00396F9A" w:rsidRDefault="00D61951"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36. </w:t>
            </w:r>
            <w:r w:rsidR="000852C5" w:rsidRPr="00396F9A">
              <w:rPr>
                <w:rFonts w:ascii="Times New Roman" w:eastAsia="Times New Roman" w:hAnsi="Times New Roman" w:cs="Times New Roman"/>
                <w:color w:val="000000"/>
                <w:lang w:val="es-ES_tradnl" w:eastAsia="es-CO"/>
              </w:rPr>
              <w:t>Programas y servicios</w:t>
            </w:r>
          </w:p>
        </w:tc>
        <w:tc>
          <w:tcPr>
            <w:tcW w:w="1110" w:type="dxa"/>
            <w:vAlign w:val="center"/>
            <w:hideMark/>
          </w:tcPr>
          <w:p w14:paraId="318ACE1F"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54,76%</w:t>
            </w:r>
          </w:p>
        </w:tc>
      </w:tr>
      <w:tr w:rsidR="000852C5" w:rsidRPr="00396F9A" w14:paraId="6BE6223D" w14:textId="77777777" w:rsidTr="000852C5">
        <w:trPr>
          <w:trHeight w:val="300"/>
        </w:trPr>
        <w:tc>
          <w:tcPr>
            <w:tcW w:w="0" w:type="auto"/>
            <w:vMerge/>
            <w:vAlign w:val="center"/>
            <w:hideMark/>
          </w:tcPr>
          <w:p w14:paraId="7F678F39"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2EE71C5"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508F7A57"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2B554B66" w14:textId="5D1FE012" w:rsidR="000852C5" w:rsidRPr="00396F9A" w:rsidRDefault="00D61951"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37. </w:t>
            </w:r>
            <w:r w:rsidR="000852C5" w:rsidRPr="00396F9A">
              <w:rPr>
                <w:rFonts w:ascii="Times New Roman" w:eastAsia="Times New Roman" w:hAnsi="Times New Roman" w:cs="Times New Roman"/>
                <w:color w:val="000000"/>
                <w:lang w:val="es-ES_tradnl" w:eastAsia="es-CO"/>
              </w:rPr>
              <w:t>Participación y seguimiento</w:t>
            </w:r>
          </w:p>
        </w:tc>
        <w:tc>
          <w:tcPr>
            <w:tcW w:w="1110" w:type="dxa"/>
            <w:vAlign w:val="center"/>
            <w:hideMark/>
          </w:tcPr>
          <w:p w14:paraId="023A6233"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45,24%</w:t>
            </w:r>
          </w:p>
        </w:tc>
      </w:tr>
      <w:tr w:rsidR="000852C5" w:rsidRPr="00396F9A" w14:paraId="04B2B4F6" w14:textId="77777777" w:rsidTr="000852C5">
        <w:trPr>
          <w:trHeight w:val="285"/>
        </w:trPr>
        <w:tc>
          <w:tcPr>
            <w:tcW w:w="728" w:type="dxa"/>
            <w:vMerge w:val="restart"/>
            <w:vAlign w:val="center"/>
            <w:hideMark/>
          </w:tcPr>
          <w:p w14:paraId="76BC64E2"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10</w:t>
            </w:r>
          </w:p>
        </w:tc>
        <w:tc>
          <w:tcPr>
            <w:tcW w:w="2213" w:type="dxa"/>
            <w:vMerge w:val="restart"/>
            <w:vAlign w:val="center"/>
            <w:hideMark/>
          </w:tcPr>
          <w:p w14:paraId="34773381"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MEDIOS EDUCATIVOS Y AMBIENTES DE APRENDIZAJE</w:t>
            </w:r>
          </w:p>
        </w:tc>
        <w:tc>
          <w:tcPr>
            <w:tcW w:w="1133" w:type="dxa"/>
            <w:vMerge w:val="restart"/>
            <w:vAlign w:val="center"/>
            <w:hideMark/>
          </w:tcPr>
          <w:p w14:paraId="5BFFAA03"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6,88%</w:t>
            </w:r>
          </w:p>
        </w:tc>
        <w:tc>
          <w:tcPr>
            <w:tcW w:w="3878" w:type="dxa"/>
            <w:vAlign w:val="center"/>
            <w:hideMark/>
          </w:tcPr>
          <w:p w14:paraId="7A2A203C" w14:textId="7EF097C2" w:rsidR="000852C5" w:rsidRPr="00396F9A" w:rsidRDefault="00D61951"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38. </w:t>
            </w:r>
            <w:r w:rsidR="000852C5" w:rsidRPr="00396F9A">
              <w:rPr>
                <w:rFonts w:ascii="Times New Roman" w:eastAsia="Times New Roman" w:hAnsi="Times New Roman" w:cs="Times New Roman"/>
                <w:color w:val="000000"/>
                <w:lang w:val="es-ES_tradnl" w:eastAsia="es-CO"/>
              </w:rPr>
              <w:t>Estrategias y recursos de apoyo a profesores</w:t>
            </w:r>
          </w:p>
        </w:tc>
        <w:tc>
          <w:tcPr>
            <w:tcW w:w="1110" w:type="dxa"/>
            <w:vAlign w:val="center"/>
            <w:hideMark/>
          </w:tcPr>
          <w:p w14:paraId="3D239442"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39,86%</w:t>
            </w:r>
          </w:p>
        </w:tc>
      </w:tr>
      <w:tr w:rsidR="000852C5" w:rsidRPr="00396F9A" w14:paraId="5B146A8A" w14:textId="77777777" w:rsidTr="000852C5">
        <w:trPr>
          <w:trHeight w:val="402"/>
        </w:trPr>
        <w:tc>
          <w:tcPr>
            <w:tcW w:w="0" w:type="auto"/>
            <w:vMerge/>
            <w:vAlign w:val="center"/>
            <w:hideMark/>
          </w:tcPr>
          <w:p w14:paraId="56D5012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4993EEE"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6101889"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728A2512" w14:textId="496D5DD1" w:rsidR="000852C5" w:rsidRPr="00396F9A" w:rsidRDefault="00D61951"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39. </w:t>
            </w:r>
            <w:r w:rsidR="000852C5" w:rsidRPr="00396F9A">
              <w:rPr>
                <w:rFonts w:ascii="Times New Roman" w:eastAsia="Times New Roman" w:hAnsi="Times New Roman" w:cs="Times New Roman"/>
                <w:color w:val="000000"/>
                <w:lang w:val="es-ES_tradnl" w:eastAsia="es-CO"/>
              </w:rPr>
              <w:t>Estrategias y recursos de apoyo a estudiantes</w:t>
            </w:r>
          </w:p>
        </w:tc>
        <w:tc>
          <w:tcPr>
            <w:tcW w:w="1110" w:type="dxa"/>
            <w:vAlign w:val="center"/>
            <w:hideMark/>
          </w:tcPr>
          <w:p w14:paraId="38BD138F"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35,51%</w:t>
            </w:r>
          </w:p>
        </w:tc>
      </w:tr>
      <w:tr w:rsidR="000852C5" w:rsidRPr="00396F9A" w14:paraId="2C43F78F" w14:textId="77777777" w:rsidTr="000852C5">
        <w:trPr>
          <w:trHeight w:val="300"/>
        </w:trPr>
        <w:tc>
          <w:tcPr>
            <w:tcW w:w="0" w:type="auto"/>
            <w:vMerge/>
            <w:vAlign w:val="center"/>
            <w:hideMark/>
          </w:tcPr>
          <w:p w14:paraId="39481C6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E768751"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4431F77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4BF00758" w14:textId="3992E434" w:rsidR="000852C5" w:rsidRPr="00396F9A" w:rsidRDefault="00D61951"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40. </w:t>
            </w:r>
            <w:r w:rsidR="000852C5" w:rsidRPr="00396F9A">
              <w:rPr>
                <w:rFonts w:ascii="Times New Roman" w:eastAsia="Times New Roman" w:hAnsi="Times New Roman" w:cs="Times New Roman"/>
                <w:color w:val="000000"/>
                <w:lang w:val="es-ES_tradnl" w:eastAsia="es-CO"/>
              </w:rPr>
              <w:t>Recursos bibliográficos y de información</w:t>
            </w:r>
          </w:p>
        </w:tc>
        <w:tc>
          <w:tcPr>
            <w:tcW w:w="1110" w:type="dxa"/>
            <w:vAlign w:val="center"/>
            <w:hideMark/>
          </w:tcPr>
          <w:p w14:paraId="525696C1"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24,64%</w:t>
            </w:r>
          </w:p>
        </w:tc>
      </w:tr>
      <w:tr w:rsidR="000852C5" w:rsidRPr="00396F9A" w14:paraId="0637AA1E" w14:textId="77777777" w:rsidTr="000852C5">
        <w:trPr>
          <w:trHeight w:val="300"/>
        </w:trPr>
        <w:tc>
          <w:tcPr>
            <w:tcW w:w="728" w:type="dxa"/>
            <w:vMerge w:val="restart"/>
            <w:vAlign w:val="center"/>
            <w:hideMark/>
          </w:tcPr>
          <w:p w14:paraId="467D00EA"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11</w:t>
            </w:r>
          </w:p>
        </w:tc>
        <w:tc>
          <w:tcPr>
            <w:tcW w:w="2213" w:type="dxa"/>
            <w:vMerge w:val="restart"/>
            <w:vAlign w:val="center"/>
            <w:hideMark/>
          </w:tcPr>
          <w:p w14:paraId="4498F44A"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ORGANIZACIÓN, ADMINISTRACIÓN Y FINANCIACIÓN DEL PROGRAMA ACADÉMICO</w:t>
            </w:r>
          </w:p>
        </w:tc>
        <w:tc>
          <w:tcPr>
            <w:tcW w:w="1133" w:type="dxa"/>
            <w:vMerge w:val="restart"/>
            <w:vAlign w:val="center"/>
            <w:hideMark/>
          </w:tcPr>
          <w:p w14:paraId="3AE08836"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6,68%</w:t>
            </w:r>
          </w:p>
        </w:tc>
        <w:tc>
          <w:tcPr>
            <w:tcW w:w="3878" w:type="dxa"/>
            <w:vAlign w:val="center"/>
            <w:hideMark/>
          </w:tcPr>
          <w:p w14:paraId="52D6447A" w14:textId="20F3230A"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41. </w:t>
            </w:r>
            <w:r w:rsidR="000852C5" w:rsidRPr="00396F9A">
              <w:rPr>
                <w:rFonts w:ascii="Times New Roman" w:eastAsia="Times New Roman" w:hAnsi="Times New Roman" w:cs="Times New Roman"/>
                <w:color w:val="000000"/>
                <w:lang w:val="es-ES_tradnl" w:eastAsia="es-CO"/>
              </w:rPr>
              <w:t>Organización y administración</w:t>
            </w:r>
          </w:p>
        </w:tc>
        <w:tc>
          <w:tcPr>
            <w:tcW w:w="1110" w:type="dxa"/>
            <w:vAlign w:val="center"/>
            <w:hideMark/>
          </w:tcPr>
          <w:p w14:paraId="010DD364"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23,02%</w:t>
            </w:r>
          </w:p>
        </w:tc>
      </w:tr>
      <w:tr w:rsidR="000852C5" w:rsidRPr="00396F9A" w14:paraId="3C5E1111" w14:textId="77777777" w:rsidTr="000852C5">
        <w:trPr>
          <w:trHeight w:val="300"/>
        </w:trPr>
        <w:tc>
          <w:tcPr>
            <w:tcW w:w="0" w:type="auto"/>
            <w:vMerge/>
            <w:vAlign w:val="center"/>
            <w:hideMark/>
          </w:tcPr>
          <w:p w14:paraId="2085E667"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4BE4C0AA"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1C027A4"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3BD93B2" w14:textId="476E59F2"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42. </w:t>
            </w:r>
            <w:r w:rsidR="000852C5" w:rsidRPr="00396F9A">
              <w:rPr>
                <w:rFonts w:ascii="Times New Roman" w:eastAsia="Times New Roman" w:hAnsi="Times New Roman" w:cs="Times New Roman"/>
                <w:color w:val="000000"/>
                <w:lang w:val="es-ES_tradnl" w:eastAsia="es-CO"/>
              </w:rPr>
              <w:t>Dirección y gestión</w:t>
            </w:r>
          </w:p>
        </w:tc>
        <w:tc>
          <w:tcPr>
            <w:tcW w:w="1110" w:type="dxa"/>
            <w:vAlign w:val="center"/>
            <w:hideMark/>
          </w:tcPr>
          <w:p w14:paraId="7AD7FAB0"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21,16%</w:t>
            </w:r>
          </w:p>
        </w:tc>
      </w:tr>
      <w:tr w:rsidR="000852C5" w:rsidRPr="00396F9A" w14:paraId="30BC896C" w14:textId="77777777" w:rsidTr="000852C5">
        <w:trPr>
          <w:trHeight w:val="300"/>
        </w:trPr>
        <w:tc>
          <w:tcPr>
            <w:tcW w:w="0" w:type="auto"/>
            <w:vMerge/>
            <w:vAlign w:val="center"/>
            <w:hideMark/>
          </w:tcPr>
          <w:p w14:paraId="7FC18A8B"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3EED00BD"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2542317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776FB3A2" w14:textId="5C90ACD5"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43. </w:t>
            </w:r>
            <w:r w:rsidR="000852C5" w:rsidRPr="00396F9A">
              <w:rPr>
                <w:rFonts w:ascii="Times New Roman" w:eastAsia="Times New Roman" w:hAnsi="Times New Roman" w:cs="Times New Roman"/>
                <w:color w:val="000000"/>
                <w:lang w:val="es-ES_tradnl" w:eastAsia="es-CO"/>
              </w:rPr>
              <w:t>Sistemas de comunicación e información</w:t>
            </w:r>
          </w:p>
        </w:tc>
        <w:tc>
          <w:tcPr>
            <w:tcW w:w="1110" w:type="dxa"/>
            <w:vAlign w:val="center"/>
            <w:hideMark/>
          </w:tcPr>
          <w:p w14:paraId="134B4A29"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13,23%</w:t>
            </w:r>
          </w:p>
        </w:tc>
      </w:tr>
      <w:tr w:rsidR="000852C5" w:rsidRPr="00396F9A" w14:paraId="149FD8AF" w14:textId="77777777" w:rsidTr="000852C5">
        <w:trPr>
          <w:trHeight w:val="300"/>
        </w:trPr>
        <w:tc>
          <w:tcPr>
            <w:tcW w:w="0" w:type="auto"/>
            <w:vMerge/>
            <w:vAlign w:val="center"/>
            <w:hideMark/>
          </w:tcPr>
          <w:p w14:paraId="4BF0D138"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70973B24"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74C4C03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B0E4290" w14:textId="3DD11FD1"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44. </w:t>
            </w:r>
            <w:r w:rsidR="000852C5" w:rsidRPr="00396F9A">
              <w:rPr>
                <w:rFonts w:ascii="Times New Roman" w:eastAsia="Times New Roman" w:hAnsi="Times New Roman" w:cs="Times New Roman"/>
                <w:color w:val="000000"/>
                <w:lang w:val="es-ES_tradnl" w:eastAsia="es-CO"/>
              </w:rPr>
              <w:t>Estudiantes y capacidad institucional</w:t>
            </w:r>
          </w:p>
        </w:tc>
        <w:tc>
          <w:tcPr>
            <w:tcW w:w="1110" w:type="dxa"/>
            <w:vAlign w:val="center"/>
            <w:hideMark/>
          </w:tcPr>
          <w:p w14:paraId="2D1C66A8"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11,90%</w:t>
            </w:r>
          </w:p>
        </w:tc>
      </w:tr>
      <w:tr w:rsidR="000852C5" w:rsidRPr="00396F9A" w14:paraId="0B955E37" w14:textId="77777777" w:rsidTr="000852C5">
        <w:trPr>
          <w:trHeight w:val="300"/>
        </w:trPr>
        <w:tc>
          <w:tcPr>
            <w:tcW w:w="0" w:type="auto"/>
            <w:vMerge/>
            <w:vAlign w:val="center"/>
            <w:hideMark/>
          </w:tcPr>
          <w:p w14:paraId="5348784E"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E3C3429"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06A9CAFC"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ADCE0F7" w14:textId="4CF258D6"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45. </w:t>
            </w:r>
            <w:r w:rsidR="000852C5" w:rsidRPr="00396F9A">
              <w:rPr>
                <w:rFonts w:ascii="Times New Roman" w:eastAsia="Times New Roman" w:hAnsi="Times New Roman" w:cs="Times New Roman"/>
                <w:color w:val="000000"/>
                <w:lang w:val="es-ES_tradnl" w:eastAsia="es-CO"/>
              </w:rPr>
              <w:t>Financiación del programa académico</w:t>
            </w:r>
          </w:p>
        </w:tc>
        <w:tc>
          <w:tcPr>
            <w:tcW w:w="1110" w:type="dxa"/>
            <w:vAlign w:val="center"/>
            <w:hideMark/>
          </w:tcPr>
          <w:p w14:paraId="46AF3F25"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12,96%</w:t>
            </w:r>
          </w:p>
        </w:tc>
      </w:tr>
      <w:tr w:rsidR="000852C5" w:rsidRPr="00396F9A" w14:paraId="040BDAF4" w14:textId="77777777" w:rsidTr="000852C5">
        <w:trPr>
          <w:trHeight w:val="337"/>
        </w:trPr>
        <w:tc>
          <w:tcPr>
            <w:tcW w:w="0" w:type="auto"/>
            <w:vMerge/>
            <w:vAlign w:val="center"/>
            <w:hideMark/>
          </w:tcPr>
          <w:p w14:paraId="7C4C13B5"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0D9CFBA5"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5A6EAA34"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62846EBF" w14:textId="3E1B8154" w:rsidR="000852C5" w:rsidRPr="00396F9A" w:rsidRDefault="009127E2"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46. </w:t>
            </w:r>
            <w:r w:rsidR="000852C5" w:rsidRPr="00396F9A">
              <w:rPr>
                <w:rFonts w:ascii="Times New Roman" w:eastAsia="Times New Roman" w:hAnsi="Times New Roman" w:cs="Times New Roman"/>
                <w:color w:val="000000"/>
                <w:lang w:val="es-ES_tradnl" w:eastAsia="es-CO"/>
              </w:rPr>
              <w:t>Aseguramiento de la alta calidad y mejora continua</w:t>
            </w:r>
          </w:p>
        </w:tc>
        <w:tc>
          <w:tcPr>
            <w:tcW w:w="1110" w:type="dxa"/>
            <w:vAlign w:val="center"/>
            <w:hideMark/>
          </w:tcPr>
          <w:p w14:paraId="0D9977C5"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17,72%</w:t>
            </w:r>
          </w:p>
        </w:tc>
      </w:tr>
      <w:tr w:rsidR="000852C5" w:rsidRPr="00396F9A" w14:paraId="00F8E1F0" w14:textId="77777777" w:rsidTr="000852C5">
        <w:trPr>
          <w:trHeight w:val="399"/>
        </w:trPr>
        <w:tc>
          <w:tcPr>
            <w:tcW w:w="728" w:type="dxa"/>
            <w:vMerge w:val="restart"/>
            <w:vAlign w:val="center"/>
            <w:hideMark/>
          </w:tcPr>
          <w:p w14:paraId="55DB6ED9"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12</w:t>
            </w:r>
          </w:p>
        </w:tc>
        <w:tc>
          <w:tcPr>
            <w:tcW w:w="2213" w:type="dxa"/>
            <w:vMerge w:val="restart"/>
            <w:vAlign w:val="center"/>
            <w:hideMark/>
          </w:tcPr>
          <w:p w14:paraId="5E385B1D"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RECURSOS FÍSICOS Y TECNOLÓGICOS</w:t>
            </w:r>
          </w:p>
        </w:tc>
        <w:tc>
          <w:tcPr>
            <w:tcW w:w="1133" w:type="dxa"/>
            <w:vMerge w:val="restart"/>
            <w:vAlign w:val="center"/>
            <w:hideMark/>
          </w:tcPr>
          <w:p w14:paraId="330C5109" w14:textId="77777777" w:rsidR="000852C5" w:rsidRPr="00396F9A" w:rsidRDefault="000852C5" w:rsidP="00486B65">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3,64%</w:t>
            </w:r>
          </w:p>
        </w:tc>
        <w:tc>
          <w:tcPr>
            <w:tcW w:w="3878" w:type="dxa"/>
            <w:vAlign w:val="center"/>
            <w:hideMark/>
          </w:tcPr>
          <w:p w14:paraId="7A8D9684" w14:textId="4D20B79D" w:rsidR="000852C5" w:rsidRPr="00396F9A" w:rsidRDefault="00D6116A"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47. </w:t>
            </w:r>
            <w:r w:rsidR="000852C5" w:rsidRPr="00396F9A">
              <w:rPr>
                <w:rFonts w:ascii="Times New Roman" w:eastAsia="Times New Roman" w:hAnsi="Times New Roman" w:cs="Times New Roman"/>
                <w:color w:val="000000"/>
                <w:lang w:val="es-ES_tradnl" w:eastAsia="es-CO"/>
              </w:rPr>
              <w:t>Recursos de infraestructura física y tecnológica</w:t>
            </w:r>
          </w:p>
        </w:tc>
        <w:tc>
          <w:tcPr>
            <w:tcW w:w="1110" w:type="dxa"/>
            <w:vAlign w:val="center"/>
            <w:hideMark/>
          </w:tcPr>
          <w:p w14:paraId="24D43466"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52,38%</w:t>
            </w:r>
          </w:p>
        </w:tc>
      </w:tr>
      <w:tr w:rsidR="000852C5" w:rsidRPr="00396F9A" w14:paraId="27AC0CE6" w14:textId="77777777" w:rsidTr="000852C5">
        <w:trPr>
          <w:trHeight w:val="405"/>
        </w:trPr>
        <w:tc>
          <w:tcPr>
            <w:tcW w:w="0" w:type="auto"/>
            <w:vMerge/>
            <w:vAlign w:val="center"/>
            <w:hideMark/>
          </w:tcPr>
          <w:p w14:paraId="67006E41"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0" w:type="auto"/>
            <w:vMerge/>
            <w:vAlign w:val="center"/>
            <w:hideMark/>
          </w:tcPr>
          <w:p w14:paraId="1692AB0E" w14:textId="77777777" w:rsidR="000852C5" w:rsidRPr="00396F9A" w:rsidRDefault="000852C5" w:rsidP="00A76EA8">
            <w:pPr>
              <w:spacing w:after="0"/>
              <w:jc w:val="center"/>
              <w:rPr>
                <w:rFonts w:ascii="Times New Roman" w:eastAsia="Times New Roman" w:hAnsi="Times New Roman" w:cs="Times New Roman"/>
                <w:color w:val="000000"/>
                <w:lang w:val="es-CO" w:eastAsia="es-CO"/>
              </w:rPr>
            </w:pPr>
          </w:p>
        </w:tc>
        <w:tc>
          <w:tcPr>
            <w:tcW w:w="0" w:type="auto"/>
            <w:vMerge/>
            <w:vAlign w:val="center"/>
            <w:hideMark/>
          </w:tcPr>
          <w:p w14:paraId="13B8E532" w14:textId="77777777" w:rsidR="000852C5" w:rsidRPr="00396F9A" w:rsidRDefault="000852C5" w:rsidP="00486B65">
            <w:pPr>
              <w:spacing w:after="0"/>
              <w:rPr>
                <w:rFonts w:ascii="Times New Roman" w:eastAsia="Times New Roman" w:hAnsi="Times New Roman" w:cs="Times New Roman"/>
                <w:color w:val="000000"/>
                <w:lang w:val="es-CO" w:eastAsia="es-CO"/>
              </w:rPr>
            </w:pPr>
          </w:p>
        </w:tc>
        <w:tc>
          <w:tcPr>
            <w:tcW w:w="3878" w:type="dxa"/>
            <w:vAlign w:val="center"/>
            <w:hideMark/>
          </w:tcPr>
          <w:p w14:paraId="373D6FFA" w14:textId="557BF900" w:rsidR="000852C5" w:rsidRPr="00396F9A" w:rsidRDefault="00D6116A" w:rsidP="00486B65">
            <w:pPr>
              <w:spacing w:after="0" w:line="240" w:lineRule="auto"/>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 xml:space="preserve">48. </w:t>
            </w:r>
            <w:r w:rsidR="000852C5" w:rsidRPr="00396F9A">
              <w:rPr>
                <w:rFonts w:ascii="Times New Roman" w:eastAsia="Times New Roman" w:hAnsi="Times New Roman" w:cs="Times New Roman"/>
                <w:color w:val="000000"/>
                <w:lang w:val="es-ES_tradnl" w:eastAsia="es-CO"/>
              </w:rPr>
              <w:t>Recursos informáticos y de comunicación</w:t>
            </w:r>
          </w:p>
        </w:tc>
        <w:tc>
          <w:tcPr>
            <w:tcW w:w="1110" w:type="dxa"/>
            <w:vAlign w:val="center"/>
            <w:hideMark/>
          </w:tcPr>
          <w:p w14:paraId="4AFDA83B" w14:textId="77777777" w:rsidR="000852C5" w:rsidRPr="00396F9A" w:rsidRDefault="000852C5" w:rsidP="00A76EA8">
            <w:pPr>
              <w:spacing w:after="0" w:line="240" w:lineRule="auto"/>
              <w:jc w:val="center"/>
              <w:rPr>
                <w:rFonts w:ascii="Times New Roman" w:eastAsia="Times New Roman" w:hAnsi="Times New Roman" w:cs="Times New Roman"/>
                <w:color w:val="000000"/>
                <w:lang w:val="es-CO" w:eastAsia="es-CO"/>
              </w:rPr>
            </w:pPr>
            <w:r w:rsidRPr="00396F9A">
              <w:rPr>
                <w:rFonts w:ascii="Times New Roman" w:eastAsia="Times New Roman" w:hAnsi="Times New Roman" w:cs="Times New Roman"/>
                <w:color w:val="000000"/>
                <w:lang w:val="es-ES_tradnl" w:eastAsia="es-CO"/>
              </w:rPr>
              <w:t>47,62%</w:t>
            </w:r>
          </w:p>
        </w:tc>
      </w:tr>
    </w:tbl>
    <w:bookmarkEnd w:id="201"/>
    <w:p w14:paraId="6456B4A1" w14:textId="11A25385" w:rsidR="0001353C" w:rsidRPr="00396F9A" w:rsidRDefault="0001353C" w:rsidP="00E84BD5">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6B21F4" w:rsidRPr="001A2CAA">
        <w:rPr>
          <w:rFonts w:ascii="Times New Roman" w:hAnsi="Times New Roman" w:cs="Times New Roman"/>
        </w:rPr>
        <w:t>Maestría en Ciencias de la Información y las Comunicaciones –</w:t>
      </w:r>
      <w:r w:rsidR="006B21F4" w:rsidRPr="00396F9A">
        <w:rPr>
          <w:rFonts w:ascii="Times New Roman" w:hAnsi="Times New Roman" w:cs="Times New Roman"/>
        </w:rPr>
        <w:t>Metodología Profundización (SNIES: 116070)</w:t>
      </w:r>
      <w:r w:rsidR="00A76EA8" w:rsidRPr="00396F9A">
        <w:rPr>
          <w:rFonts w:ascii="Times New Roman" w:hAnsi="Times New Roman" w:cs="Times New Roman"/>
        </w:rPr>
        <w:t>.</w:t>
      </w:r>
    </w:p>
    <w:p w14:paraId="7924FF85" w14:textId="77777777" w:rsidR="007D552F" w:rsidRPr="00396F9A" w:rsidRDefault="007D552F" w:rsidP="00396F9A">
      <w:pPr>
        <w:pStyle w:val="Sinespaciado"/>
        <w:numPr>
          <w:ilvl w:val="0"/>
          <w:numId w:val="4"/>
        </w:numPr>
        <w:spacing w:before="240" w:line="276" w:lineRule="auto"/>
        <w:jc w:val="both"/>
        <w:rPr>
          <w:rFonts w:ascii="Times New Roman" w:hAnsi="Times New Roman" w:cs="Times New Roman"/>
          <w:b/>
          <w:bCs/>
        </w:rPr>
      </w:pPr>
      <w:r w:rsidRPr="00396F9A">
        <w:rPr>
          <w:rFonts w:ascii="Times New Roman" w:hAnsi="Times New Roman" w:cs="Times New Roman"/>
          <w:b/>
          <w:bCs/>
        </w:rPr>
        <w:t xml:space="preserve">Identificación y recolección de evidencias documentales, estadísticas y de apreciación </w:t>
      </w:r>
    </w:p>
    <w:p w14:paraId="05EEAD58" w14:textId="3968EA24" w:rsidR="007D552F" w:rsidRPr="00396F9A" w:rsidRDefault="007D552F" w:rsidP="00E84BD5">
      <w:pPr>
        <w:pStyle w:val="Sinespaciado"/>
        <w:spacing w:before="240" w:line="276" w:lineRule="auto"/>
        <w:jc w:val="both"/>
        <w:rPr>
          <w:rFonts w:ascii="Times New Roman" w:hAnsi="Times New Roman" w:cs="Times New Roman"/>
          <w:shd w:val="clear" w:color="auto" w:fill="FFFFFF"/>
        </w:rPr>
      </w:pPr>
      <w:r w:rsidRPr="00396F9A">
        <w:rPr>
          <w:rFonts w:ascii="Times New Roman" w:hAnsi="Times New Roman" w:cs="Times New Roman"/>
          <w:shd w:val="clear" w:color="auto" w:fill="FFFFFF"/>
        </w:rPr>
        <w:t xml:space="preserve">Refiere la compilación de evidencias de la gestión académica y administrativa que se da en </w:t>
      </w:r>
      <w:r w:rsidR="00A76EA8" w:rsidRPr="00396F9A">
        <w:rPr>
          <w:rFonts w:ascii="Times New Roman" w:hAnsi="Times New Roman" w:cs="Times New Roman"/>
          <w:shd w:val="clear" w:color="auto" w:fill="FFFFFF"/>
        </w:rPr>
        <w:t>el proyecto curricular</w:t>
      </w:r>
      <w:r w:rsidRPr="00396F9A">
        <w:rPr>
          <w:rFonts w:ascii="Times New Roman" w:hAnsi="Times New Roman" w:cs="Times New Roman"/>
          <w:shd w:val="clear" w:color="auto" w:fill="FFFFFF"/>
        </w:rPr>
        <w:t xml:space="preserve"> y Universidad, en el desarrollo de las funciones misionales: </w:t>
      </w:r>
      <w:r w:rsidRPr="00396F9A">
        <w:rPr>
          <w:rStyle w:val="nfasis"/>
          <w:rFonts w:ascii="Times New Roman" w:hAnsi="Times New Roman" w:cs="Times New Roman"/>
          <w:shd w:val="clear" w:color="auto" w:fill="FFFFFF"/>
        </w:rPr>
        <w:t xml:space="preserve">Formación y docencia, Investigación. Creación e innovación </w:t>
      </w:r>
      <w:r w:rsidRPr="00396F9A">
        <w:rPr>
          <w:rFonts w:ascii="Times New Roman" w:hAnsi="Times New Roman" w:cs="Times New Roman"/>
          <w:shd w:val="clear" w:color="auto" w:fill="FFFFFF"/>
        </w:rPr>
        <w:t xml:space="preserve">y, </w:t>
      </w:r>
      <w:r w:rsidRPr="00396F9A">
        <w:rPr>
          <w:rStyle w:val="nfasis"/>
          <w:rFonts w:ascii="Times New Roman" w:hAnsi="Times New Roman" w:cs="Times New Roman"/>
          <w:shd w:val="clear" w:color="auto" w:fill="FFFFFF"/>
        </w:rPr>
        <w:t xml:space="preserve">Extensión y Proyección Social. </w:t>
      </w:r>
      <w:r w:rsidRPr="00396F9A">
        <w:rPr>
          <w:rFonts w:ascii="Times New Roman" w:hAnsi="Times New Roman" w:cs="Times New Roman"/>
          <w:shd w:val="clear" w:color="auto" w:fill="FFFFFF"/>
        </w:rPr>
        <w:t xml:space="preserve">Esto significa que documentos como </w:t>
      </w:r>
      <w:r w:rsidRPr="00396F9A">
        <w:rPr>
          <w:rStyle w:val="nfasis"/>
          <w:rFonts w:ascii="Times New Roman" w:hAnsi="Times New Roman" w:cs="Times New Roman"/>
          <w:i w:val="0"/>
          <w:iCs w:val="0"/>
          <w:shd w:val="clear" w:color="auto" w:fill="FFFFFF"/>
        </w:rPr>
        <w:t>informes, actas, material de divulgación, disertaciones, comunicaciones, análisis</w:t>
      </w:r>
      <w:r w:rsidRPr="00396F9A">
        <w:rPr>
          <w:rFonts w:ascii="Times New Roman" w:hAnsi="Times New Roman" w:cs="Times New Roman"/>
          <w:i/>
          <w:iCs/>
          <w:shd w:val="clear" w:color="auto" w:fill="FFFFFF"/>
        </w:rPr>
        <w:t xml:space="preserve">, </w:t>
      </w:r>
      <w:r w:rsidRPr="00396F9A">
        <w:rPr>
          <w:rFonts w:ascii="Times New Roman" w:hAnsi="Times New Roman" w:cs="Times New Roman"/>
          <w:shd w:val="clear" w:color="auto" w:fill="FFFFFF"/>
        </w:rPr>
        <w:t>entre otros, constituyen evidencias para identificación de oportunidades de mejoramiento y aseguramiento de las fortalezas existentes</w:t>
      </w:r>
      <w:r w:rsidR="00A76EA8" w:rsidRPr="00396F9A">
        <w:rPr>
          <w:rFonts w:ascii="Times New Roman" w:hAnsi="Times New Roman" w:cs="Times New Roman"/>
          <w:shd w:val="clear" w:color="auto" w:fill="FFFFFF"/>
        </w:rPr>
        <w:t>:</w:t>
      </w:r>
    </w:p>
    <w:p w14:paraId="3CE8CC7E" w14:textId="77777777" w:rsidR="007D552F" w:rsidRPr="00396F9A" w:rsidRDefault="007D552F" w:rsidP="00396F9A">
      <w:pPr>
        <w:pStyle w:val="Sinespaciado"/>
        <w:numPr>
          <w:ilvl w:val="0"/>
          <w:numId w:val="2"/>
        </w:numPr>
        <w:spacing w:line="276" w:lineRule="auto"/>
        <w:jc w:val="both"/>
        <w:rPr>
          <w:rFonts w:ascii="Times New Roman" w:hAnsi="Times New Roman" w:cs="Times New Roman"/>
        </w:rPr>
      </w:pPr>
      <w:r w:rsidRPr="00396F9A">
        <w:rPr>
          <w:rFonts w:ascii="Times New Roman" w:hAnsi="Times New Roman" w:cs="Times New Roman"/>
        </w:rPr>
        <w:t>Identificación de información documental, estadística y de apreciación.</w:t>
      </w:r>
    </w:p>
    <w:p w14:paraId="49F9C4CE" w14:textId="77777777" w:rsidR="007D552F" w:rsidRPr="00396F9A" w:rsidRDefault="007D552F" w:rsidP="00396F9A">
      <w:pPr>
        <w:pStyle w:val="Sinespaciado"/>
        <w:numPr>
          <w:ilvl w:val="0"/>
          <w:numId w:val="2"/>
        </w:numPr>
        <w:spacing w:line="276" w:lineRule="auto"/>
        <w:jc w:val="both"/>
        <w:rPr>
          <w:rFonts w:ascii="Times New Roman" w:hAnsi="Times New Roman" w:cs="Times New Roman"/>
        </w:rPr>
      </w:pPr>
      <w:r w:rsidRPr="00396F9A">
        <w:rPr>
          <w:rFonts w:ascii="Times New Roman" w:hAnsi="Times New Roman" w:cs="Times New Roman"/>
        </w:rPr>
        <w:t>Recolección de información documental, estadística.</w:t>
      </w:r>
    </w:p>
    <w:p w14:paraId="0DFFF42C" w14:textId="08EB36CE" w:rsidR="007D552F" w:rsidRPr="00396F9A" w:rsidRDefault="007D552F" w:rsidP="00396F9A">
      <w:pPr>
        <w:pStyle w:val="Sinespaciado"/>
        <w:numPr>
          <w:ilvl w:val="0"/>
          <w:numId w:val="2"/>
        </w:numPr>
        <w:spacing w:line="276" w:lineRule="auto"/>
        <w:jc w:val="both"/>
        <w:rPr>
          <w:rFonts w:ascii="Times New Roman" w:hAnsi="Times New Roman" w:cs="Times New Roman"/>
        </w:rPr>
      </w:pPr>
      <w:r w:rsidRPr="00396F9A">
        <w:rPr>
          <w:rFonts w:ascii="Times New Roman" w:hAnsi="Times New Roman" w:cs="Times New Roman"/>
        </w:rPr>
        <w:t>Aplicación de instrumentos de apreciación</w:t>
      </w:r>
      <w:r w:rsidR="00A76EA8" w:rsidRPr="00396F9A">
        <w:rPr>
          <w:rFonts w:ascii="Times New Roman" w:hAnsi="Times New Roman" w:cs="Times New Roman"/>
        </w:rPr>
        <w:t>.</w:t>
      </w:r>
    </w:p>
    <w:p w14:paraId="4F1576C6" w14:textId="3597627C" w:rsidR="007D552F" w:rsidRPr="00396F9A" w:rsidRDefault="007D552F" w:rsidP="00396F9A">
      <w:pPr>
        <w:pStyle w:val="Sinespaciado"/>
        <w:numPr>
          <w:ilvl w:val="0"/>
          <w:numId w:val="4"/>
        </w:numPr>
        <w:spacing w:before="240" w:line="276" w:lineRule="auto"/>
        <w:jc w:val="both"/>
        <w:rPr>
          <w:rFonts w:ascii="Times New Roman" w:hAnsi="Times New Roman" w:cs="Times New Roman"/>
          <w:b/>
          <w:bCs/>
        </w:rPr>
      </w:pPr>
      <w:r w:rsidRPr="00396F9A">
        <w:rPr>
          <w:rFonts w:ascii="Times New Roman" w:hAnsi="Times New Roman" w:cs="Times New Roman"/>
          <w:b/>
          <w:bCs/>
        </w:rPr>
        <w:t xml:space="preserve">Diligenciamiento </w:t>
      </w:r>
      <w:r w:rsidR="00A76EA8" w:rsidRPr="00396F9A">
        <w:rPr>
          <w:rFonts w:ascii="Times New Roman" w:hAnsi="Times New Roman" w:cs="Times New Roman"/>
          <w:b/>
          <w:bCs/>
        </w:rPr>
        <w:t xml:space="preserve">de cuadros maestros vigentes </w:t>
      </w:r>
    </w:p>
    <w:p w14:paraId="57A13FCF" w14:textId="22DFA466" w:rsidR="007D552F" w:rsidRPr="001A2CAA" w:rsidRDefault="007D552F" w:rsidP="00460134">
      <w:pPr>
        <w:spacing w:before="240" w:line="276" w:lineRule="auto"/>
        <w:jc w:val="both"/>
        <w:rPr>
          <w:rFonts w:ascii="Times New Roman" w:hAnsi="Times New Roman" w:cs="Times New Roman"/>
          <w:lang w:val="es-CO" w:eastAsia="es-CO"/>
        </w:rPr>
      </w:pPr>
      <w:r w:rsidRPr="00396F9A">
        <w:rPr>
          <w:rFonts w:ascii="Times New Roman" w:hAnsi="Times New Roman" w:cs="Times New Roman"/>
          <w:lang w:val="es-CO" w:eastAsia="es-CO"/>
        </w:rPr>
        <w:t xml:space="preserve">Se remitió comunicación 2023IE21596, con la respectiva orientación a los </w:t>
      </w:r>
      <w:r w:rsidR="00A76EA8" w:rsidRPr="00396F9A">
        <w:rPr>
          <w:rFonts w:ascii="Times New Roman" w:hAnsi="Times New Roman" w:cs="Times New Roman"/>
          <w:lang w:val="es-CO" w:eastAsia="es-CO"/>
        </w:rPr>
        <w:t xml:space="preserve">proyectos curriculares </w:t>
      </w:r>
      <w:r w:rsidRPr="00396F9A">
        <w:rPr>
          <w:rFonts w:ascii="Times New Roman" w:hAnsi="Times New Roman" w:cs="Times New Roman"/>
          <w:lang w:val="es-CO" w:eastAsia="es-CO"/>
        </w:rPr>
        <w:t>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 Estos se pueden descargar en el siguiente enlace:</w:t>
      </w:r>
      <w:r w:rsidR="00A76EA8" w:rsidRPr="00396F9A">
        <w:rPr>
          <w:rFonts w:ascii="Times New Roman" w:hAnsi="Times New Roman" w:cs="Times New Roman"/>
          <w:lang w:val="es-CO" w:eastAsia="es-CO"/>
        </w:rPr>
        <w:t xml:space="preserve"> </w:t>
      </w:r>
      <w:hyperlink r:id="rId26" w:history="1">
        <w:r w:rsidRPr="00396F9A">
          <w:rPr>
            <w:rStyle w:val="Hipervnculo"/>
            <w:rFonts w:ascii="Times New Roman" w:hAnsi="Times New Roman" w:cs="Times New Roman"/>
            <w:lang w:val="es-CO"/>
          </w:rPr>
          <w:t>https://autoevaluacionyacreditacion.udistrital.edu.co/autoevaluacion/documentos-guia</w:t>
        </w:r>
      </w:hyperlink>
    </w:p>
    <w:p w14:paraId="579786E8" w14:textId="77777777" w:rsidR="007D552F" w:rsidRPr="00396F9A" w:rsidRDefault="007D552F" w:rsidP="00E84BD5">
      <w:pPr>
        <w:pStyle w:val="Sinespaciado"/>
        <w:spacing w:before="240" w:line="276" w:lineRule="auto"/>
        <w:jc w:val="both"/>
        <w:rPr>
          <w:rFonts w:ascii="Times New Roman" w:hAnsi="Times New Roman" w:cs="Times New Roman"/>
          <w:b/>
          <w:bCs/>
        </w:rPr>
      </w:pPr>
      <w:r w:rsidRPr="00396F9A">
        <w:rPr>
          <w:rFonts w:ascii="Times New Roman" w:hAnsi="Times New Roman" w:cs="Times New Roman"/>
          <w:b/>
          <w:bCs/>
        </w:rPr>
        <w:t xml:space="preserve">Etapa III. Estructuración del Informe de Autoevaluación con fines de Acreditación </w:t>
      </w:r>
    </w:p>
    <w:p w14:paraId="2CA67CB1" w14:textId="20CE3CF8" w:rsidR="007D552F" w:rsidRPr="00396F9A" w:rsidRDefault="007D552F" w:rsidP="00E84BD5">
      <w:pPr>
        <w:pStyle w:val="Sinespaciado"/>
        <w:spacing w:before="240" w:line="276" w:lineRule="auto"/>
        <w:jc w:val="both"/>
        <w:rPr>
          <w:rFonts w:ascii="Times New Roman" w:hAnsi="Times New Roman" w:cs="Times New Roman"/>
          <w:b/>
          <w:bCs/>
          <w:i/>
          <w:iCs/>
        </w:rPr>
      </w:pPr>
      <w:r w:rsidRPr="00396F9A">
        <w:rPr>
          <w:rFonts w:ascii="Times New Roman" w:hAnsi="Times New Roman" w:cs="Times New Roman"/>
        </w:rPr>
        <w:t xml:space="preserve">El </w:t>
      </w:r>
      <w:r w:rsidR="00EF4102" w:rsidRPr="00396F9A">
        <w:rPr>
          <w:rFonts w:ascii="Times New Roman" w:hAnsi="Times New Roman" w:cs="Times New Roman"/>
        </w:rPr>
        <w:t>g</w:t>
      </w:r>
      <w:r w:rsidRPr="00396F9A">
        <w:rPr>
          <w:rFonts w:ascii="Times New Roman" w:hAnsi="Times New Roman" w:cs="Times New Roman"/>
        </w:rPr>
        <w:t xml:space="preserve">rupo de trabajo del proyecto curricular o programa académico procederá a la construcción del Informe de Autoevaluación con fines de Acreditación en Alta Calidad, considerando en la estructuración de este los lineamientos institucionales de la </w:t>
      </w:r>
      <w:r w:rsidRPr="00396F9A">
        <w:rPr>
          <w:rFonts w:ascii="Times New Roman" w:hAnsi="Times New Roman" w:cs="Times New Roman"/>
          <w:i/>
          <w:iCs/>
        </w:rPr>
        <w:t>"Guía de elaboración de informe de autoevaluación con fines de Acreditación y/o Renovación de Acreditación en Alta Calidad".</w:t>
      </w:r>
    </w:p>
    <w:p w14:paraId="4A1A92D3" w14:textId="77777777" w:rsidR="007D552F" w:rsidRPr="00396F9A" w:rsidRDefault="007D552F" w:rsidP="00396F9A">
      <w:pPr>
        <w:pStyle w:val="Sinespaciado"/>
        <w:numPr>
          <w:ilvl w:val="0"/>
          <w:numId w:val="1"/>
        </w:numPr>
        <w:spacing w:before="240" w:line="276" w:lineRule="auto"/>
        <w:jc w:val="both"/>
        <w:rPr>
          <w:rStyle w:val="normaltextrun"/>
          <w:rFonts w:ascii="Times New Roman" w:hAnsi="Times New Roman" w:cs="Times New Roman"/>
          <w:b/>
          <w:bCs/>
          <w:iCs/>
        </w:rPr>
      </w:pPr>
      <w:r w:rsidRPr="00396F9A">
        <w:rPr>
          <w:rStyle w:val="normaltextrun"/>
          <w:rFonts w:ascii="Times New Roman" w:hAnsi="Times New Roman" w:cs="Times New Roman"/>
          <w:b/>
          <w:bCs/>
          <w:iCs/>
          <w:lang w:val="es-ES"/>
        </w:rPr>
        <w:t xml:space="preserve">Identificación de fortalezas y oportunidades de mejora por factor </w:t>
      </w:r>
    </w:p>
    <w:p w14:paraId="4C9BC604" w14:textId="6F795EBC" w:rsidR="007D552F" w:rsidRPr="00396F9A" w:rsidRDefault="007D552F" w:rsidP="00E84BD5">
      <w:pPr>
        <w:pStyle w:val="Sinespaciado"/>
        <w:spacing w:before="240" w:line="276" w:lineRule="auto"/>
        <w:jc w:val="both"/>
        <w:rPr>
          <w:rStyle w:val="normaltextrun"/>
          <w:rFonts w:ascii="Times New Roman" w:hAnsi="Times New Roman" w:cs="Times New Roman"/>
          <w:b/>
          <w:bCs/>
        </w:rPr>
      </w:pPr>
      <w:r w:rsidRPr="00396F9A">
        <w:rPr>
          <w:rStyle w:val="normaltextrun"/>
          <w:rFonts w:ascii="Times New Roman" w:hAnsi="Times New Roman" w:cs="Times New Roman"/>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r w:rsidR="00C12A16" w:rsidRPr="00396F9A">
        <w:rPr>
          <w:rStyle w:val="normaltextrun"/>
          <w:rFonts w:ascii="Times New Roman" w:hAnsi="Times New Roman" w:cs="Times New Roman"/>
        </w:rPr>
        <w:t>que,</w:t>
      </w:r>
      <w:r w:rsidRPr="00396F9A">
        <w:rPr>
          <w:rStyle w:val="normaltextrun"/>
          <w:rFonts w:ascii="Times New Roman" w:hAnsi="Times New Roman" w:cs="Times New Roman"/>
        </w:rPr>
        <w:t xml:space="preserve"> de las oportunidades de mejora identificada, se procede actualizar el plan de mejoramiento.</w:t>
      </w:r>
    </w:p>
    <w:p w14:paraId="0F087095" w14:textId="77777777" w:rsidR="007D552F" w:rsidRPr="00396F9A" w:rsidRDefault="007D552F" w:rsidP="00396F9A">
      <w:pPr>
        <w:pStyle w:val="paragraph"/>
        <w:numPr>
          <w:ilvl w:val="0"/>
          <w:numId w:val="1"/>
        </w:numPr>
        <w:spacing w:after="0" w:afterAutospacing="0" w:line="276" w:lineRule="auto"/>
        <w:jc w:val="both"/>
        <w:textAlignment w:val="baseline"/>
        <w:rPr>
          <w:rStyle w:val="normaltextrun"/>
          <w:b/>
          <w:bCs/>
          <w:iCs/>
          <w:sz w:val="22"/>
          <w:szCs w:val="22"/>
        </w:rPr>
      </w:pPr>
      <w:r w:rsidRPr="00396F9A">
        <w:rPr>
          <w:rStyle w:val="normaltextrun"/>
          <w:b/>
          <w:bCs/>
          <w:iCs/>
          <w:sz w:val="22"/>
          <w:szCs w:val="22"/>
          <w:lang w:val="es-ES"/>
        </w:rPr>
        <w:t>Valoración cuantitativa – cualitativa y construcción de juicios de calidad por factor y características</w:t>
      </w:r>
    </w:p>
    <w:p w14:paraId="51D3B189" w14:textId="77777777" w:rsidR="007D552F" w:rsidRPr="00396F9A" w:rsidRDefault="007D552F" w:rsidP="00E84BD5">
      <w:pPr>
        <w:pStyle w:val="Sinespaciado"/>
        <w:spacing w:before="240" w:line="276" w:lineRule="auto"/>
        <w:jc w:val="both"/>
        <w:rPr>
          <w:rStyle w:val="normaltextrun"/>
          <w:rFonts w:ascii="Times New Roman" w:hAnsi="Times New Roman" w:cs="Times New Roman"/>
        </w:rPr>
      </w:pPr>
      <w:r w:rsidRPr="00396F9A">
        <w:rPr>
          <w:rStyle w:val="normaltextrun"/>
          <w:rFonts w:ascii="Times New Roman" w:hAnsi="Times New Roman" w:cs="Times New Roman"/>
        </w:rPr>
        <w:lastRenderedPageBreak/>
        <w:t xml:space="preserve">Resultado del proceso de triangulación de la información recopilada (documental, estadística y de apreciación), por cada una de las características y sus respectivos factores, el grupo de trabajo o consejo </w:t>
      </w:r>
      <w:proofErr w:type="gramStart"/>
      <w:r w:rsidRPr="00396F9A">
        <w:rPr>
          <w:rStyle w:val="normaltextrun"/>
          <w:rFonts w:ascii="Times New Roman" w:hAnsi="Times New Roman" w:cs="Times New Roman"/>
        </w:rPr>
        <w:t>curricular,</w:t>
      </w:r>
      <w:proofErr w:type="gramEnd"/>
      <w:r w:rsidRPr="00396F9A">
        <w:rPr>
          <w:rStyle w:val="normaltextrun"/>
          <w:rFonts w:ascii="Times New Roman" w:hAnsi="Times New Roman" w:cs="Times New Roman"/>
        </w:rPr>
        <w:t xml:space="preserve"> procede a realizar la valoración cualitativa y cuantitativa del proceso. </w:t>
      </w:r>
    </w:p>
    <w:p w14:paraId="414EB175" w14:textId="77777777" w:rsidR="007D552F" w:rsidRPr="00396F9A" w:rsidRDefault="007D552F" w:rsidP="00E84BD5">
      <w:pPr>
        <w:pStyle w:val="Sinespaciado"/>
        <w:spacing w:before="240" w:line="276" w:lineRule="auto"/>
        <w:jc w:val="both"/>
        <w:rPr>
          <w:rStyle w:val="normaltextrun"/>
          <w:rFonts w:ascii="Times New Roman" w:hAnsi="Times New Roman" w:cs="Times New Roman"/>
        </w:rPr>
      </w:pPr>
      <w:r w:rsidRPr="00396F9A">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14:paraId="02FAA36F" w14:textId="77777777" w:rsidR="007D552F" w:rsidRPr="00396F9A" w:rsidRDefault="007D552F" w:rsidP="00E84BD5">
      <w:pPr>
        <w:pStyle w:val="Sinespaciado"/>
        <w:spacing w:before="240" w:line="276" w:lineRule="auto"/>
        <w:jc w:val="both"/>
        <w:rPr>
          <w:rStyle w:val="normaltextrun"/>
          <w:rFonts w:ascii="Times New Roman" w:hAnsi="Times New Roman" w:cs="Times New Roman"/>
        </w:rPr>
      </w:pPr>
      <w:r w:rsidRPr="00396F9A">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14:paraId="4D086C5B" w14:textId="77777777" w:rsidR="007D552F" w:rsidRPr="00396F9A" w:rsidRDefault="007D552F" w:rsidP="00E84BD5">
      <w:pPr>
        <w:pStyle w:val="Sinespaciado"/>
        <w:spacing w:before="240" w:line="276" w:lineRule="auto"/>
        <w:jc w:val="both"/>
        <w:rPr>
          <w:rStyle w:val="normaltextrun"/>
          <w:rFonts w:ascii="Times New Roman" w:hAnsi="Times New Roman" w:cs="Times New Roman"/>
        </w:rPr>
      </w:pPr>
      <w:r w:rsidRPr="00396F9A">
        <w:rPr>
          <w:rStyle w:val="normaltextrun"/>
          <w:rFonts w:ascii="Times New Roman" w:hAnsi="Times New Roman" w:cs="Times New Roman"/>
        </w:rPr>
        <w:t xml:space="preserve">El referente para la respectiva valoración cualitativa y </w:t>
      </w:r>
      <w:proofErr w:type="gramStart"/>
      <w:r w:rsidRPr="00396F9A">
        <w:rPr>
          <w:rStyle w:val="normaltextrun"/>
          <w:rFonts w:ascii="Times New Roman" w:hAnsi="Times New Roman" w:cs="Times New Roman"/>
        </w:rPr>
        <w:t>cuantitativa,</w:t>
      </w:r>
      <w:proofErr w:type="gramEnd"/>
      <w:r w:rsidRPr="00396F9A">
        <w:rPr>
          <w:rStyle w:val="normaltextrun"/>
          <w:rFonts w:ascii="Times New Roman" w:hAnsi="Times New Roman" w:cs="Times New Roman"/>
        </w:rPr>
        <w:t xml:space="preserve"> será el siguiente:</w:t>
      </w:r>
    </w:p>
    <w:p w14:paraId="2816922C" w14:textId="1F2F1392" w:rsidR="007D552F" w:rsidRPr="00396F9A" w:rsidRDefault="007D552F" w:rsidP="00E84BD5">
      <w:pPr>
        <w:pStyle w:val="Descripcin"/>
        <w:keepNext/>
        <w:spacing w:before="240" w:after="0" w:line="276" w:lineRule="auto"/>
        <w:jc w:val="center"/>
        <w:rPr>
          <w:rFonts w:ascii="Times New Roman" w:hAnsi="Times New Roman" w:cs="Times New Roman"/>
          <w:i w:val="0"/>
          <w:color w:val="auto"/>
          <w:sz w:val="22"/>
          <w:szCs w:val="22"/>
        </w:rPr>
      </w:pPr>
      <w:bookmarkStart w:id="205" w:name="_Toc211354449"/>
      <w:r w:rsidRPr="00396F9A">
        <w:rPr>
          <w:rFonts w:ascii="Times New Roman" w:hAnsi="Times New Roman" w:cs="Times New Roman"/>
          <w:i w:val="0"/>
          <w:color w:val="auto"/>
          <w:sz w:val="22"/>
          <w:szCs w:val="22"/>
        </w:rPr>
        <w:t xml:space="preserve">Tabla </w:t>
      </w:r>
      <w:r w:rsidRPr="001A2CAA">
        <w:rPr>
          <w:rFonts w:ascii="Times New Roman" w:hAnsi="Times New Roman" w:cs="Times New Roman"/>
          <w:i w:val="0"/>
          <w:color w:val="auto"/>
          <w:sz w:val="22"/>
          <w:szCs w:val="22"/>
        </w:rPr>
        <w:fldChar w:fldCharType="begin"/>
      </w:r>
      <w:r w:rsidRPr="00396F9A">
        <w:rPr>
          <w:rFonts w:ascii="Times New Roman" w:hAnsi="Times New Roman" w:cs="Times New Roman"/>
          <w:i w:val="0"/>
          <w:color w:val="auto"/>
          <w:sz w:val="22"/>
          <w:szCs w:val="22"/>
        </w:rPr>
        <w:instrText xml:space="preserve"> SEQ Tabla \* ARABIC </w:instrText>
      </w:r>
      <w:r w:rsidRPr="001A2CA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9</w:t>
      </w:r>
      <w:r w:rsidRPr="001A2CA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Escala de valoración cualitativa y cuantitativ</w:t>
      </w:r>
      <w:r w:rsidR="00456CB0" w:rsidRPr="001A2CAA">
        <w:rPr>
          <w:rFonts w:ascii="Times New Roman" w:hAnsi="Times New Roman" w:cs="Times New Roman"/>
          <w:i w:val="0"/>
          <w:color w:val="auto"/>
          <w:sz w:val="22"/>
          <w:szCs w:val="22"/>
        </w:rPr>
        <w:t>a.</w:t>
      </w:r>
      <w:bookmarkEnd w:id="205"/>
    </w:p>
    <w:tbl>
      <w:tblPr>
        <w:tblStyle w:val="Tablaconcuadrcula"/>
        <w:tblW w:w="7508" w:type="dxa"/>
        <w:jc w:val="center"/>
        <w:tblLook w:val="04A0" w:firstRow="1" w:lastRow="0" w:firstColumn="1" w:lastColumn="0" w:noHBand="0" w:noVBand="1"/>
      </w:tblPr>
      <w:tblGrid>
        <w:gridCol w:w="3256"/>
        <w:gridCol w:w="1559"/>
        <w:gridCol w:w="1276"/>
        <w:gridCol w:w="1417"/>
      </w:tblGrid>
      <w:tr w:rsidR="007D552F" w:rsidRPr="00396F9A" w14:paraId="202CCD31" w14:textId="77777777" w:rsidTr="006651F8">
        <w:trPr>
          <w:trHeight w:val="20"/>
          <w:jc w:val="center"/>
        </w:trPr>
        <w:tc>
          <w:tcPr>
            <w:tcW w:w="3256" w:type="dxa"/>
            <w:vMerge w:val="restart"/>
            <w:shd w:val="clear" w:color="auto" w:fill="DEEAF6" w:themeFill="accent5" w:themeFillTint="33"/>
            <w:vAlign w:val="center"/>
          </w:tcPr>
          <w:p w14:paraId="04F257C9" w14:textId="77777777" w:rsidR="007D552F" w:rsidRPr="00396F9A" w:rsidRDefault="007D552F" w:rsidP="00456CB0">
            <w:pPr>
              <w:pStyle w:val="Sinespaciado"/>
              <w:jc w:val="center"/>
              <w:rPr>
                <w:rStyle w:val="normaltextrun"/>
                <w:rFonts w:ascii="Times New Roman" w:hAnsi="Times New Roman" w:cs="Times New Roman"/>
                <w:b/>
                <w:bCs/>
              </w:rPr>
            </w:pPr>
            <w:r w:rsidRPr="00396F9A">
              <w:rPr>
                <w:rStyle w:val="normaltextrun"/>
                <w:rFonts w:ascii="Times New Roman" w:hAnsi="Times New Roman" w:cs="Times New Roman"/>
                <w:b/>
                <w:bCs/>
              </w:rPr>
              <w:t>Grado de cumplimiento</w:t>
            </w:r>
          </w:p>
        </w:tc>
        <w:tc>
          <w:tcPr>
            <w:tcW w:w="1559" w:type="dxa"/>
            <w:vMerge w:val="restart"/>
            <w:shd w:val="clear" w:color="auto" w:fill="DEEAF6" w:themeFill="accent5" w:themeFillTint="33"/>
            <w:vAlign w:val="center"/>
          </w:tcPr>
          <w:p w14:paraId="601E7D87" w14:textId="77777777" w:rsidR="007D552F" w:rsidRPr="00396F9A" w:rsidRDefault="007D552F" w:rsidP="00456CB0">
            <w:pPr>
              <w:pStyle w:val="Sinespaciado"/>
              <w:jc w:val="center"/>
              <w:rPr>
                <w:rStyle w:val="normaltextrun"/>
                <w:rFonts w:ascii="Times New Roman" w:hAnsi="Times New Roman" w:cs="Times New Roman"/>
                <w:b/>
                <w:bCs/>
              </w:rPr>
            </w:pPr>
            <w:r w:rsidRPr="00396F9A">
              <w:rPr>
                <w:rStyle w:val="normaltextrun"/>
                <w:rFonts w:ascii="Times New Roman" w:hAnsi="Times New Roman" w:cs="Times New Roman"/>
                <w:b/>
                <w:bCs/>
              </w:rPr>
              <w:t>Gradación no numérica</w:t>
            </w:r>
          </w:p>
        </w:tc>
        <w:tc>
          <w:tcPr>
            <w:tcW w:w="2693" w:type="dxa"/>
            <w:gridSpan w:val="2"/>
            <w:shd w:val="clear" w:color="auto" w:fill="DEEAF6" w:themeFill="accent5" w:themeFillTint="33"/>
            <w:vAlign w:val="center"/>
          </w:tcPr>
          <w:p w14:paraId="0CC29723" w14:textId="77777777" w:rsidR="007D552F" w:rsidRPr="00396F9A" w:rsidRDefault="007D552F" w:rsidP="00456CB0">
            <w:pPr>
              <w:pStyle w:val="Sinespaciado"/>
              <w:jc w:val="center"/>
              <w:rPr>
                <w:rStyle w:val="normaltextrun"/>
                <w:rFonts w:ascii="Times New Roman" w:hAnsi="Times New Roman" w:cs="Times New Roman"/>
                <w:b/>
                <w:bCs/>
              </w:rPr>
            </w:pPr>
            <w:r w:rsidRPr="00396F9A">
              <w:rPr>
                <w:rStyle w:val="normaltextrun"/>
                <w:rFonts w:ascii="Times New Roman" w:hAnsi="Times New Roman" w:cs="Times New Roman"/>
                <w:b/>
                <w:bCs/>
              </w:rPr>
              <w:t>Gradación numérica</w:t>
            </w:r>
          </w:p>
        </w:tc>
      </w:tr>
      <w:tr w:rsidR="007D552F" w:rsidRPr="00396F9A" w14:paraId="641A5142" w14:textId="77777777" w:rsidTr="006651F8">
        <w:trPr>
          <w:trHeight w:val="20"/>
          <w:jc w:val="center"/>
        </w:trPr>
        <w:tc>
          <w:tcPr>
            <w:tcW w:w="3256" w:type="dxa"/>
            <w:vMerge/>
            <w:shd w:val="clear" w:color="auto" w:fill="DEEAF6" w:themeFill="accent5" w:themeFillTint="33"/>
            <w:vAlign w:val="center"/>
          </w:tcPr>
          <w:p w14:paraId="71C8A278" w14:textId="77777777" w:rsidR="007D552F" w:rsidRPr="00396F9A" w:rsidRDefault="007D552F" w:rsidP="00456CB0">
            <w:pPr>
              <w:pStyle w:val="Sinespaciado"/>
              <w:jc w:val="center"/>
              <w:rPr>
                <w:rStyle w:val="normaltextrun"/>
                <w:rFonts w:ascii="Times New Roman" w:hAnsi="Times New Roman" w:cs="Times New Roman"/>
                <w:b/>
                <w:bCs/>
              </w:rPr>
            </w:pPr>
          </w:p>
        </w:tc>
        <w:tc>
          <w:tcPr>
            <w:tcW w:w="1559" w:type="dxa"/>
            <w:vMerge/>
            <w:shd w:val="clear" w:color="auto" w:fill="DEEAF6" w:themeFill="accent5" w:themeFillTint="33"/>
            <w:vAlign w:val="center"/>
          </w:tcPr>
          <w:p w14:paraId="390DD559" w14:textId="77777777" w:rsidR="007D552F" w:rsidRPr="00396F9A" w:rsidRDefault="007D552F" w:rsidP="00456CB0">
            <w:pPr>
              <w:pStyle w:val="Sinespaciado"/>
              <w:jc w:val="center"/>
              <w:rPr>
                <w:rStyle w:val="normaltextrun"/>
                <w:rFonts w:ascii="Times New Roman" w:hAnsi="Times New Roman" w:cs="Times New Roman"/>
                <w:b/>
                <w:bCs/>
              </w:rPr>
            </w:pPr>
          </w:p>
        </w:tc>
        <w:tc>
          <w:tcPr>
            <w:tcW w:w="1276" w:type="dxa"/>
            <w:shd w:val="clear" w:color="auto" w:fill="DEEAF6" w:themeFill="accent5" w:themeFillTint="33"/>
            <w:vAlign w:val="center"/>
          </w:tcPr>
          <w:p w14:paraId="62BE85A1" w14:textId="77777777" w:rsidR="007D552F" w:rsidRPr="00396F9A" w:rsidRDefault="007D552F" w:rsidP="00456CB0">
            <w:pPr>
              <w:pStyle w:val="Sinespaciado"/>
              <w:jc w:val="center"/>
              <w:rPr>
                <w:rStyle w:val="normaltextrun"/>
                <w:rFonts w:ascii="Times New Roman" w:hAnsi="Times New Roman" w:cs="Times New Roman"/>
                <w:b/>
                <w:bCs/>
              </w:rPr>
            </w:pPr>
            <w:r w:rsidRPr="00396F9A">
              <w:rPr>
                <w:rStyle w:val="normaltextrun"/>
                <w:rFonts w:ascii="Times New Roman" w:hAnsi="Times New Roman" w:cs="Times New Roman"/>
                <w:b/>
                <w:bCs/>
              </w:rPr>
              <w:t>Desde</w:t>
            </w:r>
          </w:p>
        </w:tc>
        <w:tc>
          <w:tcPr>
            <w:tcW w:w="1417" w:type="dxa"/>
            <w:shd w:val="clear" w:color="auto" w:fill="DEEAF6" w:themeFill="accent5" w:themeFillTint="33"/>
            <w:vAlign w:val="center"/>
          </w:tcPr>
          <w:p w14:paraId="42196A93" w14:textId="77777777" w:rsidR="007D552F" w:rsidRPr="00396F9A" w:rsidRDefault="007D552F" w:rsidP="00456CB0">
            <w:pPr>
              <w:pStyle w:val="Sinespaciado"/>
              <w:jc w:val="center"/>
              <w:rPr>
                <w:rStyle w:val="normaltextrun"/>
                <w:rFonts w:ascii="Times New Roman" w:hAnsi="Times New Roman" w:cs="Times New Roman"/>
                <w:b/>
                <w:bCs/>
              </w:rPr>
            </w:pPr>
            <w:r w:rsidRPr="00396F9A">
              <w:rPr>
                <w:rStyle w:val="normaltextrun"/>
                <w:rFonts w:ascii="Times New Roman" w:hAnsi="Times New Roman" w:cs="Times New Roman"/>
                <w:b/>
                <w:bCs/>
              </w:rPr>
              <w:t>Hasta</w:t>
            </w:r>
          </w:p>
        </w:tc>
      </w:tr>
      <w:tr w:rsidR="007D552F" w:rsidRPr="00396F9A" w14:paraId="3CF0A3DC" w14:textId="77777777" w:rsidTr="006651F8">
        <w:trPr>
          <w:trHeight w:val="20"/>
          <w:jc w:val="center"/>
        </w:trPr>
        <w:tc>
          <w:tcPr>
            <w:tcW w:w="3256" w:type="dxa"/>
            <w:vAlign w:val="center"/>
          </w:tcPr>
          <w:p w14:paraId="60AC323B" w14:textId="77777777" w:rsidR="007D552F" w:rsidRPr="001A2CAA" w:rsidRDefault="007D552F" w:rsidP="00456CB0">
            <w:pPr>
              <w:pStyle w:val="Sinespaciado"/>
              <w:jc w:val="center"/>
              <w:rPr>
                <w:rStyle w:val="normaltextrun"/>
                <w:rFonts w:ascii="Times New Roman" w:hAnsi="Times New Roman" w:cs="Times New Roman"/>
              </w:rPr>
            </w:pPr>
            <w:r w:rsidRPr="001A2CAA">
              <w:rPr>
                <w:rStyle w:val="normaltextrun"/>
                <w:rFonts w:ascii="Times New Roman" w:hAnsi="Times New Roman" w:cs="Times New Roman"/>
              </w:rPr>
              <w:t>No se cumple</w:t>
            </w:r>
          </w:p>
        </w:tc>
        <w:tc>
          <w:tcPr>
            <w:tcW w:w="1559" w:type="dxa"/>
            <w:vAlign w:val="center"/>
          </w:tcPr>
          <w:p w14:paraId="490FF8CB"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E</w:t>
            </w:r>
          </w:p>
        </w:tc>
        <w:tc>
          <w:tcPr>
            <w:tcW w:w="1276" w:type="dxa"/>
            <w:vAlign w:val="center"/>
          </w:tcPr>
          <w:p w14:paraId="04C86B27"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1</w:t>
            </w:r>
          </w:p>
        </w:tc>
        <w:tc>
          <w:tcPr>
            <w:tcW w:w="1417" w:type="dxa"/>
            <w:vAlign w:val="center"/>
          </w:tcPr>
          <w:p w14:paraId="17C35DC2"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2.4</w:t>
            </w:r>
          </w:p>
        </w:tc>
      </w:tr>
      <w:tr w:rsidR="007D552F" w:rsidRPr="00396F9A" w14:paraId="765667CA" w14:textId="77777777" w:rsidTr="006651F8">
        <w:trPr>
          <w:trHeight w:val="20"/>
          <w:jc w:val="center"/>
        </w:trPr>
        <w:tc>
          <w:tcPr>
            <w:tcW w:w="3256" w:type="dxa"/>
            <w:vAlign w:val="center"/>
          </w:tcPr>
          <w:p w14:paraId="76CAF43A" w14:textId="77777777" w:rsidR="007D552F" w:rsidRPr="001A2CAA" w:rsidRDefault="007D552F" w:rsidP="00456CB0">
            <w:pPr>
              <w:pStyle w:val="Sinespaciado"/>
              <w:jc w:val="center"/>
              <w:rPr>
                <w:rStyle w:val="normaltextrun"/>
                <w:rFonts w:ascii="Times New Roman" w:hAnsi="Times New Roman" w:cs="Times New Roman"/>
              </w:rPr>
            </w:pPr>
            <w:r w:rsidRPr="001A2CAA">
              <w:rPr>
                <w:rStyle w:val="normaltextrun"/>
                <w:rFonts w:ascii="Times New Roman" w:hAnsi="Times New Roman" w:cs="Times New Roman"/>
              </w:rPr>
              <w:t>Se cumple insatisfactoriamente</w:t>
            </w:r>
          </w:p>
        </w:tc>
        <w:tc>
          <w:tcPr>
            <w:tcW w:w="1559" w:type="dxa"/>
            <w:vAlign w:val="center"/>
          </w:tcPr>
          <w:p w14:paraId="630855F2"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D</w:t>
            </w:r>
          </w:p>
        </w:tc>
        <w:tc>
          <w:tcPr>
            <w:tcW w:w="1276" w:type="dxa"/>
            <w:vAlign w:val="center"/>
          </w:tcPr>
          <w:p w14:paraId="51D60EF0"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2.5</w:t>
            </w:r>
          </w:p>
        </w:tc>
        <w:tc>
          <w:tcPr>
            <w:tcW w:w="1417" w:type="dxa"/>
            <w:vAlign w:val="center"/>
          </w:tcPr>
          <w:p w14:paraId="1C07E7DA"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3.4</w:t>
            </w:r>
          </w:p>
        </w:tc>
      </w:tr>
      <w:tr w:rsidR="007D552F" w:rsidRPr="00396F9A" w14:paraId="271ED364" w14:textId="77777777" w:rsidTr="006651F8">
        <w:trPr>
          <w:trHeight w:val="20"/>
          <w:jc w:val="center"/>
        </w:trPr>
        <w:tc>
          <w:tcPr>
            <w:tcW w:w="3256" w:type="dxa"/>
            <w:vAlign w:val="center"/>
          </w:tcPr>
          <w:p w14:paraId="6BD8A92A" w14:textId="77777777" w:rsidR="007D552F" w:rsidRPr="001A2CAA" w:rsidRDefault="007D552F" w:rsidP="00456CB0">
            <w:pPr>
              <w:pStyle w:val="Sinespaciado"/>
              <w:jc w:val="center"/>
              <w:rPr>
                <w:rStyle w:val="normaltextrun"/>
                <w:rFonts w:ascii="Times New Roman" w:hAnsi="Times New Roman" w:cs="Times New Roman"/>
              </w:rPr>
            </w:pPr>
            <w:r w:rsidRPr="001A2CAA">
              <w:rPr>
                <w:rStyle w:val="normaltextrun"/>
                <w:rFonts w:ascii="Times New Roman" w:hAnsi="Times New Roman" w:cs="Times New Roman"/>
              </w:rPr>
              <w:t>Se cumple aceptablemente</w:t>
            </w:r>
          </w:p>
        </w:tc>
        <w:tc>
          <w:tcPr>
            <w:tcW w:w="1559" w:type="dxa"/>
            <w:vAlign w:val="center"/>
          </w:tcPr>
          <w:p w14:paraId="71DEA8F7"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C</w:t>
            </w:r>
          </w:p>
        </w:tc>
        <w:tc>
          <w:tcPr>
            <w:tcW w:w="1276" w:type="dxa"/>
            <w:vAlign w:val="center"/>
          </w:tcPr>
          <w:p w14:paraId="0604FD8D"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3.5</w:t>
            </w:r>
          </w:p>
        </w:tc>
        <w:tc>
          <w:tcPr>
            <w:tcW w:w="1417" w:type="dxa"/>
            <w:vAlign w:val="center"/>
          </w:tcPr>
          <w:p w14:paraId="087FBA68"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3.9</w:t>
            </w:r>
          </w:p>
        </w:tc>
      </w:tr>
      <w:tr w:rsidR="007D552F" w:rsidRPr="00396F9A" w14:paraId="54DED7CD" w14:textId="77777777" w:rsidTr="006651F8">
        <w:trPr>
          <w:trHeight w:val="20"/>
          <w:jc w:val="center"/>
        </w:trPr>
        <w:tc>
          <w:tcPr>
            <w:tcW w:w="3256" w:type="dxa"/>
            <w:vAlign w:val="center"/>
          </w:tcPr>
          <w:p w14:paraId="64A0723A" w14:textId="77777777" w:rsidR="007D552F" w:rsidRPr="001A2CAA" w:rsidRDefault="007D552F" w:rsidP="00456CB0">
            <w:pPr>
              <w:pStyle w:val="Sinespaciado"/>
              <w:jc w:val="center"/>
              <w:rPr>
                <w:rStyle w:val="normaltextrun"/>
                <w:rFonts w:ascii="Times New Roman" w:hAnsi="Times New Roman" w:cs="Times New Roman"/>
              </w:rPr>
            </w:pPr>
            <w:r w:rsidRPr="001A2CAA">
              <w:rPr>
                <w:rStyle w:val="normaltextrun"/>
                <w:rFonts w:ascii="Times New Roman" w:hAnsi="Times New Roman" w:cs="Times New Roman"/>
              </w:rPr>
              <w:t>Se cumple en alto grado</w:t>
            </w:r>
          </w:p>
        </w:tc>
        <w:tc>
          <w:tcPr>
            <w:tcW w:w="1559" w:type="dxa"/>
            <w:vAlign w:val="center"/>
          </w:tcPr>
          <w:p w14:paraId="7A4AFF2C"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B</w:t>
            </w:r>
          </w:p>
        </w:tc>
        <w:tc>
          <w:tcPr>
            <w:tcW w:w="1276" w:type="dxa"/>
            <w:vAlign w:val="center"/>
          </w:tcPr>
          <w:p w14:paraId="2A2C2E9A"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4</w:t>
            </w:r>
          </w:p>
        </w:tc>
        <w:tc>
          <w:tcPr>
            <w:tcW w:w="1417" w:type="dxa"/>
            <w:vAlign w:val="center"/>
          </w:tcPr>
          <w:p w14:paraId="7C0487E8"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4.4</w:t>
            </w:r>
          </w:p>
        </w:tc>
      </w:tr>
      <w:tr w:rsidR="007D552F" w:rsidRPr="00396F9A" w14:paraId="03E1E329" w14:textId="77777777" w:rsidTr="006651F8">
        <w:trPr>
          <w:trHeight w:val="20"/>
          <w:jc w:val="center"/>
        </w:trPr>
        <w:tc>
          <w:tcPr>
            <w:tcW w:w="3256" w:type="dxa"/>
            <w:vAlign w:val="center"/>
          </w:tcPr>
          <w:p w14:paraId="0409AB84" w14:textId="77777777" w:rsidR="007D552F" w:rsidRPr="001A2CAA" w:rsidRDefault="007D552F" w:rsidP="00456CB0">
            <w:pPr>
              <w:pStyle w:val="Sinespaciado"/>
              <w:jc w:val="center"/>
              <w:rPr>
                <w:rStyle w:val="normaltextrun"/>
                <w:rFonts w:ascii="Times New Roman" w:hAnsi="Times New Roman" w:cs="Times New Roman"/>
              </w:rPr>
            </w:pPr>
            <w:r w:rsidRPr="001A2CAA">
              <w:rPr>
                <w:rStyle w:val="normaltextrun"/>
                <w:rFonts w:ascii="Times New Roman" w:hAnsi="Times New Roman" w:cs="Times New Roman"/>
              </w:rPr>
              <w:t>Se cumple plenamente</w:t>
            </w:r>
          </w:p>
        </w:tc>
        <w:tc>
          <w:tcPr>
            <w:tcW w:w="1559" w:type="dxa"/>
            <w:vAlign w:val="center"/>
          </w:tcPr>
          <w:p w14:paraId="0205AAD8"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A</w:t>
            </w:r>
          </w:p>
        </w:tc>
        <w:tc>
          <w:tcPr>
            <w:tcW w:w="1276" w:type="dxa"/>
            <w:vAlign w:val="center"/>
          </w:tcPr>
          <w:p w14:paraId="2E77C350"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4.5</w:t>
            </w:r>
          </w:p>
        </w:tc>
        <w:tc>
          <w:tcPr>
            <w:tcW w:w="1417" w:type="dxa"/>
            <w:vAlign w:val="center"/>
          </w:tcPr>
          <w:p w14:paraId="438C994C" w14:textId="77777777" w:rsidR="007D552F" w:rsidRPr="00396F9A" w:rsidRDefault="007D552F" w:rsidP="00456CB0">
            <w:pPr>
              <w:pStyle w:val="Sinespaciado"/>
              <w:jc w:val="center"/>
              <w:rPr>
                <w:rStyle w:val="normaltextrun"/>
                <w:rFonts w:ascii="Times New Roman" w:hAnsi="Times New Roman" w:cs="Times New Roman"/>
              </w:rPr>
            </w:pPr>
            <w:r w:rsidRPr="00396F9A">
              <w:rPr>
                <w:rStyle w:val="normaltextrun"/>
                <w:rFonts w:ascii="Times New Roman" w:hAnsi="Times New Roman" w:cs="Times New Roman"/>
              </w:rPr>
              <w:t>5</w:t>
            </w:r>
          </w:p>
        </w:tc>
      </w:tr>
    </w:tbl>
    <w:p w14:paraId="0BD45A9D" w14:textId="4AB041DD" w:rsidR="007D552F" w:rsidRPr="00396F9A" w:rsidRDefault="007D552F" w:rsidP="00E84BD5">
      <w:pPr>
        <w:pStyle w:val="Sinespaciado"/>
        <w:spacing w:line="276" w:lineRule="auto"/>
        <w:jc w:val="center"/>
        <w:rPr>
          <w:rStyle w:val="normaltextrun"/>
          <w:rFonts w:ascii="Times New Roman" w:hAnsi="Times New Roman" w:cs="Times New Roman"/>
        </w:rPr>
      </w:pPr>
      <w:r w:rsidRPr="001A2CAA">
        <w:rPr>
          <w:rStyle w:val="normaltextrun"/>
          <w:rFonts w:ascii="Times New Roman" w:hAnsi="Times New Roman" w:cs="Times New Roman"/>
        </w:rPr>
        <w:t xml:space="preserve">Fuente: Vicerrectoría Académica con base </w:t>
      </w:r>
      <w:r w:rsidR="006651F8" w:rsidRPr="001A2CAA">
        <w:rPr>
          <w:rStyle w:val="normaltextrun"/>
          <w:rFonts w:ascii="Times New Roman" w:hAnsi="Times New Roman" w:cs="Times New Roman"/>
        </w:rPr>
        <w:t>en</w:t>
      </w:r>
      <w:r w:rsidRPr="00396F9A">
        <w:rPr>
          <w:rStyle w:val="normaltextrun"/>
          <w:rFonts w:ascii="Times New Roman" w:hAnsi="Times New Roman" w:cs="Times New Roman"/>
        </w:rPr>
        <w:t xml:space="preserve"> documento del Comité Institucional de Autoevaluación y Acreditación de Calidad (2016). </w:t>
      </w:r>
    </w:p>
    <w:p w14:paraId="0E430D11" w14:textId="7B5DC1C3" w:rsidR="007D552F" w:rsidRPr="00396F9A" w:rsidRDefault="007D552F" w:rsidP="00E84BD5">
      <w:pPr>
        <w:pStyle w:val="Sinespaciado"/>
        <w:spacing w:before="240" w:line="276" w:lineRule="auto"/>
        <w:jc w:val="both"/>
        <w:rPr>
          <w:rStyle w:val="normaltextrun"/>
          <w:rFonts w:ascii="Times New Roman" w:hAnsi="Times New Roman" w:cs="Times New Roman"/>
        </w:rPr>
      </w:pPr>
      <w:r w:rsidRPr="00396F9A">
        <w:rPr>
          <w:rStyle w:val="normaltextrun"/>
          <w:rFonts w:ascii="Times New Roman" w:hAnsi="Times New Roman" w:cs="Times New Roman"/>
        </w:rPr>
        <w:t xml:space="preserve">Para la construcción de los juicios de calidad, es fundamental considerar los referentes de calidad de cada factor y característica, en el marco del modelo de acreditación actualizado por el Consejo Nacional de Acreditación. </w:t>
      </w:r>
    </w:p>
    <w:p w14:paraId="3D58FEF2" w14:textId="77777777" w:rsidR="007D552F" w:rsidRPr="00396F9A" w:rsidRDefault="007D552F" w:rsidP="00396F9A">
      <w:pPr>
        <w:pStyle w:val="paragraph"/>
        <w:numPr>
          <w:ilvl w:val="0"/>
          <w:numId w:val="1"/>
        </w:numPr>
        <w:spacing w:after="0" w:afterAutospacing="0" w:line="276" w:lineRule="auto"/>
        <w:jc w:val="both"/>
        <w:textAlignment w:val="baseline"/>
        <w:rPr>
          <w:rStyle w:val="eop"/>
          <w:b/>
          <w:bCs/>
          <w:iCs/>
          <w:sz w:val="22"/>
          <w:szCs w:val="22"/>
        </w:rPr>
      </w:pPr>
      <w:r w:rsidRPr="00396F9A">
        <w:rPr>
          <w:rStyle w:val="normaltextrun"/>
          <w:b/>
          <w:bCs/>
          <w:iCs/>
          <w:sz w:val="22"/>
          <w:szCs w:val="22"/>
          <w:lang w:val="es-ES"/>
        </w:rPr>
        <w:t>Actualización de plan de mejoramiento del proyecto curricular  </w:t>
      </w:r>
      <w:r w:rsidRPr="00396F9A">
        <w:rPr>
          <w:rStyle w:val="eop"/>
          <w:b/>
          <w:bCs/>
          <w:iCs/>
          <w:sz w:val="22"/>
          <w:szCs w:val="22"/>
        </w:rPr>
        <w:t> </w:t>
      </w:r>
    </w:p>
    <w:p w14:paraId="1A39657B" w14:textId="77777777" w:rsidR="007D552F" w:rsidRPr="00396F9A" w:rsidRDefault="007D552F" w:rsidP="00E84BD5">
      <w:pPr>
        <w:pStyle w:val="paragraph"/>
        <w:spacing w:after="0" w:afterAutospacing="0" w:line="276" w:lineRule="auto"/>
        <w:jc w:val="both"/>
        <w:textAlignment w:val="baseline"/>
        <w:rPr>
          <w:sz w:val="22"/>
          <w:szCs w:val="22"/>
          <w:shd w:val="clear" w:color="auto" w:fill="FFFFFF"/>
        </w:rPr>
      </w:pPr>
      <w:r w:rsidRPr="00396F9A">
        <w:rPr>
          <w:sz w:val="22"/>
          <w:szCs w:val="22"/>
          <w:shd w:val="clear" w:color="auto" w:fill="FFFFFF"/>
        </w:rPr>
        <w:t>El Consejo Curricular o el grupo de trabajo realiza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14:paraId="65DBDFE4" w14:textId="7A19D6DE" w:rsidR="007D552F" w:rsidRPr="001A2CAA" w:rsidRDefault="007D552F" w:rsidP="00E84BD5">
      <w:pPr>
        <w:pStyle w:val="paragraph"/>
        <w:spacing w:after="240" w:afterAutospacing="0" w:line="276" w:lineRule="auto"/>
        <w:jc w:val="both"/>
        <w:textAlignment w:val="baseline"/>
        <w:rPr>
          <w:sz w:val="22"/>
          <w:szCs w:val="22"/>
          <w:shd w:val="clear" w:color="auto" w:fill="FFFFFF"/>
        </w:rPr>
      </w:pPr>
      <w:r w:rsidRPr="00396F9A">
        <w:rPr>
          <w:sz w:val="22"/>
          <w:szCs w:val="22"/>
          <w:shd w:val="clear" w:color="auto" w:fill="FFFFFF"/>
        </w:rPr>
        <w:t>Para este ejercicio se podrá utilizar el formato de plan de mejoramiento, alojado en el siguiente enlace:</w:t>
      </w:r>
      <w:r w:rsidR="006651F8" w:rsidRPr="00396F9A">
        <w:rPr>
          <w:sz w:val="22"/>
          <w:szCs w:val="22"/>
          <w:shd w:val="clear" w:color="auto" w:fill="FFFFFF"/>
        </w:rPr>
        <w:t xml:space="preserve"> </w:t>
      </w:r>
      <w:hyperlink r:id="rId27" w:history="1">
        <w:r w:rsidRPr="00396F9A">
          <w:rPr>
            <w:rStyle w:val="Hipervnculo"/>
            <w:rFonts w:eastAsiaTheme="minorHAnsi"/>
            <w:sz w:val="22"/>
            <w:szCs w:val="22"/>
            <w:lang w:eastAsia="en-US"/>
          </w:rPr>
          <w:t>https://autoevaluacionyacreditacion.udistrital.edu.co/autoevaluacion/plan-de-mejoramiento</w:t>
        </w:r>
      </w:hyperlink>
    </w:p>
    <w:p w14:paraId="3F292B09" w14:textId="77777777" w:rsidR="007D552F" w:rsidRPr="00396F9A" w:rsidRDefault="007D552F" w:rsidP="00396F9A">
      <w:pPr>
        <w:pStyle w:val="Sinespaciado"/>
        <w:numPr>
          <w:ilvl w:val="0"/>
          <w:numId w:val="1"/>
        </w:numPr>
        <w:spacing w:line="276" w:lineRule="auto"/>
        <w:jc w:val="both"/>
        <w:rPr>
          <w:rStyle w:val="normaltextrun"/>
          <w:rFonts w:ascii="Times New Roman" w:hAnsi="Times New Roman" w:cs="Times New Roman"/>
          <w:b/>
          <w:bCs/>
          <w:iCs/>
        </w:rPr>
      </w:pPr>
      <w:r w:rsidRPr="00396F9A">
        <w:rPr>
          <w:rStyle w:val="normaltextrun"/>
          <w:rFonts w:ascii="Times New Roman" w:hAnsi="Times New Roman" w:cs="Times New Roman"/>
          <w:b/>
          <w:bCs/>
          <w:iCs/>
          <w:lang w:val="es-ES"/>
        </w:rPr>
        <w:t>Socialización de los resultados de autoevaluación y del plan de mejoramiento</w:t>
      </w:r>
    </w:p>
    <w:p w14:paraId="191D0D88" w14:textId="77777777" w:rsidR="007D552F" w:rsidRPr="00396F9A" w:rsidRDefault="007D552F" w:rsidP="00E84BD5">
      <w:pPr>
        <w:spacing w:before="240" w:line="276" w:lineRule="auto"/>
        <w:jc w:val="both"/>
        <w:rPr>
          <w:rFonts w:ascii="Times New Roman" w:eastAsia="Times New Roman" w:hAnsi="Times New Roman" w:cs="Times New Roman"/>
          <w:shd w:val="clear" w:color="auto" w:fill="FFFFFF"/>
          <w:lang w:val="es-CO" w:eastAsia="es-CO"/>
        </w:rPr>
      </w:pPr>
      <w:r w:rsidRPr="00396F9A">
        <w:rPr>
          <w:rFonts w:ascii="Times New Roman" w:eastAsia="Times New Roman" w:hAnsi="Times New Roman" w:cs="Times New Roman"/>
          <w:shd w:val="clear" w:color="auto" w:fill="FFFFFF"/>
          <w:lang w:val="es-CO" w:eastAsia="es-CO"/>
        </w:rPr>
        <w:t>El proyecto curricular desarrolla un proceso de socialización de los resultados de autoevaluación y del plan de mejoramiento, ante su comunidad académica, con el objeto de retroalimentar el ejercicio y generar una adecuada apropiación de estos en todos sus integrantes.</w:t>
      </w:r>
    </w:p>
    <w:p w14:paraId="0A9CD9A6" w14:textId="77777777" w:rsidR="007D552F" w:rsidRPr="00396F9A" w:rsidRDefault="007D552F" w:rsidP="00460134">
      <w:pPr>
        <w:spacing w:line="276" w:lineRule="auto"/>
        <w:jc w:val="both"/>
        <w:rPr>
          <w:rFonts w:ascii="Times New Roman" w:eastAsia="Times New Roman" w:hAnsi="Times New Roman" w:cs="Times New Roman"/>
          <w:shd w:val="clear" w:color="auto" w:fill="FFFFFF"/>
          <w:lang w:val="es-CO" w:eastAsia="es-CO"/>
        </w:rPr>
      </w:pPr>
      <w:r w:rsidRPr="00396F9A">
        <w:rPr>
          <w:rFonts w:ascii="Times New Roman" w:eastAsia="Times New Roman" w:hAnsi="Times New Roman" w:cs="Times New Roman"/>
          <w:shd w:val="clear" w:color="auto" w:fill="FFFFFF"/>
          <w:lang w:val="es-CO" w:eastAsia="es-CO"/>
        </w:rPr>
        <w:t>El plan de mejoramiento resultado de la autoevaluación es un referente de revisión y análisis, para las instancias de Coordinación del Comité de Currículo y Calidad de Facultad, con el objetivo de aportar a los planes de acción y mejoramiento de la Facultad.</w:t>
      </w:r>
    </w:p>
    <w:p w14:paraId="15BEFE28" w14:textId="31EE5EE1" w:rsidR="007D552F" w:rsidRPr="00396F9A" w:rsidRDefault="007D552F" w:rsidP="00E84BD5">
      <w:pPr>
        <w:pStyle w:val="Sinespaciado"/>
        <w:spacing w:before="240" w:line="276" w:lineRule="auto"/>
        <w:jc w:val="both"/>
        <w:rPr>
          <w:rFonts w:ascii="Times New Roman" w:hAnsi="Times New Roman" w:cs="Times New Roman"/>
          <w:b/>
          <w:bCs/>
        </w:rPr>
      </w:pPr>
      <w:r w:rsidRPr="00396F9A">
        <w:rPr>
          <w:rFonts w:ascii="Times New Roman" w:hAnsi="Times New Roman" w:cs="Times New Roman"/>
          <w:b/>
          <w:bCs/>
        </w:rPr>
        <w:t xml:space="preserve">Etapa IV. Desarrollo </w:t>
      </w:r>
      <w:r w:rsidR="006651F8" w:rsidRPr="00396F9A">
        <w:rPr>
          <w:rFonts w:ascii="Times New Roman" w:hAnsi="Times New Roman" w:cs="Times New Roman"/>
          <w:b/>
          <w:bCs/>
        </w:rPr>
        <w:t xml:space="preserve">de visita de pares académicos y evaluación externa </w:t>
      </w:r>
    </w:p>
    <w:p w14:paraId="4F126723" w14:textId="77777777" w:rsidR="007D552F" w:rsidRPr="00396F9A" w:rsidRDefault="007D552F" w:rsidP="00E84BD5">
      <w:pPr>
        <w:widowControl w:val="0"/>
        <w:autoSpaceDE w:val="0"/>
        <w:autoSpaceDN w:val="0"/>
        <w:spacing w:before="240" w:after="0" w:line="276" w:lineRule="auto"/>
        <w:ind w:right="109"/>
        <w:jc w:val="both"/>
        <w:rPr>
          <w:rFonts w:ascii="Times New Roman" w:hAnsi="Times New Roman" w:cs="Times New Roman"/>
        </w:rPr>
      </w:pPr>
      <w:r w:rsidRPr="00396F9A">
        <w:rPr>
          <w:rFonts w:ascii="Times New Roman" w:hAnsi="Times New Roman" w:cs="Times New Roman"/>
        </w:rPr>
        <w:lastRenderedPageBreak/>
        <w:t xml:space="preserve">La Institución ha generado el documento de </w:t>
      </w:r>
      <w:r w:rsidRPr="00396F9A">
        <w:rPr>
          <w:rFonts w:ascii="Times New Roman" w:hAnsi="Times New Roman" w:cs="Times New Roman"/>
          <w:i/>
        </w:rPr>
        <w:t xml:space="preserve">Lineamientos para el desarrollo de visita de pares académicos de proyectos curriculares de pregrado y posgrados, </w:t>
      </w:r>
      <w:r w:rsidRPr="00396F9A">
        <w:rPr>
          <w:rFonts w:ascii="Times New Roman" w:hAnsi="Times New Roman" w:cs="Times New Roman"/>
          <w:iCs/>
        </w:rPr>
        <w:t xml:space="preserve">el cual tiene como objetivo </w:t>
      </w:r>
      <w:r w:rsidRPr="00396F9A">
        <w:rPr>
          <w:rFonts w:ascii="Times New Roman" w:hAnsi="Times New Roman" w:cs="Times New Roman"/>
        </w:rPr>
        <w:t>facilitar la identificación de los actores involucrados en esta etapa y definir sus responsabilidades en la ejecución de las actividades previas, durante y después de la visita de pares académicos, con base a las experiencias previas que se han logrado.</w:t>
      </w:r>
    </w:p>
    <w:p w14:paraId="268E9B91" w14:textId="77777777" w:rsidR="007D552F" w:rsidRPr="00396F9A" w:rsidRDefault="007D552F" w:rsidP="00E84BD5">
      <w:pPr>
        <w:pStyle w:val="Sinespaciado"/>
        <w:spacing w:before="240" w:line="276" w:lineRule="auto"/>
        <w:jc w:val="both"/>
        <w:rPr>
          <w:rFonts w:ascii="Times New Roman" w:hAnsi="Times New Roman" w:cs="Times New Roman"/>
          <w:i/>
          <w:iCs/>
        </w:rPr>
      </w:pPr>
      <w:r w:rsidRPr="00396F9A">
        <w:rPr>
          <w:rFonts w:ascii="Times New Roman" w:hAnsi="Times New Roman" w:cs="Times New Roman"/>
          <w:lang w:val="es-ES"/>
        </w:rPr>
        <w:t>Los proyectos curriculares, podrán acceder al documento mediante el siguiente enlace</w:t>
      </w:r>
      <w:r w:rsidRPr="00396F9A">
        <w:rPr>
          <w:rFonts w:ascii="Times New Roman" w:hAnsi="Times New Roman" w:cs="Times New Roman"/>
        </w:rPr>
        <w:t>:</w:t>
      </w:r>
    </w:p>
    <w:p w14:paraId="47F2DBDF" w14:textId="4C5500AD" w:rsidR="007D552F" w:rsidRPr="001A2CAA" w:rsidRDefault="007D552F" w:rsidP="00460134">
      <w:pPr>
        <w:pStyle w:val="Sinespaciado"/>
        <w:spacing w:after="240" w:line="276" w:lineRule="auto"/>
        <w:jc w:val="both"/>
        <w:rPr>
          <w:rFonts w:ascii="Times New Roman" w:hAnsi="Times New Roman" w:cs="Times New Roman"/>
        </w:rPr>
      </w:pPr>
      <w:hyperlink r:id="rId28" w:history="1">
        <w:r w:rsidRPr="00396F9A">
          <w:rPr>
            <w:rStyle w:val="Hipervnculo"/>
            <w:rFonts w:ascii="Times New Roman" w:hAnsi="Times New Roman" w:cs="Times New Roman"/>
          </w:rPr>
          <w:t>https://autoevaluacionyacreditacion.udistrital.edu.co/acreditacion-programas/documentos-guia</w:t>
        </w:r>
      </w:hyperlink>
    </w:p>
    <w:p w14:paraId="08EF72AC" w14:textId="77777777" w:rsidR="007D552F" w:rsidRPr="00396F9A" w:rsidRDefault="007D552F" w:rsidP="00E84BD5">
      <w:pPr>
        <w:pStyle w:val="Sinespaciado"/>
        <w:spacing w:before="240" w:line="276" w:lineRule="auto"/>
        <w:jc w:val="both"/>
        <w:rPr>
          <w:rFonts w:ascii="Times New Roman" w:hAnsi="Times New Roman" w:cs="Times New Roman"/>
          <w:b/>
          <w:bCs/>
        </w:rPr>
      </w:pPr>
      <w:r w:rsidRPr="00396F9A">
        <w:rPr>
          <w:rFonts w:ascii="Times New Roman" w:hAnsi="Times New Roman" w:cs="Times New Roman"/>
          <w:b/>
          <w:bCs/>
        </w:rPr>
        <w:t xml:space="preserve">Etapa V. Aprobación del plan de mejoramiento </w:t>
      </w:r>
    </w:p>
    <w:p w14:paraId="059459D4" w14:textId="6C607CF3" w:rsidR="007D552F" w:rsidRPr="00396F9A" w:rsidRDefault="007D552F" w:rsidP="00E84BD5">
      <w:pPr>
        <w:spacing w:before="240" w:after="0" w:line="276" w:lineRule="auto"/>
        <w:jc w:val="both"/>
        <w:rPr>
          <w:rFonts w:ascii="Times New Roman" w:hAnsi="Times New Roman" w:cs="Times New Roman"/>
        </w:rPr>
      </w:pPr>
      <w:r w:rsidRPr="00396F9A">
        <w:rPr>
          <w:rFonts w:ascii="Times New Roman" w:hAnsi="Times New Roman" w:cs="Times New Roman"/>
        </w:rPr>
        <w:t xml:space="preserve">En atención a que el </w:t>
      </w:r>
      <w:hyperlink r:id="rId29" w:history="1">
        <w:r w:rsidRPr="00396F9A">
          <w:rPr>
            <w:rStyle w:val="Hipervnculo"/>
            <w:rFonts w:ascii="Times New Roman" w:hAnsi="Times New Roman" w:cs="Times New Roman"/>
            <w:color w:val="auto"/>
          </w:rPr>
          <w:t>Acuerdo 02 del 2020 del Consejo Nacional de Educación Superior-CESU "Por el cual se actualiza el Modelo de Acreditación</w:t>
        </w:r>
      </w:hyperlink>
      <w:r w:rsidRPr="001A2CAA">
        <w:rPr>
          <w:rFonts w:ascii="Times New Roman" w:hAnsi="Times New Roman" w:cs="Times New Roman"/>
        </w:rPr>
        <w:t xml:space="preserve">” y en su </w:t>
      </w:r>
      <w:hyperlink r:id="rId30" w:history="1">
        <w:r w:rsidRPr="00396F9A">
          <w:rPr>
            <w:rStyle w:val="Hipervnculo"/>
            <w:rFonts w:ascii="Times New Roman" w:hAnsi="Times New Roman" w:cs="Times New Roman"/>
            <w:color w:val="auto"/>
          </w:rPr>
          <w:t>Guía No.04 de Seguimiento y Evaluación de los Planes de Mejoramiento</w:t>
        </w:r>
      </w:hyperlink>
      <w:r w:rsidRPr="001A2CAA">
        <w:rPr>
          <w:rFonts w:ascii="Times New Roman" w:hAnsi="Times New Roman" w:cs="Times New Roman"/>
        </w:rPr>
        <w:t xml:space="preserve">, orienta en lo concerniente a la evaluación y seguimiento de los planes de mejoramiento tanto de programas académicos como de instituciones, los cuales </w:t>
      </w:r>
      <w:r w:rsidRPr="00396F9A">
        <w:rPr>
          <w:rFonts w:ascii="Times New Roman" w:hAnsi="Times New Roman" w:cs="Times New Roman"/>
        </w:rPr>
        <w:t xml:space="preserve">deben propender por el mejoramiento permanente de la gestión y los procesos de aseguramiento de la </w:t>
      </w:r>
      <w:r w:rsidR="006651F8" w:rsidRPr="00396F9A">
        <w:rPr>
          <w:rFonts w:ascii="Times New Roman" w:hAnsi="Times New Roman" w:cs="Times New Roman"/>
        </w:rPr>
        <w:t>c</w:t>
      </w:r>
      <w:r w:rsidRPr="00396F9A">
        <w:rPr>
          <w:rFonts w:ascii="Times New Roman" w:hAnsi="Times New Roman" w:cs="Times New Roman"/>
        </w:rPr>
        <w:t xml:space="preserve">alidad. Así mismo, en el concepto técnico adjunto a las resoluciones que otorgan o renuevan el respectivo reconocimiento de Acreditación en Alta Calidad de los </w:t>
      </w:r>
      <w:r w:rsidR="006651F8" w:rsidRPr="00396F9A">
        <w:rPr>
          <w:rFonts w:ascii="Times New Roman" w:hAnsi="Times New Roman" w:cs="Times New Roman"/>
        </w:rPr>
        <w:t>proyectos curriculares</w:t>
      </w:r>
      <w:r w:rsidRPr="00396F9A">
        <w:rPr>
          <w:rFonts w:ascii="Times New Roman" w:hAnsi="Times New Roman" w:cs="Times New Roman"/>
        </w:rPr>
        <w:t>,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14:paraId="2CA6939A" w14:textId="77777777" w:rsidR="001A2CAA" w:rsidRPr="00396F9A" w:rsidRDefault="001A2CAA" w:rsidP="00E84BD5">
      <w:pPr>
        <w:spacing w:before="240" w:after="0" w:line="276" w:lineRule="auto"/>
        <w:jc w:val="both"/>
        <w:rPr>
          <w:rFonts w:ascii="Times New Roman" w:hAnsi="Times New Roman" w:cs="Times New Roman"/>
        </w:rPr>
      </w:pPr>
    </w:p>
    <w:p w14:paraId="0AE653A4" w14:textId="4CA657E9" w:rsidR="007D552F" w:rsidRPr="00396F9A" w:rsidRDefault="007D552F" w:rsidP="00E84BD5">
      <w:pPr>
        <w:pStyle w:val="Sinespaciado"/>
        <w:spacing w:before="240" w:after="240" w:line="276" w:lineRule="auto"/>
        <w:jc w:val="both"/>
        <w:rPr>
          <w:rStyle w:val="Hipervnculo"/>
          <w:rFonts w:ascii="Times New Roman" w:hAnsi="Times New Roman" w:cs="Times New Roman"/>
        </w:rPr>
      </w:pPr>
      <w:r w:rsidRPr="00396F9A">
        <w:rPr>
          <w:rFonts w:ascii="Times New Roman" w:hAnsi="Times New Roman" w:cs="Times New Roman"/>
        </w:rPr>
        <w:t xml:space="preserve">En correspondencia con lo anterior, los </w:t>
      </w:r>
      <w:r w:rsidR="006651F8" w:rsidRPr="00396F9A">
        <w:rPr>
          <w:rFonts w:ascii="Times New Roman" w:hAnsi="Times New Roman" w:cs="Times New Roman"/>
        </w:rPr>
        <w:t xml:space="preserve">proyectos curriculares </w:t>
      </w:r>
      <w:r w:rsidRPr="00396F9A">
        <w:rPr>
          <w:rFonts w:ascii="Times New Roman" w:hAnsi="Times New Roman" w:cs="Times New Roman"/>
        </w:rPr>
        <w:t xml:space="preserve">que reciban o renueven la Acreditación en Alta Calidad, deben contar con el </w:t>
      </w:r>
      <w:r w:rsidR="006651F8" w:rsidRPr="00396F9A">
        <w:rPr>
          <w:rFonts w:ascii="Times New Roman" w:hAnsi="Times New Roman" w:cs="Times New Roman"/>
        </w:rPr>
        <w:t xml:space="preserve">plan de mejoramiento aprobado </w:t>
      </w:r>
      <w:r w:rsidRPr="00396F9A">
        <w:rPr>
          <w:rFonts w:ascii="Times New Roman" w:hAnsi="Times New Roman" w:cs="Times New Roman"/>
        </w:rPr>
        <w:t>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r w:rsidR="006651F8" w:rsidRPr="00396F9A">
        <w:rPr>
          <w:rFonts w:ascii="Times New Roman" w:hAnsi="Times New Roman" w:cs="Times New Roman"/>
        </w:rPr>
        <w:t xml:space="preserve"> </w:t>
      </w:r>
      <w:r w:rsidRPr="00396F9A">
        <w:rPr>
          <w:rFonts w:ascii="Times New Roman" w:hAnsi="Times New Roman" w:cs="Times New Roman"/>
        </w:rPr>
        <w:t>Este se puede descargar mediante el siguiente enlace:</w:t>
      </w:r>
      <w:r w:rsidR="006651F8" w:rsidRPr="00396F9A">
        <w:rPr>
          <w:rFonts w:ascii="Times New Roman" w:hAnsi="Times New Roman" w:cs="Times New Roman"/>
        </w:rPr>
        <w:t xml:space="preserve"> </w:t>
      </w:r>
      <w:hyperlink r:id="rId31" w:history="1">
        <w:r w:rsidRPr="00396F9A">
          <w:rPr>
            <w:rStyle w:val="Hipervnculo"/>
            <w:rFonts w:ascii="Times New Roman" w:hAnsi="Times New Roman" w:cs="Times New Roman"/>
          </w:rPr>
          <w:t>https://autoevaluacionyacreditacion.udistrital.edu.co/acreditacion-programas/documentos-guia</w:t>
        </w:r>
      </w:hyperlink>
    </w:p>
    <w:p w14:paraId="5E84E81D" w14:textId="55904BEF" w:rsidR="00CA7C43" w:rsidRPr="00396F9A" w:rsidRDefault="00D97984" w:rsidP="00396F9A">
      <w:pPr>
        <w:pStyle w:val="Ttulo2"/>
        <w:numPr>
          <w:ilvl w:val="1"/>
          <w:numId w:val="28"/>
        </w:numPr>
        <w:spacing w:after="240" w:line="276" w:lineRule="auto"/>
        <w:rPr>
          <w:rFonts w:cs="Times New Roman"/>
          <w:szCs w:val="22"/>
        </w:rPr>
      </w:pPr>
      <w:bookmarkStart w:id="206" w:name="_Toc211354419"/>
      <w:r w:rsidRPr="001A2CAA">
        <w:rPr>
          <w:rFonts w:cs="Times New Roman"/>
          <w:szCs w:val="22"/>
        </w:rPr>
        <w:t xml:space="preserve">Resultados de </w:t>
      </w:r>
      <w:r w:rsidR="00672369" w:rsidRPr="00396F9A">
        <w:rPr>
          <w:rFonts w:cs="Times New Roman"/>
          <w:szCs w:val="22"/>
        </w:rPr>
        <w:t xml:space="preserve">la </w:t>
      </w:r>
      <w:r w:rsidRPr="00396F9A">
        <w:rPr>
          <w:rFonts w:cs="Times New Roman"/>
          <w:szCs w:val="22"/>
        </w:rPr>
        <w:t>autoevaluación</w:t>
      </w:r>
      <w:bookmarkEnd w:id="206"/>
      <w:r w:rsidRPr="00396F9A">
        <w:rPr>
          <w:rFonts w:cs="Times New Roman"/>
          <w:szCs w:val="22"/>
        </w:rPr>
        <w:t xml:space="preserve"> </w:t>
      </w:r>
    </w:p>
    <w:p w14:paraId="449A5316" w14:textId="01FEDB1B" w:rsidR="00D97984" w:rsidRPr="00396F9A" w:rsidRDefault="00D97984" w:rsidP="00396F9A">
      <w:pPr>
        <w:pStyle w:val="Ttulo3"/>
        <w:numPr>
          <w:ilvl w:val="2"/>
          <w:numId w:val="28"/>
        </w:numPr>
        <w:spacing w:line="276" w:lineRule="auto"/>
        <w:rPr>
          <w:rFonts w:cs="Times New Roman"/>
          <w:b w:val="0"/>
          <w:szCs w:val="22"/>
        </w:rPr>
      </w:pPr>
      <w:bookmarkStart w:id="207" w:name="_Toc211354420"/>
      <w:r w:rsidRPr="00396F9A">
        <w:rPr>
          <w:rFonts w:cs="Times New Roman"/>
          <w:szCs w:val="22"/>
        </w:rPr>
        <w:t>Factor 1. Proyecto Educativo del Programa e Identidad Institucional</w:t>
      </w:r>
      <w:bookmarkEnd w:id="207"/>
    </w:p>
    <w:p w14:paraId="6F724629" w14:textId="77777777" w:rsidR="00D97984" w:rsidRPr="00396F9A" w:rsidRDefault="00D97984" w:rsidP="00E84BD5">
      <w:pPr>
        <w:pStyle w:val="Sinespaciado"/>
        <w:spacing w:before="240" w:line="276" w:lineRule="auto"/>
        <w:rPr>
          <w:rFonts w:ascii="Times New Roman" w:hAnsi="Times New Roman" w:cs="Times New Roman"/>
          <w:b/>
          <w:bCs/>
        </w:rPr>
      </w:pPr>
      <w:r w:rsidRPr="00396F9A">
        <w:rPr>
          <w:rFonts w:ascii="Times New Roman" w:hAnsi="Times New Roman" w:cs="Times New Roman"/>
          <w:b/>
          <w:bCs/>
        </w:rPr>
        <w:t xml:space="preserve">Característica 1. Proyecto Educativo del Programa </w:t>
      </w:r>
    </w:p>
    <w:p w14:paraId="00BDCE86" w14:textId="768F7EED" w:rsidR="00933A35" w:rsidRPr="00396F9A" w:rsidRDefault="006B21F4" w:rsidP="00E84BD5">
      <w:pPr>
        <w:spacing w:before="240" w:after="0" w:line="276" w:lineRule="auto"/>
        <w:jc w:val="both"/>
        <w:rPr>
          <w:rFonts w:ascii="Times New Roman" w:hAnsi="Times New Roman" w:cs="Times New Roman"/>
          <w:lang w:val="es-CO"/>
        </w:rPr>
      </w:pPr>
      <w:r w:rsidRPr="00396F9A">
        <w:rPr>
          <w:rFonts w:ascii="Times New Roman" w:hAnsi="Times New Roman" w:cs="Times New Roman"/>
          <w:lang w:val="es-CO"/>
        </w:rPr>
        <w:t xml:space="preserve">El </w:t>
      </w:r>
      <w:commentRangeStart w:id="208"/>
      <w:r w:rsidRPr="00396F9A">
        <w:rPr>
          <w:rFonts w:ascii="Times New Roman" w:hAnsi="Times New Roman" w:cs="Times New Roman"/>
          <w:lang w:val="es-CO"/>
        </w:rPr>
        <w:t>Proyecto Educativo del Programa de la Maestría en Ciencias de la Información y las Comunicaciones</w:t>
      </w:r>
      <w:commentRangeEnd w:id="208"/>
      <w:r w:rsidRPr="00396F9A">
        <w:rPr>
          <w:rFonts w:ascii="Times New Roman" w:hAnsi="Times New Roman" w:cs="Times New Roman"/>
        </w:rPr>
        <w:commentReference w:id="208"/>
      </w:r>
      <w:r w:rsidRPr="001A2CAA">
        <w:rPr>
          <w:rFonts w:ascii="Times New Roman" w:hAnsi="Times New Roman" w:cs="Times New Roman"/>
          <w:lang w:val="es-CO"/>
        </w:rPr>
        <w:t>, en su</w:t>
      </w:r>
      <w:r w:rsidRPr="00396F9A">
        <w:rPr>
          <w:rFonts w:ascii="Times New Roman" w:hAnsi="Times New Roman" w:cs="Times New Roman"/>
          <w:lang w:val="es-CO"/>
        </w:rPr>
        <w:t xml:space="preserve"> metodologí</w:t>
      </w:r>
      <w:r w:rsidR="00585261" w:rsidRPr="00396F9A">
        <w:rPr>
          <w:rFonts w:ascii="Times New Roman" w:hAnsi="Times New Roman" w:cs="Times New Roman"/>
          <w:lang w:val="es-CO"/>
        </w:rPr>
        <w:t>a</w:t>
      </w:r>
      <w:r w:rsidRPr="00396F9A">
        <w:rPr>
          <w:rFonts w:ascii="Times New Roman" w:hAnsi="Times New Roman" w:cs="Times New Roman"/>
          <w:lang w:val="es-CO"/>
        </w:rPr>
        <w:t xml:space="preserve"> de Profundización (SNIES: 116070), 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w:t>
      </w:r>
      <w:hyperlink r:id="rId32" w:history="1">
        <w:r w:rsidRPr="00396F9A">
          <w:rPr>
            <w:rStyle w:val="Hipervnculo"/>
            <w:rFonts w:ascii="Times New Roman" w:hAnsi="Times New Roman" w:cs="Times New Roman"/>
            <w:lang w:val="es-CO"/>
          </w:rPr>
          <w:t>Acuerdo N.º 011 de 2018</w:t>
        </w:r>
      </w:hyperlink>
      <w:r w:rsidRPr="001A2CAA">
        <w:rPr>
          <w:rFonts w:ascii="Times New Roman" w:hAnsi="Times New Roman" w:cs="Times New Roman"/>
          <w:lang w:val="es-CO"/>
        </w:rPr>
        <w:t>), el Plan Estratégico de Desarrollo 2018–2030 (</w:t>
      </w:r>
      <w:hyperlink r:id="rId33" w:history="1">
        <w:r w:rsidRPr="00396F9A">
          <w:rPr>
            <w:rStyle w:val="Hipervnculo"/>
            <w:rFonts w:ascii="Times New Roman" w:hAnsi="Times New Roman" w:cs="Times New Roman"/>
            <w:lang w:val="es-CO"/>
          </w:rPr>
          <w:t>Acuerdo N.º 09 de 2018</w:t>
        </w:r>
      </w:hyperlink>
      <w:r w:rsidRPr="001A2CAA">
        <w:rPr>
          <w:rFonts w:ascii="Times New Roman" w:hAnsi="Times New Roman" w:cs="Times New Roman"/>
          <w:lang w:val="es-CO"/>
        </w:rPr>
        <w:t>) y las políticas institucionales de gestión curricular.</w:t>
      </w:r>
    </w:p>
    <w:p w14:paraId="67C8B774" w14:textId="0CA88D13" w:rsidR="006B21F4" w:rsidRPr="00396F9A" w:rsidRDefault="006B21F4" w:rsidP="00E84BD5">
      <w:pPr>
        <w:spacing w:before="240" w:after="0" w:line="276" w:lineRule="auto"/>
        <w:jc w:val="both"/>
        <w:rPr>
          <w:rFonts w:ascii="Times New Roman" w:hAnsi="Times New Roman" w:cs="Times New Roman"/>
          <w:lang w:val="es-CO"/>
        </w:rPr>
      </w:pPr>
      <w:r w:rsidRPr="00396F9A">
        <w:rPr>
          <w:rFonts w:ascii="Times New Roman" w:hAnsi="Times New Roman" w:cs="Times New Roman"/>
          <w:lang w:val="es-CO"/>
        </w:rPr>
        <w:t xml:space="preserve">El PEP evidencia un proceso de construcción y actualización constante, derivado de ejercicios de autoevaluación y de análisis de pertinencia académica, y orienta las labores formativas, investigativas </w:t>
      </w:r>
      <w:r w:rsidRPr="00396F9A">
        <w:rPr>
          <w:rFonts w:ascii="Times New Roman" w:hAnsi="Times New Roman" w:cs="Times New Roman"/>
          <w:lang w:val="es-CO"/>
        </w:rPr>
        <w:lastRenderedPageBreak/>
        <w:t>y de proyección social con criterios de calidad y mejora continua. Además, su carácter público y accesible asegura la transparencia y el conocimiento por parte de la comunidad académica y la sociedad en general. Por estas razones, se considera que el programa cumple plenamente con los criterios establecidos para esta característica, alcanzando un grado de cumplimiento equivalente en la escala institucional.</w:t>
      </w:r>
    </w:p>
    <w:p w14:paraId="2CCD85B4" w14:textId="1BD5C675" w:rsidR="642EE43A" w:rsidRPr="00396F9A" w:rsidRDefault="642EE43A" w:rsidP="00585261">
      <w:pPr>
        <w:spacing w:before="240" w:after="0" w:line="276" w:lineRule="auto"/>
        <w:jc w:val="both"/>
        <w:rPr>
          <w:rFonts w:ascii="Times New Roman" w:eastAsia="Times New Roman" w:hAnsi="Times New Roman" w:cs="Times New Roman"/>
          <w:lang w:val="es-CO"/>
        </w:rPr>
      </w:pPr>
      <w:r w:rsidRPr="00396F9A">
        <w:rPr>
          <w:rFonts w:ascii="Times New Roman" w:eastAsia="Times New Roman" w:hAnsi="Times New Roman" w:cs="Times New Roman"/>
          <w:lang w:val="es-CO"/>
        </w:rPr>
        <w:t xml:space="preserve">El documento del PEP se encuentra en etapa de revisión por parte del Comité de Currículo de la Facultad desde diciembre de 2024, por lo </w:t>
      </w:r>
      <w:r w:rsidRPr="00A26CB6">
        <w:rPr>
          <w:rFonts w:ascii="Times New Roman" w:eastAsia="Times New Roman" w:hAnsi="Times New Roman" w:cs="Times New Roman"/>
          <w:highlight w:val="yellow"/>
          <w:lang w:val="es-CO"/>
          <w:rPrChange w:id="209" w:author="roberto cardenas" w:date="2025-10-28T15:12:00Z" w16du:dateUtc="2025-10-28T20:12:00Z">
            <w:rPr>
              <w:rFonts w:ascii="Times New Roman" w:eastAsia="Times New Roman" w:hAnsi="Times New Roman" w:cs="Times New Roman"/>
              <w:lang w:val="es-CO"/>
            </w:rPr>
          </w:rPrChange>
        </w:rPr>
        <w:t>que no ha sido posible realizar análisis de resultados de apreciación de docentes y estudiantes,</w:t>
      </w:r>
      <w:r w:rsidRPr="00396F9A">
        <w:rPr>
          <w:rFonts w:ascii="Times New Roman" w:eastAsia="Times New Roman" w:hAnsi="Times New Roman" w:cs="Times New Roman"/>
          <w:lang w:val="es-CO"/>
        </w:rPr>
        <w:t xml:space="preserve"> debido a que es un proceso que se realiza posterior a la aprobación del documento. En él se actualiza, entre otros, la misión, visión, perfil de egreso, campo de desempeño y ejes de formación, además de la actualización en los cambios que corresponden a los recursos físicos, de software y orientaciones pedagógicas. El currículo también es actualizado, ya que entra en funcionamiento el énfasis en Inteligencia Artificial y se especifica la oferta de las asignaturas para el énfasis, y como consecuencia, también se aumenta la oferta de electivas para los otros énfasis ofrecidos por la Maestría.</w:t>
      </w:r>
    </w:p>
    <w:p w14:paraId="563B0C7D" w14:textId="07DCD7E9" w:rsidR="005048BD" w:rsidRPr="00396F9A" w:rsidRDefault="005048BD" w:rsidP="00E84BD5">
      <w:pPr>
        <w:pStyle w:val="Descripcin"/>
        <w:keepNext/>
        <w:spacing w:before="240" w:after="0" w:line="276" w:lineRule="auto"/>
        <w:jc w:val="center"/>
        <w:rPr>
          <w:rFonts w:ascii="Times New Roman" w:hAnsi="Times New Roman" w:cs="Times New Roman"/>
          <w:i w:val="0"/>
          <w:color w:val="auto"/>
          <w:sz w:val="22"/>
          <w:szCs w:val="22"/>
        </w:rPr>
      </w:pPr>
      <w:bookmarkStart w:id="210" w:name="_Toc211354450"/>
      <w:r w:rsidRPr="00396F9A">
        <w:rPr>
          <w:rFonts w:ascii="Times New Roman" w:hAnsi="Times New Roman" w:cs="Times New Roman"/>
          <w:i w:val="0"/>
          <w:color w:val="auto"/>
          <w:sz w:val="22"/>
          <w:szCs w:val="22"/>
        </w:rPr>
        <w:t xml:space="preserve">Tabla </w:t>
      </w:r>
      <w:r w:rsidRPr="001A2CAA">
        <w:rPr>
          <w:rFonts w:ascii="Times New Roman" w:hAnsi="Times New Roman" w:cs="Times New Roman"/>
          <w:i w:val="0"/>
          <w:color w:val="auto"/>
          <w:sz w:val="22"/>
          <w:szCs w:val="22"/>
        </w:rPr>
        <w:fldChar w:fldCharType="begin"/>
      </w:r>
      <w:r w:rsidRPr="00396F9A">
        <w:rPr>
          <w:rFonts w:ascii="Times New Roman" w:hAnsi="Times New Roman" w:cs="Times New Roman"/>
          <w:i w:val="0"/>
          <w:color w:val="auto"/>
          <w:sz w:val="22"/>
          <w:szCs w:val="22"/>
        </w:rPr>
        <w:instrText xml:space="preserve"> SEQ Tabla \* ARABIC </w:instrText>
      </w:r>
      <w:r w:rsidRPr="001A2CA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10</w:t>
      </w:r>
      <w:r w:rsidRPr="001A2CA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característica 1. Proyecto Educativo del Programa</w:t>
      </w:r>
      <w:r w:rsidR="006651F8" w:rsidRPr="001A2CAA">
        <w:rPr>
          <w:rFonts w:ascii="Times New Roman" w:hAnsi="Times New Roman" w:cs="Times New Roman"/>
          <w:i w:val="0"/>
          <w:color w:val="auto"/>
          <w:sz w:val="22"/>
          <w:szCs w:val="22"/>
        </w:rPr>
        <w:t>.</w:t>
      </w:r>
      <w:bookmarkEnd w:id="210"/>
    </w:p>
    <w:tbl>
      <w:tblPr>
        <w:tblStyle w:val="Tablaconcuadrcula"/>
        <w:tblW w:w="8889" w:type="dxa"/>
        <w:jc w:val="center"/>
        <w:tblLook w:val="04A0" w:firstRow="1" w:lastRow="0" w:firstColumn="1" w:lastColumn="0" w:noHBand="0" w:noVBand="1"/>
      </w:tblPr>
      <w:tblGrid>
        <w:gridCol w:w="2963"/>
        <w:gridCol w:w="2963"/>
        <w:gridCol w:w="2963"/>
      </w:tblGrid>
      <w:tr w:rsidR="005048BD" w:rsidRPr="00D978EC" w14:paraId="449FA27A" w14:textId="77777777" w:rsidTr="006763BC">
        <w:trPr>
          <w:trHeight w:val="291"/>
          <w:jc w:val="center"/>
        </w:trPr>
        <w:tc>
          <w:tcPr>
            <w:tcW w:w="2963" w:type="dxa"/>
            <w:shd w:val="clear" w:color="auto" w:fill="DEEAF6" w:themeFill="accent5" w:themeFillTint="33"/>
            <w:vAlign w:val="center"/>
          </w:tcPr>
          <w:p w14:paraId="325AF765" w14:textId="77777777" w:rsidR="005048BD" w:rsidRPr="00396F9A" w:rsidRDefault="005048BD" w:rsidP="00486B65">
            <w:pPr>
              <w:pStyle w:val="Sinespaciado"/>
              <w:jc w:val="center"/>
              <w:rPr>
                <w:rFonts w:ascii="Times New Roman" w:hAnsi="Times New Roman" w:cs="Times New Roman"/>
                <w:b/>
                <w:bCs/>
              </w:rPr>
            </w:pPr>
            <w:r w:rsidRPr="00396F9A">
              <w:rPr>
                <w:rFonts w:ascii="Times New Roman" w:hAnsi="Times New Roman" w:cs="Times New Roman"/>
                <w:b/>
                <w:bCs/>
              </w:rPr>
              <w:t>Grado de cumplimiento</w:t>
            </w:r>
          </w:p>
        </w:tc>
        <w:tc>
          <w:tcPr>
            <w:tcW w:w="2963" w:type="dxa"/>
            <w:shd w:val="clear" w:color="auto" w:fill="DEEAF6" w:themeFill="accent5" w:themeFillTint="33"/>
            <w:vAlign w:val="center"/>
          </w:tcPr>
          <w:p w14:paraId="66D1AB51" w14:textId="77777777" w:rsidR="005048BD" w:rsidRPr="00396F9A" w:rsidRDefault="005048BD" w:rsidP="00486B65">
            <w:pPr>
              <w:pStyle w:val="Sinespaciado"/>
              <w:jc w:val="center"/>
              <w:rPr>
                <w:rFonts w:ascii="Times New Roman" w:hAnsi="Times New Roman" w:cs="Times New Roman"/>
                <w:b/>
                <w:bCs/>
              </w:rPr>
            </w:pPr>
            <w:r w:rsidRPr="00396F9A">
              <w:rPr>
                <w:rFonts w:ascii="Times New Roman" w:hAnsi="Times New Roman" w:cs="Times New Roman"/>
                <w:b/>
                <w:bCs/>
              </w:rPr>
              <w:t>Calificación numérica</w:t>
            </w:r>
          </w:p>
        </w:tc>
        <w:tc>
          <w:tcPr>
            <w:tcW w:w="2963" w:type="dxa"/>
            <w:shd w:val="clear" w:color="auto" w:fill="DEEAF6" w:themeFill="accent5" w:themeFillTint="33"/>
            <w:vAlign w:val="center"/>
          </w:tcPr>
          <w:p w14:paraId="14A62329" w14:textId="77777777" w:rsidR="005048BD" w:rsidRPr="00396F9A" w:rsidRDefault="005048BD" w:rsidP="00486B65">
            <w:pPr>
              <w:pStyle w:val="Sinespaciado"/>
              <w:jc w:val="center"/>
              <w:rPr>
                <w:rFonts w:ascii="Times New Roman" w:hAnsi="Times New Roman" w:cs="Times New Roman"/>
                <w:b/>
                <w:bCs/>
              </w:rPr>
            </w:pPr>
            <w:r w:rsidRPr="00396F9A">
              <w:rPr>
                <w:rFonts w:ascii="Times New Roman" w:hAnsi="Times New Roman" w:cs="Times New Roman"/>
                <w:b/>
                <w:bCs/>
              </w:rPr>
              <w:t>Ponderación de característica en el factor</w:t>
            </w:r>
          </w:p>
        </w:tc>
      </w:tr>
      <w:tr w:rsidR="006B21F4" w:rsidRPr="00D978EC" w14:paraId="76DE1B59" w14:textId="77777777" w:rsidTr="006763BC">
        <w:trPr>
          <w:trHeight w:val="271"/>
          <w:jc w:val="center"/>
        </w:trPr>
        <w:tc>
          <w:tcPr>
            <w:tcW w:w="2963" w:type="dxa"/>
            <w:vAlign w:val="center"/>
          </w:tcPr>
          <w:p w14:paraId="3B290035" w14:textId="41C47184" w:rsidR="006B21F4" w:rsidRPr="00396F9A" w:rsidRDefault="0028286C" w:rsidP="00486B65">
            <w:pPr>
              <w:pStyle w:val="Sinespaciado"/>
              <w:jc w:val="center"/>
              <w:rPr>
                <w:rFonts w:ascii="Times New Roman" w:hAnsi="Times New Roman" w:cs="Times New Roman"/>
              </w:rPr>
            </w:pPr>
            <w:r w:rsidRPr="00396F9A">
              <w:rPr>
                <w:rStyle w:val="normaltextrun"/>
                <w:rFonts w:ascii="Times New Roman" w:hAnsi="Times New Roman" w:cs="Times New Roman"/>
                <w:lang w:val="es-ES"/>
              </w:rPr>
              <w:t>Se cumple en alto grado</w:t>
            </w:r>
          </w:p>
        </w:tc>
        <w:tc>
          <w:tcPr>
            <w:tcW w:w="2963" w:type="dxa"/>
            <w:vAlign w:val="center"/>
          </w:tcPr>
          <w:p w14:paraId="2EF9BB96" w14:textId="15472917" w:rsidR="006B21F4" w:rsidRPr="00396F9A" w:rsidRDefault="0028286C" w:rsidP="00486B65">
            <w:pPr>
              <w:pStyle w:val="Sinespaciado"/>
              <w:jc w:val="center"/>
              <w:rPr>
                <w:rFonts w:ascii="Times New Roman" w:hAnsi="Times New Roman" w:cs="Times New Roman"/>
              </w:rPr>
            </w:pPr>
            <w:r w:rsidRPr="00396F9A">
              <w:rPr>
                <w:rFonts w:ascii="Times New Roman" w:hAnsi="Times New Roman" w:cs="Times New Roman"/>
              </w:rPr>
              <w:t>4</w:t>
            </w:r>
            <w:r w:rsidR="6FBECE0F" w:rsidRPr="00396F9A">
              <w:rPr>
                <w:rFonts w:ascii="Times New Roman" w:hAnsi="Times New Roman" w:cs="Times New Roman"/>
              </w:rPr>
              <w:t>.0</w:t>
            </w:r>
          </w:p>
        </w:tc>
        <w:tc>
          <w:tcPr>
            <w:tcW w:w="2963" w:type="dxa"/>
            <w:vAlign w:val="center"/>
          </w:tcPr>
          <w:p w14:paraId="3D9E2429" w14:textId="6F6871A5" w:rsidR="006B21F4" w:rsidRPr="00396F9A" w:rsidRDefault="006B21F4" w:rsidP="00486B65">
            <w:pPr>
              <w:pStyle w:val="Sinespaciado"/>
              <w:jc w:val="center"/>
              <w:rPr>
                <w:rFonts w:ascii="Times New Roman" w:hAnsi="Times New Roman" w:cs="Times New Roman"/>
              </w:rPr>
            </w:pPr>
            <w:r w:rsidRPr="00396F9A">
              <w:rPr>
                <w:rFonts w:ascii="Times New Roman" w:hAnsi="Times New Roman" w:cs="Times New Roman"/>
              </w:rPr>
              <w:t>53,85%</w:t>
            </w:r>
          </w:p>
        </w:tc>
      </w:tr>
    </w:tbl>
    <w:p w14:paraId="36096D26" w14:textId="65420616" w:rsidR="001A2CAA" w:rsidRPr="00396F9A" w:rsidRDefault="005048BD" w:rsidP="00396F9A">
      <w:pPr>
        <w:pStyle w:val="Sinespaciado"/>
        <w:spacing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1A2CAA">
        <w:rPr>
          <w:rFonts w:ascii="Times New Roman" w:hAnsi="Times New Roman" w:cs="Times New Roman"/>
        </w:rPr>
        <w:t>(2023-1 a 2025-1)</w:t>
      </w:r>
    </w:p>
    <w:p w14:paraId="0DFA8490" w14:textId="49E67FAF" w:rsidR="00D97984" w:rsidRPr="00396F9A" w:rsidRDefault="00D97984" w:rsidP="00E84BD5">
      <w:pPr>
        <w:pStyle w:val="Sinespaciado"/>
        <w:spacing w:before="240" w:line="276" w:lineRule="auto"/>
        <w:rPr>
          <w:rFonts w:ascii="Times New Roman" w:hAnsi="Times New Roman" w:cs="Times New Roman"/>
          <w:b/>
          <w:bCs/>
        </w:rPr>
      </w:pPr>
      <w:r w:rsidRPr="00396F9A">
        <w:rPr>
          <w:rFonts w:ascii="Times New Roman" w:hAnsi="Times New Roman" w:cs="Times New Roman"/>
          <w:b/>
          <w:bCs/>
        </w:rPr>
        <w:t xml:space="preserve">Característica 2. Relevancia </w:t>
      </w:r>
      <w:r w:rsidR="00553FBA" w:rsidRPr="00396F9A">
        <w:rPr>
          <w:rFonts w:ascii="Times New Roman" w:hAnsi="Times New Roman" w:cs="Times New Roman"/>
          <w:b/>
          <w:bCs/>
        </w:rPr>
        <w:t>académica y pertinencia social del programa académico</w:t>
      </w:r>
    </w:p>
    <w:p w14:paraId="2ABD3F7B" w14:textId="77777777" w:rsidR="00585261" w:rsidRPr="00396F9A" w:rsidRDefault="00585261" w:rsidP="00585261">
      <w:pPr>
        <w:pStyle w:val="Sinespaciado"/>
        <w:spacing w:line="276" w:lineRule="auto"/>
        <w:rPr>
          <w:rFonts w:ascii="Times New Roman" w:hAnsi="Times New Roman" w:cs="Times New Roman"/>
          <w:b/>
          <w:bCs/>
        </w:rPr>
      </w:pPr>
    </w:p>
    <w:p w14:paraId="560D83DF" w14:textId="601A4733" w:rsidR="17582A95" w:rsidRPr="00396F9A" w:rsidRDefault="17582A95" w:rsidP="00585261">
      <w:pPr>
        <w:spacing w:line="257" w:lineRule="auto"/>
        <w:jc w:val="both"/>
        <w:rPr>
          <w:rFonts w:ascii="Times New Roman" w:eastAsia="Calibri" w:hAnsi="Times New Roman" w:cs="Times New Roman"/>
        </w:rPr>
      </w:pPr>
      <w:r w:rsidRPr="00396F9A">
        <w:rPr>
          <w:rFonts w:ascii="Times New Roman" w:eastAsia="Calibri" w:hAnsi="Times New Roman" w:cs="Times New Roman"/>
        </w:rPr>
        <w:t xml:space="preserve">El Ministerio de Tecnologías de la Información y las Comunicaciones de Colombia (MinTIC), le apuesta al desarrollo , implementación y uso de la Inteligencia Artificial, razón por la cual radica ante el Congreso de la República un Proyecto de Ley de Inteligencia Artificial, paralelamente, el Gobierno lanza el programa Ciencias, Tecnologías Cuánticas e Inteligencia Artificial que busca impulsar estas tecnologías para aprovechar la revolución científica, se lanza también la convocatoria de MinCiencias en Inteligencia Artificial y Ciencias y Tecnologías Cuánticas 2025, afianzando el compromiso del impulso a estas tecnologías.  </w:t>
      </w:r>
    </w:p>
    <w:p w14:paraId="2C7F49A8" w14:textId="20E21DAF" w:rsidR="17582A95" w:rsidRPr="00396F9A" w:rsidRDefault="17582A95" w:rsidP="00585261">
      <w:pPr>
        <w:pStyle w:val="Sinespaciado"/>
        <w:spacing w:before="240" w:line="276" w:lineRule="auto"/>
        <w:jc w:val="both"/>
        <w:rPr>
          <w:rFonts w:ascii="Times New Roman" w:eastAsia="Times New Roman" w:hAnsi="Times New Roman" w:cs="Times New Roman"/>
        </w:rPr>
      </w:pPr>
      <w:r w:rsidRPr="00396F9A">
        <w:rPr>
          <w:rFonts w:ascii="Times New Roman" w:eastAsia="Calibri" w:hAnsi="Times New Roman" w:cs="Times New Roman"/>
          <w:lang w:val="es-ES"/>
        </w:rPr>
        <w:t>En el 2024 MinTIC lanza oficialmente el programa “Colombia PotencIA Digital” para hacer de la tecnología el motor de desarrollo del país, mediante la conectividad, la educación digital y los ecosistemas de innovación. La iniciativa busca cerrar la brecha digital, potenciar la vida de los colombianos y la transformación social del país, con la Inteligencia Artificial como motor.</w:t>
      </w:r>
    </w:p>
    <w:p w14:paraId="19596046" w14:textId="0DA80BEC" w:rsidR="001A2CAA" w:rsidRPr="00396F9A" w:rsidRDefault="002C0277" w:rsidP="00E84BD5">
      <w:pPr>
        <w:pStyle w:val="Sinespaciado"/>
        <w:spacing w:before="240" w:line="276" w:lineRule="auto"/>
        <w:jc w:val="both"/>
        <w:rPr>
          <w:rFonts w:ascii="Times New Roman" w:eastAsia="Times New Roman" w:hAnsi="Times New Roman" w:cs="Times New Roman"/>
          <w:lang w:val="es-ES"/>
        </w:rPr>
      </w:pPr>
      <w:r w:rsidRPr="00396F9A">
        <w:rPr>
          <w:rFonts w:ascii="Times New Roman" w:eastAsia="Times New Roman" w:hAnsi="Times New Roman" w:cs="Times New Roman"/>
          <w:lang w:val="es-ES"/>
        </w:rPr>
        <w:t xml:space="preserve">La Maestría en Ciencias de la Información y las Comunicaciones, en </w:t>
      </w:r>
      <w:r w:rsidR="001A2CAA" w:rsidRPr="00396F9A">
        <w:rPr>
          <w:rFonts w:ascii="Times New Roman" w:eastAsia="Times New Roman" w:hAnsi="Times New Roman" w:cs="Times New Roman"/>
          <w:lang w:val="es-ES"/>
        </w:rPr>
        <w:t>su metodología</w:t>
      </w:r>
      <w:r w:rsidRPr="00396F9A">
        <w:rPr>
          <w:rFonts w:ascii="Times New Roman" w:eastAsia="Times New Roman" w:hAnsi="Times New Roman" w:cs="Times New Roman"/>
          <w:lang w:val="es-ES"/>
        </w:rPr>
        <w:t xml:space="preserve"> </w:t>
      </w:r>
      <w:r w:rsidR="001A2CAA" w:rsidRPr="00396F9A">
        <w:rPr>
          <w:rFonts w:ascii="Times New Roman" w:eastAsia="Times New Roman" w:hAnsi="Times New Roman" w:cs="Times New Roman"/>
          <w:lang w:val="es-ES"/>
        </w:rPr>
        <w:t>de Profundización</w:t>
      </w:r>
      <w:r w:rsidRPr="00396F9A">
        <w:rPr>
          <w:rFonts w:ascii="Times New Roman" w:eastAsia="Times New Roman" w:hAnsi="Times New Roman" w:cs="Times New Roman"/>
          <w:lang w:val="es-ES"/>
        </w:rPr>
        <w:t>,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p>
    <w:p w14:paraId="1C9973DC" w14:textId="1BBB1295" w:rsidR="001A2CAA" w:rsidRPr="00396F9A" w:rsidRDefault="002C0277" w:rsidP="00E84BD5">
      <w:pPr>
        <w:pStyle w:val="Sinespaciado"/>
        <w:spacing w:before="240" w:line="276" w:lineRule="auto"/>
        <w:jc w:val="both"/>
        <w:rPr>
          <w:rFonts w:ascii="Times New Roman" w:eastAsia="Times New Roman" w:hAnsi="Times New Roman" w:cs="Times New Roman"/>
          <w:lang w:val="es-ES"/>
        </w:rPr>
      </w:pPr>
      <w:r w:rsidRPr="00396F9A">
        <w:rPr>
          <w:rFonts w:ascii="Times New Roman" w:eastAsia="Times New Roman" w:hAnsi="Times New Roman" w:cs="Times New Roman"/>
          <w:lang w:val="es-ES"/>
        </w:rPr>
        <w:t>La revisión de la oferta académica nacional muestra que, si bien existen programas relacionados</w:t>
      </w:r>
      <w:r w:rsidRPr="00DB1584">
        <w:rPr>
          <w:rFonts w:ascii="Times New Roman" w:eastAsia="Times New Roman" w:hAnsi="Times New Roman" w:cs="Times New Roman"/>
          <w:color w:val="EE0000"/>
          <w:lang w:val="es-ES"/>
          <w:rPrChange w:id="211" w:author="roberto cardenas" w:date="2025-10-28T15:16:00Z" w16du:dateUtc="2025-10-28T20:16:00Z">
            <w:rPr>
              <w:rFonts w:ascii="Times New Roman" w:eastAsia="Times New Roman" w:hAnsi="Times New Roman" w:cs="Times New Roman"/>
              <w:lang w:val="es-ES"/>
            </w:rPr>
          </w:rPrChange>
        </w:rPr>
        <w:t xml:space="preserve">, pocos </w:t>
      </w:r>
      <w:r w:rsidRPr="00396F9A">
        <w:rPr>
          <w:rFonts w:ascii="Times New Roman" w:eastAsia="Times New Roman" w:hAnsi="Times New Roman" w:cs="Times New Roman"/>
          <w:lang w:val="es-ES"/>
        </w:rPr>
        <w:t xml:space="preserve">integran la amplitud temática y el enfoque investigativo y/o aplicado que ofrece esta maestría, lo que la posiciona como una opción altamente competitiva. Asimismo, el programa se ha adaptado a cambios </w:t>
      </w:r>
      <w:r w:rsidRPr="00396F9A">
        <w:rPr>
          <w:rFonts w:ascii="Times New Roman" w:eastAsia="Times New Roman" w:hAnsi="Times New Roman" w:cs="Times New Roman"/>
          <w:lang w:val="es-ES"/>
        </w:rPr>
        <w:lastRenderedPageBreak/>
        <w:t>en las tendencias del campo, incorporando actualizaciones curriculares y nuevas líneas de trabajo que responden a las demandas emergentes de la industria y la sociedad.</w:t>
      </w:r>
    </w:p>
    <w:p w14:paraId="7AA83241" w14:textId="277FFE15" w:rsidR="001A2CAA" w:rsidRPr="00396F9A" w:rsidRDefault="30B40E46" w:rsidP="00E84BD5">
      <w:pPr>
        <w:spacing w:before="100" w:beforeAutospacing="1" w:after="0" w:line="276" w:lineRule="auto"/>
        <w:jc w:val="both"/>
        <w:rPr>
          <w:rFonts w:ascii="Times New Roman" w:eastAsia="Times New Roman" w:hAnsi="Times New Roman" w:cs="Times New Roman"/>
          <w:color w:val="000000" w:themeColor="text1"/>
        </w:rPr>
      </w:pPr>
      <w:r w:rsidRPr="00396F9A">
        <w:rPr>
          <w:rFonts w:ascii="Times New Roman" w:eastAsia="Times New Roman" w:hAnsi="Times New Roman" w:cs="Times New Roman"/>
          <w:color w:val="000000" w:themeColor="text1"/>
        </w:rPr>
        <w:t>Si bien la Maestría en Ciencias de 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r w:rsidR="144107C6" w:rsidRPr="00396F9A">
        <w:rPr>
          <w:rFonts w:ascii="Times New Roman" w:eastAsia="Times New Roman" w:hAnsi="Times New Roman" w:cs="Times New Roman"/>
          <w:color w:val="000000" w:themeColor="text1"/>
        </w:rPr>
        <w:t xml:space="preserve">, haciendo </w:t>
      </w:r>
      <w:commentRangeStart w:id="212"/>
      <w:r w:rsidR="144107C6" w:rsidRPr="00DB1584">
        <w:rPr>
          <w:rFonts w:ascii="Times New Roman" w:eastAsia="Times New Roman" w:hAnsi="Times New Roman" w:cs="Times New Roman"/>
          <w:color w:val="EE0000"/>
          <w:rPrChange w:id="213" w:author="roberto cardenas" w:date="2025-10-28T15:16:00Z" w16du:dateUtc="2025-10-28T20:16:00Z">
            <w:rPr>
              <w:rFonts w:ascii="Times New Roman" w:eastAsia="Times New Roman" w:hAnsi="Times New Roman" w:cs="Times New Roman"/>
              <w:color w:val="000000" w:themeColor="text1"/>
            </w:rPr>
          </w:rPrChange>
        </w:rPr>
        <w:t>único</w:t>
      </w:r>
      <w:commentRangeEnd w:id="212"/>
      <w:r w:rsidR="00DB1584">
        <w:rPr>
          <w:rStyle w:val="Refdecomentario"/>
        </w:rPr>
        <w:commentReference w:id="212"/>
      </w:r>
      <w:r w:rsidR="144107C6" w:rsidRPr="00396F9A">
        <w:rPr>
          <w:rFonts w:ascii="Times New Roman" w:eastAsia="Times New Roman" w:hAnsi="Times New Roman" w:cs="Times New Roman"/>
          <w:color w:val="000000" w:themeColor="text1"/>
        </w:rPr>
        <w:t xml:space="preserve"> el programa de la Maestría en la oferta nacional de programas </w:t>
      </w:r>
      <w:r w:rsidR="001A2CAA" w:rsidRPr="00396F9A">
        <w:rPr>
          <w:rFonts w:ascii="Times New Roman" w:eastAsia="Times New Roman" w:hAnsi="Times New Roman" w:cs="Times New Roman"/>
          <w:color w:val="000000" w:themeColor="text1"/>
        </w:rPr>
        <w:t xml:space="preserve">similares. </w:t>
      </w:r>
    </w:p>
    <w:p w14:paraId="0748901E" w14:textId="209477BD" w:rsidR="001A2CAA" w:rsidRPr="00396F9A" w:rsidRDefault="001A2CAA" w:rsidP="00E84BD5">
      <w:pPr>
        <w:spacing w:before="100" w:beforeAutospacing="1" w:after="0" w:line="276" w:lineRule="auto"/>
        <w:jc w:val="both"/>
        <w:rPr>
          <w:rFonts w:ascii="Times New Roman" w:eastAsia="Times New Roman" w:hAnsi="Times New Roman" w:cs="Times New Roman"/>
        </w:rPr>
      </w:pPr>
      <w:r w:rsidRPr="00396F9A">
        <w:rPr>
          <w:rFonts w:ascii="Times New Roman" w:eastAsia="Times New Roman" w:hAnsi="Times New Roman" w:cs="Times New Roman"/>
          <w:color w:val="000000" w:themeColor="text1"/>
        </w:rPr>
        <w:t>La</w:t>
      </w:r>
      <w:r w:rsidR="3B50D3C5" w:rsidRPr="00396F9A">
        <w:rPr>
          <w:rFonts w:ascii="Times New Roman" w:eastAsia="Times New Roman" w:hAnsi="Times New Roman" w:cs="Times New Roman"/>
        </w:rPr>
        <w:t xml:space="preserve">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w:t>
      </w:r>
      <w:r w:rsidR="000A2A53" w:rsidRPr="00396F9A">
        <w:rPr>
          <w:rFonts w:ascii="Times New Roman" w:eastAsia="Times New Roman" w:hAnsi="Times New Roman" w:cs="Times New Roman"/>
        </w:rPr>
        <w:t>ilustración</w:t>
      </w:r>
      <w:r w:rsidR="3B50D3C5" w:rsidRPr="00396F9A">
        <w:rPr>
          <w:rFonts w:ascii="Times New Roman" w:eastAsia="Times New Roman" w:hAnsi="Times New Roman" w:cs="Times New Roman"/>
        </w:rPr>
        <w:t>, demuestran el impacto positivo de la formación recibida y respaldan la coherencia del programa con las necesidades del entorno laboral y académico, tanto en el ámbito nacional como internacional.</w:t>
      </w:r>
    </w:p>
    <w:p w14:paraId="1C84D408" w14:textId="6EA03D44" w:rsidR="00010C80" w:rsidRPr="00396F9A" w:rsidRDefault="00A64B63" w:rsidP="00E84BD5">
      <w:pPr>
        <w:spacing w:before="240" w:after="0" w:line="276" w:lineRule="auto"/>
        <w:jc w:val="center"/>
        <w:rPr>
          <w:rFonts w:ascii="Times New Roman" w:eastAsia="Times New Roman" w:hAnsi="Times New Roman" w:cs="Times New Roman"/>
          <w:lang w:val="es-CO" w:eastAsia="es-CO"/>
        </w:rPr>
      </w:pPr>
      <w:bookmarkStart w:id="214" w:name="_Toc211354519"/>
      <w:r w:rsidRPr="00396F9A">
        <w:rPr>
          <w:rFonts w:ascii="Times New Roman" w:hAnsi="Times New Roman" w:cs="Times New Roman"/>
        </w:rPr>
        <w:t xml:space="preserve">Ilustración </w:t>
      </w:r>
      <w:r w:rsidRPr="00396F9A">
        <w:rPr>
          <w:rFonts w:ascii="Times New Roman" w:hAnsi="Times New Roman" w:cs="Times New Roman"/>
        </w:rPr>
        <w:fldChar w:fldCharType="begin"/>
      </w:r>
      <w:r w:rsidRPr="00396F9A">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3</w:t>
      </w:r>
      <w:r w:rsidRPr="00396F9A">
        <w:rPr>
          <w:rFonts w:ascii="Times New Roman" w:hAnsi="Times New Roman" w:cs="Times New Roman"/>
        </w:rPr>
        <w:fldChar w:fldCharType="end"/>
      </w:r>
      <w:r w:rsidRPr="001A2CAA">
        <w:rPr>
          <w:rFonts w:ascii="Times New Roman" w:hAnsi="Times New Roman" w:cs="Times New Roman"/>
        </w:rPr>
        <w:t xml:space="preserve"> </w:t>
      </w:r>
      <w:r w:rsidR="00010C80" w:rsidRPr="00396F9A">
        <w:rPr>
          <w:rFonts w:ascii="Times New Roman" w:eastAsia="Times New Roman" w:hAnsi="Times New Roman" w:cs="Times New Roman"/>
          <w:lang w:val="es-CO" w:eastAsia="es-CO"/>
        </w:rPr>
        <w:t xml:space="preserve">Percepción de los egresados sobre la relevancia de las competencias adquiridas durante la </w:t>
      </w:r>
      <w:r w:rsidR="00404111" w:rsidRPr="00396F9A">
        <w:rPr>
          <w:rFonts w:ascii="Times New Roman" w:eastAsia="Times New Roman" w:hAnsi="Times New Roman" w:cs="Times New Roman"/>
          <w:lang w:val="es-CO" w:eastAsia="es-CO"/>
        </w:rPr>
        <w:t>M</w:t>
      </w:r>
      <w:r w:rsidR="00010C80" w:rsidRPr="00396F9A">
        <w:rPr>
          <w:rFonts w:ascii="Times New Roman" w:eastAsia="Times New Roman" w:hAnsi="Times New Roman" w:cs="Times New Roman"/>
          <w:lang w:val="es-CO" w:eastAsia="es-CO"/>
        </w:rPr>
        <w:t>aestría</w:t>
      </w:r>
      <w:r w:rsidR="006651F8" w:rsidRPr="00396F9A">
        <w:rPr>
          <w:rFonts w:ascii="Times New Roman" w:eastAsia="Times New Roman" w:hAnsi="Times New Roman" w:cs="Times New Roman"/>
          <w:lang w:val="es-CO" w:eastAsia="es-CO"/>
        </w:rPr>
        <w:t>.</w:t>
      </w:r>
      <w:bookmarkEnd w:id="214"/>
    </w:p>
    <w:p w14:paraId="1FD8FF6B" w14:textId="18EFF120" w:rsidR="00010C80" w:rsidRPr="00FB3789" w:rsidRDefault="00010C80" w:rsidP="00E84BD5">
      <w:pPr>
        <w:spacing w:after="0" w:line="276" w:lineRule="auto"/>
        <w:jc w:val="center"/>
        <w:rPr>
          <w:rFonts w:ascii="Times New Roman" w:eastAsia="Times New Roman" w:hAnsi="Times New Roman" w:cs="Times New Roman"/>
          <w:lang w:val="es-CO" w:eastAsia="es-CO"/>
        </w:rPr>
      </w:pPr>
      <w:r w:rsidRPr="00FB3789">
        <w:rPr>
          <w:rFonts w:ascii="Times New Roman" w:eastAsia="Times New Roman" w:hAnsi="Times New Roman" w:cs="Times New Roman"/>
          <w:noProof/>
          <w:lang w:val="es-CO" w:eastAsia="es-CO"/>
        </w:rPr>
        <w:drawing>
          <wp:inline distT="0" distB="0" distL="0" distR="0" wp14:anchorId="165F929C" wp14:editId="1C076403">
            <wp:extent cx="4030536" cy="2420781"/>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44926" cy="2429424"/>
                    </a:xfrm>
                    <a:prstGeom prst="rect">
                      <a:avLst/>
                    </a:prstGeom>
                    <a:noFill/>
                    <a:ln>
                      <a:noFill/>
                    </a:ln>
                  </pic:spPr>
                </pic:pic>
              </a:graphicData>
            </a:graphic>
          </wp:inline>
        </w:drawing>
      </w:r>
    </w:p>
    <w:p w14:paraId="2EC6F9D2" w14:textId="4309952A" w:rsidR="00010C80" w:rsidRPr="00396F9A" w:rsidRDefault="00010C80" w:rsidP="00E84BD5">
      <w:pPr>
        <w:spacing w:after="0" w:line="276" w:lineRule="auto"/>
        <w:jc w:val="center"/>
        <w:rPr>
          <w:rFonts w:ascii="Times New Roman" w:eastAsia="Times New Roman" w:hAnsi="Times New Roman" w:cs="Times New Roman"/>
          <w:lang w:val="es-CO" w:eastAsia="es-CO"/>
        </w:rPr>
      </w:pPr>
      <w:r w:rsidRPr="001A2CAA">
        <w:rPr>
          <w:rFonts w:ascii="Times New Roman" w:eastAsia="Times New Roman" w:hAnsi="Times New Roman" w:cs="Times New Roman"/>
          <w:iCs/>
          <w:lang w:val="es-CO" w:eastAsia="es-CO"/>
        </w:rPr>
        <w:t xml:space="preserve">Fuente: Encuesta de Egresados, </w:t>
      </w:r>
      <w:r w:rsidR="00482DC7" w:rsidRPr="00396F9A">
        <w:rPr>
          <w:rFonts w:ascii="Times New Roman" w:eastAsia="Times New Roman" w:hAnsi="Times New Roman" w:cs="Times New Roman"/>
          <w:iCs/>
          <w:lang w:val="es-CO" w:eastAsia="es-CO"/>
        </w:rPr>
        <w:t>p</w:t>
      </w:r>
      <w:r w:rsidRPr="00396F9A">
        <w:rPr>
          <w:rFonts w:ascii="Times New Roman" w:eastAsia="Times New Roman" w:hAnsi="Times New Roman" w:cs="Times New Roman"/>
          <w:iCs/>
          <w:lang w:val="es-CO" w:eastAsia="es-CO"/>
        </w:rPr>
        <w:t>roceso de Autoevaluación 2025</w:t>
      </w:r>
      <w:r w:rsidR="006651F8" w:rsidRPr="00396F9A">
        <w:rPr>
          <w:rFonts w:ascii="Times New Roman" w:eastAsia="Times New Roman" w:hAnsi="Times New Roman" w:cs="Times New Roman"/>
          <w:iCs/>
          <w:lang w:val="es-CO" w:eastAsia="es-CO"/>
        </w:rPr>
        <w:t>.</w:t>
      </w:r>
    </w:p>
    <w:p w14:paraId="09228CBA" w14:textId="3BA2A668" w:rsidR="002C0277" w:rsidRPr="00FB3789" w:rsidRDefault="002C0277" w:rsidP="00E84BD5">
      <w:pPr>
        <w:spacing w:before="240" w:after="0" w:line="276" w:lineRule="auto"/>
        <w:jc w:val="both"/>
        <w:rPr>
          <w:rFonts w:ascii="Times New Roman" w:hAnsi="Times New Roman" w:cs="Times New Roman"/>
        </w:rPr>
      </w:pPr>
      <w:r w:rsidRPr="00FB3789">
        <w:rPr>
          <w:rFonts w:ascii="Times New Roman" w:hAnsi="Times New Roman" w:cs="Times New Roman"/>
        </w:rPr>
        <w:t>El programa académico, en ambas metodologías, 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w:t>
      </w:r>
      <w:r w:rsidR="00B36CD9" w:rsidRPr="00FB3789">
        <w:rPr>
          <w:rFonts w:ascii="Times New Roman" w:hAnsi="Times New Roman" w:cs="Times New Roman"/>
        </w:rPr>
        <w:t xml:space="preserve"> indica que esta característica se cumple en alto grado, con una calificación numérica de 4,0</w:t>
      </w:r>
      <w:r w:rsidRPr="00FB3789">
        <w:rPr>
          <w:rFonts w:ascii="Times New Roman" w:hAnsi="Times New Roman" w:cs="Times New Roman"/>
        </w:rPr>
        <w:t>, respaldado por estudios de pertinencia, comparación de oferta académica y resultados de apreciación de la comunidad académica y sectores empleadores.</w:t>
      </w:r>
    </w:p>
    <w:p w14:paraId="2D1918E3" w14:textId="30AC488C" w:rsidR="004F5178" w:rsidRPr="00FB3789" w:rsidRDefault="004F5178" w:rsidP="00E84BD5">
      <w:pPr>
        <w:pStyle w:val="Descripcin"/>
        <w:keepNext/>
        <w:spacing w:before="240" w:after="0" w:line="276" w:lineRule="auto"/>
        <w:jc w:val="center"/>
        <w:rPr>
          <w:rFonts w:ascii="Times New Roman" w:hAnsi="Times New Roman" w:cs="Times New Roman"/>
          <w:i w:val="0"/>
          <w:color w:val="auto"/>
          <w:sz w:val="22"/>
          <w:szCs w:val="22"/>
        </w:rPr>
      </w:pPr>
      <w:bookmarkStart w:id="215" w:name="_Toc211354451"/>
      <w:r w:rsidRPr="00FB3789">
        <w:rPr>
          <w:rFonts w:ascii="Times New Roman" w:hAnsi="Times New Roman" w:cs="Times New Roman"/>
          <w:i w:val="0"/>
          <w:color w:val="auto"/>
          <w:sz w:val="22"/>
          <w:szCs w:val="22"/>
        </w:rPr>
        <w:t xml:space="preserve">Tabla </w:t>
      </w:r>
      <w:r w:rsidRPr="00FB3789">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FB3789">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11</w:t>
      </w:r>
      <w:r w:rsidRPr="00FB3789">
        <w:rPr>
          <w:rFonts w:ascii="Times New Roman" w:hAnsi="Times New Roman" w:cs="Times New Roman"/>
          <w:i w:val="0"/>
          <w:color w:val="auto"/>
          <w:sz w:val="22"/>
          <w:szCs w:val="22"/>
        </w:rPr>
        <w:fldChar w:fldCharType="end"/>
      </w:r>
      <w:r w:rsidRPr="00FB3789">
        <w:rPr>
          <w:rFonts w:ascii="Times New Roman" w:hAnsi="Times New Roman" w:cs="Times New Roman"/>
          <w:i w:val="0"/>
          <w:color w:val="auto"/>
          <w:sz w:val="22"/>
          <w:szCs w:val="22"/>
        </w:rPr>
        <w:t xml:space="preserve"> Valoración cualitativa y cuantitativa de característica 2. Relevancia </w:t>
      </w:r>
      <w:r w:rsidR="00BA32B1" w:rsidRPr="00FB3789">
        <w:rPr>
          <w:rFonts w:ascii="Times New Roman" w:hAnsi="Times New Roman" w:cs="Times New Roman"/>
          <w:i w:val="0"/>
          <w:color w:val="auto"/>
          <w:sz w:val="22"/>
          <w:szCs w:val="22"/>
        </w:rPr>
        <w:t>académica y pertinencia social del programa académico.</w:t>
      </w:r>
      <w:bookmarkEnd w:id="215"/>
    </w:p>
    <w:tbl>
      <w:tblPr>
        <w:tblStyle w:val="Tablaconcuadrcula"/>
        <w:tblW w:w="9015" w:type="dxa"/>
        <w:tblInd w:w="-5" w:type="dxa"/>
        <w:tblLook w:val="04A0" w:firstRow="1" w:lastRow="0" w:firstColumn="1" w:lastColumn="0" w:noHBand="0" w:noVBand="1"/>
      </w:tblPr>
      <w:tblGrid>
        <w:gridCol w:w="3005"/>
        <w:gridCol w:w="3005"/>
        <w:gridCol w:w="3005"/>
      </w:tblGrid>
      <w:tr w:rsidR="004F5178" w:rsidRPr="00FB3789" w14:paraId="73699F15" w14:textId="77777777" w:rsidTr="006763BC">
        <w:trPr>
          <w:trHeight w:val="311"/>
        </w:trPr>
        <w:tc>
          <w:tcPr>
            <w:tcW w:w="3005" w:type="dxa"/>
            <w:shd w:val="clear" w:color="auto" w:fill="DEEAF6" w:themeFill="accent5" w:themeFillTint="33"/>
            <w:vAlign w:val="center"/>
          </w:tcPr>
          <w:p w14:paraId="36DC7A35" w14:textId="77777777" w:rsidR="004F5178" w:rsidRPr="00FB3789" w:rsidRDefault="004F5178" w:rsidP="00BA32B1">
            <w:pPr>
              <w:pStyle w:val="Sinespaciado"/>
              <w:jc w:val="center"/>
              <w:rPr>
                <w:rFonts w:ascii="Times New Roman" w:hAnsi="Times New Roman" w:cs="Times New Roman"/>
                <w:b/>
                <w:bCs/>
              </w:rPr>
            </w:pPr>
            <w:r w:rsidRPr="00FB3789">
              <w:rPr>
                <w:rFonts w:ascii="Times New Roman" w:hAnsi="Times New Roman" w:cs="Times New Roman"/>
                <w:b/>
                <w:bCs/>
              </w:rPr>
              <w:t>Grado de cumplimiento</w:t>
            </w:r>
          </w:p>
        </w:tc>
        <w:tc>
          <w:tcPr>
            <w:tcW w:w="3005" w:type="dxa"/>
            <w:shd w:val="clear" w:color="auto" w:fill="DEEAF6" w:themeFill="accent5" w:themeFillTint="33"/>
            <w:vAlign w:val="center"/>
          </w:tcPr>
          <w:p w14:paraId="43491081" w14:textId="77777777" w:rsidR="004F5178" w:rsidRPr="00FB3789" w:rsidRDefault="004F5178" w:rsidP="00BA32B1">
            <w:pPr>
              <w:pStyle w:val="Sinespaciado"/>
              <w:jc w:val="center"/>
              <w:rPr>
                <w:rFonts w:ascii="Times New Roman" w:hAnsi="Times New Roman" w:cs="Times New Roman"/>
                <w:b/>
                <w:bCs/>
              </w:rPr>
            </w:pPr>
            <w:r w:rsidRPr="00FB3789">
              <w:rPr>
                <w:rFonts w:ascii="Times New Roman" w:hAnsi="Times New Roman" w:cs="Times New Roman"/>
                <w:b/>
                <w:bCs/>
              </w:rPr>
              <w:t>Calificación numérica</w:t>
            </w:r>
          </w:p>
        </w:tc>
        <w:tc>
          <w:tcPr>
            <w:tcW w:w="3005" w:type="dxa"/>
            <w:shd w:val="clear" w:color="auto" w:fill="DEEAF6" w:themeFill="accent5" w:themeFillTint="33"/>
            <w:vAlign w:val="center"/>
          </w:tcPr>
          <w:p w14:paraId="650B091E" w14:textId="77777777" w:rsidR="004F5178" w:rsidRPr="00FB3789" w:rsidRDefault="004F5178" w:rsidP="00BA32B1">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28286C" w:rsidRPr="00FB3789" w14:paraId="1D7445A5" w14:textId="77777777" w:rsidTr="006763BC">
        <w:trPr>
          <w:trHeight w:val="289"/>
        </w:trPr>
        <w:tc>
          <w:tcPr>
            <w:tcW w:w="3005" w:type="dxa"/>
            <w:vAlign w:val="center"/>
          </w:tcPr>
          <w:p w14:paraId="3608EB01" w14:textId="5F71F62F" w:rsidR="0028286C" w:rsidRPr="00FB3789" w:rsidRDefault="0028286C" w:rsidP="00BA32B1">
            <w:pPr>
              <w:pStyle w:val="Sinespaciado"/>
              <w:jc w:val="center"/>
              <w:rPr>
                <w:rFonts w:ascii="Times New Roman" w:hAnsi="Times New Roman" w:cs="Times New Roman"/>
              </w:rPr>
            </w:pPr>
            <w:r w:rsidRPr="00FB3789">
              <w:rPr>
                <w:rStyle w:val="normaltextrun"/>
                <w:rFonts w:ascii="Times New Roman" w:hAnsi="Times New Roman" w:cs="Times New Roman"/>
                <w:lang w:val="es-ES"/>
              </w:rPr>
              <w:t>Se cumple en alto grado</w:t>
            </w:r>
          </w:p>
        </w:tc>
        <w:tc>
          <w:tcPr>
            <w:tcW w:w="3005" w:type="dxa"/>
            <w:vAlign w:val="center"/>
          </w:tcPr>
          <w:p w14:paraId="0F2C614E" w14:textId="3443831E" w:rsidR="0028286C" w:rsidRPr="00FB3789" w:rsidRDefault="0028286C" w:rsidP="00BA32B1">
            <w:pPr>
              <w:pStyle w:val="Sinespaciado"/>
              <w:jc w:val="center"/>
              <w:rPr>
                <w:rFonts w:ascii="Times New Roman" w:hAnsi="Times New Roman" w:cs="Times New Roman"/>
              </w:rPr>
            </w:pPr>
            <w:r w:rsidRPr="00FB3789">
              <w:rPr>
                <w:rFonts w:ascii="Times New Roman" w:hAnsi="Times New Roman" w:cs="Times New Roman"/>
              </w:rPr>
              <w:t>4</w:t>
            </w:r>
            <w:r w:rsidR="1BA92F23" w:rsidRPr="00FB3789">
              <w:rPr>
                <w:rFonts w:ascii="Times New Roman" w:hAnsi="Times New Roman" w:cs="Times New Roman"/>
              </w:rPr>
              <w:t>,0</w:t>
            </w:r>
          </w:p>
        </w:tc>
        <w:tc>
          <w:tcPr>
            <w:tcW w:w="3005" w:type="dxa"/>
            <w:vAlign w:val="center"/>
          </w:tcPr>
          <w:p w14:paraId="349D9BF1" w14:textId="2F3A8891" w:rsidR="0028286C" w:rsidRPr="00FB3789" w:rsidRDefault="0028286C" w:rsidP="00BA32B1">
            <w:pPr>
              <w:pStyle w:val="Sinespaciado"/>
              <w:jc w:val="center"/>
              <w:rPr>
                <w:rFonts w:ascii="Times New Roman" w:hAnsi="Times New Roman" w:cs="Times New Roman"/>
                <w:lang w:val="es-ES"/>
              </w:rPr>
            </w:pPr>
            <w:r w:rsidRPr="00FB3789">
              <w:rPr>
                <w:rFonts w:ascii="Times New Roman" w:hAnsi="Times New Roman" w:cs="Times New Roman"/>
                <w:lang w:val="es-ES"/>
              </w:rPr>
              <w:t>46,15%</w:t>
            </w:r>
          </w:p>
        </w:tc>
      </w:tr>
    </w:tbl>
    <w:p w14:paraId="162B2D72" w14:textId="007FE85C" w:rsidR="00CA7C43" w:rsidRPr="00396F9A" w:rsidRDefault="004F5178" w:rsidP="00E84BD5">
      <w:pPr>
        <w:pStyle w:val="Sinespaciado"/>
        <w:spacing w:line="276" w:lineRule="auto"/>
        <w:ind w:left="1080"/>
        <w:jc w:val="center"/>
        <w:rPr>
          <w:rFonts w:ascii="Times New Roman" w:hAnsi="Times New Roman" w:cs="Times New Roman"/>
        </w:rPr>
      </w:pPr>
      <w:r w:rsidRPr="00FB3789">
        <w:rPr>
          <w:rFonts w:ascii="Times New Roman" w:hAnsi="Times New Roman" w:cs="Times New Roman"/>
        </w:rPr>
        <w:t xml:space="preserve">Fuente: Proyecto curricular </w:t>
      </w:r>
      <w:r w:rsidR="005F2DED" w:rsidRPr="00FB3789">
        <w:rPr>
          <w:rFonts w:ascii="Times New Roman" w:hAnsi="Times New Roman" w:cs="Times New Roman"/>
        </w:rPr>
        <w:t>(2023-1 a 2025-1)</w:t>
      </w:r>
      <w:r w:rsidR="00BA32B1" w:rsidRPr="00FB3789">
        <w:rPr>
          <w:rFonts w:ascii="Times New Roman" w:hAnsi="Times New Roman" w:cs="Times New Roman"/>
        </w:rPr>
        <w:t>.</w:t>
      </w:r>
    </w:p>
    <w:p w14:paraId="5EBC50EB" w14:textId="77777777" w:rsidR="00D97984" w:rsidRPr="00FB3789" w:rsidRDefault="00D97984" w:rsidP="00E84BD5">
      <w:pPr>
        <w:pStyle w:val="Sinespaciado"/>
        <w:spacing w:before="240" w:line="276" w:lineRule="auto"/>
        <w:rPr>
          <w:rFonts w:ascii="Times New Roman" w:hAnsi="Times New Roman" w:cs="Times New Roman"/>
          <w:b/>
          <w:bCs/>
        </w:rPr>
      </w:pPr>
      <w:r w:rsidRPr="00FB3789">
        <w:rPr>
          <w:rFonts w:ascii="Times New Roman" w:hAnsi="Times New Roman" w:cs="Times New Roman"/>
          <w:b/>
          <w:bCs/>
        </w:rPr>
        <w:lastRenderedPageBreak/>
        <w:t>Juicio de Calidad del Factor</w:t>
      </w:r>
    </w:p>
    <w:p w14:paraId="54261D4D" w14:textId="69D6B1DB" w:rsidR="00FC42AB" w:rsidRPr="00FB3789" w:rsidRDefault="2001F21E" w:rsidP="00FB3789">
      <w:pPr>
        <w:pStyle w:val="Sinespaciado"/>
        <w:spacing w:before="240" w:line="276" w:lineRule="auto"/>
        <w:jc w:val="both"/>
        <w:rPr>
          <w:rFonts w:ascii="Times New Roman" w:hAnsi="Times New Roman" w:cs="Times New Roman"/>
        </w:rPr>
      </w:pPr>
      <w:r w:rsidRPr="00FB3789">
        <w:rPr>
          <w:rFonts w:ascii="Times New Roman" w:eastAsia="Calibri" w:hAnsi="Times New Roman" w:cs="Times New Roman"/>
          <w:lang w:val="es-ES"/>
        </w:rPr>
        <w:t>Más allá de la alineación de la Maestría en Ciencias de la Información y las Comunicaciones con las políticas de desarrollo del país, al tener en la mira a Colombia como una potencia en desarrollo de software, y como centro tecnológico para América Latina, además del impulso reciente en la adopción, uso e innovación en tecnologías cuánticas e Inteligencia Artificial, e</w:t>
      </w:r>
      <w:r w:rsidR="002C0277" w:rsidRPr="00FB3789">
        <w:rPr>
          <w:rFonts w:ascii="Times New Roman" w:hAnsi="Times New Roman" w:cs="Times New Roman"/>
          <w:lang w:val="es-ES"/>
        </w:rPr>
        <w:t xml:space="preserve">l programa cuenta con un Proyecto Educativo claramente definido que integra referentes </w:t>
      </w:r>
      <w:commentRangeStart w:id="216"/>
      <w:r w:rsidR="002C0277" w:rsidRPr="00FB3789">
        <w:rPr>
          <w:rFonts w:ascii="Times New Roman" w:hAnsi="Times New Roman" w:cs="Times New Roman"/>
          <w:lang w:val="es-ES"/>
        </w:rPr>
        <w:t>filosóficos</w:t>
      </w:r>
      <w:commentRangeEnd w:id="216"/>
      <w:r w:rsidR="00191ECA">
        <w:rPr>
          <w:rStyle w:val="Refdecomentario"/>
          <w:lang w:val="es-ES"/>
        </w:rPr>
        <w:commentReference w:id="216"/>
      </w:r>
      <w:r w:rsidR="002C0277" w:rsidRPr="00FB3789">
        <w:rPr>
          <w:rFonts w:ascii="Times New Roman" w:hAnsi="Times New Roman" w:cs="Times New Roman"/>
          <w:lang w:val="es-ES"/>
        </w:rPr>
        <w:t>,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14:paraId="105EFE49" w14:textId="0F1F1782" w:rsidR="3ACC93D9" w:rsidRPr="00FB3789" w:rsidRDefault="6353B056" w:rsidP="00FB3789">
      <w:pPr>
        <w:spacing w:line="257" w:lineRule="auto"/>
        <w:jc w:val="both"/>
      </w:pPr>
      <w:r w:rsidRPr="00FB3789">
        <w:rPr>
          <w:rFonts w:ascii="Times New Roman" w:eastAsia="Calibri" w:hAnsi="Times New Roman" w:cs="Times New Roman"/>
        </w:rPr>
        <w:t xml:space="preserve">El nuevo énfasis en Inteligencia </w:t>
      </w:r>
      <w:proofErr w:type="gramStart"/>
      <w:r w:rsidRPr="00FB3789">
        <w:rPr>
          <w:rFonts w:ascii="Times New Roman" w:eastAsia="Calibri" w:hAnsi="Times New Roman" w:cs="Times New Roman"/>
        </w:rPr>
        <w:t>Artificial,</w:t>
      </w:r>
      <w:proofErr w:type="gramEnd"/>
      <w:r w:rsidRPr="00FB3789">
        <w:rPr>
          <w:rFonts w:ascii="Times New Roman" w:eastAsia="Calibri" w:hAnsi="Times New Roman" w:cs="Times New Roman"/>
        </w:rPr>
        <w:t xml:space="preserve"> entra a solventar la creciente demanda de especialistas en IA, Machine Learning, Ciencia de Datos y DevOps con enfoque en IA. Al integrarse este énfasis con los otros ofertados, amplia enormemente el espectro del egresado de la maestría suplir las necesidades del mercado tecnológico.</w:t>
      </w:r>
    </w:p>
    <w:p w14:paraId="553F0829" w14:textId="5C85C62F" w:rsidR="00FC42AB" w:rsidRPr="00FB3789" w:rsidRDefault="00FC42AB" w:rsidP="00E84BD5">
      <w:pPr>
        <w:pStyle w:val="Descripcin"/>
        <w:keepNext/>
        <w:spacing w:before="240" w:after="0" w:line="276" w:lineRule="auto"/>
        <w:jc w:val="center"/>
        <w:rPr>
          <w:rFonts w:ascii="Times New Roman" w:hAnsi="Times New Roman" w:cs="Times New Roman"/>
          <w:i w:val="0"/>
          <w:color w:val="auto"/>
          <w:sz w:val="22"/>
          <w:szCs w:val="22"/>
        </w:rPr>
      </w:pPr>
      <w:bookmarkStart w:id="217" w:name="_Toc211354452"/>
      <w:r w:rsidRPr="00396F9A">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12</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Factor 1. Proyecto Educativo del </w:t>
      </w:r>
      <w:r w:rsidR="00BA32B1" w:rsidRPr="00396F9A">
        <w:rPr>
          <w:rFonts w:ascii="Times New Roman" w:hAnsi="Times New Roman" w:cs="Times New Roman"/>
          <w:i w:val="0"/>
          <w:color w:val="auto"/>
          <w:sz w:val="22"/>
          <w:szCs w:val="22"/>
        </w:rPr>
        <w:t>P</w:t>
      </w:r>
      <w:r w:rsidRPr="00396F9A">
        <w:rPr>
          <w:rFonts w:ascii="Times New Roman" w:hAnsi="Times New Roman" w:cs="Times New Roman"/>
          <w:i w:val="0"/>
          <w:color w:val="auto"/>
          <w:sz w:val="22"/>
          <w:szCs w:val="22"/>
        </w:rPr>
        <w:t>rograma e identidad institucional</w:t>
      </w:r>
      <w:r w:rsidR="00BA32B1" w:rsidRPr="00FB3789">
        <w:rPr>
          <w:rFonts w:ascii="Times New Roman" w:hAnsi="Times New Roman" w:cs="Times New Roman"/>
          <w:i w:val="0"/>
          <w:color w:val="auto"/>
          <w:sz w:val="22"/>
          <w:szCs w:val="22"/>
        </w:rPr>
        <w:t>.</w:t>
      </w:r>
      <w:bookmarkEnd w:id="217"/>
    </w:p>
    <w:tbl>
      <w:tblPr>
        <w:tblW w:w="8931" w:type="dxa"/>
        <w:tblInd w:w="-5" w:type="dxa"/>
        <w:tblCellMar>
          <w:left w:w="70" w:type="dxa"/>
          <w:right w:w="70" w:type="dxa"/>
        </w:tblCellMar>
        <w:tblLook w:val="04A0" w:firstRow="1" w:lastRow="0" w:firstColumn="1" w:lastColumn="0" w:noHBand="0" w:noVBand="1"/>
      </w:tblPr>
      <w:tblGrid>
        <w:gridCol w:w="2127"/>
        <w:gridCol w:w="2126"/>
        <w:gridCol w:w="1417"/>
        <w:gridCol w:w="1418"/>
        <w:gridCol w:w="1843"/>
      </w:tblGrid>
      <w:tr w:rsidR="00A337E8" w:rsidRPr="00FB3789" w14:paraId="1A5CB6F8" w14:textId="77777777" w:rsidTr="00D10629">
        <w:trPr>
          <w:trHeight w:val="450"/>
        </w:trPr>
        <w:tc>
          <w:tcPr>
            <w:tcW w:w="4253"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0F5CF8EE"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Grado de cumplimiento</w:t>
            </w:r>
          </w:p>
        </w:tc>
        <w:tc>
          <w:tcPr>
            <w:tcW w:w="2835"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7CC676E8"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Calificación numérica</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64CCA82D"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Ponderación del factor</w:t>
            </w:r>
          </w:p>
        </w:tc>
      </w:tr>
      <w:tr w:rsidR="00A337E8" w:rsidRPr="00FB3789" w14:paraId="676905EE" w14:textId="77777777" w:rsidTr="00D10629">
        <w:trPr>
          <w:trHeight w:val="4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71E3FBCB" w14:textId="77777777" w:rsidR="00A337E8" w:rsidRPr="00FB3789" w:rsidRDefault="00A337E8" w:rsidP="00486B65">
            <w:pPr>
              <w:spacing w:after="0" w:line="240" w:lineRule="auto"/>
              <w:rPr>
                <w:rFonts w:ascii="Times New Roman" w:eastAsia="Times New Roman" w:hAnsi="Times New Roman" w:cs="Times New Roman"/>
                <w:b/>
                <w:bCs/>
                <w:color w:val="000000"/>
                <w:lang w:val="es-CO" w:eastAsia="es-CO"/>
              </w:rPr>
            </w:pPr>
          </w:p>
        </w:tc>
        <w:tc>
          <w:tcPr>
            <w:tcW w:w="2835" w:type="dxa"/>
            <w:gridSpan w:val="2"/>
            <w:vMerge/>
            <w:tcBorders>
              <w:top w:val="single" w:sz="4" w:space="0" w:color="auto"/>
              <w:left w:val="single" w:sz="4" w:space="0" w:color="auto"/>
              <w:bottom w:val="single" w:sz="4" w:space="0" w:color="auto"/>
              <w:right w:val="single" w:sz="4" w:space="0" w:color="auto"/>
            </w:tcBorders>
            <w:vAlign w:val="center"/>
            <w:hideMark/>
          </w:tcPr>
          <w:p w14:paraId="523F8152" w14:textId="77777777" w:rsidR="00A337E8" w:rsidRPr="00FB3789" w:rsidRDefault="00A337E8" w:rsidP="00486B65">
            <w:pPr>
              <w:spacing w:after="0" w:line="240" w:lineRule="auto"/>
              <w:rPr>
                <w:rFonts w:ascii="Times New Roman" w:eastAsia="Times New Roman" w:hAnsi="Times New Roman" w:cs="Times New Roman"/>
                <w:b/>
                <w:bCs/>
                <w:color w:val="000000"/>
                <w:lang w:val="es-CO" w:eastAsia="es-CO"/>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9511A40" w14:textId="77777777" w:rsidR="00A337E8" w:rsidRPr="00FB3789" w:rsidRDefault="00A337E8" w:rsidP="00486B65">
            <w:pPr>
              <w:spacing w:after="0" w:line="240" w:lineRule="auto"/>
              <w:rPr>
                <w:rFonts w:ascii="Times New Roman" w:eastAsia="Times New Roman" w:hAnsi="Times New Roman" w:cs="Times New Roman"/>
                <w:b/>
                <w:bCs/>
                <w:color w:val="000000"/>
                <w:lang w:val="es-CO" w:eastAsia="es-CO"/>
              </w:rPr>
            </w:pPr>
          </w:p>
        </w:tc>
      </w:tr>
      <w:tr w:rsidR="00A337E8" w:rsidRPr="00FB3789" w14:paraId="5D37ED50" w14:textId="77777777" w:rsidTr="00153440">
        <w:trPr>
          <w:trHeight w:val="300"/>
        </w:trPr>
        <w:tc>
          <w:tcPr>
            <w:tcW w:w="2127" w:type="dxa"/>
            <w:tcBorders>
              <w:top w:val="nil"/>
              <w:left w:val="single" w:sz="4" w:space="0" w:color="auto"/>
              <w:bottom w:val="single" w:sz="4" w:space="0" w:color="auto"/>
              <w:right w:val="single" w:sz="4" w:space="0" w:color="auto"/>
            </w:tcBorders>
            <w:shd w:val="clear" w:color="000000" w:fill="DEEAF6"/>
            <w:vAlign w:val="center"/>
            <w:hideMark/>
          </w:tcPr>
          <w:p w14:paraId="43155EE4"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Anterior 2020</w:t>
            </w:r>
          </w:p>
        </w:tc>
        <w:tc>
          <w:tcPr>
            <w:tcW w:w="2126" w:type="dxa"/>
            <w:tcBorders>
              <w:top w:val="nil"/>
              <w:left w:val="nil"/>
              <w:bottom w:val="single" w:sz="4" w:space="0" w:color="auto"/>
              <w:right w:val="single" w:sz="4" w:space="0" w:color="auto"/>
            </w:tcBorders>
            <w:shd w:val="clear" w:color="000000" w:fill="DEEAF6"/>
            <w:vAlign w:val="center"/>
            <w:hideMark/>
          </w:tcPr>
          <w:p w14:paraId="25E62C18"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Actual 2025</w:t>
            </w:r>
          </w:p>
        </w:tc>
        <w:tc>
          <w:tcPr>
            <w:tcW w:w="1417" w:type="dxa"/>
            <w:tcBorders>
              <w:top w:val="nil"/>
              <w:left w:val="nil"/>
              <w:bottom w:val="single" w:sz="4" w:space="0" w:color="auto"/>
              <w:right w:val="single" w:sz="4" w:space="0" w:color="auto"/>
            </w:tcBorders>
            <w:shd w:val="clear" w:color="000000" w:fill="DEEAF6"/>
            <w:vAlign w:val="center"/>
            <w:hideMark/>
          </w:tcPr>
          <w:p w14:paraId="0A365157"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Anterior 2020</w:t>
            </w:r>
          </w:p>
        </w:tc>
        <w:tc>
          <w:tcPr>
            <w:tcW w:w="1418" w:type="dxa"/>
            <w:tcBorders>
              <w:top w:val="nil"/>
              <w:left w:val="nil"/>
              <w:bottom w:val="single" w:sz="4" w:space="0" w:color="auto"/>
              <w:right w:val="single" w:sz="4" w:space="0" w:color="auto"/>
            </w:tcBorders>
            <w:shd w:val="clear" w:color="000000" w:fill="DEEAF6"/>
            <w:vAlign w:val="center"/>
            <w:hideMark/>
          </w:tcPr>
          <w:p w14:paraId="60DB280E"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Actual 2025</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29C9CCB" w14:textId="77777777" w:rsidR="00A337E8" w:rsidRPr="00FB3789" w:rsidRDefault="00A337E8" w:rsidP="00486B65">
            <w:pPr>
              <w:spacing w:after="0" w:line="240" w:lineRule="auto"/>
              <w:rPr>
                <w:rFonts w:ascii="Times New Roman" w:eastAsia="Times New Roman" w:hAnsi="Times New Roman" w:cs="Times New Roman"/>
                <w:b/>
                <w:bCs/>
                <w:color w:val="000000"/>
                <w:lang w:val="es-CO" w:eastAsia="es-CO"/>
              </w:rPr>
            </w:pPr>
          </w:p>
        </w:tc>
      </w:tr>
      <w:tr w:rsidR="00A337E8" w:rsidRPr="00FB3789" w14:paraId="4C2920FB" w14:textId="77777777" w:rsidTr="00153440">
        <w:trPr>
          <w:trHeight w:val="473"/>
        </w:trPr>
        <w:tc>
          <w:tcPr>
            <w:tcW w:w="2127" w:type="dxa"/>
            <w:tcBorders>
              <w:top w:val="nil"/>
              <w:left w:val="single" w:sz="4" w:space="0" w:color="auto"/>
              <w:bottom w:val="single" w:sz="4" w:space="0" w:color="auto"/>
              <w:right w:val="single" w:sz="4" w:space="0" w:color="auto"/>
            </w:tcBorders>
            <w:shd w:val="clear" w:color="000000" w:fill="F8F8F8"/>
            <w:vAlign w:val="center"/>
            <w:hideMark/>
          </w:tcPr>
          <w:p w14:paraId="45980089" w14:textId="77777777" w:rsidR="00A337E8" w:rsidRPr="00FB3789" w:rsidRDefault="00A337E8" w:rsidP="00486B65">
            <w:pPr>
              <w:spacing w:after="0" w:line="240" w:lineRule="auto"/>
              <w:jc w:val="center"/>
              <w:rPr>
                <w:rFonts w:ascii="Times New Roman" w:eastAsia="Times New Roman" w:hAnsi="Times New Roman" w:cs="Times New Roman"/>
                <w:color w:val="000000"/>
                <w:lang w:val="es-CO" w:eastAsia="es-CO"/>
              </w:rPr>
            </w:pPr>
            <w:r w:rsidRPr="00FB3789">
              <w:rPr>
                <w:rFonts w:ascii="Times New Roman" w:eastAsia="Times New Roman" w:hAnsi="Times New Roman" w:cs="Times New Roman"/>
                <w:color w:val="000000"/>
                <w:lang w:val="es-CO" w:eastAsia="es-CO"/>
              </w:rPr>
              <w:t>Se cumple en alto grado</w:t>
            </w:r>
          </w:p>
        </w:tc>
        <w:tc>
          <w:tcPr>
            <w:tcW w:w="2126" w:type="dxa"/>
            <w:tcBorders>
              <w:top w:val="nil"/>
              <w:left w:val="nil"/>
              <w:bottom w:val="single" w:sz="4" w:space="0" w:color="auto"/>
              <w:right w:val="single" w:sz="4" w:space="0" w:color="auto"/>
            </w:tcBorders>
            <w:shd w:val="clear" w:color="000000" w:fill="F8F8F8"/>
            <w:vAlign w:val="center"/>
            <w:hideMark/>
          </w:tcPr>
          <w:p w14:paraId="735965E0" w14:textId="77777777" w:rsidR="00A337E8" w:rsidRPr="00FB3789" w:rsidRDefault="00A337E8" w:rsidP="00486B65">
            <w:pPr>
              <w:spacing w:after="0" w:line="240" w:lineRule="auto"/>
              <w:jc w:val="center"/>
              <w:rPr>
                <w:rFonts w:ascii="Times New Roman" w:eastAsia="Times New Roman" w:hAnsi="Times New Roman" w:cs="Times New Roman"/>
                <w:color w:val="000000"/>
                <w:lang w:val="es-CO" w:eastAsia="es-CO"/>
              </w:rPr>
            </w:pPr>
            <w:r w:rsidRPr="00FB3789">
              <w:rPr>
                <w:rFonts w:ascii="Times New Roman" w:eastAsia="Times New Roman" w:hAnsi="Times New Roman" w:cs="Times New Roman"/>
                <w:color w:val="000000"/>
                <w:lang w:val="es-CO" w:eastAsia="es-CO"/>
              </w:rPr>
              <w:t>Se cumple en alto grado</w:t>
            </w:r>
          </w:p>
        </w:tc>
        <w:tc>
          <w:tcPr>
            <w:tcW w:w="1417" w:type="dxa"/>
            <w:tcBorders>
              <w:top w:val="nil"/>
              <w:left w:val="nil"/>
              <w:bottom w:val="single" w:sz="4" w:space="0" w:color="auto"/>
              <w:right w:val="single" w:sz="4" w:space="0" w:color="auto"/>
            </w:tcBorders>
            <w:shd w:val="clear" w:color="000000" w:fill="F8F8F8"/>
            <w:vAlign w:val="center"/>
            <w:hideMark/>
          </w:tcPr>
          <w:p w14:paraId="47A647F9" w14:textId="77777777" w:rsidR="00A337E8" w:rsidRPr="00FB3789" w:rsidRDefault="00A337E8" w:rsidP="00486B65">
            <w:pPr>
              <w:spacing w:after="0" w:line="240" w:lineRule="auto"/>
              <w:jc w:val="center"/>
              <w:rPr>
                <w:rFonts w:ascii="Times New Roman" w:eastAsia="Times New Roman" w:hAnsi="Times New Roman" w:cs="Times New Roman"/>
                <w:color w:val="000000"/>
                <w:lang w:val="es-CO" w:eastAsia="es-CO"/>
              </w:rPr>
            </w:pPr>
            <w:r w:rsidRPr="00FB3789">
              <w:rPr>
                <w:rFonts w:ascii="Times New Roman" w:eastAsia="Times New Roman" w:hAnsi="Times New Roman" w:cs="Times New Roman"/>
                <w:color w:val="000000"/>
                <w:lang w:val="es-CO" w:eastAsia="es-CO"/>
              </w:rPr>
              <w:t>4,4</w:t>
            </w:r>
          </w:p>
        </w:tc>
        <w:tc>
          <w:tcPr>
            <w:tcW w:w="1418" w:type="dxa"/>
            <w:tcBorders>
              <w:top w:val="nil"/>
              <w:left w:val="nil"/>
              <w:bottom w:val="single" w:sz="4" w:space="0" w:color="auto"/>
              <w:right w:val="single" w:sz="4" w:space="0" w:color="auto"/>
            </w:tcBorders>
            <w:shd w:val="clear" w:color="000000" w:fill="F8F8F8"/>
            <w:vAlign w:val="center"/>
            <w:hideMark/>
          </w:tcPr>
          <w:p w14:paraId="5123F033" w14:textId="37B44972" w:rsidR="00A337E8" w:rsidRPr="00FB3789" w:rsidRDefault="00A337E8" w:rsidP="00486B65">
            <w:pPr>
              <w:spacing w:after="0" w:line="240" w:lineRule="auto"/>
              <w:jc w:val="center"/>
              <w:rPr>
                <w:rFonts w:ascii="Times New Roman" w:eastAsia="Times New Roman" w:hAnsi="Times New Roman" w:cs="Times New Roman"/>
                <w:color w:val="000000"/>
                <w:lang w:val="es-CO" w:eastAsia="es-CO"/>
              </w:rPr>
            </w:pPr>
            <w:r w:rsidRPr="00FB3789">
              <w:rPr>
                <w:rFonts w:ascii="Times New Roman" w:eastAsia="Times New Roman" w:hAnsi="Times New Roman" w:cs="Times New Roman"/>
                <w:color w:val="000000"/>
                <w:lang w:val="es-CO" w:eastAsia="es-CO"/>
              </w:rPr>
              <w:t>4,0</w:t>
            </w:r>
          </w:p>
        </w:tc>
        <w:tc>
          <w:tcPr>
            <w:tcW w:w="1843" w:type="dxa"/>
            <w:tcBorders>
              <w:top w:val="nil"/>
              <w:left w:val="nil"/>
              <w:bottom w:val="single" w:sz="4" w:space="0" w:color="auto"/>
              <w:right w:val="single" w:sz="4" w:space="0" w:color="auto"/>
            </w:tcBorders>
            <w:noWrap/>
            <w:vAlign w:val="center"/>
            <w:hideMark/>
          </w:tcPr>
          <w:p w14:paraId="6AC2BF13" w14:textId="77777777" w:rsidR="00A337E8" w:rsidRPr="00FB3789" w:rsidRDefault="00A337E8" w:rsidP="00486B65">
            <w:pPr>
              <w:spacing w:after="0" w:line="240" w:lineRule="auto"/>
              <w:jc w:val="center"/>
              <w:rPr>
                <w:rFonts w:ascii="Times New Roman" w:eastAsia="Times New Roman" w:hAnsi="Times New Roman" w:cs="Times New Roman"/>
                <w:color w:val="000000"/>
                <w:lang w:val="es-CO" w:eastAsia="es-CO"/>
              </w:rPr>
            </w:pPr>
            <w:r w:rsidRPr="00FB3789">
              <w:rPr>
                <w:rFonts w:ascii="Times New Roman" w:eastAsia="Times New Roman" w:hAnsi="Times New Roman" w:cs="Times New Roman"/>
                <w:color w:val="000000"/>
                <w:lang w:val="es-CO" w:eastAsia="es-CO"/>
              </w:rPr>
              <w:t>12,08%</w:t>
            </w:r>
          </w:p>
        </w:tc>
      </w:tr>
      <w:tr w:rsidR="00A337E8" w:rsidRPr="00FB3789" w14:paraId="1E9CB22B" w14:textId="77777777" w:rsidTr="00153440">
        <w:trPr>
          <w:trHeight w:val="417"/>
        </w:trPr>
        <w:tc>
          <w:tcPr>
            <w:tcW w:w="4253" w:type="dxa"/>
            <w:gridSpan w:val="2"/>
            <w:tcBorders>
              <w:top w:val="nil"/>
              <w:left w:val="single" w:sz="4" w:space="0" w:color="auto"/>
              <w:bottom w:val="single" w:sz="4" w:space="0" w:color="auto"/>
              <w:right w:val="single" w:sz="4" w:space="0" w:color="auto"/>
            </w:tcBorders>
            <w:shd w:val="clear" w:color="000000" w:fill="DEEAF6"/>
            <w:vAlign w:val="center"/>
            <w:hideMark/>
          </w:tcPr>
          <w:p w14:paraId="0327F0A8" w14:textId="2AEB5F1C"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Fortalezas</w:t>
            </w:r>
          </w:p>
        </w:tc>
        <w:tc>
          <w:tcPr>
            <w:tcW w:w="4678" w:type="dxa"/>
            <w:gridSpan w:val="3"/>
            <w:tcBorders>
              <w:top w:val="single" w:sz="4" w:space="0" w:color="auto"/>
              <w:left w:val="nil"/>
              <w:bottom w:val="single" w:sz="4" w:space="0" w:color="auto"/>
              <w:right w:val="single" w:sz="4" w:space="0" w:color="auto"/>
            </w:tcBorders>
            <w:shd w:val="clear" w:color="000000" w:fill="DEEAF6"/>
            <w:vAlign w:val="center"/>
            <w:hideMark/>
          </w:tcPr>
          <w:p w14:paraId="2E4816BA" w14:textId="77777777" w:rsidR="00A337E8" w:rsidRPr="00FB3789" w:rsidRDefault="00A337E8" w:rsidP="00486B65">
            <w:pPr>
              <w:spacing w:after="0" w:line="240" w:lineRule="auto"/>
              <w:jc w:val="center"/>
              <w:rPr>
                <w:rFonts w:ascii="Times New Roman" w:eastAsia="Times New Roman" w:hAnsi="Times New Roman" w:cs="Times New Roman"/>
                <w:b/>
                <w:bCs/>
                <w:color w:val="000000"/>
                <w:lang w:val="es-CO" w:eastAsia="es-CO"/>
              </w:rPr>
            </w:pPr>
            <w:r w:rsidRPr="00FB3789">
              <w:rPr>
                <w:rFonts w:ascii="Times New Roman" w:eastAsia="Times New Roman" w:hAnsi="Times New Roman" w:cs="Times New Roman"/>
                <w:b/>
                <w:bCs/>
                <w:color w:val="000000"/>
                <w:lang w:val="es-CO" w:eastAsia="es-CO"/>
              </w:rPr>
              <w:t>Oportunidades de mejora</w:t>
            </w:r>
          </w:p>
        </w:tc>
      </w:tr>
      <w:tr w:rsidR="00A337E8" w:rsidRPr="00FB3789" w14:paraId="4DA4E70A" w14:textId="77777777" w:rsidTr="00D10629">
        <w:trPr>
          <w:trHeight w:val="510"/>
        </w:trPr>
        <w:tc>
          <w:tcPr>
            <w:tcW w:w="4253"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EDA82FA" w14:textId="730413F2"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Existencia de un proyecto educativo coherente, alineado con la misión y visión institucional, que define propósitos claros de formación en los campos de Teleinformática, Ingeniería de Software, Geomática e Inteligencia Artificial.</w:t>
            </w:r>
          </w:p>
          <w:p w14:paraId="4FB191BA" w14:textId="51C24A00"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Incorporación de un enfoque interdisciplinario que responde a las necesidades locales, regionales, nacionales e internacionales en el campo de las TIC.</w:t>
            </w:r>
          </w:p>
          <w:p w14:paraId="5F59AA5B" w14:textId="6C5B87FE"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Reconocimiento de la pertinencia académica y social del programa, evidenciada en encuestas a estudiantes, egresados y empleadores.</w:t>
            </w:r>
          </w:p>
          <w:p w14:paraId="4AEA8F06" w14:textId="51B02319"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Actualización curricular que permite responder a las tendencias globales en ciencia, tecnología e innovación, y a las demandas del sector productivo.</w:t>
            </w:r>
          </w:p>
          <w:p w14:paraId="7C6BE8DE" w14:textId="237DBC3D" w:rsidR="00A337E8"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 xml:space="preserve">Articulación del programa con las políticas institucionales de calidad y los lineamientos </w:t>
            </w:r>
            <w:r w:rsidRPr="00FB3789">
              <w:rPr>
                <w:rFonts w:ascii="Times New Roman" w:hAnsi="Times New Roman" w:cs="Times New Roman"/>
                <w:color w:val="000000"/>
              </w:rPr>
              <w:lastRenderedPageBreak/>
              <w:t>del CNA, lo que refuerza su identidad académica.</w:t>
            </w:r>
          </w:p>
        </w:tc>
        <w:tc>
          <w:tcPr>
            <w:tcW w:w="4678" w:type="dxa"/>
            <w:gridSpan w:val="3"/>
            <w:vMerge w:val="restart"/>
            <w:tcBorders>
              <w:top w:val="single" w:sz="4" w:space="0" w:color="auto"/>
              <w:left w:val="single" w:sz="4" w:space="0" w:color="auto"/>
              <w:bottom w:val="single" w:sz="4" w:space="0" w:color="auto"/>
              <w:right w:val="single" w:sz="4" w:space="0" w:color="auto"/>
            </w:tcBorders>
            <w:hideMark/>
          </w:tcPr>
          <w:p w14:paraId="52025474" w14:textId="0B6A5A23"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lastRenderedPageBreak/>
              <w:t>Necesidad de fortalecer la difusión y apropiación del proyecto educativo entre todos los actores de la comunidad académica, en especial estudiantes de nuevos ingresos.</w:t>
            </w:r>
          </w:p>
          <w:p w14:paraId="3DBBAFCC" w14:textId="4CA4680F" w:rsidR="00B765FA"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Persisten desafíos en la homogeneización de competencias en segunda lengua, necesarias para consolidar la identidad internacional del programa.</w:t>
            </w:r>
          </w:p>
          <w:p w14:paraId="52D19744" w14:textId="6453FDAC" w:rsidR="00223C19" w:rsidRPr="00FB3789" w:rsidRDefault="00B765FA" w:rsidP="00FB3789">
            <w:pPr>
              <w:pStyle w:val="Sinespaciado"/>
              <w:numPr>
                <w:ilvl w:val="0"/>
                <w:numId w:val="24"/>
              </w:numPr>
              <w:ind w:left="172" w:hanging="142"/>
              <w:jc w:val="both"/>
              <w:rPr>
                <w:rFonts w:ascii="Times New Roman" w:hAnsi="Times New Roman" w:cs="Times New Roman"/>
                <w:color w:val="000000"/>
              </w:rPr>
            </w:pPr>
            <w:r w:rsidRPr="00FB3789">
              <w:rPr>
                <w:rFonts w:ascii="Times New Roman" w:hAnsi="Times New Roman" w:cs="Times New Roman"/>
                <w:color w:val="000000"/>
              </w:rPr>
              <w:t>Limitada sistematización de la información que evidencie de manera cuantitativa la comparación del programa con referentes internacionales en la disciplina.</w:t>
            </w:r>
          </w:p>
        </w:tc>
      </w:tr>
      <w:tr w:rsidR="00A337E8" w:rsidRPr="00FB3789" w14:paraId="2541935F" w14:textId="77777777" w:rsidTr="00153440">
        <w:trPr>
          <w:trHeight w:val="450"/>
        </w:trPr>
        <w:tc>
          <w:tcPr>
            <w:tcW w:w="4253" w:type="dxa"/>
            <w:gridSpan w:val="2"/>
            <w:vMerge/>
            <w:tcBorders>
              <w:top w:val="single" w:sz="4" w:space="0" w:color="auto"/>
              <w:left w:val="single" w:sz="4" w:space="0" w:color="auto"/>
              <w:bottom w:val="single" w:sz="4" w:space="0" w:color="000000"/>
              <w:right w:val="single" w:sz="4" w:space="0" w:color="000000"/>
            </w:tcBorders>
            <w:vAlign w:val="center"/>
            <w:hideMark/>
          </w:tcPr>
          <w:p w14:paraId="4A405495" w14:textId="77777777" w:rsidR="00A337E8" w:rsidRPr="00FB3789" w:rsidRDefault="00A337E8" w:rsidP="00486B65">
            <w:pPr>
              <w:spacing w:after="0" w:line="240" w:lineRule="auto"/>
              <w:rPr>
                <w:rFonts w:ascii="Times New Roman" w:eastAsia="Times New Roman" w:hAnsi="Times New Roman" w:cs="Times New Roman"/>
                <w:color w:val="000000"/>
                <w:lang w:val="es-CO" w:eastAsia="es-CO"/>
              </w:rPr>
            </w:pPr>
          </w:p>
        </w:tc>
        <w:tc>
          <w:tcPr>
            <w:tcW w:w="4678" w:type="dxa"/>
            <w:gridSpan w:val="3"/>
            <w:vMerge/>
            <w:tcBorders>
              <w:top w:val="single" w:sz="4" w:space="0" w:color="auto"/>
              <w:left w:val="single" w:sz="4" w:space="0" w:color="auto"/>
              <w:bottom w:val="single" w:sz="4" w:space="0" w:color="auto"/>
              <w:right w:val="single" w:sz="4" w:space="0" w:color="auto"/>
            </w:tcBorders>
            <w:vAlign w:val="center"/>
            <w:hideMark/>
          </w:tcPr>
          <w:p w14:paraId="20F9ABD3" w14:textId="77777777" w:rsidR="00A337E8" w:rsidRPr="00FB3789" w:rsidRDefault="00A337E8" w:rsidP="00486B65">
            <w:pPr>
              <w:spacing w:after="0" w:line="240" w:lineRule="auto"/>
              <w:rPr>
                <w:rFonts w:ascii="Times New Roman" w:eastAsia="Times New Roman" w:hAnsi="Times New Roman" w:cs="Times New Roman"/>
                <w:color w:val="000000"/>
                <w:lang w:val="es-CO" w:eastAsia="es-CO"/>
              </w:rPr>
            </w:pPr>
          </w:p>
        </w:tc>
      </w:tr>
    </w:tbl>
    <w:p w14:paraId="2C2C56A8" w14:textId="0A9A6419" w:rsidR="00CA7C43" w:rsidRPr="00396F9A" w:rsidRDefault="00FC42AB" w:rsidP="00E84BD5">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BA32B1" w:rsidRPr="00396F9A">
        <w:rPr>
          <w:rFonts w:ascii="Times New Roman" w:hAnsi="Times New Roman" w:cs="Times New Roman"/>
        </w:rPr>
        <w:t>.</w:t>
      </w:r>
    </w:p>
    <w:p w14:paraId="79792195" w14:textId="77777777" w:rsidR="00D97984" w:rsidRPr="00FB3789" w:rsidRDefault="00D97984" w:rsidP="00FB3789">
      <w:pPr>
        <w:pStyle w:val="Ttulo3"/>
        <w:numPr>
          <w:ilvl w:val="2"/>
          <w:numId w:val="28"/>
        </w:numPr>
        <w:spacing w:line="276" w:lineRule="auto"/>
        <w:rPr>
          <w:rFonts w:cs="Times New Roman"/>
          <w:szCs w:val="22"/>
        </w:rPr>
      </w:pPr>
      <w:bookmarkStart w:id="218" w:name="_Toc211354421"/>
      <w:r w:rsidRPr="00FB3789">
        <w:rPr>
          <w:rFonts w:cs="Times New Roman"/>
          <w:szCs w:val="22"/>
        </w:rPr>
        <w:t>Factor 2. Estudiantes</w:t>
      </w:r>
      <w:bookmarkEnd w:id="218"/>
      <w:r w:rsidRPr="00FB3789">
        <w:rPr>
          <w:rFonts w:cs="Times New Roman"/>
          <w:szCs w:val="22"/>
        </w:rPr>
        <w:t xml:space="preserve">  </w:t>
      </w:r>
    </w:p>
    <w:p w14:paraId="370A45A5" w14:textId="3BE1FDE7" w:rsidR="00D97984" w:rsidRPr="00FB3789" w:rsidRDefault="00D97984" w:rsidP="00E84BD5">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 Participación en </w:t>
      </w:r>
      <w:r w:rsidR="00553FBA" w:rsidRPr="00FB3789">
        <w:rPr>
          <w:rFonts w:ascii="Times New Roman" w:hAnsi="Times New Roman" w:cs="Times New Roman"/>
          <w:b/>
          <w:bCs/>
        </w:rPr>
        <w:t xml:space="preserve">actividades de formación integral   </w:t>
      </w:r>
    </w:p>
    <w:p w14:paraId="1C4F6FC9" w14:textId="77777777" w:rsidR="002C0277" w:rsidRPr="00FB3789" w:rsidRDefault="002C0277"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14:paraId="05F1A1E4" w14:textId="661AED3E" w:rsidR="002C0277" w:rsidRPr="00FB3789" w:rsidRDefault="002C0277"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14:paraId="320C57BD" w14:textId="4AD77733" w:rsidR="00A64B63" w:rsidRPr="00FB3789" w:rsidRDefault="00A64B63" w:rsidP="00A64B63">
      <w:pPr>
        <w:pStyle w:val="Sinespaciado"/>
        <w:spacing w:before="240" w:line="276" w:lineRule="auto"/>
        <w:jc w:val="center"/>
        <w:rPr>
          <w:rFonts w:ascii="Times New Roman" w:hAnsi="Times New Roman" w:cs="Times New Roman"/>
        </w:rPr>
      </w:pPr>
      <w:bookmarkStart w:id="219" w:name="_Toc211354520"/>
      <w:r w:rsidRPr="00FB3789">
        <w:rPr>
          <w:rFonts w:ascii="Times New Roman" w:hAnsi="Times New Roman" w:cs="Times New Roman"/>
        </w:rPr>
        <w:t xml:space="preserve">Ilustración </w:t>
      </w:r>
      <w:r w:rsidRPr="00FB3789">
        <w:rPr>
          <w:rFonts w:ascii="Times New Roman" w:hAnsi="Times New Roman" w:cs="Times New Roman"/>
        </w:rPr>
        <w:fldChar w:fldCharType="begin"/>
      </w:r>
      <w:r w:rsidRPr="00FB3789">
        <w:rPr>
          <w:rFonts w:ascii="Times New Roman" w:hAnsi="Times New Roman" w:cs="Times New Roman"/>
        </w:rPr>
        <w:instrText xml:space="preserve"> SEQ Ilustración \* ARABIC </w:instrText>
      </w:r>
      <w:r w:rsidRPr="00FB3789">
        <w:rPr>
          <w:rFonts w:ascii="Times New Roman" w:hAnsi="Times New Roman" w:cs="Times New Roman"/>
        </w:rPr>
        <w:fldChar w:fldCharType="separate"/>
      </w:r>
      <w:r w:rsidR="00D978EC">
        <w:rPr>
          <w:rFonts w:ascii="Times New Roman" w:hAnsi="Times New Roman" w:cs="Times New Roman"/>
          <w:noProof/>
        </w:rPr>
        <w:t>4</w:t>
      </w:r>
      <w:r w:rsidRPr="00FB3789">
        <w:rPr>
          <w:rFonts w:ascii="Times New Roman" w:hAnsi="Times New Roman" w:cs="Times New Roman"/>
        </w:rPr>
        <w:fldChar w:fldCharType="end"/>
      </w:r>
      <w:r w:rsidR="00FB3789" w:rsidRPr="00FB3789">
        <w:t xml:space="preserve"> </w:t>
      </w:r>
      <w:r w:rsidR="00FB3789" w:rsidRPr="00FB3789">
        <w:rPr>
          <w:rFonts w:ascii="Times New Roman" w:hAnsi="Times New Roman" w:cs="Times New Roman"/>
        </w:rPr>
        <w:t>Divulgación de grupos de investigación.</w:t>
      </w:r>
      <w:bookmarkEnd w:id="219"/>
    </w:p>
    <w:p w14:paraId="39907269" w14:textId="42E3B117" w:rsidR="00010C80" w:rsidRPr="00FB3789" w:rsidRDefault="00010C80" w:rsidP="00E84BD5">
      <w:pPr>
        <w:pStyle w:val="Sinespaciado"/>
        <w:spacing w:line="276" w:lineRule="auto"/>
        <w:jc w:val="center"/>
        <w:rPr>
          <w:rFonts w:ascii="Times New Roman" w:hAnsi="Times New Roman" w:cs="Times New Roman"/>
        </w:rPr>
      </w:pPr>
      <w:r w:rsidRPr="00FB3789">
        <w:rPr>
          <w:rFonts w:ascii="Times New Roman" w:hAnsi="Times New Roman" w:cs="Times New Roman"/>
          <w:noProof/>
        </w:rPr>
        <w:drawing>
          <wp:inline distT="0" distB="0" distL="0" distR="0" wp14:anchorId="340D8DCE" wp14:editId="2CD2768E">
            <wp:extent cx="3079700" cy="1565710"/>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rotWithShape="1">
                    <a:blip r:embed="rId35" cstate="print">
                      <a:extLst>
                        <a:ext uri="{28A0092B-C50C-407E-A947-70E740481C1C}">
                          <a14:useLocalDpi xmlns:a14="http://schemas.microsoft.com/office/drawing/2010/main" val="0"/>
                        </a:ext>
                      </a:extLst>
                    </a:blip>
                    <a:srcRect t="20365" b="11854"/>
                    <a:stretch/>
                  </pic:blipFill>
                  <pic:spPr bwMode="auto">
                    <a:xfrm>
                      <a:off x="0" y="0"/>
                      <a:ext cx="3157031" cy="1605025"/>
                    </a:xfrm>
                    <a:prstGeom prst="rect">
                      <a:avLst/>
                    </a:prstGeom>
                    <a:ln>
                      <a:noFill/>
                    </a:ln>
                    <a:extLst>
                      <a:ext uri="{53640926-AAD7-44D8-BBD7-CCE9431645EC}">
                        <a14:shadowObscured xmlns:a14="http://schemas.microsoft.com/office/drawing/2010/main"/>
                      </a:ext>
                    </a:extLst>
                  </pic:spPr>
                </pic:pic>
              </a:graphicData>
            </a:graphic>
          </wp:inline>
        </w:drawing>
      </w:r>
    </w:p>
    <w:p w14:paraId="21DC4B0C" w14:textId="074666BC" w:rsidR="002C0277" w:rsidRPr="00FB3789" w:rsidRDefault="00420823" w:rsidP="00420823">
      <w:pPr>
        <w:pStyle w:val="Sinespaciado"/>
        <w:spacing w:line="276" w:lineRule="auto"/>
        <w:jc w:val="center"/>
        <w:rPr>
          <w:rFonts w:ascii="Times New Roman" w:hAnsi="Times New Roman" w:cs="Times New Roman"/>
        </w:rPr>
      </w:pPr>
      <w:r w:rsidRPr="00FB3789">
        <w:rPr>
          <w:rFonts w:ascii="Times New Roman" w:hAnsi="Times New Roman" w:cs="Times New Roman"/>
        </w:rPr>
        <w:t xml:space="preserve">Fuente: </w:t>
      </w:r>
      <w:r w:rsidR="00FB3789" w:rsidRPr="00FB3789">
        <w:t xml:space="preserve"> </w:t>
      </w:r>
      <w:r w:rsidR="00FB3789" w:rsidRPr="00FB3789">
        <w:rPr>
          <w:rFonts w:ascii="Times New Roman" w:hAnsi="Times New Roman" w:cs="Times New Roman"/>
        </w:rPr>
        <w:t>Proyecto curricular</w:t>
      </w:r>
    </w:p>
    <w:p w14:paraId="1B37CD13" w14:textId="29FA4166" w:rsidR="002C0277" w:rsidRPr="00FB3789" w:rsidRDefault="002C0277" w:rsidP="00E84BD5">
      <w:pPr>
        <w:pStyle w:val="Sinespaciado"/>
        <w:spacing w:before="240" w:after="240" w:line="276" w:lineRule="auto"/>
        <w:jc w:val="both"/>
        <w:rPr>
          <w:rFonts w:ascii="Times New Roman" w:hAnsi="Times New Roman" w:cs="Times New Roman"/>
        </w:rPr>
      </w:pPr>
      <w:r w:rsidRPr="00FB3789">
        <w:rPr>
          <w:rFonts w:ascii="Times New Roman" w:hAnsi="Times New Roman" w:cs="Times New Roman"/>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14:paraId="568BF5C5" w14:textId="5EDFF390" w:rsidR="00A64B63" w:rsidRPr="00FB3789" w:rsidRDefault="00A64B63" w:rsidP="00A64B63">
      <w:pPr>
        <w:pStyle w:val="Sinespaciado"/>
        <w:spacing w:before="240" w:line="276" w:lineRule="auto"/>
        <w:jc w:val="center"/>
        <w:rPr>
          <w:rFonts w:ascii="Times New Roman" w:hAnsi="Times New Roman" w:cs="Times New Roman"/>
        </w:rPr>
      </w:pPr>
      <w:bookmarkStart w:id="220" w:name="_Hlk208928425"/>
      <w:bookmarkStart w:id="221" w:name="_Toc211354521"/>
      <w:r w:rsidRPr="00FB3789">
        <w:rPr>
          <w:rFonts w:ascii="Times New Roman" w:hAnsi="Times New Roman" w:cs="Times New Roman"/>
        </w:rPr>
        <w:t xml:space="preserve">Ilustración </w:t>
      </w:r>
      <w:r w:rsidRPr="00FB3789">
        <w:rPr>
          <w:rFonts w:ascii="Times New Roman" w:hAnsi="Times New Roman" w:cs="Times New Roman"/>
        </w:rPr>
        <w:fldChar w:fldCharType="begin"/>
      </w:r>
      <w:r w:rsidRPr="00FB3789">
        <w:rPr>
          <w:rFonts w:ascii="Times New Roman" w:hAnsi="Times New Roman" w:cs="Times New Roman"/>
        </w:rPr>
        <w:instrText xml:space="preserve"> SEQ Ilustración \* ARABIC </w:instrText>
      </w:r>
      <w:r w:rsidRPr="00FB3789">
        <w:rPr>
          <w:rFonts w:ascii="Times New Roman" w:hAnsi="Times New Roman" w:cs="Times New Roman"/>
        </w:rPr>
        <w:fldChar w:fldCharType="separate"/>
      </w:r>
      <w:r w:rsidR="00D978EC">
        <w:rPr>
          <w:rFonts w:ascii="Times New Roman" w:hAnsi="Times New Roman" w:cs="Times New Roman"/>
          <w:noProof/>
        </w:rPr>
        <w:t>5</w:t>
      </w:r>
      <w:r w:rsidRPr="00FB3789">
        <w:rPr>
          <w:rFonts w:ascii="Times New Roman" w:hAnsi="Times New Roman" w:cs="Times New Roman"/>
        </w:rPr>
        <w:fldChar w:fldCharType="end"/>
      </w:r>
      <w:bookmarkEnd w:id="220"/>
      <w:r w:rsidRPr="00FB3789">
        <w:rPr>
          <w:rFonts w:ascii="Times New Roman" w:hAnsi="Times New Roman" w:cs="Times New Roman"/>
        </w:rPr>
        <w:t xml:space="preserve"> </w:t>
      </w:r>
      <w:r w:rsidR="00FB3789" w:rsidRPr="006451FC">
        <w:rPr>
          <w:rFonts w:ascii="Times New Roman" w:hAnsi="Times New Roman" w:cs="Times New Roman"/>
        </w:rPr>
        <w:t>Inducción</w:t>
      </w:r>
      <w:bookmarkEnd w:id="221"/>
    </w:p>
    <w:p w14:paraId="46C310D8" w14:textId="73A5BD47" w:rsidR="002C0277" w:rsidRPr="00FB3789" w:rsidRDefault="00010C80" w:rsidP="00E84BD5">
      <w:pPr>
        <w:pStyle w:val="Sinespaciado"/>
        <w:spacing w:line="276" w:lineRule="auto"/>
        <w:jc w:val="center"/>
        <w:rPr>
          <w:rFonts w:ascii="Times New Roman" w:hAnsi="Times New Roman" w:cs="Times New Roman"/>
        </w:rPr>
      </w:pPr>
      <w:r w:rsidRPr="00FB3789">
        <w:rPr>
          <w:rFonts w:ascii="Times New Roman" w:hAnsi="Times New Roman" w:cs="Times New Roman"/>
          <w:noProof/>
        </w:rPr>
        <w:drawing>
          <wp:inline distT="0" distB="0" distL="0" distR="0" wp14:anchorId="385B480D" wp14:editId="54563381">
            <wp:extent cx="2837212" cy="1532809"/>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rotWithShape="1">
                    <a:blip r:embed="rId36" cstate="print">
                      <a:extLst>
                        <a:ext uri="{28A0092B-C50C-407E-A947-70E740481C1C}">
                          <a14:useLocalDpi xmlns:a14="http://schemas.microsoft.com/office/drawing/2010/main" val="0"/>
                        </a:ext>
                      </a:extLst>
                    </a:blip>
                    <a:srcRect t="16281" b="11690"/>
                    <a:stretch/>
                  </pic:blipFill>
                  <pic:spPr bwMode="auto">
                    <a:xfrm>
                      <a:off x="0" y="0"/>
                      <a:ext cx="2872094" cy="1551654"/>
                    </a:xfrm>
                    <a:prstGeom prst="rect">
                      <a:avLst/>
                    </a:prstGeom>
                    <a:ln>
                      <a:noFill/>
                    </a:ln>
                    <a:extLst>
                      <a:ext uri="{53640926-AAD7-44D8-BBD7-CCE9431645EC}">
                        <a14:shadowObscured xmlns:a14="http://schemas.microsoft.com/office/drawing/2010/main"/>
                      </a:ext>
                    </a:extLst>
                  </pic:spPr>
                </pic:pic>
              </a:graphicData>
            </a:graphic>
          </wp:inline>
        </w:drawing>
      </w:r>
    </w:p>
    <w:p w14:paraId="60F3A474" w14:textId="5129A6CF" w:rsidR="00420823" w:rsidRPr="00FB3789" w:rsidRDefault="00420823" w:rsidP="00420823">
      <w:pPr>
        <w:pStyle w:val="Sinespaciado"/>
        <w:spacing w:line="276" w:lineRule="auto"/>
        <w:jc w:val="center"/>
        <w:rPr>
          <w:rFonts w:ascii="Times New Roman" w:hAnsi="Times New Roman" w:cs="Times New Roman"/>
        </w:rPr>
      </w:pPr>
      <w:r w:rsidRPr="00FB3789">
        <w:rPr>
          <w:rFonts w:ascii="Times New Roman" w:hAnsi="Times New Roman" w:cs="Times New Roman"/>
        </w:rPr>
        <w:t xml:space="preserve">Fuente: </w:t>
      </w:r>
      <w:r w:rsidR="00FB3789" w:rsidRPr="00FB3789">
        <w:t xml:space="preserve"> </w:t>
      </w:r>
      <w:r w:rsidR="00FB3789" w:rsidRPr="00FB3789">
        <w:rPr>
          <w:rFonts w:ascii="Times New Roman" w:hAnsi="Times New Roman" w:cs="Times New Roman"/>
        </w:rPr>
        <w:t>Proyecto curricular</w:t>
      </w:r>
    </w:p>
    <w:p w14:paraId="313F9D0C" w14:textId="1F98C816" w:rsidR="00223C19" w:rsidRPr="00FB3789" w:rsidRDefault="00223C19"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lastRenderedPageBreak/>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14:paraId="6AB9DD04" w14:textId="4FCE2011" w:rsidR="001D3520" w:rsidRPr="00FB3789" w:rsidRDefault="001D3520"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 xml:space="preserve">La pertinencia del programa también se evidencia en la </w:t>
      </w:r>
      <w:proofErr w:type="gramStart"/>
      <w:r w:rsidRPr="00FB3789">
        <w:rPr>
          <w:rFonts w:ascii="Times New Roman" w:hAnsi="Times New Roman" w:cs="Times New Roman"/>
          <w:bCs/>
        </w:rPr>
        <w:t>participación activa</w:t>
      </w:r>
      <w:proofErr w:type="gramEnd"/>
      <w:r w:rsidRPr="00FB3789">
        <w:rPr>
          <w:rFonts w:ascii="Times New Roman" w:hAnsi="Times New Roman" w:cs="Times New Roman"/>
          <w:bCs/>
        </w:rPr>
        <w:t xml:space="preserve"> en actividades de investigación, desarrollo tecnológico, culturales, deportivas y de extensión</w:t>
      </w:r>
      <w:r w:rsidRPr="00FB3789">
        <w:rPr>
          <w:rFonts w:ascii="Times New Roman" w:hAnsi="Times New Roman" w:cs="Times New Roman"/>
        </w:rPr>
        <w:t xml:space="preserve">. El </w:t>
      </w:r>
      <w:r w:rsidRPr="00FB3789">
        <w:rPr>
          <w:rFonts w:ascii="Times New Roman" w:hAnsi="Times New Roman" w:cs="Times New Roman"/>
          <w:bCs/>
        </w:rPr>
        <w:t>79%</w:t>
      </w:r>
      <w:r w:rsidRPr="00FB3789">
        <w:rPr>
          <w:rFonts w:ascii="Times New Roman" w:hAnsi="Times New Roman" w:cs="Times New Roman"/>
        </w:rPr>
        <w:t xml:space="preserve"> de los encuestados manifestó estar “de acuerdo” o “totalmente de acuerdo” en que estas experiencias han contribuido significativamente a su </w:t>
      </w:r>
      <w:r w:rsidRPr="00FB3789">
        <w:rPr>
          <w:rFonts w:ascii="Times New Roman" w:hAnsi="Times New Roman" w:cs="Times New Roman"/>
          <w:bCs/>
        </w:rPr>
        <w:t>desarrollo integral como persona, científico, investigador y/o docente con visión internacional</w:t>
      </w:r>
      <w:r w:rsidR="003F7D7C" w:rsidRPr="00FB3789">
        <w:rPr>
          <w:rFonts w:ascii="Times New Roman" w:hAnsi="Times New Roman" w:cs="Times New Roman"/>
        </w:rPr>
        <w:t>;</w:t>
      </w:r>
      <w:r w:rsidRPr="00FB3789">
        <w:rPr>
          <w:rFonts w:ascii="Times New Roman" w:hAnsi="Times New Roman" w:cs="Times New Roman"/>
        </w:rPr>
        <w:t xml:space="preserve"> mientras que un </w:t>
      </w:r>
      <w:r w:rsidRPr="00FB3789">
        <w:rPr>
          <w:rFonts w:ascii="Times New Roman" w:hAnsi="Times New Roman" w:cs="Times New Roman"/>
          <w:bCs/>
        </w:rPr>
        <w:t>21%</w:t>
      </w:r>
      <w:r w:rsidRPr="00FB3789">
        <w:rPr>
          <w:rFonts w:ascii="Times New Roman" w:hAnsi="Times New Roman" w:cs="Times New Roman"/>
        </w:rPr>
        <w:t xml:space="preserve"> se mantuvo en posición neutral y no se registraron respuestas en desacuerdo. Estos resultados, presentados en la siguiente </w:t>
      </w:r>
      <w:r w:rsidR="003F7D7C" w:rsidRPr="00FB3789">
        <w:rPr>
          <w:rFonts w:ascii="Times New Roman" w:hAnsi="Times New Roman" w:cs="Times New Roman"/>
        </w:rPr>
        <w:t>ilustración</w:t>
      </w:r>
      <w:r w:rsidRPr="00FB3789">
        <w:rPr>
          <w:rFonts w:ascii="Times New Roman" w:hAnsi="Times New Roman" w:cs="Times New Roman"/>
        </w:rPr>
        <w:t xml:space="preserve">, confirman que el programa no solo aporta en la formación disciplinar, sino que también fortalece la </w:t>
      </w:r>
      <w:r w:rsidRPr="00FB3789">
        <w:rPr>
          <w:rFonts w:ascii="Times New Roman" w:hAnsi="Times New Roman" w:cs="Times New Roman"/>
          <w:bCs/>
        </w:rPr>
        <w:t>formación integral y la pertinencia social</w:t>
      </w:r>
      <w:r w:rsidRPr="00FB3789">
        <w:rPr>
          <w:rFonts w:ascii="Times New Roman" w:hAnsi="Times New Roman" w:cs="Times New Roman"/>
        </w:rPr>
        <w:t xml:space="preserve">, consolidando el impacto positivo de la </w:t>
      </w:r>
      <w:r w:rsidR="00936CF4" w:rsidRPr="00FB3789">
        <w:rPr>
          <w:rFonts w:ascii="Times New Roman" w:hAnsi="Times New Roman" w:cs="Times New Roman"/>
        </w:rPr>
        <w:t>M</w:t>
      </w:r>
      <w:r w:rsidRPr="00FB3789">
        <w:rPr>
          <w:rFonts w:ascii="Times New Roman" w:hAnsi="Times New Roman" w:cs="Times New Roman"/>
        </w:rPr>
        <w:t>aestría en la vida académica y personal de su comunidad.</w:t>
      </w:r>
    </w:p>
    <w:p w14:paraId="7078AB00" w14:textId="0E574A03" w:rsidR="00223C19" w:rsidRPr="00FB3789" w:rsidRDefault="00A64B63" w:rsidP="00E84BD5">
      <w:pPr>
        <w:pStyle w:val="Sinespaciado"/>
        <w:spacing w:before="240" w:line="276" w:lineRule="auto"/>
        <w:jc w:val="center"/>
        <w:rPr>
          <w:rFonts w:ascii="Times New Roman" w:hAnsi="Times New Roman" w:cs="Times New Roman"/>
          <w:highlight w:val="magenta"/>
        </w:rPr>
      </w:pPr>
      <w:bookmarkStart w:id="222" w:name="_Toc211354522"/>
      <w:r w:rsidRPr="00FB3789">
        <w:rPr>
          <w:rFonts w:ascii="Times New Roman" w:hAnsi="Times New Roman" w:cs="Times New Roman"/>
        </w:rPr>
        <w:t xml:space="preserve">Ilustración </w:t>
      </w:r>
      <w:r w:rsidRPr="00396F9A">
        <w:rPr>
          <w:rFonts w:ascii="Times New Roman" w:hAnsi="Times New Roman" w:cs="Times New Roman"/>
        </w:rPr>
        <w:fldChar w:fldCharType="begin"/>
      </w:r>
      <w:r w:rsidRPr="00FB3789">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6</w:t>
      </w:r>
      <w:r w:rsidRPr="00396F9A">
        <w:rPr>
          <w:rFonts w:ascii="Times New Roman" w:hAnsi="Times New Roman" w:cs="Times New Roman"/>
        </w:rPr>
        <w:fldChar w:fldCharType="end"/>
      </w:r>
      <w:r w:rsidRPr="001A2CAA">
        <w:rPr>
          <w:rFonts w:ascii="Times New Roman" w:hAnsi="Times New Roman" w:cs="Times New Roman"/>
        </w:rPr>
        <w:t xml:space="preserve"> </w:t>
      </w:r>
      <w:r w:rsidR="001D3520" w:rsidRPr="00396F9A">
        <w:rPr>
          <w:rFonts w:ascii="Times New Roman" w:hAnsi="Times New Roman" w:cs="Times New Roman"/>
        </w:rPr>
        <w:t>Percepción de la contribución de las actividades académicas, culturales y de extensión al desarrollo integral</w:t>
      </w:r>
      <w:r w:rsidR="00BA32B1" w:rsidRPr="00396F9A">
        <w:rPr>
          <w:rFonts w:ascii="Times New Roman" w:hAnsi="Times New Roman" w:cs="Times New Roman"/>
        </w:rPr>
        <w:t>.</w:t>
      </w:r>
      <w:bookmarkEnd w:id="222"/>
    </w:p>
    <w:p w14:paraId="11889B8A" w14:textId="20E71616" w:rsidR="008E0DBB" w:rsidRPr="001A2CAA" w:rsidRDefault="008E0DBB" w:rsidP="00E84BD5">
      <w:pPr>
        <w:pStyle w:val="Sinespaciado"/>
        <w:spacing w:line="276" w:lineRule="auto"/>
        <w:jc w:val="center"/>
        <w:rPr>
          <w:rFonts w:ascii="Times New Roman" w:hAnsi="Times New Roman" w:cs="Times New Roman"/>
          <w:highlight w:val="magenta"/>
        </w:rPr>
      </w:pPr>
      <w:r w:rsidRPr="001A2CAA">
        <w:rPr>
          <w:rFonts w:ascii="Times New Roman" w:hAnsi="Times New Roman" w:cs="Times New Roman"/>
          <w:noProof/>
          <w:highlight w:val="magenta"/>
        </w:rPr>
        <w:drawing>
          <wp:inline distT="0" distB="0" distL="0" distR="0" wp14:anchorId="19006974" wp14:editId="35BFAA5B">
            <wp:extent cx="3239008" cy="2227648"/>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43115" cy="2230472"/>
                    </a:xfrm>
                    <a:prstGeom prst="rect">
                      <a:avLst/>
                    </a:prstGeom>
                    <a:noFill/>
                    <a:ln>
                      <a:noFill/>
                    </a:ln>
                  </pic:spPr>
                </pic:pic>
              </a:graphicData>
            </a:graphic>
          </wp:inline>
        </w:drawing>
      </w:r>
    </w:p>
    <w:p w14:paraId="14FDE262" w14:textId="6757D4D8" w:rsidR="008E0DBB" w:rsidRPr="00FB3789" w:rsidRDefault="001D3520" w:rsidP="00A64B63">
      <w:pPr>
        <w:pStyle w:val="Sinespaciado"/>
        <w:spacing w:line="276" w:lineRule="auto"/>
        <w:jc w:val="center"/>
        <w:rPr>
          <w:rFonts w:ascii="Times New Roman" w:hAnsi="Times New Roman" w:cs="Times New Roman"/>
          <w:highlight w:val="magenta"/>
        </w:rPr>
      </w:pPr>
      <w:r w:rsidRPr="00396F9A">
        <w:rPr>
          <w:rFonts w:ascii="Times New Roman" w:hAnsi="Times New Roman" w:cs="Times New Roman"/>
        </w:rPr>
        <w:t xml:space="preserve">Fuente: Encuesta de Estudiantes, </w:t>
      </w:r>
      <w:r w:rsidR="00BA32B1" w:rsidRPr="00396F9A">
        <w:rPr>
          <w:rFonts w:ascii="Times New Roman" w:hAnsi="Times New Roman" w:cs="Times New Roman"/>
        </w:rPr>
        <w:t>p</w:t>
      </w:r>
      <w:r w:rsidRPr="00396F9A">
        <w:rPr>
          <w:rFonts w:ascii="Times New Roman" w:hAnsi="Times New Roman" w:cs="Times New Roman"/>
        </w:rPr>
        <w:t>roceso de Autoevaluación 2025</w:t>
      </w:r>
      <w:r w:rsidR="00BA32B1" w:rsidRPr="00FB3789">
        <w:rPr>
          <w:rFonts w:ascii="Times New Roman" w:hAnsi="Times New Roman" w:cs="Times New Roman"/>
        </w:rPr>
        <w:t>.</w:t>
      </w:r>
    </w:p>
    <w:p w14:paraId="60451071" w14:textId="77777777" w:rsidR="00223C19" w:rsidRPr="00FB3789" w:rsidRDefault="3ACDAD51"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A pesar de los avances, se identifica la necesidad de fortalecer la sistematización y seguimiento del impacto de estas actividades, así como ampliar su cobertura para garantizar que beneficien de manera equitativa a todos los estudiantes.</w:t>
      </w:r>
    </w:p>
    <w:p w14:paraId="0C4871FA" w14:textId="14F733D0" w:rsidR="00567518" w:rsidRPr="00FB3789" w:rsidRDefault="00223C19"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En conjunto, la característica se cumple en alto grado.</w:t>
      </w:r>
    </w:p>
    <w:p w14:paraId="524932CD" w14:textId="5A90F6A2" w:rsidR="00567518" w:rsidRPr="00FB3789" w:rsidRDefault="00567518" w:rsidP="00E84BD5">
      <w:pPr>
        <w:pStyle w:val="Descripcin"/>
        <w:keepNext/>
        <w:spacing w:before="240" w:after="0" w:line="276" w:lineRule="auto"/>
        <w:jc w:val="center"/>
        <w:rPr>
          <w:rFonts w:ascii="Times New Roman" w:hAnsi="Times New Roman" w:cs="Times New Roman"/>
          <w:i w:val="0"/>
          <w:color w:val="auto"/>
          <w:sz w:val="22"/>
          <w:szCs w:val="22"/>
        </w:rPr>
      </w:pPr>
      <w:bookmarkStart w:id="223" w:name="_Toc211354453"/>
      <w:r w:rsidRPr="00396F9A">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w:t>
      </w:r>
      <w:r w:rsidRPr="00396F9A">
        <w:rPr>
          <w:rFonts w:ascii="Times New Roman" w:hAnsi="Times New Roman" w:cs="Times New Roman"/>
          <w:i w:val="0"/>
          <w:color w:val="auto"/>
          <w:sz w:val="22"/>
          <w:szCs w:val="22"/>
        </w:rPr>
        <w:t>terística 3. Participación en actividades de formación integral</w:t>
      </w:r>
      <w:r w:rsidR="00942E3B" w:rsidRPr="00FB3789">
        <w:rPr>
          <w:rFonts w:ascii="Times New Roman" w:hAnsi="Times New Roman" w:cs="Times New Roman"/>
          <w:i w:val="0"/>
          <w:color w:val="auto"/>
          <w:sz w:val="22"/>
          <w:szCs w:val="22"/>
        </w:rPr>
        <w:t>.</w:t>
      </w:r>
      <w:bookmarkEnd w:id="223"/>
    </w:p>
    <w:tbl>
      <w:tblPr>
        <w:tblStyle w:val="Tablaconcuadrcula"/>
        <w:tblW w:w="8988" w:type="dxa"/>
        <w:tblInd w:w="-5" w:type="dxa"/>
        <w:tblLook w:val="04A0" w:firstRow="1" w:lastRow="0" w:firstColumn="1" w:lastColumn="0" w:noHBand="0" w:noVBand="1"/>
      </w:tblPr>
      <w:tblGrid>
        <w:gridCol w:w="2996"/>
        <w:gridCol w:w="2996"/>
        <w:gridCol w:w="2996"/>
      </w:tblGrid>
      <w:tr w:rsidR="00567518" w:rsidRPr="00FB3789" w14:paraId="65278D9A" w14:textId="77777777" w:rsidTr="006763BC">
        <w:trPr>
          <w:trHeight w:val="302"/>
        </w:trPr>
        <w:tc>
          <w:tcPr>
            <w:tcW w:w="2996" w:type="dxa"/>
            <w:shd w:val="clear" w:color="auto" w:fill="DEEAF6" w:themeFill="accent5" w:themeFillTint="33"/>
            <w:vAlign w:val="center"/>
          </w:tcPr>
          <w:p w14:paraId="5D2EB80A" w14:textId="77777777" w:rsidR="00567518" w:rsidRPr="00FB3789" w:rsidRDefault="00567518" w:rsidP="00942E3B">
            <w:pPr>
              <w:pStyle w:val="Sinespaciado"/>
              <w:jc w:val="center"/>
              <w:rPr>
                <w:rFonts w:ascii="Times New Roman" w:hAnsi="Times New Roman" w:cs="Times New Roman"/>
                <w:b/>
                <w:bCs/>
              </w:rPr>
            </w:pPr>
            <w:r w:rsidRPr="00FB3789">
              <w:rPr>
                <w:rFonts w:ascii="Times New Roman" w:hAnsi="Times New Roman" w:cs="Times New Roman"/>
                <w:b/>
                <w:bCs/>
              </w:rPr>
              <w:t>Grado de cumplimiento</w:t>
            </w:r>
          </w:p>
        </w:tc>
        <w:tc>
          <w:tcPr>
            <w:tcW w:w="2996" w:type="dxa"/>
            <w:shd w:val="clear" w:color="auto" w:fill="DEEAF6" w:themeFill="accent5" w:themeFillTint="33"/>
            <w:vAlign w:val="center"/>
          </w:tcPr>
          <w:p w14:paraId="6457421B" w14:textId="77777777" w:rsidR="00567518" w:rsidRPr="00FB3789" w:rsidRDefault="00567518" w:rsidP="00942E3B">
            <w:pPr>
              <w:pStyle w:val="Sinespaciado"/>
              <w:jc w:val="center"/>
              <w:rPr>
                <w:rFonts w:ascii="Times New Roman" w:hAnsi="Times New Roman" w:cs="Times New Roman"/>
                <w:b/>
                <w:bCs/>
              </w:rPr>
            </w:pPr>
            <w:r w:rsidRPr="00FB3789">
              <w:rPr>
                <w:rFonts w:ascii="Times New Roman" w:hAnsi="Times New Roman" w:cs="Times New Roman"/>
                <w:b/>
                <w:bCs/>
              </w:rPr>
              <w:t>Calificación numérica</w:t>
            </w:r>
          </w:p>
        </w:tc>
        <w:tc>
          <w:tcPr>
            <w:tcW w:w="2996" w:type="dxa"/>
            <w:shd w:val="clear" w:color="auto" w:fill="DEEAF6" w:themeFill="accent5" w:themeFillTint="33"/>
            <w:vAlign w:val="center"/>
          </w:tcPr>
          <w:p w14:paraId="028FE3EC" w14:textId="77777777" w:rsidR="00567518" w:rsidRPr="00FB3789" w:rsidRDefault="00567518" w:rsidP="00942E3B">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567518" w:rsidRPr="00FB3789" w14:paraId="6AD5CBC8" w14:textId="77777777" w:rsidTr="006763BC">
        <w:trPr>
          <w:trHeight w:val="280"/>
        </w:trPr>
        <w:tc>
          <w:tcPr>
            <w:tcW w:w="2996" w:type="dxa"/>
            <w:vAlign w:val="center"/>
          </w:tcPr>
          <w:p w14:paraId="397047FB" w14:textId="433C4648" w:rsidR="00567518" w:rsidRPr="00FB3789" w:rsidRDefault="00A337E8" w:rsidP="00942E3B">
            <w:pPr>
              <w:pStyle w:val="Sinespaciado"/>
              <w:jc w:val="center"/>
              <w:rPr>
                <w:rFonts w:ascii="Times New Roman" w:hAnsi="Times New Roman" w:cs="Times New Roman"/>
              </w:rPr>
            </w:pPr>
            <w:r w:rsidRPr="00FB3789">
              <w:rPr>
                <w:rFonts w:ascii="Times New Roman" w:hAnsi="Times New Roman" w:cs="Times New Roman"/>
              </w:rPr>
              <w:t>Se cumple en alto grado</w:t>
            </w:r>
          </w:p>
        </w:tc>
        <w:tc>
          <w:tcPr>
            <w:tcW w:w="2996" w:type="dxa"/>
            <w:vAlign w:val="center"/>
          </w:tcPr>
          <w:p w14:paraId="23863C68" w14:textId="27EB48B8" w:rsidR="00567518" w:rsidRPr="00FB3789" w:rsidRDefault="1BA92F23" w:rsidP="00942E3B">
            <w:pPr>
              <w:pStyle w:val="Sinespaciado"/>
              <w:jc w:val="center"/>
              <w:rPr>
                <w:rFonts w:ascii="Times New Roman" w:hAnsi="Times New Roman" w:cs="Times New Roman"/>
              </w:rPr>
            </w:pPr>
            <w:r w:rsidRPr="00FB3789">
              <w:rPr>
                <w:rFonts w:ascii="Times New Roman" w:hAnsi="Times New Roman" w:cs="Times New Roman"/>
              </w:rPr>
              <w:t>4,0</w:t>
            </w:r>
          </w:p>
        </w:tc>
        <w:tc>
          <w:tcPr>
            <w:tcW w:w="2996" w:type="dxa"/>
            <w:vAlign w:val="center"/>
          </w:tcPr>
          <w:p w14:paraId="6FC81B8C" w14:textId="21B1B966" w:rsidR="00567518" w:rsidRPr="00FB3789" w:rsidRDefault="372509F2" w:rsidP="00942E3B">
            <w:pPr>
              <w:pStyle w:val="Sinespaciado"/>
              <w:jc w:val="center"/>
              <w:rPr>
                <w:rFonts w:ascii="Times New Roman" w:hAnsi="Times New Roman" w:cs="Times New Roman"/>
              </w:rPr>
            </w:pPr>
            <w:r w:rsidRPr="00FB3789">
              <w:rPr>
                <w:rFonts w:ascii="Times New Roman" w:hAnsi="Times New Roman" w:cs="Times New Roman"/>
              </w:rPr>
              <w:t>33,14</w:t>
            </w:r>
          </w:p>
        </w:tc>
      </w:tr>
    </w:tbl>
    <w:p w14:paraId="57568353" w14:textId="77CBBC92" w:rsidR="00F1347E" w:rsidRPr="00396F9A" w:rsidRDefault="00567518" w:rsidP="00E84BD5">
      <w:pPr>
        <w:pStyle w:val="Sinespaciado"/>
        <w:spacing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942E3B" w:rsidRPr="00396F9A">
        <w:rPr>
          <w:rFonts w:ascii="Times New Roman" w:hAnsi="Times New Roman" w:cs="Times New Roman"/>
        </w:rPr>
        <w:t>.</w:t>
      </w:r>
    </w:p>
    <w:p w14:paraId="201E8FCE" w14:textId="62CFA7FE" w:rsidR="00D97984" w:rsidRPr="00FB3789" w:rsidRDefault="00D97984" w:rsidP="00E84BD5">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 Orientación y </w:t>
      </w:r>
      <w:r w:rsidR="00553FBA" w:rsidRPr="00FB3789">
        <w:rPr>
          <w:rFonts w:ascii="Times New Roman" w:hAnsi="Times New Roman" w:cs="Times New Roman"/>
          <w:b/>
          <w:bCs/>
        </w:rPr>
        <w:t>seguimiento a estud</w:t>
      </w:r>
      <w:r w:rsidRPr="00FB3789">
        <w:rPr>
          <w:rFonts w:ascii="Times New Roman" w:hAnsi="Times New Roman" w:cs="Times New Roman"/>
          <w:b/>
          <w:bCs/>
        </w:rPr>
        <w:t xml:space="preserve">iantes  </w:t>
      </w:r>
    </w:p>
    <w:p w14:paraId="620EB2F2" w14:textId="0B2DB70A" w:rsidR="00B328B7" w:rsidRPr="00FB3789" w:rsidRDefault="3ACDAD51"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 xml:space="preserve">El programa académico de la Maestría en Ciencias de la Información y las Comunicaciones desarrolla estrategias sistemáticas de orientación y seguimiento académico a lo largo de la trayectoria formativa </w:t>
      </w:r>
      <w:r w:rsidRPr="00FB3789">
        <w:rPr>
          <w:rFonts w:ascii="Times New Roman" w:hAnsi="Times New Roman" w:cs="Times New Roman"/>
        </w:rPr>
        <w:lastRenderedPageBreak/>
        <w:t>de sus estudiantes. Estas acciones están alineadas con los lineamientos institucionales de acompañamiento académico y bienestar, y son operadas tanto desde la coordinación del programa como desde instancias de apoyo como las direcciones de posgrados y los comités curriculares.</w:t>
      </w:r>
    </w:p>
    <w:p w14:paraId="6EF1DE5D" w14:textId="77777777" w:rsidR="00B328B7" w:rsidRPr="00FB3789" w:rsidRDefault="00B328B7"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14:paraId="47E9C7AD" w14:textId="26A78ABA" w:rsidR="51F039DD" w:rsidRPr="00FB3789" w:rsidRDefault="351544B2" w:rsidP="00E84BD5">
      <w:pPr>
        <w:spacing w:before="240" w:after="0" w:line="276" w:lineRule="auto"/>
        <w:jc w:val="both"/>
        <w:rPr>
          <w:rFonts w:ascii="Times New Roman" w:eastAsia="Times New Roman" w:hAnsi="Times New Roman" w:cs="Times New Roman"/>
          <w:lang w:val="es-CO"/>
        </w:rPr>
      </w:pPr>
      <w:r w:rsidRPr="00FB3789">
        <w:rPr>
          <w:rFonts w:ascii="Times New Roman" w:eastAsia="Times New Roman" w:hAnsi="Times New Roman" w:cs="Times New Roman"/>
        </w:rPr>
        <w:t>La Maestría en Ciencias de la Información y las Comunicaciones ha definido estrategias para garantizar que, al culminar el primer semestre, el 100% de los estudiantes ya cuenten con su propuesta de proyecto de grado, el respectivo tutor asignado y el grupo de investigación que respaldará el trabajo a realizar. También se designan profesores a estudiantes en los casos que amerite que se imparta una asignatura en modalidad de tutoría.</w:t>
      </w:r>
    </w:p>
    <w:p w14:paraId="536FDB2A" w14:textId="304647E3" w:rsidR="00B328B7" w:rsidRPr="00FB3789" w:rsidRDefault="00B328B7"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 xml:space="preserve">Complementariamente, se han establecido mecanismos formales como los registros de tutoría, las reuniones periódicas con estudiantes y la </w:t>
      </w:r>
      <w:proofErr w:type="gramStart"/>
      <w:r w:rsidRPr="00FB3789">
        <w:rPr>
          <w:rFonts w:ascii="Times New Roman" w:hAnsi="Times New Roman" w:cs="Times New Roman"/>
        </w:rPr>
        <w:t>participación activa</w:t>
      </w:r>
      <w:proofErr w:type="gramEnd"/>
      <w:r w:rsidRPr="00FB3789">
        <w:rPr>
          <w:rFonts w:ascii="Times New Roman" w:hAnsi="Times New Roman" w:cs="Times New Roman"/>
        </w:rPr>
        <w:t xml:space="preserve"> en el </w:t>
      </w:r>
      <w:r w:rsidR="00404111" w:rsidRPr="00FB3789">
        <w:rPr>
          <w:rFonts w:ascii="Times New Roman" w:hAnsi="Times New Roman" w:cs="Times New Roman"/>
        </w:rPr>
        <w:t>Consejo Curricular</w:t>
      </w:r>
      <w:r w:rsidRPr="00FB3789">
        <w:rPr>
          <w:rFonts w:ascii="Times New Roman" w:hAnsi="Times New Roman" w:cs="Times New Roman"/>
        </w:rPr>
        <w:t>, lo que permite atender inquietudes, identificar alertas tempranas y adoptar acciones preventivas o correctivas. Estos espacios también fomentan la retroalimentación continua y el fortalecimiento del vínculo entre los estudiantes y el equipo docente.</w:t>
      </w:r>
    </w:p>
    <w:p w14:paraId="7CF6E0E5" w14:textId="5AF050D3" w:rsidR="001D3520" w:rsidRPr="00FB3789" w:rsidRDefault="001D3520" w:rsidP="00E84BD5">
      <w:pPr>
        <w:spacing w:before="100" w:beforeAutospacing="1" w:after="0" w:line="276" w:lineRule="auto"/>
        <w:jc w:val="both"/>
        <w:rPr>
          <w:rFonts w:ascii="Times New Roman" w:hAnsi="Times New Roman" w:cs="Times New Roman"/>
          <w:lang w:val="es-CO"/>
        </w:rPr>
      </w:pPr>
      <w:r w:rsidRPr="00FB3789">
        <w:rPr>
          <w:rFonts w:ascii="Times New Roman" w:hAnsi="Times New Roman" w:cs="Times New Roman"/>
          <w:lang w:val="es-CO"/>
        </w:rPr>
        <w:t xml:space="preserve">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w:t>
      </w:r>
      <w:r w:rsidR="00404111" w:rsidRPr="00FB3789">
        <w:rPr>
          <w:rFonts w:ascii="Times New Roman" w:hAnsi="Times New Roman" w:cs="Times New Roman"/>
          <w:lang w:val="es-CO"/>
        </w:rPr>
        <w:t>ilustración</w:t>
      </w:r>
      <w:r w:rsidRPr="00FB3789">
        <w:rPr>
          <w:rFonts w:ascii="Times New Roman" w:hAnsi="Times New Roman" w:cs="Times New Roman"/>
          <w:lang w:val="es-CO"/>
        </w:rPr>
        <w:t>, respalda la coherencia de las acciones del programa con los lineamientos institucionales de bienestar y apoyo académico, y evidencia que el acompañamiento cercano contribuye de manera significativa a la permanencia y éxito académico de los estudiantes.</w:t>
      </w:r>
    </w:p>
    <w:p w14:paraId="0899DB96" w14:textId="526F5AE9" w:rsidR="001D6FA6" w:rsidRPr="00FB3789" w:rsidRDefault="00A64B63" w:rsidP="00E84BD5">
      <w:pPr>
        <w:spacing w:before="240" w:after="0" w:line="276" w:lineRule="auto"/>
        <w:jc w:val="center"/>
        <w:rPr>
          <w:rFonts w:ascii="Times New Roman" w:eastAsia="Times New Roman" w:hAnsi="Times New Roman" w:cs="Times New Roman"/>
          <w:lang w:val="es-CO" w:eastAsia="es-CO"/>
        </w:rPr>
      </w:pPr>
      <w:bookmarkStart w:id="224" w:name="_Toc211354523"/>
      <w:r w:rsidRPr="00FB3789">
        <w:rPr>
          <w:rFonts w:ascii="Times New Roman" w:hAnsi="Times New Roman" w:cs="Times New Roman"/>
        </w:rPr>
        <w:t xml:space="preserve">Ilustración </w:t>
      </w:r>
      <w:r w:rsidRPr="00396F9A">
        <w:rPr>
          <w:rFonts w:ascii="Times New Roman" w:hAnsi="Times New Roman" w:cs="Times New Roman"/>
        </w:rPr>
        <w:fldChar w:fldCharType="begin"/>
      </w:r>
      <w:r w:rsidRPr="00FB3789">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7</w:t>
      </w:r>
      <w:r w:rsidRPr="00396F9A">
        <w:rPr>
          <w:rFonts w:ascii="Times New Roman" w:hAnsi="Times New Roman" w:cs="Times New Roman"/>
        </w:rPr>
        <w:fldChar w:fldCharType="end"/>
      </w:r>
      <w:r w:rsidRPr="001A2CAA">
        <w:rPr>
          <w:rFonts w:ascii="Times New Roman" w:hAnsi="Times New Roman" w:cs="Times New Roman"/>
        </w:rPr>
        <w:t xml:space="preserve"> </w:t>
      </w:r>
      <w:r w:rsidR="001D3520" w:rsidRPr="00396F9A">
        <w:rPr>
          <w:rFonts w:ascii="Times New Roman" w:eastAsia="Times New Roman" w:hAnsi="Times New Roman" w:cs="Times New Roman"/>
          <w:lang w:val="es-CO" w:eastAsia="es-CO"/>
        </w:rPr>
        <w:t xml:space="preserve">Percepción de los estudiantes sobre la orientación y acompañamiento recibido durante la </w:t>
      </w:r>
      <w:r w:rsidR="00404111" w:rsidRPr="00396F9A">
        <w:rPr>
          <w:rFonts w:ascii="Times New Roman" w:eastAsia="Times New Roman" w:hAnsi="Times New Roman" w:cs="Times New Roman"/>
          <w:lang w:val="es-CO" w:eastAsia="es-CO"/>
        </w:rPr>
        <w:t>M</w:t>
      </w:r>
      <w:r w:rsidR="001D3520" w:rsidRPr="00396F9A">
        <w:rPr>
          <w:rFonts w:ascii="Times New Roman" w:eastAsia="Times New Roman" w:hAnsi="Times New Roman" w:cs="Times New Roman"/>
          <w:lang w:val="es-CO" w:eastAsia="es-CO"/>
        </w:rPr>
        <w:t>aestría</w:t>
      </w:r>
      <w:r w:rsidR="00404111" w:rsidRPr="00FB3789">
        <w:rPr>
          <w:rFonts w:ascii="Times New Roman" w:eastAsia="Times New Roman" w:hAnsi="Times New Roman" w:cs="Times New Roman"/>
          <w:lang w:val="es-CO" w:eastAsia="es-CO"/>
        </w:rPr>
        <w:t>.</w:t>
      </w:r>
      <w:bookmarkEnd w:id="224"/>
    </w:p>
    <w:p w14:paraId="261EB717" w14:textId="6E670AA1" w:rsidR="001D3520" w:rsidRPr="00396F9A" w:rsidRDefault="001D6FA6" w:rsidP="00E84BD5">
      <w:pPr>
        <w:spacing w:after="0" w:line="276" w:lineRule="auto"/>
        <w:jc w:val="center"/>
        <w:rPr>
          <w:rFonts w:ascii="Times New Roman" w:eastAsia="Times New Roman" w:hAnsi="Times New Roman" w:cs="Times New Roman"/>
          <w:b/>
          <w:bCs/>
          <w:lang w:val="es-CO" w:eastAsia="es-CO"/>
        </w:rPr>
      </w:pPr>
      <w:r w:rsidRPr="00FB3789">
        <w:rPr>
          <w:rFonts w:ascii="Times New Roman" w:eastAsia="Times New Roman" w:hAnsi="Times New Roman" w:cs="Times New Roman"/>
          <w:b/>
          <w:bCs/>
          <w:noProof/>
          <w:lang w:val="es-CO" w:eastAsia="es-CO"/>
        </w:rPr>
        <w:drawing>
          <wp:inline distT="0" distB="0" distL="0" distR="0" wp14:anchorId="7FA54303" wp14:editId="4EED366F">
            <wp:extent cx="3477892" cy="2258317"/>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0559" cy="2273036"/>
                    </a:xfrm>
                    <a:prstGeom prst="rect">
                      <a:avLst/>
                    </a:prstGeom>
                    <a:noFill/>
                    <a:ln>
                      <a:noFill/>
                    </a:ln>
                  </pic:spPr>
                </pic:pic>
              </a:graphicData>
            </a:graphic>
          </wp:inline>
        </w:drawing>
      </w:r>
      <w:r w:rsidR="001D3520" w:rsidRPr="00FB3789">
        <w:rPr>
          <w:rFonts w:ascii="Times New Roman" w:eastAsia="Times New Roman" w:hAnsi="Times New Roman" w:cs="Times New Roman"/>
          <w:lang w:val="es-CO" w:eastAsia="es-CO"/>
        </w:rPr>
        <w:br/>
      </w:r>
      <w:r w:rsidR="001D3520" w:rsidRPr="001A2CAA">
        <w:rPr>
          <w:rFonts w:ascii="Times New Roman" w:eastAsia="Times New Roman" w:hAnsi="Times New Roman" w:cs="Times New Roman"/>
          <w:iCs/>
          <w:lang w:val="es-CO" w:eastAsia="es-CO"/>
        </w:rPr>
        <w:t xml:space="preserve">Fuente: Encuesta de Estudiantes, </w:t>
      </w:r>
      <w:r w:rsidR="00942E3B" w:rsidRPr="00396F9A">
        <w:rPr>
          <w:rFonts w:ascii="Times New Roman" w:eastAsia="Times New Roman" w:hAnsi="Times New Roman" w:cs="Times New Roman"/>
          <w:iCs/>
          <w:lang w:val="es-CO" w:eastAsia="es-CO"/>
        </w:rPr>
        <w:t>p</w:t>
      </w:r>
      <w:r w:rsidR="001D3520" w:rsidRPr="00396F9A">
        <w:rPr>
          <w:rFonts w:ascii="Times New Roman" w:eastAsia="Times New Roman" w:hAnsi="Times New Roman" w:cs="Times New Roman"/>
          <w:iCs/>
          <w:lang w:val="es-CO" w:eastAsia="es-CO"/>
        </w:rPr>
        <w:t>roceso de Autoevaluación 2025</w:t>
      </w:r>
      <w:r w:rsidR="00942E3B" w:rsidRPr="00396F9A">
        <w:rPr>
          <w:rFonts w:ascii="Times New Roman" w:eastAsia="Times New Roman" w:hAnsi="Times New Roman" w:cs="Times New Roman"/>
          <w:iCs/>
          <w:lang w:val="es-CO" w:eastAsia="es-CO"/>
        </w:rPr>
        <w:t>.</w:t>
      </w:r>
    </w:p>
    <w:p w14:paraId="706BED65" w14:textId="536CB28F" w:rsidR="00B328B7" w:rsidRPr="00FB3789" w:rsidRDefault="00B328B7"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lastRenderedPageBreak/>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14:paraId="41038B4A" w14:textId="0AFE5D1D" w:rsidR="00A4205B" w:rsidRPr="00FB3789" w:rsidRDefault="0055478D" w:rsidP="00E84BD5">
      <w:pPr>
        <w:pStyle w:val="Sinespaciado"/>
        <w:spacing w:before="240" w:line="276" w:lineRule="auto"/>
        <w:jc w:val="both"/>
        <w:rPr>
          <w:rFonts w:ascii="Times New Roman" w:hAnsi="Times New Roman" w:cs="Times New Roman"/>
        </w:rPr>
      </w:pPr>
      <w:r w:rsidRPr="00FB3789">
        <w:rPr>
          <w:rFonts w:ascii="Times New Roman" w:hAnsi="Times New Roman" w:cs="Times New Roman"/>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14:paraId="40035FD6" w14:textId="01F42AFA" w:rsidR="00A4205B" w:rsidRPr="00396F9A" w:rsidRDefault="00A4205B" w:rsidP="00E84BD5">
      <w:pPr>
        <w:pStyle w:val="Descripcin"/>
        <w:keepNext/>
        <w:spacing w:before="240" w:after="0" w:line="276" w:lineRule="auto"/>
        <w:jc w:val="center"/>
        <w:rPr>
          <w:rFonts w:ascii="Times New Roman" w:hAnsi="Times New Roman" w:cs="Times New Roman"/>
          <w:i w:val="0"/>
          <w:color w:val="auto"/>
          <w:sz w:val="22"/>
          <w:szCs w:val="22"/>
        </w:rPr>
      </w:pPr>
      <w:bookmarkStart w:id="225" w:name="_Toc211354454"/>
      <w:r w:rsidRPr="00FB3789">
        <w:rPr>
          <w:rFonts w:ascii="Times New Roman" w:hAnsi="Times New Roman" w:cs="Times New Roman"/>
          <w:i w:val="0"/>
          <w:color w:val="auto"/>
          <w:sz w:val="22"/>
          <w:szCs w:val="22"/>
        </w:rPr>
        <w:t xml:space="preserve">Tabla </w:t>
      </w:r>
      <w:r w:rsidRPr="00FB3789">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FB3789">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14</w:t>
      </w:r>
      <w:r w:rsidRPr="00FB3789">
        <w:rPr>
          <w:rFonts w:ascii="Times New Roman" w:hAnsi="Times New Roman" w:cs="Times New Roman"/>
          <w:i w:val="0"/>
          <w:color w:val="auto"/>
          <w:sz w:val="22"/>
          <w:szCs w:val="22"/>
        </w:rPr>
        <w:fldChar w:fldCharType="end"/>
      </w:r>
      <w:r w:rsidRPr="00FB3789">
        <w:rPr>
          <w:rFonts w:ascii="Times New Roman" w:hAnsi="Times New Roman" w:cs="Times New Roman"/>
          <w:i w:val="0"/>
          <w:color w:val="auto"/>
          <w:sz w:val="22"/>
          <w:szCs w:val="22"/>
        </w:rPr>
        <w:t xml:space="preserve"> Valoración</w:t>
      </w:r>
      <w:r w:rsidRPr="001A2CAA">
        <w:rPr>
          <w:rFonts w:ascii="Times New Roman" w:hAnsi="Times New Roman" w:cs="Times New Roman"/>
          <w:i w:val="0"/>
          <w:color w:val="auto"/>
          <w:sz w:val="22"/>
          <w:szCs w:val="22"/>
        </w:rPr>
        <w:t xml:space="preserve"> cualitativa y cuantitativa de la característica 4. Orientación y seguimiento a estudiantes</w:t>
      </w:r>
      <w:r w:rsidR="000C4C41" w:rsidRPr="00396F9A">
        <w:rPr>
          <w:rFonts w:ascii="Times New Roman" w:hAnsi="Times New Roman" w:cs="Times New Roman"/>
          <w:i w:val="0"/>
          <w:color w:val="auto"/>
          <w:sz w:val="22"/>
          <w:szCs w:val="22"/>
        </w:rPr>
        <w:t>.</w:t>
      </w:r>
      <w:bookmarkEnd w:id="225"/>
    </w:p>
    <w:tbl>
      <w:tblPr>
        <w:tblStyle w:val="Tablaconcuadrcula"/>
        <w:tblW w:w="9063" w:type="dxa"/>
        <w:tblInd w:w="-5" w:type="dxa"/>
        <w:tblLook w:val="04A0" w:firstRow="1" w:lastRow="0" w:firstColumn="1" w:lastColumn="0" w:noHBand="0" w:noVBand="1"/>
      </w:tblPr>
      <w:tblGrid>
        <w:gridCol w:w="3021"/>
        <w:gridCol w:w="3021"/>
        <w:gridCol w:w="3021"/>
      </w:tblGrid>
      <w:tr w:rsidR="00A4205B" w:rsidRPr="00D978EC" w14:paraId="73839981" w14:textId="77777777" w:rsidTr="006763BC">
        <w:trPr>
          <w:trHeight w:val="306"/>
        </w:trPr>
        <w:tc>
          <w:tcPr>
            <w:tcW w:w="3021" w:type="dxa"/>
            <w:shd w:val="clear" w:color="auto" w:fill="DEEAF6" w:themeFill="accent5" w:themeFillTint="33"/>
            <w:vAlign w:val="center"/>
          </w:tcPr>
          <w:p w14:paraId="5C80794B" w14:textId="77777777" w:rsidR="00A4205B" w:rsidRPr="00FB3789" w:rsidRDefault="00A4205B" w:rsidP="00942E3B">
            <w:pPr>
              <w:pStyle w:val="Sinespaciado"/>
              <w:jc w:val="center"/>
              <w:rPr>
                <w:rFonts w:ascii="Times New Roman" w:hAnsi="Times New Roman" w:cs="Times New Roman"/>
                <w:b/>
                <w:bCs/>
              </w:rPr>
            </w:pPr>
            <w:r w:rsidRPr="00FB3789">
              <w:rPr>
                <w:rFonts w:ascii="Times New Roman" w:hAnsi="Times New Roman" w:cs="Times New Roman"/>
                <w:b/>
                <w:bCs/>
              </w:rPr>
              <w:t>Grado de cumplimiento</w:t>
            </w:r>
          </w:p>
        </w:tc>
        <w:tc>
          <w:tcPr>
            <w:tcW w:w="3021" w:type="dxa"/>
            <w:shd w:val="clear" w:color="auto" w:fill="DEEAF6" w:themeFill="accent5" w:themeFillTint="33"/>
            <w:vAlign w:val="center"/>
          </w:tcPr>
          <w:p w14:paraId="47BA294F" w14:textId="77777777" w:rsidR="00A4205B" w:rsidRPr="00FB3789" w:rsidRDefault="00A4205B" w:rsidP="00942E3B">
            <w:pPr>
              <w:pStyle w:val="Sinespaciado"/>
              <w:jc w:val="center"/>
              <w:rPr>
                <w:rFonts w:ascii="Times New Roman" w:hAnsi="Times New Roman" w:cs="Times New Roman"/>
                <w:b/>
                <w:bCs/>
              </w:rPr>
            </w:pPr>
            <w:r w:rsidRPr="00FB3789">
              <w:rPr>
                <w:rFonts w:ascii="Times New Roman" w:hAnsi="Times New Roman" w:cs="Times New Roman"/>
                <w:b/>
                <w:bCs/>
              </w:rPr>
              <w:t>Calificación numérica</w:t>
            </w:r>
          </w:p>
        </w:tc>
        <w:tc>
          <w:tcPr>
            <w:tcW w:w="3021" w:type="dxa"/>
            <w:shd w:val="clear" w:color="auto" w:fill="DEEAF6" w:themeFill="accent5" w:themeFillTint="33"/>
            <w:vAlign w:val="center"/>
          </w:tcPr>
          <w:p w14:paraId="4BCF873A" w14:textId="77777777" w:rsidR="00A4205B" w:rsidRPr="00FB3789" w:rsidRDefault="00A4205B" w:rsidP="00942E3B">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A337E8" w:rsidRPr="00D978EC" w14:paraId="0467A66B" w14:textId="77777777" w:rsidTr="006763BC">
        <w:trPr>
          <w:trHeight w:val="285"/>
        </w:trPr>
        <w:tc>
          <w:tcPr>
            <w:tcW w:w="3021" w:type="dxa"/>
            <w:vAlign w:val="center"/>
          </w:tcPr>
          <w:p w14:paraId="1AA4D71D" w14:textId="1677F475" w:rsidR="00A337E8" w:rsidRPr="00FB3789" w:rsidRDefault="00A337E8" w:rsidP="00942E3B">
            <w:pPr>
              <w:pStyle w:val="Sinespaciado"/>
              <w:jc w:val="center"/>
              <w:rPr>
                <w:rFonts w:ascii="Times New Roman" w:hAnsi="Times New Roman" w:cs="Times New Roman"/>
              </w:rPr>
            </w:pPr>
            <w:r w:rsidRPr="00FB3789">
              <w:rPr>
                <w:rFonts w:ascii="Times New Roman" w:hAnsi="Times New Roman" w:cs="Times New Roman"/>
              </w:rPr>
              <w:t>Se cumple en alto grado</w:t>
            </w:r>
          </w:p>
        </w:tc>
        <w:tc>
          <w:tcPr>
            <w:tcW w:w="3021" w:type="dxa"/>
            <w:vAlign w:val="center"/>
          </w:tcPr>
          <w:p w14:paraId="40DD20B8" w14:textId="12E9DF4F" w:rsidR="00A337E8" w:rsidRPr="00FB3789" w:rsidRDefault="1BA92F23" w:rsidP="00942E3B">
            <w:pPr>
              <w:pStyle w:val="Sinespaciado"/>
              <w:jc w:val="center"/>
              <w:rPr>
                <w:rFonts w:ascii="Times New Roman" w:hAnsi="Times New Roman" w:cs="Times New Roman"/>
              </w:rPr>
            </w:pPr>
            <w:r w:rsidRPr="00FB3789">
              <w:rPr>
                <w:rFonts w:ascii="Times New Roman" w:hAnsi="Times New Roman" w:cs="Times New Roman"/>
              </w:rPr>
              <w:t>4,0</w:t>
            </w:r>
          </w:p>
        </w:tc>
        <w:tc>
          <w:tcPr>
            <w:tcW w:w="3021" w:type="dxa"/>
            <w:vAlign w:val="center"/>
          </w:tcPr>
          <w:p w14:paraId="7E3CFA9F" w14:textId="39A64B58" w:rsidR="00A337E8" w:rsidRPr="00FB3789" w:rsidRDefault="1BA92F23" w:rsidP="00942E3B">
            <w:pPr>
              <w:pStyle w:val="Sinespaciado"/>
              <w:jc w:val="center"/>
              <w:rPr>
                <w:rFonts w:ascii="Times New Roman" w:hAnsi="Times New Roman" w:cs="Times New Roman"/>
              </w:rPr>
            </w:pPr>
            <w:r w:rsidRPr="00FB3789">
              <w:rPr>
                <w:rFonts w:ascii="Times New Roman" w:hAnsi="Times New Roman" w:cs="Times New Roman"/>
              </w:rPr>
              <w:t>18,02</w:t>
            </w:r>
          </w:p>
        </w:tc>
      </w:tr>
    </w:tbl>
    <w:p w14:paraId="176805B4" w14:textId="4916696B" w:rsidR="00A4205B" w:rsidRPr="00396F9A" w:rsidRDefault="00A4205B" w:rsidP="000C4C41">
      <w:pPr>
        <w:pStyle w:val="Sinespaciado"/>
        <w:spacing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942E3B" w:rsidRPr="00396F9A">
        <w:rPr>
          <w:rFonts w:ascii="Times New Roman" w:hAnsi="Times New Roman" w:cs="Times New Roman"/>
        </w:rPr>
        <w:t>.</w:t>
      </w:r>
    </w:p>
    <w:p w14:paraId="5A430AC5" w14:textId="1BE798AD" w:rsidR="00F1347E"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5. Capacidad </w:t>
      </w:r>
      <w:r w:rsidR="00553FBA" w:rsidRPr="00FB3789">
        <w:rPr>
          <w:rFonts w:ascii="Times New Roman" w:hAnsi="Times New Roman" w:cs="Times New Roman"/>
          <w:b/>
          <w:bCs/>
        </w:rPr>
        <w:t xml:space="preserve">de trabajo autónomo   </w:t>
      </w:r>
    </w:p>
    <w:p w14:paraId="6D46AD38" w14:textId="05BA412E" w:rsidR="00224E10" w:rsidRPr="00FB3789" w:rsidRDefault="00224E10" w:rsidP="000C4C41">
      <w:pPr>
        <w:pStyle w:val="Sinespaciado"/>
        <w:spacing w:before="240" w:line="276" w:lineRule="auto"/>
        <w:jc w:val="both"/>
        <w:rPr>
          <w:rFonts w:ascii="Times New Roman" w:eastAsia="Times New Roman" w:hAnsi="Times New Roman" w:cs="Times New Roman"/>
          <w:lang w:val="es"/>
        </w:rPr>
      </w:pPr>
      <w:r w:rsidRPr="00FB3789">
        <w:rPr>
          <w:rFonts w:ascii="Times New Roman" w:hAnsi="Times New Roman" w:cs="Times New Roman"/>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594DF5BB" w:rsidRPr="00FB3789">
        <w:rPr>
          <w:rFonts w:ascii="Times New Roman" w:hAnsi="Times New Roman" w:cs="Times New Roman"/>
        </w:rPr>
        <w:t xml:space="preserve"> </w:t>
      </w:r>
      <w:r w:rsidR="6E204D82" w:rsidRPr="00FB3789">
        <w:rPr>
          <w:rFonts w:ascii="Times New Roman" w:hAnsi="Times New Roman" w:cs="Times New Roman"/>
        </w:rPr>
        <w:t>Cabe destacar que, e</w:t>
      </w:r>
      <w:r w:rsidR="6E204D82" w:rsidRPr="00FB3789">
        <w:rPr>
          <w:rFonts w:ascii="Times New Roman" w:eastAsia="Times New Roman" w:hAnsi="Times New Roman" w:cs="Times New Roman"/>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14:paraId="5B27DABA" w14:textId="7BF0EC70" w:rsidR="00620642" w:rsidRPr="00FB3789" w:rsidRDefault="00620642" w:rsidP="000C4C41">
      <w:pPr>
        <w:spacing w:before="100" w:beforeAutospacing="1" w:after="0" w:line="276" w:lineRule="auto"/>
        <w:jc w:val="both"/>
        <w:rPr>
          <w:rFonts w:ascii="Times New Roman" w:hAnsi="Times New Roman" w:cs="Times New Roman"/>
          <w:lang w:val="es-CO"/>
        </w:rPr>
      </w:pPr>
      <w:r w:rsidRPr="00FB3789">
        <w:rPr>
          <w:rFonts w:ascii="Times New Roman" w:hAnsi="Times New Roman" w:cs="Times New Roman"/>
          <w:lang w:val="es-CO"/>
        </w:rPr>
        <w:t xml:space="preserve">El programa también promueve la </w:t>
      </w:r>
      <w:proofErr w:type="gramStart"/>
      <w:r w:rsidRPr="00FB3789">
        <w:rPr>
          <w:rFonts w:ascii="Times New Roman" w:hAnsi="Times New Roman" w:cs="Times New Roman"/>
          <w:lang w:val="es-CO"/>
        </w:rPr>
        <w:t>participación activa</w:t>
      </w:r>
      <w:proofErr w:type="gramEnd"/>
      <w:r w:rsidRPr="00FB3789">
        <w:rPr>
          <w:rFonts w:ascii="Times New Roman" w:hAnsi="Times New Roman" w:cs="Times New Roman"/>
          <w:lang w:val="es-CO"/>
        </w:rPr>
        <w:t xml:space="preserve"> de los estudiantes en actividades académicas, investigativas y de representación, tanto en el ámbito institucional como en escenarios externos. La representación estudiantil en órganos colegiados, así como la vinculación a semilleros de investigación, </w:t>
      </w:r>
      <w:r w:rsidR="00FB3789" w:rsidRPr="00FB3789">
        <w:rPr>
          <w:rFonts w:ascii="Times New Roman" w:hAnsi="Times New Roman" w:cs="Times New Roman"/>
          <w:lang w:val="es-CO"/>
        </w:rPr>
        <w:t>monitorias</w:t>
      </w:r>
      <w:r w:rsidRPr="00FB3789">
        <w:rPr>
          <w:rFonts w:ascii="Times New Roman" w:hAnsi="Times New Roman" w:cs="Times New Roman"/>
          <w:lang w:val="es-CO"/>
        </w:rPr>
        <w:t xml:space="preserve"> y proyectos de extensión, amplían las oportunidades de aprendizaje y consolidan la formación integral. No obstante, se reconoce la necesidad de ampliar la difusión de estos espacios, garantizar mayor continuidad en la representación estudiantil y fortalecer los mecanismos que incentiven la participación de un número creciente de estudiantes.</w:t>
      </w:r>
    </w:p>
    <w:p w14:paraId="583558B1" w14:textId="34D38F45" w:rsidR="004B62AB" w:rsidRPr="00396F9A" w:rsidRDefault="004B62AB" w:rsidP="000C4C41">
      <w:pPr>
        <w:pStyle w:val="Descripcin"/>
        <w:keepNext/>
        <w:spacing w:before="240" w:after="0" w:line="276" w:lineRule="auto"/>
        <w:jc w:val="center"/>
        <w:rPr>
          <w:rFonts w:ascii="Times New Roman" w:hAnsi="Times New Roman" w:cs="Times New Roman"/>
          <w:i w:val="0"/>
          <w:color w:val="auto"/>
          <w:sz w:val="22"/>
          <w:szCs w:val="22"/>
        </w:rPr>
      </w:pPr>
      <w:bookmarkStart w:id="226" w:name="_Toc211354455"/>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w:t>
      </w:r>
      <w:r w:rsidRPr="00396F9A">
        <w:rPr>
          <w:rFonts w:ascii="Times New Roman" w:hAnsi="Times New Roman" w:cs="Times New Roman"/>
          <w:i w:val="0"/>
          <w:color w:val="auto"/>
          <w:sz w:val="22"/>
          <w:szCs w:val="22"/>
        </w:rPr>
        <w:t>racterística 5. Capacidad de trabajo autónomo</w:t>
      </w:r>
      <w:r w:rsidR="004044DF" w:rsidRPr="00396F9A">
        <w:rPr>
          <w:rFonts w:ascii="Times New Roman" w:hAnsi="Times New Roman" w:cs="Times New Roman"/>
          <w:i w:val="0"/>
          <w:color w:val="auto"/>
          <w:sz w:val="22"/>
          <w:szCs w:val="22"/>
        </w:rPr>
        <w:t>.</w:t>
      </w:r>
      <w:bookmarkEnd w:id="226"/>
    </w:p>
    <w:tbl>
      <w:tblPr>
        <w:tblStyle w:val="Tablaconcuadrcula"/>
        <w:tblW w:w="8964" w:type="dxa"/>
        <w:tblInd w:w="-5" w:type="dxa"/>
        <w:tblLook w:val="04A0" w:firstRow="1" w:lastRow="0" w:firstColumn="1" w:lastColumn="0" w:noHBand="0" w:noVBand="1"/>
      </w:tblPr>
      <w:tblGrid>
        <w:gridCol w:w="2988"/>
        <w:gridCol w:w="2988"/>
        <w:gridCol w:w="2988"/>
      </w:tblGrid>
      <w:tr w:rsidR="004B62AB" w:rsidRPr="00FB3789" w14:paraId="32C3B65F" w14:textId="77777777" w:rsidTr="00E769A1">
        <w:trPr>
          <w:trHeight w:val="306"/>
        </w:trPr>
        <w:tc>
          <w:tcPr>
            <w:tcW w:w="2988" w:type="dxa"/>
            <w:shd w:val="clear" w:color="auto" w:fill="DEEAF6" w:themeFill="accent5" w:themeFillTint="33"/>
            <w:vAlign w:val="center"/>
          </w:tcPr>
          <w:p w14:paraId="119864BB" w14:textId="77777777" w:rsidR="004B62AB" w:rsidRPr="00FB3789" w:rsidRDefault="004B62AB" w:rsidP="004044DF">
            <w:pPr>
              <w:pStyle w:val="Sinespaciado"/>
              <w:jc w:val="center"/>
              <w:rPr>
                <w:rFonts w:ascii="Times New Roman" w:hAnsi="Times New Roman" w:cs="Times New Roman"/>
                <w:b/>
                <w:bCs/>
              </w:rPr>
            </w:pPr>
            <w:r w:rsidRPr="00FB3789">
              <w:rPr>
                <w:rFonts w:ascii="Times New Roman" w:hAnsi="Times New Roman" w:cs="Times New Roman"/>
                <w:b/>
                <w:bCs/>
              </w:rPr>
              <w:t>Grado de cumplimiento</w:t>
            </w:r>
          </w:p>
        </w:tc>
        <w:tc>
          <w:tcPr>
            <w:tcW w:w="2988" w:type="dxa"/>
            <w:shd w:val="clear" w:color="auto" w:fill="DEEAF6" w:themeFill="accent5" w:themeFillTint="33"/>
            <w:vAlign w:val="center"/>
          </w:tcPr>
          <w:p w14:paraId="1E5D1907" w14:textId="77777777" w:rsidR="004B62AB" w:rsidRPr="00FB3789" w:rsidRDefault="004B62AB" w:rsidP="004044DF">
            <w:pPr>
              <w:pStyle w:val="Sinespaciado"/>
              <w:jc w:val="center"/>
              <w:rPr>
                <w:rFonts w:ascii="Times New Roman" w:hAnsi="Times New Roman" w:cs="Times New Roman"/>
                <w:b/>
                <w:bCs/>
              </w:rPr>
            </w:pPr>
            <w:r w:rsidRPr="00FB3789">
              <w:rPr>
                <w:rFonts w:ascii="Times New Roman" w:hAnsi="Times New Roman" w:cs="Times New Roman"/>
                <w:b/>
                <w:bCs/>
              </w:rPr>
              <w:t>Calificación numérica</w:t>
            </w:r>
          </w:p>
        </w:tc>
        <w:tc>
          <w:tcPr>
            <w:tcW w:w="2988" w:type="dxa"/>
            <w:shd w:val="clear" w:color="auto" w:fill="DEEAF6" w:themeFill="accent5" w:themeFillTint="33"/>
            <w:vAlign w:val="center"/>
          </w:tcPr>
          <w:p w14:paraId="7495D2C5" w14:textId="77777777" w:rsidR="004B62AB" w:rsidRPr="00FB3789" w:rsidRDefault="004B62AB" w:rsidP="004044DF">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A337E8" w:rsidRPr="00FB3789" w14:paraId="66EBFF70" w14:textId="77777777" w:rsidTr="00E769A1">
        <w:trPr>
          <w:trHeight w:val="285"/>
        </w:trPr>
        <w:tc>
          <w:tcPr>
            <w:tcW w:w="2988" w:type="dxa"/>
            <w:vAlign w:val="center"/>
          </w:tcPr>
          <w:p w14:paraId="19381615" w14:textId="2010FBA9" w:rsidR="00A337E8" w:rsidRPr="00FB3789" w:rsidRDefault="00A337E8" w:rsidP="004044DF">
            <w:pPr>
              <w:pStyle w:val="Sinespaciado"/>
              <w:jc w:val="center"/>
              <w:rPr>
                <w:rFonts w:ascii="Times New Roman" w:hAnsi="Times New Roman" w:cs="Times New Roman"/>
              </w:rPr>
            </w:pPr>
            <w:r w:rsidRPr="00FB3789">
              <w:rPr>
                <w:rFonts w:ascii="Times New Roman" w:hAnsi="Times New Roman" w:cs="Times New Roman"/>
              </w:rPr>
              <w:t>Se cumple en alto grado</w:t>
            </w:r>
          </w:p>
        </w:tc>
        <w:tc>
          <w:tcPr>
            <w:tcW w:w="2988" w:type="dxa"/>
            <w:vAlign w:val="center"/>
          </w:tcPr>
          <w:p w14:paraId="17B3E69E" w14:textId="46933712" w:rsidR="00A337E8" w:rsidRPr="00FB3789" w:rsidRDefault="1BA92F23" w:rsidP="004044DF">
            <w:pPr>
              <w:pStyle w:val="Sinespaciado"/>
              <w:jc w:val="center"/>
              <w:rPr>
                <w:rFonts w:ascii="Times New Roman" w:hAnsi="Times New Roman" w:cs="Times New Roman"/>
              </w:rPr>
            </w:pPr>
            <w:r w:rsidRPr="00FB3789">
              <w:rPr>
                <w:rFonts w:ascii="Times New Roman" w:hAnsi="Times New Roman" w:cs="Times New Roman"/>
              </w:rPr>
              <w:t>4,0</w:t>
            </w:r>
          </w:p>
        </w:tc>
        <w:tc>
          <w:tcPr>
            <w:tcW w:w="2988" w:type="dxa"/>
            <w:vAlign w:val="center"/>
          </w:tcPr>
          <w:p w14:paraId="6BA2FDB5" w14:textId="59B1D77E" w:rsidR="00A337E8" w:rsidRPr="00FB3789" w:rsidRDefault="1BA92F23" w:rsidP="004044DF">
            <w:pPr>
              <w:pStyle w:val="Sinespaciado"/>
              <w:jc w:val="center"/>
              <w:rPr>
                <w:rFonts w:ascii="Times New Roman" w:hAnsi="Times New Roman" w:cs="Times New Roman"/>
              </w:rPr>
            </w:pPr>
            <w:r w:rsidRPr="00FB3789">
              <w:rPr>
                <w:rFonts w:ascii="Times New Roman" w:hAnsi="Times New Roman" w:cs="Times New Roman"/>
              </w:rPr>
              <w:t>19,19</w:t>
            </w:r>
          </w:p>
        </w:tc>
      </w:tr>
    </w:tbl>
    <w:p w14:paraId="06B3611B" w14:textId="57BF029B" w:rsidR="004B62AB" w:rsidRPr="00396F9A" w:rsidRDefault="2BC9B193" w:rsidP="000C4C41">
      <w:pPr>
        <w:pStyle w:val="Sinespaciado"/>
        <w:tabs>
          <w:tab w:val="center" w:pos="5053"/>
          <w:tab w:val="left" w:pos="7684"/>
        </w:tabs>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38CD2712" w:rsidRPr="00396F9A">
        <w:rPr>
          <w:rFonts w:ascii="Times New Roman" w:hAnsi="Times New Roman" w:cs="Times New Roman"/>
        </w:rPr>
        <w:t>(2023-1 a 2025-1)</w:t>
      </w:r>
      <w:r w:rsidR="004044DF" w:rsidRPr="00396F9A">
        <w:rPr>
          <w:rFonts w:ascii="Times New Roman" w:hAnsi="Times New Roman" w:cs="Times New Roman"/>
        </w:rPr>
        <w:t>.</w:t>
      </w:r>
    </w:p>
    <w:p w14:paraId="15B9CECD" w14:textId="03035665" w:rsidR="00F1347E"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6. Reglamento </w:t>
      </w:r>
      <w:r w:rsidR="00553FBA" w:rsidRPr="00FB3789">
        <w:rPr>
          <w:rFonts w:ascii="Times New Roman" w:hAnsi="Times New Roman" w:cs="Times New Roman"/>
          <w:b/>
          <w:bCs/>
        </w:rPr>
        <w:t xml:space="preserve">estudiantil y política académica </w:t>
      </w:r>
    </w:p>
    <w:p w14:paraId="4F6F149E" w14:textId="77777777"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14:paraId="312BA024" w14:textId="472B85A2" w:rsidR="00224E10" w:rsidRPr="00FB3789" w:rsidRDefault="00224E10" w:rsidP="00FB3789">
      <w:pPr>
        <w:pStyle w:val="Sinespaciado"/>
        <w:numPr>
          <w:ilvl w:val="0"/>
          <w:numId w:val="9"/>
        </w:numPr>
        <w:spacing w:before="240" w:line="276" w:lineRule="auto"/>
        <w:jc w:val="both"/>
        <w:rPr>
          <w:rFonts w:ascii="Times New Roman" w:hAnsi="Times New Roman" w:cs="Times New Roman"/>
        </w:rPr>
      </w:pPr>
      <w:hyperlink r:id="rId39" w:history="1">
        <w:r w:rsidRPr="00FB3789">
          <w:rPr>
            <w:rStyle w:val="Hipervnculo"/>
            <w:rFonts w:ascii="Times New Roman" w:hAnsi="Times New Roman" w:cs="Times New Roman"/>
          </w:rPr>
          <w:t>Acuerdo 001 de 2009</w:t>
        </w:r>
      </w:hyperlink>
      <w:r w:rsidRPr="00FB3789">
        <w:rPr>
          <w:rFonts w:ascii="Times New Roman" w:hAnsi="Times New Roman" w:cs="Times New Roman"/>
        </w:rPr>
        <w:t xml:space="preserve"> del Consejo </w:t>
      </w:r>
      <w:r w:rsidR="00937F29" w:rsidRPr="00FB3789">
        <w:rPr>
          <w:rFonts w:ascii="Times New Roman" w:hAnsi="Times New Roman" w:cs="Times New Roman"/>
        </w:rPr>
        <w:t>de Facultad</w:t>
      </w:r>
      <w:r w:rsidR="00596260" w:rsidRPr="00FB3789">
        <w:rPr>
          <w:rFonts w:ascii="Times New Roman" w:hAnsi="Times New Roman" w:cs="Times New Roman"/>
        </w:rPr>
        <w:t xml:space="preserve"> de Ingeniería</w:t>
      </w:r>
      <w:r w:rsidRPr="00FB3789">
        <w:rPr>
          <w:rFonts w:ascii="Times New Roman" w:hAnsi="Times New Roman" w:cs="Times New Roman"/>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14:paraId="71AB576C" w14:textId="155375D1" w:rsidR="00224E10" w:rsidRPr="00FB3789" w:rsidRDefault="00224E10" w:rsidP="00FB3789">
      <w:pPr>
        <w:pStyle w:val="Sinespaciado"/>
        <w:numPr>
          <w:ilvl w:val="0"/>
          <w:numId w:val="9"/>
        </w:numPr>
        <w:spacing w:line="276" w:lineRule="auto"/>
        <w:jc w:val="both"/>
        <w:rPr>
          <w:rFonts w:ascii="Times New Roman" w:hAnsi="Times New Roman" w:cs="Times New Roman"/>
        </w:rPr>
      </w:pPr>
      <w:hyperlink r:id="rId40" w:history="1">
        <w:r w:rsidRPr="00FB3789">
          <w:rPr>
            <w:rStyle w:val="Hipervnculo"/>
            <w:rFonts w:ascii="Times New Roman" w:hAnsi="Times New Roman" w:cs="Times New Roman"/>
          </w:rPr>
          <w:t>Acuerdo 001 de 2019</w:t>
        </w:r>
      </w:hyperlink>
      <w:r w:rsidR="00937F29" w:rsidRPr="00FB3789">
        <w:rPr>
          <w:rFonts w:ascii="Times New Roman" w:hAnsi="Times New Roman" w:cs="Times New Roman"/>
        </w:rPr>
        <w:t xml:space="preserve"> del Consejo Académico</w:t>
      </w:r>
      <w:r w:rsidRPr="00FB3789">
        <w:rPr>
          <w:rFonts w:ascii="Times New Roman" w:hAnsi="Times New Roman" w:cs="Times New Roman"/>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14:paraId="5545BBF9" w14:textId="3DDB89A0" w:rsidR="00224E10" w:rsidRPr="00FB3789" w:rsidRDefault="00224E10" w:rsidP="00FB3789">
      <w:pPr>
        <w:pStyle w:val="Sinespaciado"/>
        <w:numPr>
          <w:ilvl w:val="0"/>
          <w:numId w:val="9"/>
        </w:numPr>
        <w:spacing w:line="276" w:lineRule="auto"/>
        <w:jc w:val="both"/>
        <w:rPr>
          <w:rFonts w:ascii="Times New Roman" w:hAnsi="Times New Roman" w:cs="Times New Roman"/>
        </w:rPr>
      </w:pPr>
      <w:hyperlink r:id="rId41" w:history="1">
        <w:r w:rsidRPr="00FB3789">
          <w:rPr>
            <w:rStyle w:val="Hipervnculo"/>
            <w:rFonts w:ascii="Times New Roman" w:hAnsi="Times New Roman" w:cs="Times New Roman"/>
          </w:rPr>
          <w:t>Acuerdo 004 de 2022</w:t>
        </w:r>
      </w:hyperlink>
      <w:r w:rsidR="00937F29" w:rsidRPr="00FB3789">
        <w:rPr>
          <w:rFonts w:ascii="Times New Roman" w:hAnsi="Times New Roman" w:cs="Times New Roman"/>
        </w:rPr>
        <w:t xml:space="preserve"> del Consejo Académico, </w:t>
      </w:r>
      <w:r w:rsidRPr="00FB3789">
        <w:rPr>
          <w:rFonts w:ascii="Times New Roman" w:hAnsi="Times New Roman" w:cs="Times New Roman"/>
        </w:rPr>
        <w:t>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14:paraId="669519A7" w14:textId="63838F2C"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Estos instrumentos normativos se encuentran plenamente vigentes y son socializados a los estudiantes desde su ingreso al programa. Su implementación 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14:paraId="601DA610" w14:textId="77777777"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Adicionalmente, las políticas académicas institucionales están orientadas por el Proyecto Educativo Institucional (PEI) y el Plan de Desarrollo Institucional (PDI), los cuales promueven la calidad académica, la inclusión, la innovación pedagógica, la responsabilidad social universitaria y la internacionalización de los procesos educativos.</w:t>
      </w:r>
    </w:p>
    <w:p w14:paraId="7873F5C4" w14:textId="765D56E3" w:rsidR="00224E10" w:rsidRPr="00FB3789" w:rsidRDefault="00937F29" w:rsidP="000C4C41">
      <w:pPr>
        <w:pStyle w:val="Sinespaciado"/>
        <w:spacing w:before="240" w:after="240" w:line="276" w:lineRule="auto"/>
        <w:jc w:val="both"/>
        <w:rPr>
          <w:rFonts w:ascii="Times New Roman" w:hAnsi="Times New Roman" w:cs="Times New Roman"/>
        </w:rPr>
      </w:pPr>
      <w:r w:rsidRPr="00FB3789">
        <w:rPr>
          <w:rFonts w:ascii="Times New Roman" w:hAnsi="Times New Roman" w:cs="Times New Roman"/>
        </w:rPr>
        <w:t xml:space="preserve">La solidez normativa del programa también se confirma en los resultados de la </w:t>
      </w:r>
      <w:r w:rsidRPr="00FB3789">
        <w:rPr>
          <w:rFonts w:ascii="Times New Roman" w:hAnsi="Times New Roman" w:cs="Times New Roman"/>
          <w:bCs/>
        </w:rPr>
        <w:t>encuesta aplicada a estudiantes</w:t>
      </w:r>
      <w:r w:rsidRPr="00FB3789">
        <w:rPr>
          <w:rFonts w:ascii="Times New Roman" w:hAnsi="Times New Roman" w:cs="Times New Roman"/>
        </w:rPr>
        <w:t xml:space="preserve">, donde el </w:t>
      </w:r>
      <w:r w:rsidRPr="00FB3789">
        <w:rPr>
          <w:rFonts w:ascii="Times New Roman" w:hAnsi="Times New Roman" w:cs="Times New Roman"/>
          <w:bCs/>
        </w:rPr>
        <w:t>79%</w:t>
      </w:r>
      <w:r w:rsidRPr="00FB3789">
        <w:rPr>
          <w:rFonts w:ascii="Times New Roman" w:hAnsi="Times New Roman" w:cs="Times New Roman"/>
        </w:rPr>
        <w:t xml:space="preserve"> manifestó estar “de acuerdo” o “totalmente de acuerdo” en que el </w:t>
      </w:r>
      <w:r w:rsidRPr="00FB3789">
        <w:rPr>
          <w:rFonts w:ascii="Times New Roman" w:hAnsi="Times New Roman" w:cs="Times New Roman"/>
          <w:bCs/>
        </w:rPr>
        <w:t>reglamento estudiantil y las políticas académicas del programa son pertinentes y están actualizadas</w:t>
      </w:r>
      <w:r w:rsidRPr="00FB3789">
        <w:rPr>
          <w:rFonts w:ascii="Times New Roman" w:hAnsi="Times New Roman" w:cs="Times New Roman"/>
        </w:rPr>
        <w:t xml:space="preserve">. Solo un </w:t>
      </w:r>
      <w:r w:rsidRPr="00FB3789">
        <w:rPr>
          <w:rFonts w:ascii="Times New Roman" w:hAnsi="Times New Roman" w:cs="Times New Roman"/>
          <w:bCs/>
        </w:rPr>
        <w:t>2%</w:t>
      </w:r>
      <w:r w:rsidRPr="00FB3789">
        <w:rPr>
          <w:rFonts w:ascii="Times New Roman" w:hAnsi="Times New Roman" w:cs="Times New Roman"/>
        </w:rPr>
        <w:t xml:space="preserve"> expresó desacuerdo y un </w:t>
      </w:r>
      <w:r w:rsidRPr="00FB3789">
        <w:rPr>
          <w:rFonts w:ascii="Times New Roman" w:hAnsi="Times New Roman" w:cs="Times New Roman"/>
          <w:bCs/>
        </w:rPr>
        <w:t>17%</w:t>
      </w:r>
      <w:r w:rsidRPr="00FB3789">
        <w:rPr>
          <w:rFonts w:ascii="Times New Roman" w:hAnsi="Times New Roman" w:cs="Times New Roman"/>
        </w:rPr>
        <w:t xml:space="preserve"> se mostró neutral. Estos resultados, representados en la siguiente </w:t>
      </w:r>
      <w:r w:rsidR="00AD2285" w:rsidRPr="00FB3789">
        <w:rPr>
          <w:rFonts w:ascii="Times New Roman" w:hAnsi="Times New Roman" w:cs="Times New Roman"/>
        </w:rPr>
        <w:t>ilustración</w:t>
      </w:r>
      <w:r w:rsidRPr="00FB3789">
        <w:rPr>
          <w:rFonts w:ascii="Times New Roman" w:hAnsi="Times New Roman" w:cs="Times New Roman"/>
        </w:rPr>
        <w:t xml:space="preserve">, evidencian que la comunidad académica reconoce un </w:t>
      </w:r>
      <w:r w:rsidRPr="00FB3789">
        <w:rPr>
          <w:rFonts w:ascii="Times New Roman" w:hAnsi="Times New Roman" w:cs="Times New Roman"/>
          <w:bCs/>
        </w:rPr>
        <w:t>marco regulatorio claro y vigente</w:t>
      </w:r>
      <w:r w:rsidRPr="00FB3789">
        <w:rPr>
          <w:rFonts w:ascii="Times New Roman" w:hAnsi="Times New Roman" w:cs="Times New Roman"/>
        </w:rPr>
        <w:t xml:space="preserve">, que respalda la equidad, la transparencia y la coherencia de los procesos académicos. Al mismo tiempo, ponen de manifiesto la necesidad de continuar fortaleciendo los procesos de </w:t>
      </w:r>
      <w:r w:rsidRPr="00FB3789">
        <w:rPr>
          <w:rFonts w:ascii="Times New Roman" w:hAnsi="Times New Roman" w:cs="Times New Roman"/>
          <w:bCs/>
        </w:rPr>
        <w:t>socialización y difusión de la normativa</w:t>
      </w:r>
      <w:r w:rsidRPr="00FB3789">
        <w:rPr>
          <w:rFonts w:ascii="Times New Roman" w:hAnsi="Times New Roman" w:cs="Times New Roman"/>
        </w:rPr>
        <w:t>, especialmente para los estudiantes de primer ingreso.</w:t>
      </w:r>
    </w:p>
    <w:p w14:paraId="323D6C0B" w14:textId="3904A6A8" w:rsidR="00937F29" w:rsidRPr="00FB3789" w:rsidRDefault="00A64B63" w:rsidP="000C4C41">
      <w:pPr>
        <w:pStyle w:val="Sinespaciado"/>
        <w:spacing w:line="276" w:lineRule="auto"/>
        <w:jc w:val="center"/>
        <w:rPr>
          <w:rStyle w:val="Textoennegrita"/>
          <w:rFonts w:ascii="Times New Roman" w:hAnsi="Times New Roman" w:cs="Times New Roman"/>
          <w:b w:val="0"/>
          <w:bCs w:val="0"/>
        </w:rPr>
      </w:pPr>
      <w:bookmarkStart w:id="227" w:name="_Toc211354524"/>
      <w:r w:rsidRPr="00FB3789">
        <w:rPr>
          <w:rFonts w:ascii="Times New Roman" w:hAnsi="Times New Roman" w:cs="Times New Roman"/>
        </w:rPr>
        <w:t xml:space="preserve">Ilustración </w:t>
      </w:r>
      <w:r w:rsidRPr="00396F9A">
        <w:rPr>
          <w:rFonts w:ascii="Times New Roman" w:hAnsi="Times New Roman" w:cs="Times New Roman"/>
        </w:rPr>
        <w:fldChar w:fldCharType="begin"/>
      </w:r>
      <w:r w:rsidRPr="00FB3789">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8</w:t>
      </w:r>
      <w:r w:rsidRPr="00396F9A">
        <w:rPr>
          <w:rFonts w:ascii="Times New Roman" w:hAnsi="Times New Roman" w:cs="Times New Roman"/>
        </w:rPr>
        <w:fldChar w:fldCharType="end"/>
      </w:r>
      <w:r w:rsidRPr="001A2CAA">
        <w:rPr>
          <w:rFonts w:ascii="Times New Roman" w:hAnsi="Times New Roman" w:cs="Times New Roman"/>
        </w:rPr>
        <w:t xml:space="preserve"> </w:t>
      </w:r>
      <w:r w:rsidR="00937F29" w:rsidRPr="00396F9A">
        <w:rPr>
          <w:rStyle w:val="Textoennegrita"/>
          <w:rFonts w:ascii="Times New Roman" w:hAnsi="Times New Roman" w:cs="Times New Roman"/>
          <w:b w:val="0"/>
          <w:bCs w:val="0"/>
        </w:rPr>
        <w:t>Percepción de los estudiantes sobre la pertinencia y actualización del reglamento estudiantil y la política académica</w:t>
      </w:r>
      <w:r w:rsidR="004044DF" w:rsidRPr="00FB3789">
        <w:rPr>
          <w:rStyle w:val="Textoennegrita"/>
          <w:rFonts w:ascii="Times New Roman" w:hAnsi="Times New Roman" w:cs="Times New Roman"/>
          <w:b w:val="0"/>
          <w:bCs w:val="0"/>
        </w:rPr>
        <w:t>.</w:t>
      </w:r>
      <w:bookmarkEnd w:id="227"/>
    </w:p>
    <w:p w14:paraId="5F1DBCF9" w14:textId="78A34738" w:rsidR="00937F29" w:rsidRPr="00FB3789" w:rsidRDefault="00937F29" w:rsidP="000C4C41">
      <w:pPr>
        <w:pStyle w:val="Sinespaciado"/>
        <w:spacing w:line="276" w:lineRule="auto"/>
        <w:jc w:val="center"/>
        <w:rPr>
          <w:rFonts w:ascii="Times New Roman" w:hAnsi="Times New Roman" w:cs="Times New Roman"/>
          <w:highlight w:val="magenta"/>
        </w:rPr>
      </w:pPr>
      <w:r w:rsidRPr="00FB3789">
        <w:rPr>
          <w:rFonts w:ascii="Times New Roman" w:hAnsi="Times New Roman" w:cs="Times New Roman"/>
          <w:noProof/>
        </w:rPr>
        <w:drawing>
          <wp:inline distT="0" distB="0" distL="0" distR="0" wp14:anchorId="7BC0E9FC" wp14:editId="714EB3AE">
            <wp:extent cx="2867559" cy="1862006"/>
            <wp:effectExtent l="0" t="0" r="9525"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98603" cy="1882164"/>
                    </a:xfrm>
                    <a:prstGeom prst="rect">
                      <a:avLst/>
                    </a:prstGeom>
                    <a:noFill/>
                    <a:ln>
                      <a:noFill/>
                    </a:ln>
                  </pic:spPr>
                </pic:pic>
              </a:graphicData>
            </a:graphic>
          </wp:inline>
        </w:drawing>
      </w:r>
      <w:r w:rsidRPr="00FB3789">
        <w:rPr>
          <w:rFonts w:ascii="Times New Roman" w:hAnsi="Times New Roman" w:cs="Times New Roman"/>
        </w:rPr>
        <w:br/>
      </w:r>
      <w:r w:rsidRPr="001A2CAA">
        <w:rPr>
          <w:rStyle w:val="nfasis"/>
          <w:rFonts w:ascii="Times New Roman" w:hAnsi="Times New Roman" w:cs="Times New Roman"/>
          <w:i w:val="0"/>
        </w:rPr>
        <w:t xml:space="preserve">Fuente: Encuesta de Estudiantes, </w:t>
      </w:r>
      <w:r w:rsidR="004044DF" w:rsidRPr="00396F9A">
        <w:rPr>
          <w:rStyle w:val="nfasis"/>
          <w:rFonts w:ascii="Times New Roman" w:hAnsi="Times New Roman" w:cs="Times New Roman"/>
          <w:i w:val="0"/>
        </w:rPr>
        <w:t>p</w:t>
      </w:r>
      <w:r w:rsidRPr="00396F9A">
        <w:rPr>
          <w:rStyle w:val="nfasis"/>
          <w:rFonts w:ascii="Times New Roman" w:hAnsi="Times New Roman" w:cs="Times New Roman"/>
          <w:i w:val="0"/>
        </w:rPr>
        <w:t>roceso de Autoevaluación 2025</w:t>
      </w:r>
      <w:r w:rsidR="004044DF" w:rsidRPr="00396F9A">
        <w:rPr>
          <w:rStyle w:val="nfasis"/>
          <w:rFonts w:ascii="Times New Roman" w:hAnsi="Times New Roman" w:cs="Times New Roman"/>
          <w:i w:val="0"/>
        </w:rPr>
        <w:t>.</w:t>
      </w:r>
    </w:p>
    <w:p w14:paraId="54EC810D" w14:textId="585BB17C" w:rsidR="0055478D" w:rsidRPr="00FB3789" w:rsidRDefault="0055478D" w:rsidP="000C4C41">
      <w:pPr>
        <w:pStyle w:val="NormalWeb"/>
        <w:spacing w:after="0" w:afterAutospacing="0" w:line="276" w:lineRule="auto"/>
        <w:jc w:val="both"/>
        <w:rPr>
          <w:rFonts w:eastAsiaTheme="minorHAnsi"/>
          <w:sz w:val="22"/>
          <w:szCs w:val="22"/>
          <w:lang w:eastAsia="en-US"/>
        </w:rPr>
      </w:pPr>
      <w:r w:rsidRPr="00FB3789">
        <w:rPr>
          <w:rFonts w:eastAsiaTheme="minorHAnsi"/>
          <w:sz w:val="22"/>
          <w:szCs w:val="22"/>
          <w:lang w:eastAsia="en-US"/>
        </w:rPr>
        <w:lastRenderedPageBreak/>
        <w:t xml:space="preserve">El </w:t>
      </w:r>
      <w:r w:rsidR="00AA2705" w:rsidRPr="00FB3789">
        <w:rPr>
          <w:rFonts w:eastAsiaTheme="minorHAnsi"/>
          <w:sz w:val="22"/>
          <w:szCs w:val="22"/>
          <w:lang w:eastAsia="en-US"/>
        </w:rPr>
        <w:t xml:space="preserve">reglamento estudiantil </w:t>
      </w:r>
      <w:r w:rsidRPr="00FB3789">
        <w:rPr>
          <w:rFonts w:eastAsiaTheme="minorHAnsi"/>
          <w:sz w:val="22"/>
          <w:szCs w:val="22"/>
          <w:lang w:eastAsia="en-US"/>
        </w:rPr>
        <w:t>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14:paraId="101FADFD" w14:textId="77777777" w:rsidR="0055478D" w:rsidRPr="00FB3789" w:rsidRDefault="0055478D" w:rsidP="000C4C41">
      <w:pPr>
        <w:pStyle w:val="NormalWeb"/>
        <w:spacing w:after="0" w:afterAutospacing="0" w:line="276" w:lineRule="auto"/>
        <w:jc w:val="both"/>
        <w:rPr>
          <w:rFonts w:eastAsiaTheme="minorHAnsi"/>
          <w:sz w:val="22"/>
          <w:szCs w:val="22"/>
          <w:lang w:eastAsia="en-US"/>
        </w:rPr>
      </w:pPr>
      <w:r w:rsidRPr="00FB3789">
        <w:rPr>
          <w:rFonts w:eastAsiaTheme="minorHAnsi"/>
          <w:sz w:val="22"/>
          <w:szCs w:val="22"/>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14:paraId="1B972E80" w14:textId="4B7653C6" w:rsidR="00454D07" w:rsidRPr="00396F9A" w:rsidRDefault="00454D07" w:rsidP="000C4C41">
      <w:pPr>
        <w:pStyle w:val="Descripcin"/>
        <w:keepNext/>
        <w:spacing w:before="240" w:after="0" w:line="276" w:lineRule="auto"/>
        <w:jc w:val="center"/>
        <w:rPr>
          <w:rFonts w:ascii="Times New Roman" w:hAnsi="Times New Roman" w:cs="Times New Roman"/>
          <w:i w:val="0"/>
          <w:color w:val="auto"/>
          <w:sz w:val="22"/>
          <w:szCs w:val="22"/>
        </w:rPr>
      </w:pPr>
      <w:bookmarkStart w:id="228" w:name="_Toc211354456"/>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B3789">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6. Reglamento estudiantil y política acad</w:t>
      </w:r>
      <w:r w:rsidRPr="00396F9A">
        <w:rPr>
          <w:rFonts w:ascii="Times New Roman" w:hAnsi="Times New Roman" w:cs="Times New Roman"/>
          <w:i w:val="0"/>
          <w:color w:val="auto"/>
          <w:sz w:val="22"/>
          <w:szCs w:val="22"/>
        </w:rPr>
        <w:t>émica</w:t>
      </w:r>
      <w:r w:rsidR="004044DF" w:rsidRPr="00396F9A">
        <w:rPr>
          <w:rFonts w:ascii="Times New Roman" w:hAnsi="Times New Roman" w:cs="Times New Roman"/>
          <w:i w:val="0"/>
          <w:color w:val="auto"/>
          <w:sz w:val="22"/>
          <w:szCs w:val="22"/>
        </w:rPr>
        <w:t>.</w:t>
      </w:r>
      <w:bookmarkEnd w:id="228"/>
    </w:p>
    <w:tbl>
      <w:tblPr>
        <w:tblStyle w:val="Tablaconcuadrcula"/>
        <w:tblW w:w="8964" w:type="dxa"/>
        <w:tblInd w:w="-5" w:type="dxa"/>
        <w:tblLook w:val="04A0" w:firstRow="1" w:lastRow="0" w:firstColumn="1" w:lastColumn="0" w:noHBand="0" w:noVBand="1"/>
      </w:tblPr>
      <w:tblGrid>
        <w:gridCol w:w="2988"/>
        <w:gridCol w:w="2988"/>
        <w:gridCol w:w="2988"/>
      </w:tblGrid>
      <w:tr w:rsidR="00454D07" w:rsidRPr="00FB3789" w14:paraId="1BBFC6C9" w14:textId="77777777" w:rsidTr="00AA2705">
        <w:trPr>
          <w:trHeight w:val="341"/>
        </w:trPr>
        <w:tc>
          <w:tcPr>
            <w:tcW w:w="2988" w:type="dxa"/>
            <w:shd w:val="clear" w:color="auto" w:fill="DEEAF6" w:themeFill="accent5" w:themeFillTint="33"/>
            <w:vAlign w:val="center"/>
          </w:tcPr>
          <w:p w14:paraId="11DFAAF0" w14:textId="77777777" w:rsidR="00454D07" w:rsidRPr="00FB3789" w:rsidRDefault="00454D07" w:rsidP="004044DF">
            <w:pPr>
              <w:pStyle w:val="Sinespaciado"/>
              <w:jc w:val="center"/>
              <w:rPr>
                <w:rFonts w:ascii="Times New Roman" w:hAnsi="Times New Roman" w:cs="Times New Roman"/>
                <w:b/>
                <w:bCs/>
              </w:rPr>
            </w:pPr>
            <w:r w:rsidRPr="00FB3789">
              <w:rPr>
                <w:rFonts w:ascii="Times New Roman" w:hAnsi="Times New Roman" w:cs="Times New Roman"/>
                <w:b/>
                <w:bCs/>
              </w:rPr>
              <w:t>Grado de cumplimiento</w:t>
            </w:r>
          </w:p>
        </w:tc>
        <w:tc>
          <w:tcPr>
            <w:tcW w:w="2988" w:type="dxa"/>
            <w:shd w:val="clear" w:color="auto" w:fill="DEEAF6" w:themeFill="accent5" w:themeFillTint="33"/>
            <w:vAlign w:val="center"/>
          </w:tcPr>
          <w:p w14:paraId="4CAD62C6" w14:textId="77777777" w:rsidR="00454D07" w:rsidRPr="00FB3789" w:rsidRDefault="00454D07" w:rsidP="004044DF">
            <w:pPr>
              <w:pStyle w:val="Sinespaciado"/>
              <w:jc w:val="center"/>
              <w:rPr>
                <w:rFonts w:ascii="Times New Roman" w:hAnsi="Times New Roman" w:cs="Times New Roman"/>
                <w:b/>
                <w:bCs/>
              </w:rPr>
            </w:pPr>
            <w:r w:rsidRPr="00FB3789">
              <w:rPr>
                <w:rFonts w:ascii="Times New Roman" w:hAnsi="Times New Roman" w:cs="Times New Roman"/>
                <w:b/>
                <w:bCs/>
              </w:rPr>
              <w:t>Calificación numérica</w:t>
            </w:r>
          </w:p>
        </w:tc>
        <w:tc>
          <w:tcPr>
            <w:tcW w:w="2988" w:type="dxa"/>
            <w:shd w:val="clear" w:color="auto" w:fill="DEEAF6" w:themeFill="accent5" w:themeFillTint="33"/>
            <w:vAlign w:val="center"/>
          </w:tcPr>
          <w:p w14:paraId="32B31880" w14:textId="77777777" w:rsidR="00454D07" w:rsidRPr="00FB3789" w:rsidRDefault="00454D07" w:rsidP="004044DF">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A337E8" w:rsidRPr="00FB3789" w14:paraId="06ABB09D" w14:textId="77777777" w:rsidTr="00AA2705">
        <w:trPr>
          <w:trHeight w:val="317"/>
        </w:trPr>
        <w:tc>
          <w:tcPr>
            <w:tcW w:w="2988" w:type="dxa"/>
            <w:vAlign w:val="center"/>
          </w:tcPr>
          <w:p w14:paraId="2739D028" w14:textId="3DDB2B75" w:rsidR="00A337E8" w:rsidRPr="00FB3789" w:rsidRDefault="00A337E8" w:rsidP="004044DF">
            <w:pPr>
              <w:pStyle w:val="Sinespaciado"/>
              <w:jc w:val="center"/>
              <w:rPr>
                <w:rFonts w:ascii="Times New Roman" w:hAnsi="Times New Roman" w:cs="Times New Roman"/>
              </w:rPr>
            </w:pPr>
            <w:r w:rsidRPr="00FB3789">
              <w:rPr>
                <w:rFonts w:ascii="Times New Roman" w:hAnsi="Times New Roman" w:cs="Times New Roman"/>
              </w:rPr>
              <w:t>Se cumple plenamente</w:t>
            </w:r>
          </w:p>
        </w:tc>
        <w:tc>
          <w:tcPr>
            <w:tcW w:w="2988" w:type="dxa"/>
            <w:vAlign w:val="center"/>
          </w:tcPr>
          <w:p w14:paraId="6FF35EC7" w14:textId="6C807EC4" w:rsidR="00A337E8" w:rsidRPr="00FB3789" w:rsidRDefault="1BA92F23" w:rsidP="004044DF">
            <w:pPr>
              <w:pStyle w:val="Sinespaciado"/>
              <w:jc w:val="center"/>
              <w:rPr>
                <w:rFonts w:ascii="Times New Roman" w:hAnsi="Times New Roman" w:cs="Times New Roman"/>
              </w:rPr>
            </w:pPr>
            <w:r w:rsidRPr="00FB3789">
              <w:rPr>
                <w:rFonts w:ascii="Times New Roman" w:hAnsi="Times New Roman" w:cs="Times New Roman"/>
              </w:rPr>
              <w:t>5,</w:t>
            </w:r>
            <w:commentRangeStart w:id="229"/>
            <w:r w:rsidRPr="00FB3789">
              <w:rPr>
                <w:rFonts w:ascii="Times New Roman" w:hAnsi="Times New Roman" w:cs="Times New Roman"/>
              </w:rPr>
              <w:t>0</w:t>
            </w:r>
            <w:commentRangeEnd w:id="229"/>
            <w:r w:rsidR="000D4A6B">
              <w:rPr>
                <w:rStyle w:val="Refdecomentario"/>
                <w:lang w:val="es-ES"/>
              </w:rPr>
              <w:commentReference w:id="229"/>
            </w:r>
          </w:p>
        </w:tc>
        <w:tc>
          <w:tcPr>
            <w:tcW w:w="2988" w:type="dxa"/>
            <w:vAlign w:val="center"/>
          </w:tcPr>
          <w:p w14:paraId="6687E6BC" w14:textId="52358040" w:rsidR="00A337E8" w:rsidRPr="00FB3789" w:rsidRDefault="1BA92F23" w:rsidP="004044DF">
            <w:pPr>
              <w:pStyle w:val="Sinespaciado"/>
              <w:jc w:val="center"/>
              <w:rPr>
                <w:rFonts w:ascii="Times New Roman" w:hAnsi="Times New Roman" w:cs="Times New Roman"/>
              </w:rPr>
            </w:pPr>
            <w:r w:rsidRPr="00FB3789">
              <w:rPr>
                <w:rFonts w:ascii="Times New Roman" w:hAnsi="Times New Roman" w:cs="Times New Roman"/>
              </w:rPr>
              <w:t>13,37</w:t>
            </w:r>
          </w:p>
        </w:tc>
      </w:tr>
    </w:tbl>
    <w:p w14:paraId="248BE1CF" w14:textId="384EB226" w:rsidR="00454D07" w:rsidRPr="00396F9A" w:rsidRDefault="00454D07" w:rsidP="000C4C41">
      <w:pPr>
        <w:pStyle w:val="Sinespaciado"/>
        <w:spacing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4044DF" w:rsidRPr="00396F9A">
        <w:rPr>
          <w:rFonts w:ascii="Times New Roman" w:hAnsi="Times New Roman" w:cs="Times New Roman"/>
        </w:rPr>
        <w:t>.</w:t>
      </w:r>
    </w:p>
    <w:p w14:paraId="7CE2FABA" w14:textId="7E37C08E" w:rsidR="00D97984"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7. Estímulos </w:t>
      </w:r>
      <w:r w:rsidR="00553FBA" w:rsidRPr="00FB3789">
        <w:rPr>
          <w:rFonts w:ascii="Times New Roman" w:hAnsi="Times New Roman" w:cs="Times New Roman"/>
          <w:b/>
          <w:bCs/>
        </w:rPr>
        <w:t xml:space="preserve">y apoyos para estudiantes  </w:t>
      </w:r>
    </w:p>
    <w:p w14:paraId="3DDE937F" w14:textId="77777777"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14:paraId="42368A5C" w14:textId="70C8A532"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 xml:space="preserve">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w:t>
      </w:r>
      <w:r w:rsidR="00453348" w:rsidRPr="00FB3789">
        <w:rPr>
          <w:rFonts w:ascii="Times New Roman" w:hAnsi="Times New Roman" w:cs="Times New Roman"/>
        </w:rPr>
        <w:t xml:space="preserve">y </w:t>
      </w:r>
      <w:r w:rsidRPr="00FB3789">
        <w:rPr>
          <w:rFonts w:ascii="Times New Roman" w:hAnsi="Times New Roman" w:cs="Times New Roman"/>
        </w:rPr>
        <w:t>estrategias de salud mental</w:t>
      </w:r>
      <w:r w:rsidR="00937F29" w:rsidRPr="00FB3789">
        <w:rPr>
          <w:rFonts w:ascii="Times New Roman" w:hAnsi="Times New Roman" w:cs="Times New Roman"/>
        </w:rPr>
        <w:t>.</w:t>
      </w:r>
    </w:p>
    <w:p w14:paraId="1BA24FEF" w14:textId="67B0B4E1"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 xml:space="preserve">A nivel académico, los estudiantes de la </w:t>
      </w:r>
      <w:r w:rsidR="00743ED6" w:rsidRPr="00FB3789">
        <w:rPr>
          <w:rFonts w:ascii="Times New Roman" w:hAnsi="Times New Roman" w:cs="Times New Roman"/>
        </w:rPr>
        <w:t>M</w:t>
      </w:r>
      <w:r w:rsidRPr="00FB3789">
        <w:rPr>
          <w:rFonts w:ascii="Times New Roman" w:hAnsi="Times New Roman" w:cs="Times New Roman"/>
        </w:rPr>
        <w:t xml:space="preserve">aestría pueden acceder a estímulos institucionales como la </w:t>
      </w:r>
      <w:r w:rsidR="00FB3789" w:rsidRPr="00FB3789">
        <w:rPr>
          <w:rFonts w:ascii="Times New Roman" w:hAnsi="Times New Roman" w:cs="Times New Roman"/>
        </w:rPr>
        <w:t>monitoria</w:t>
      </w:r>
      <w:r w:rsidRPr="00FB3789">
        <w:rPr>
          <w:rFonts w:ascii="Times New Roman" w:hAnsi="Times New Roman" w:cs="Times New Roman"/>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14:paraId="2707D72A" w14:textId="77777777" w:rsidR="00224E10" w:rsidRPr="00FB3789" w:rsidRDefault="00224E10" w:rsidP="000C4C41">
      <w:pPr>
        <w:pStyle w:val="Sinespaciado"/>
        <w:spacing w:before="240" w:line="276" w:lineRule="auto"/>
        <w:jc w:val="both"/>
        <w:rPr>
          <w:rFonts w:ascii="Times New Roman" w:hAnsi="Times New Roman" w:cs="Times New Roman"/>
        </w:rPr>
      </w:pPr>
      <w:r w:rsidRPr="00FB3789">
        <w:rPr>
          <w:rFonts w:ascii="Times New Roman" w:hAnsi="Times New Roman" w:cs="Times New Roman"/>
        </w:rPr>
        <w:t>Descuentos en matrícula basados en criterios definidos:</w:t>
      </w:r>
    </w:p>
    <w:p w14:paraId="72D629C4" w14:textId="77777777" w:rsidR="00224E10" w:rsidRPr="00FB3789" w:rsidRDefault="00224E10" w:rsidP="00FB3789">
      <w:pPr>
        <w:pStyle w:val="Sinespaciado"/>
        <w:numPr>
          <w:ilvl w:val="0"/>
          <w:numId w:val="10"/>
        </w:numPr>
        <w:spacing w:line="276" w:lineRule="auto"/>
        <w:jc w:val="both"/>
        <w:rPr>
          <w:rFonts w:ascii="Times New Roman" w:hAnsi="Times New Roman" w:cs="Times New Roman"/>
        </w:rPr>
      </w:pPr>
      <w:r w:rsidRPr="00FB3789">
        <w:rPr>
          <w:rFonts w:ascii="Times New Roman" w:hAnsi="Times New Roman" w:cs="Times New Roman"/>
        </w:rPr>
        <w:t>10% por certificado electoral de participación en las últimas votaciones.</w:t>
      </w:r>
    </w:p>
    <w:p w14:paraId="1D0D374C" w14:textId="77777777" w:rsidR="00224E10" w:rsidRPr="00FB3789" w:rsidRDefault="00224E10" w:rsidP="00FB3789">
      <w:pPr>
        <w:pStyle w:val="Sinespaciado"/>
        <w:numPr>
          <w:ilvl w:val="0"/>
          <w:numId w:val="10"/>
        </w:numPr>
        <w:spacing w:line="276" w:lineRule="auto"/>
        <w:jc w:val="both"/>
        <w:rPr>
          <w:rFonts w:ascii="Times New Roman" w:hAnsi="Times New Roman" w:cs="Times New Roman"/>
        </w:rPr>
      </w:pPr>
      <w:r w:rsidRPr="00FB3789">
        <w:rPr>
          <w:rFonts w:ascii="Times New Roman" w:hAnsi="Times New Roman" w:cs="Times New Roman"/>
        </w:rPr>
        <w:t>30% para egresados de pregrado de la Universidad Distrital FJC.</w:t>
      </w:r>
    </w:p>
    <w:p w14:paraId="1F0F1216" w14:textId="77777777" w:rsidR="00224E10" w:rsidRPr="00FB3789" w:rsidRDefault="00224E10" w:rsidP="00FB3789">
      <w:pPr>
        <w:pStyle w:val="Sinespaciado"/>
        <w:numPr>
          <w:ilvl w:val="0"/>
          <w:numId w:val="10"/>
        </w:numPr>
        <w:spacing w:line="276" w:lineRule="auto"/>
        <w:jc w:val="both"/>
        <w:rPr>
          <w:rFonts w:ascii="Times New Roman" w:hAnsi="Times New Roman" w:cs="Times New Roman"/>
        </w:rPr>
      </w:pPr>
      <w:r w:rsidRPr="00FB3789">
        <w:rPr>
          <w:rFonts w:ascii="Times New Roman" w:hAnsi="Times New Roman" w:cs="Times New Roman"/>
        </w:rPr>
        <w:t>50% para monitores certificados de la Facultad, egresados de la Distrital.</w:t>
      </w:r>
    </w:p>
    <w:p w14:paraId="2035A7AB" w14:textId="77777777" w:rsidR="00224E10" w:rsidRPr="00FB3789" w:rsidRDefault="00224E10" w:rsidP="00FB3789">
      <w:pPr>
        <w:pStyle w:val="Sinespaciado"/>
        <w:numPr>
          <w:ilvl w:val="0"/>
          <w:numId w:val="10"/>
        </w:numPr>
        <w:spacing w:line="276" w:lineRule="auto"/>
        <w:jc w:val="both"/>
        <w:rPr>
          <w:rFonts w:ascii="Times New Roman" w:hAnsi="Times New Roman" w:cs="Times New Roman"/>
        </w:rPr>
      </w:pPr>
      <w:r w:rsidRPr="00FB3789">
        <w:rPr>
          <w:rFonts w:ascii="Times New Roman" w:hAnsi="Times New Roman" w:cs="Times New Roman"/>
        </w:rPr>
        <w:t>100% para mejores puntajes en Saber</w:t>
      </w:r>
      <w:r w:rsidRPr="00FB3789">
        <w:rPr>
          <w:rFonts w:ascii="Times New Roman" w:hAnsi="Times New Roman" w:cs="Times New Roman"/>
        </w:rPr>
        <w:noBreakHyphen/>
        <w:t>Pro, según certificación del ICFES.</w:t>
      </w:r>
    </w:p>
    <w:p w14:paraId="27BBC608" w14:textId="2C244722" w:rsidR="00224E10" w:rsidRPr="00FB3789" w:rsidRDefault="00224E10" w:rsidP="00FB3789">
      <w:pPr>
        <w:pStyle w:val="Sinespaciado"/>
        <w:numPr>
          <w:ilvl w:val="0"/>
          <w:numId w:val="10"/>
        </w:numPr>
        <w:spacing w:line="276" w:lineRule="auto"/>
        <w:jc w:val="both"/>
        <w:rPr>
          <w:rFonts w:ascii="Times New Roman" w:hAnsi="Times New Roman" w:cs="Times New Roman"/>
        </w:rPr>
      </w:pPr>
      <w:r w:rsidRPr="00FB3789">
        <w:rPr>
          <w:rFonts w:ascii="Times New Roman" w:hAnsi="Times New Roman" w:cs="Times New Roman"/>
        </w:rPr>
        <w:t>100% para beneficiarios UD, es decir, familiares directos de trabajadores de planta de la institución</w:t>
      </w:r>
      <w:r w:rsidR="00743ED6" w:rsidRPr="00FB3789">
        <w:rPr>
          <w:rFonts w:ascii="Times New Roman" w:hAnsi="Times New Roman" w:cs="Times New Roman"/>
        </w:rPr>
        <w:t>.</w:t>
      </w:r>
    </w:p>
    <w:p w14:paraId="184E1094" w14:textId="5DBF66CA" w:rsidR="00937F29" w:rsidRPr="00FB3789" w:rsidRDefault="00937F29" w:rsidP="000C4C41">
      <w:pPr>
        <w:spacing w:before="100" w:beforeAutospacing="1" w:after="0" w:line="276" w:lineRule="auto"/>
        <w:jc w:val="both"/>
        <w:rPr>
          <w:rFonts w:ascii="Times New Roman" w:hAnsi="Times New Roman" w:cs="Times New Roman"/>
          <w:lang w:val="es-CO"/>
        </w:rPr>
      </w:pPr>
      <w:r w:rsidRPr="00FB3789">
        <w:rPr>
          <w:rFonts w:ascii="Times New Roman" w:hAnsi="Times New Roman" w:cs="Times New Roman"/>
          <w:lang w:val="es-CO"/>
        </w:rPr>
        <w:t xml:space="preserve">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w:t>
      </w:r>
      <w:r w:rsidRPr="00FB3789">
        <w:rPr>
          <w:rFonts w:ascii="Times New Roman" w:hAnsi="Times New Roman" w:cs="Times New Roman"/>
          <w:lang w:val="es-CO"/>
        </w:rPr>
        <w:lastRenderedPageBreak/>
        <w:t xml:space="preserve">Estos resultados, presentados en la siguiente </w:t>
      </w:r>
      <w:r w:rsidR="00A03100" w:rsidRPr="00FB3789">
        <w:rPr>
          <w:rFonts w:ascii="Times New Roman" w:hAnsi="Times New Roman" w:cs="Times New Roman"/>
          <w:lang w:val="es-CO"/>
        </w:rPr>
        <w:t>ilustración</w:t>
      </w:r>
      <w:r w:rsidRPr="00FB3789">
        <w:rPr>
          <w:rFonts w:ascii="Times New Roman" w:hAnsi="Times New Roman" w:cs="Times New Roman"/>
          <w:lang w:val="es-CO"/>
        </w:rPr>
        <w:t>, muestran que, si bien la percepción general es favorable, existe la necesidad de fortalecer los procesos de divulgación y socialización de los estímulos, de manera que un mayor número de estudiantes pueda acceder y beneficiarse de ellos.</w:t>
      </w:r>
    </w:p>
    <w:p w14:paraId="6EDD14B8" w14:textId="6C71C6FB" w:rsidR="00937F29" w:rsidRPr="00FB3789" w:rsidRDefault="00A64B63" w:rsidP="000C4C41">
      <w:pPr>
        <w:spacing w:before="100" w:beforeAutospacing="1" w:after="0" w:line="276" w:lineRule="auto"/>
        <w:jc w:val="center"/>
        <w:rPr>
          <w:rFonts w:ascii="Times New Roman" w:eastAsia="Times New Roman" w:hAnsi="Times New Roman" w:cs="Times New Roman"/>
          <w:lang w:val="es-CO" w:eastAsia="es-CO"/>
        </w:rPr>
      </w:pPr>
      <w:bookmarkStart w:id="230" w:name="_Toc211354525"/>
      <w:r w:rsidRPr="00FB3789">
        <w:rPr>
          <w:rFonts w:ascii="Times New Roman" w:hAnsi="Times New Roman" w:cs="Times New Roman"/>
        </w:rPr>
        <w:t xml:space="preserve">Ilustración </w:t>
      </w:r>
      <w:r w:rsidRPr="00396F9A">
        <w:rPr>
          <w:rFonts w:ascii="Times New Roman" w:hAnsi="Times New Roman" w:cs="Times New Roman"/>
        </w:rPr>
        <w:fldChar w:fldCharType="begin"/>
      </w:r>
      <w:r w:rsidRPr="00986AD2">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9</w:t>
      </w:r>
      <w:r w:rsidRPr="00396F9A">
        <w:rPr>
          <w:rFonts w:ascii="Times New Roman" w:hAnsi="Times New Roman" w:cs="Times New Roman"/>
        </w:rPr>
        <w:fldChar w:fldCharType="end"/>
      </w:r>
      <w:r w:rsidRPr="001A2CAA">
        <w:rPr>
          <w:rFonts w:ascii="Times New Roman" w:hAnsi="Times New Roman" w:cs="Times New Roman"/>
        </w:rPr>
        <w:t xml:space="preserve"> </w:t>
      </w:r>
      <w:r w:rsidR="00937F29" w:rsidRPr="00396F9A">
        <w:rPr>
          <w:rFonts w:ascii="Times New Roman" w:eastAsia="Times New Roman" w:hAnsi="Times New Roman" w:cs="Times New Roman"/>
          <w:lang w:val="es-CO" w:eastAsia="es-CO"/>
        </w:rPr>
        <w:t>Percepción de los estudiantes sobre la claridad y justicia en los criterios de concesión de estímulos y apoyos</w:t>
      </w:r>
      <w:r w:rsidR="004044DF" w:rsidRPr="00FB3789">
        <w:rPr>
          <w:rFonts w:ascii="Times New Roman" w:eastAsia="Times New Roman" w:hAnsi="Times New Roman" w:cs="Times New Roman"/>
          <w:lang w:val="es-CO" w:eastAsia="es-CO"/>
        </w:rPr>
        <w:t>.</w:t>
      </w:r>
      <w:bookmarkEnd w:id="230"/>
    </w:p>
    <w:p w14:paraId="05DEAF4C" w14:textId="04DDF36C" w:rsidR="00937F29" w:rsidRPr="00396F9A" w:rsidRDefault="00937F29" w:rsidP="000C4C41">
      <w:pPr>
        <w:spacing w:after="0" w:line="276" w:lineRule="auto"/>
        <w:jc w:val="center"/>
        <w:rPr>
          <w:rFonts w:ascii="Times New Roman" w:eastAsia="Times New Roman" w:hAnsi="Times New Roman" w:cs="Times New Roman"/>
          <w:lang w:val="es-CO" w:eastAsia="es-CO"/>
        </w:rPr>
      </w:pPr>
      <w:r w:rsidRPr="00986AD2">
        <w:rPr>
          <w:rFonts w:ascii="Times New Roman" w:eastAsia="Times New Roman" w:hAnsi="Times New Roman" w:cs="Times New Roman"/>
          <w:noProof/>
          <w:lang w:val="es-CO" w:eastAsia="es-CO"/>
        </w:rPr>
        <w:drawing>
          <wp:inline distT="0" distB="0" distL="0" distR="0" wp14:anchorId="2BC335AD" wp14:editId="392D0718">
            <wp:extent cx="3822700" cy="2482212"/>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35231" cy="2490349"/>
                    </a:xfrm>
                    <a:prstGeom prst="rect">
                      <a:avLst/>
                    </a:prstGeom>
                    <a:noFill/>
                    <a:ln>
                      <a:noFill/>
                    </a:ln>
                  </pic:spPr>
                </pic:pic>
              </a:graphicData>
            </a:graphic>
          </wp:inline>
        </w:drawing>
      </w:r>
      <w:r w:rsidRPr="00986AD2">
        <w:rPr>
          <w:rFonts w:ascii="Times New Roman" w:eastAsia="Times New Roman" w:hAnsi="Times New Roman" w:cs="Times New Roman"/>
          <w:lang w:val="es-CO" w:eastAsia="es-CO"/>
        </w:rPr>
        <w:br/>
      </w:r>
      <w:r w:rsidRPr="001A2CAA">
        <w:rPr>
          <w:rFonts w:ascii="Times New Roman" w:eastAsia="Times New Roman" w:hAnsi="Times New Roman" w:cs="Times New Roman"/>
          <w:iCs/>
          <w:lang w:val="es-CO" w:eastAsia="es-CO"/>
        </w:rPr>
        <w:t>Fuen</w:t>
      </w:r>
      <w:r w:rsidRPr="00396F9A">
        <w:rPr>
          <w:rFonts w:ascii="Times New Roman" w:eastAsia="Times New Roman" w:hAnsi="Times New Roman" w:cs="Times New Roman"/>
          <w:iCs/>
          <w:lang w:val="es-CO" w:eastAsia="es-CO"/>
        </w:rPr>
        <w:t xml:space="preserve">te: Encuesta de Estudiantes, </w:t>
      </w:r>
      <w:r w:rsidR="004044DF" w:rsidRPr="00396F9A">
        <w:rPr>
          <w:rFonts w:ascii="Times New Roman" w:eastAsia="Times New Roman" w:hAnsi="Times New Roman" w:cs="Times New Roman"/>
          <w:iCs/>
          <w:lang w:val="es-CO" w:eastAsia="es-CO"/>
        </w:rPr>
        <w:t>p</w:t>
      </w:r>
      <w:r w:rsidRPr="00396F9A">
        <w:rPr>
          <w:rFonts w:ascii="Times New Roman" w:eastAsia="Times New Roman" w:hAnsi="Times New Roman" w:cs="Times New Roman"/>
          <w:iCs/>
          <w:lang w:val="es-CO" w:eastAsia="es-CO"/>
        </w:rPr>
        <w:t>roceso de Autoevaluación 2025</w:t>
      </w:r>
      <w:r w:rsidR="004044DF" w:rsidRPr="00396F9A">
        <w:rPr>
          <w:rFonts w:ascii="Times New Roman" w:eastAsia="Times New Roman" w:hAnsi="Times New Roman" w:cs="Times New Roman"/>
          <w:iCs/>
          <w:lang w:val="es-CO" w:eastAsia="es-CO"/>
        </w:rPr>
        <w:t>.</w:t>
      </w:r>
    </w:p>
    <w:p w14:paraId="1DC17337" w14:textId="0F75FAB7" w:rsidR="00224E10" w:rsidRPr="00F84253" w:rsidRDefault="00224E10" w:rsidP="000C4C41">
      <w:pPr>
        <w:pStyle w:val="Sinespaciado"/>
        <w:spacing w:before="240" w:line="276" w:lineRule="auto"/>
        <w:jc w:val="both"/>
        <w:rPr>
          <w:rFonts w:ascii="Times New Roman" w:hAnsi="Times New Roman" w:cs="Times New Roman"/>
        </w:rPr>
      </w:pPr>
      <w:r w:rsidRPr="00F84253">
        <w:rPr>
          <w:rFonts w:ascii="Times New Roman" w:hAnsi="Times New Roman" w:cs="Times New Roman"/>
        </w:rPr>
        <w:t>Adicionalmente, el programa ha gestionado apoyos logísticos, académicos y tecnológicos de manera específica para estudiantes en situación de vulnerabilidad, lo cual refleja su compromiso con la equidad, la inclusión y la permanencia con calidad.</w:t>
      </w:r>
    </w:p>
    <w:p w14:paraId="61C24C5C" w14:textId="4B6216D0" w:rsidR="00F84253" w:rsidRPr="00F84253" w:rsidRDefault="00F84253" w:rsidP="00F84253">
      <w:pPr>
        <w:pStyle w:val="Sinespaciado"/>
        <w:spacing w:line="276" w:lineRule="auto"/>
        <w:jc w:val="center"/>
        <w:rPr>
          <w:rFonts w:ascii="Times New Roman" w:hAnsi="Times New Roman" w:cs="Times New Roman"/>
        </w:rPr>
      </w:pPr>
      <w:bookmarkStart w:id="231" w:name="_Toc211337020"/>
      <w:bookmarkStart w:id="232" w:name="_Toc211354526"/>
      <w:r w:rsidRPr="00F84253">
        <w:rPr>
          <w:rFonts w:ascii="Times New Roman" w:hAnsi="Times New Roman" w:cs="Times New Roman"/>
        </w:rPr>
        <w:t xml:space="preserve">Ilustración </w:t>
      </w:r>
      <w:r w:rsidRPr="00F84253">
        <w:rPr>
          <w:rFonts w:ascii="Times New Roman" w:hAnsi="Times New Roman" w:cs="Times New Roman"/>
        </w:rPr>
        <w:fldChar w:fldCharType="begin"/>
      </w:r>
      <w:r w:rsidRPr="00F84253">
        <w:rPr>
          <w:rFonts w:ascii="Times New Roman" w:hAnsi="Times New Roman" w:cs="Times New Roman"/>
        </w:rPr>
        <w:instrText xml:space="preserve"> SEQ Ilustración \* ARABIC </w:instrText>
      </w:r>
      <w:r w:rsidRPr="00F84253">
        <w:rPr>
          <w:rFonts w:ascii="Times New Roman" w:hAnsi="Times New Roman" w:cs="Times New Roman"/>
        </w:rPr>
        <w:fldChar w:fldCharType="separate"/>
      </w:r>
      <w:r w:rsidR="00D978EC">
        <w:rPr>
          <w:rFonts w:ascii="Times New Roman" w:hAnsi="Times New Roman" w:cs="Times New Roman"/>
          <w:noProof/>
        </w:rPr>
        <w:t>10</w:t>
      </w:r>
      <w:r w:rsidRPr="00F84253">
        <w:rPr>
          <w:rFonts w:ascii="Times New Roman" w:hAnsi="Times New Roman" w:cs="Times New Roman"/>
        </w:rPr>
        <w:fldChar w:fldCharType="end"/>
      </w:r>
      <w:r w:rsidRPr="00F84253">
        <w:rPr>
          <w:rFonts w:ascii="Times New Roman" w:hAnsi="Times New Roman" w:cs="Times New Roman"/>
        </w:rPr>
        <w:t xml:space="preserve">  Distribución de beneficios por estudiantes cohorte 2024-1 a 2025-3</w:t>
      </w:r>
      <w:bookmarkEnd w:id="231"/>
      <w:bookmarkEnd w:id="232"/>
    </w:p>
    <w:p w14:paraId="75F85D4E" w14:textId="77777777" w:rsidR="00F84253" w:rsidRPr="00F84253" w:rsidRDefault="00F84253" w:rsidP="00F84253">
      <w:pPr>
        <w:pStyle w:val="Sinespaciado"/>
        <w:spacing w:line="276" w:lineRule="auto"/>
        <w:jc w:val="center"/>
        <w:rPr>
          <w:rFonts w:ascii="Times New Roman" w:hAnsi="Times New Roman" w:cs="Times New Roman"/>
        </w:rPr>
      </w:pPr>
      <w:r w:rsidRPr="00F84253">
        <w:rPr>
          <w:rFonts w:ascii="Times New Roman" w:hAnsi="Times New Roman" w:cs="Times New Roman"/>
          <w:noProof/>
        </w:rPr>
        <w:drawing>
          <wp:inline distT="0" distB="0" distL="0" distR="0" wp14:anchorId="7ABB8DB5" wp14:editId="08385118">
            <wp:extent cx="3648974" cy="2604131"/>
            <wp:effectExtent l="0" t="0" r="8890" b="6350"/>
            <wp:docPr id="6255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876" name=""/>
                    <pic:cNvPicPr/>
                  </pic:nvPicPr>
                  <pic:blipFill>
                    <a:blip r:embed="rId44">
                      <a:extLst>
                        <a:ext uri="{28A0092B-C50C-407E-A947-70E740481C1C}">
                          <a14:useLocalDpi xmlns:a14="http://schemas.microsoft.com/office/drawing/2010/main"/>
                        </a:ext>
                      </a:extLst>
                    </a:blip>
                    <a:stretch>
                      <a:fillRect/>
                    </a:stretch>
                  </pic:blipFill>
                  <pic:spPr>
                    <a:xfrm>
                      <a:off x="0" y="0"/>
                      <a:ext cx="3682166" cy="2627819"/>
                    </a:xfrm>
                    <a:prstGeom prst="rect">
                      <a:avLst/>
                    </a:prstGeom>
                  </pic:spPr>
                </pic:pic>
              </a:graphicData>
            </a:graphic>
          </wp:inline>
        </w:drawing>
      </w:r>
    </w:p>
    <w:p w14:paraId="54206B27" w14:textId="77777777" w:rsidR="00F84253" w:rsidRPr="00F84253" w:rsidRDefault="00F84253" w:rsidP="00F84253">
      <w:pPr>
        <w:pStyle w:val="Sinespaciado"/>
        <w:spacing w:line="276" w:lineRule="auto"/>
        <w:jc w:val="center"/>
        <w:rPr>
          <w:rFonts w:ascii="Times New Roman" w:hAnsi="Times New Roman" w:cs="Times New Roman"/>
        </w:rPr>
      </w:pPr>
      <w:r w:rsidRPr="00F84253">
        <w:rPr>
          <w:rStyle w:val="nfasis"/>
          <w:rFonts w:ascii="Times New Roman" w:hAnsi="Times New Roman" w:cs="Times New Roman"/>
          <w:i w:val="0"/>
          <w:iCs w:val="0"/>
        </w:rPr>
        <w:t>Fuente: Programa académico, proceso de Autoevaluación 2025.</w:t>
      </w:r>
    </w:p>
    <w:p w14:paraId="3A7F7673" w14:textId="2959C747" w:rsidR="000A2343" w:rsidRPr="00F84253" w:rsidRDefault="0055478D" w:rsidP="000C4C41">
      <w:pPr>
        <w:spacing w:before="240" w:after="0" w:line="276" w:lineRule="auto"/>
        <w:jc w:val="both"/>
        <w:rPr>
          <w:rFonts w:ascii="Times New Roman" w:hAnsi="Times New Roman" w:cs="Times New Roman"/>
          <w:lang w:val="es-CO"/>
        </w:rPr>
      </w:pPr>
      <w:r w:rsidRPr="00F84253">
        <w:rPr>
          <w:rFonts w:ascii="Times New Roman" w:hAnsi="Times New Roman" w:cs="Times New Roman"/>
          <w:lang w:val="es-CO"/>
        </w:rPr>
        <w:t xml:space="preserve">La universidad ofrece una gama sólida de estímulos y apoyos que fortalecen la permanencia, el bienestar y el reconocimiento estudiantil. Entre ellos se destacan becas institucionales y externas gestionadas por la Oficina de </w:t>
      </w:r>
      <w:r w:rsidR="004B4EC0" w:rsidRPr="00F84253">
        <w:rPr>
          <w:rFonts w:ascii="Times New Roman" w:hAnsi="Times New Roman" w:cs="Times New Roman"/>
          <w:lang w:val="es-CO"/>
        </w:rPr>
        <w:t xml:space="preserve">Investigaciones </w:t>
      </w:r>
      <w:r w:rsidRPr="00F84253">
        <w:rPr>
          <w:rFonts w:ascii="Times New Roman" w:hAnsi="Times New Roman" w:cs="Times New Roman"/>
          <w:lang w:val="es-CO"/>
        </w:rPr>
        <w:t xml:space="preserve">(ODI), auxilios económicos, </w:t>
      </w:r>
      <w:r w:rsidR="00F84253" w:rsidRPr="00F84253">
        <w:rPr>
          <w:rFonts w:ascii="Times New Roman" w:hAnsi="Times New Roman" w:cs="Times New Roman"/>
          <w:lang w:val="es-CO"/>
        </w:rPr>
        <w:t>monitorias</w:t>
      </w:r>
      <w:r w:rsidRPr="00F84253">
        <w:rPr>
          <w:rFonts w:ascii="Times New Roman" w:hAnsi="Times New Roman" w:cs="Times New Roman"/>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14:paraId="46EFFB7C" w14:textId="5BEFBE23" w:rsidR="000A2343" w:rsidRPr="00FB3789" w:rsidRDefault="000A2343" w:rsidP="000C4C41">
      <w:pPr>
        <w:pStyle w:val="Descripcin"/>
        <w:keepNext/>
        <w:spacing w:before="240" w:after="0" w:line="276" w:lineRule="auto"/>
        <w:jc w:val="center"/>
        <w:rPr>
          <w:rFonts w:ascii="Times New Roman" w:hAnsi="Times New Roman" w:cs="Times New Roman"/>
          <w:i w:val="0"/>
          <w:color w:val="auto"/>
          <w:sz w:val="22"/>
          <w:szCs w:val="22"/>
        </w:rPr>
      </w:pPr>
      <w:bookmarkStart w:id="233" w:name="_Toc211354457"/>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noProof/>
          <w:color w:val="auto"/>
          <w:sz w:val="22"/>
          <w:szCs w:val="22"/>
        </w:rPr>
        <w:t xml:space="preserve"> Valoración cualitativa y cuantitativa de la Característica 7. Estímulos y apoyos pa</w:t>
      </w:r>
      <w:r w:rsidRPr="00396F9A">
        <w:rPr>
          <w:rFonts w:ascii="Times New Roman" w:hAnsi="Times New Roman" w:cs="Times New Roman"/>
          <w:i w:val="0"/>
          <w:noProof/>
          <w:color w:val="auto"/>
          <w:sz w:val="22"/>
          <w:szCs w:val="22"/>
        </w:rPr>
        <w:t>ra estudiantes</w:t>
      </w:r>
      <w:r w:rsidR="004044DF" w:rsidRPr="00FB3789">
        <w:rPr>
          <w:rFonts w:ascii="Times New Roman" w:hAnsi="Times New Roman" w:cs="Times New Roman"/>
          <w:i w:val="0"/>
          <w:noProof/>
          <w:color w:val="auto"/>
          <w:sz w:val="22"/>
          <w:szCs w:val="22"/>
        </w:rPr>
        <w:t>.</w:t>
      </w:r>
      <w:bookmarkEnd w:id="233"/>
    </w:p>
    <w:tbl>
      <w:tblPr>
        <w:tblStyle w:val="Tablaconcuadrcula"/>
        <w:tblW w:w="8976" w:type="dxa"/>
        <w:tblInd w:w="-5" w:type="dxa"/>
        <w:tblLook w:val="04A0" w:firstRow="1" w:lastRow="0" w:firstColumn="1" w:lastColumn="0" w:noHBand="0" w:noVBand="1"/>
      </w:tblPr>
      <w:tblGrid>
        <w:gridCol w:w="2992"/>
        <w:gridCol w:w="2992"/>
        <w:gridCol w:w="2992"/>
      </w:tblGrid>
      <w:tr w:rsidR="000A2343" w:rsidRPr="00F84253" w14:paraId="5FFCDA2D" w14:textId="77777777" w:rsidTr="00A03100">
        <w:trPr>
          <w:trHeight w:val="292"/>
        </w:trPr>
        <w:tc>
          <w:tcPr>
            <w:tcW w:w="2992" w:type="dxa"/>
            <w:shd w:val="clear" w:color="auto" w:fill="DEEAF6" w:themeFill="accent5" w:themeFillTint="33"/>
            <w:vAlign w:val="center"/>
          </w:tcPr>
          <w:p w14:paraId="7F8F987D" w14:textId="77777777" w:rsidR="000A2343" w:rsidRPr="00F84253" w:rsidRDefault="000A2343" w:rsidP="004044DF">
            <w:pPr>
              <w:pStyle w:val="Sinespaciado"/>
              <w:jc w:val="center"/>
              <w:rPr>
                <w:rFonts w:ascii="Times New Roman" w:hAnsi="Times New Roman" w:cs="Times New Roman"/>
                <w:b/>
                <w:bCs/>
              </w:rPr>
            </w:pPr>
            <w:r w:rsidRPr="00F84253">
              <w:rPr>
                <w:rFonts w:ascii="Times New Roman" w:hAnsi="Times New Roman" w:cs="Times New Roman"/>
                <w:b/>
                <w:bCs/>
              </w:rPr>
              <w:t>Grado de cumplimiento</w:t>
            </w:r>
          </w:p>
        </w:tc>
        <w:tc>
          <w:tcPr>
            <w:tcW w:w="2992" w:type="dxa"/>
            <w:shd w:val="clear" w:color="auto" w:fill="DEEAF6" w:themeFill="accent5" w:themeFillTint="33"/>
            <w:vAlign w:val="center"/>
          </w:tcPr>
          <w:p w14:paraId="42D9E873" w14:textId="77777777" w:rsidR="000A2343" w:rsidRPr="00F84253" w:rsidRDefault="000A2343" w:rsidP="004044DF">
            <w:pPr>
              <w:pStyle w:val="Sinespaciado"/>
              <w:jc w:val="center"/>
              <w:rPr>
                <w:rFonts w:ascii="Times New Roman" w:hAnsi="Times New Roman" w:cs="Times New Roman"/>
                <w:b/>
                <w:bCs/>
              </w:rPr>
            </w:pPr>
            <w:r w:rsidRPr="00F84253">
              <w:rPr>
                <w:rFonts w:ascii="Times New Roman" w:hAnsi="Times New Roman" w:cs="Times New Roman"/>
                <w:b/>
                <w:bCs/>
              </w:rPr>
              <w:t>Calificación numérica</w:t>
            </w:r>
          </w:p>
        </w:tc>
        <w:tc>
          <w:tcPr>
            <w:tcW w:w="2992" w:type="dxa"/>
            <w:shd w:val="clear" w:color="auto" w:fill="DEEAF6" w:themeFill="accent5" w:themeFillTint="33"/>
            <w:vAlign w:val="center"/>
          </w:tcPr>
          <w:p w14:paraId="3CB75320" w14:textId="77777777" w:rsidR="000A2343" w:rsidRPr="00F84253" w:rsidRDefault="000A2343" w:rsidP="004044DF">
            <w:pPr>
              <w:pStyle w:val="Sinespaciado"/>
              <w:jc w:val="center"/>
              <w:rPr>
                <w:rFonts w:ascii="Times New Roman" w:hAnsi="Times New Roman" w:cs="Times New Roman"/>
                <w:b/>
                <w:bCs/>
              </w:rPr>
            </w:pPr>
            <w:r w:rsidRPr="00F84253">
              <w:rPr>
                <w:rFonts w:ascii="Times New Roman" w:hAnsi="Times New Roman" w:cs="Times New Roman"/>
                <w:b/>
                <w:bCs/>
              </w:rPr>
              <w:t>Ponderación de característica en el factor</w:t>
            </w:r>
          </w:p>
        </w:tc>
      </w:tr>
      <w:tr w:rsidR="00A337E8" w:rsidRPr="00F84253" w14:paraId="6355285E" w14:textId="77777777" w:rsidTr="00A03100">
        <w:trPr>
          <w:trHeight w:val="271"/>
        </w:trPr>
        <w:tc>
          <w:tcPr>
            <w:tcW w:w="2992" w:type="dxa"/>
            <w:vAlign w:val="center"/>
          </w:tcPr>
          <w:p w14:paraId="024ACB3D" w14:textId="1298CBF5" w:rsidR="00A337E8" w:rsidRPr="00F84253" w:rsidRDefault="00A337E8" w:rsidP="004044DF">
            <w:pPr>
              <w:pStyle w:val="Sinespaciado"/>
              <w:jc w:val="center"/>
              <w:rPr>
                <w:rFonts w:ascii="Times New Roman" w:hAnsi="Times New Roman" w:cs="Times New Roman"/>
              </w:rPr>
            </w:pPr>
            <w:r w:rsidRPr="00F84253">
              <w:rPr>
                <w:rFonts w:ascii="Times New Roman" w:hAnsi="Times New Roman" w:cs="Times New Roman"/>
              </w:rPr>
              <w:t>Se cumple plenamente</w:t>
            </w:r>
          </w:p>
        </w:tc>
        <w:tc>
          <w:tcPr>
            <w:tcW w:w="2992" w:type="dxa"/>
            <w:vAlign w:val="center"/>
          </w:tcPr>
          <w:p w14:paraId="0A63A34D" w14:textId="0AD53B2B" w:rsidR="00A337E8" w:rsidRPr="00F84253" w:rsidRDefault="1BA92F23" w:rsidP="004044DF">
            <w:pPr>
              <w:pStyle w:val="Sinespaciado"/>
              <w:jc w:val="center"/>
              <w:rPr>
                <w:rFonts w:ascii="Times New Roman" w:hAnsi="Times New Roman" w:cs="Times New Roman"/>
              </w:rPr>
            </w:pPr>
            <w:r w:rsidRPr="00F84253">
              <w:rPr>
                <w:rFonts w:ascii="Times New Roman" w:hAnsi="Times New Roman" w:cs="Times New Roman"/>
              </w:rPr>
              <w:t>5,0</w:t>
            </w:r>
          </w:p>
        </w:tc>
        <w:tc>
          <w:tcPr>
            <w:tcW w:w="2992" w:type="dxa"/>
            <w:vAlign w:val="center"/>
          </w:tcPr>
          <w:p w14:paraId="2B7C8709" w14:textId="0260C5AF" w:rsidR="00A337E8" w:rsidRPr="00F84253" w:rsidRDefault="1BA92F23" w:rsidP="004044DF">
            <w:pPr>
              <w:pStyle w:val="Sinespaciado"/>
              <w:jc w:val="center"/>
              <w:rPr>
                <w:rFonts w:ascii="Times New Roman" w:hAnsi="Times New Roman" w:cs="Times New Roman"/>
              </w:rPr>
            </w:pPr>
            <w:r w:rsidRPr="00F84253">
              <w:rPr>
                <w:rFonts w:ascii="Times New Roman" w:hAnsi="Times New Roman" w:cs="Times New Roman"/>
              </w:rPr>
              <w:t>16,28</w:t>
            </w:r>
          </w:p>
        </w:tc>
      </w:tr>
    </w:tbl>
    <w:p w14:paraId="0AE86314" w14:textId="4103A3B4" w:rsidR="00454D07" w:rsidRPr="00396F9A" w:rsidRDefault="000A2343" w:rsidP="000C4C41">
      <w:pPr>
        <w:spacing w:after="0"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4044DF" w:rsidRPr="00396F9A">
        <w:rPr>
          <w:rFonts w:ascii="Times New Roman" w:hAnsi="Times New Roman" w:cs="Times New Roman"/>
        </w:rPr>
        <w:t>.</w:t>
      </w:r>
    </w:p>
    <w:p w14:paraId="27F6FD83" w14:textId="5B18E9BD" w:rsidR="000A2343"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1BB6C880" w14:textId="1BC9BE9D" w:rsidR="001462CB" w:rsidRPr="00F84253" w:rsidRDefault="001462CB" w:rsidP="000C4C41">
      <w:pPr>
        <w:pStyle w:val="NormalWeb"/>
        <w:spacing w:after="0" w:afterAutospacing="0" w:line="276" w:lineRule="auto"/>
        <w:jc w:val="both"/>
        <w:rPr>
          <w:rFonts w:eastAsiaTheme="minorHAnsi"/>
          <w:sz w:val="22"/>
          <w:szCs w:val="22"/>
          <w:lang w:eastAsia="en-US"/>
        </w:rPr>
      </w:pPr>
      <w:r w:rsidRPr="00F84253">
        <w:rPr>
          <w:rFonts w:eastAsiaTheme="minorHAnsi"/>
          <w:sz w:val="22"/>
          <w:szCs w:val="22"/>
          <w:lang w:eastAsia="en-US"/>
        </w:rPr>
        <w:t xml:space="preserve">La </w:t>
      </w:r>
      <w:r w:rsidR="00806EC6" w:rsidRPr="00F84253">
        <w:rPr>
          <w:rFonts w:eastAsiaTheme="minorHAnsi"/>
          <w:sz w:val="22"/>
          <w:szCs w:val="22"/>
          <w:lang w:eastAsia="en-US"/>
        </w:rPr>
        <w:t>U</w:t>
      </w:r>
      <w:r w:rsidRPr="00F84253">
        <w:rPr>
          <w:rFonts w:eastAsiaTheme="minorHAnsi"/>
          <w:sz w:val="22"/>
          <w:szCs w:val="22"/>
          <w:lang w:eastAsia="en-US"/>
        </w:rPr>
        <w:t>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14:paraId="4E36A4B9" w14:textId="77777777" w:rsidR="001462CB" w:rsidRPr="00F84253" w:rsidRDefault="001462CB" w:rsidP="000C4C41">
      <w:pPr>
        <w:pStyle w:val="NormalWeb"/>
        <w:spacing w:after="0" w:afterAutospacing="0" w:line="276" w:lineRule="auto"/>
        <w:jc w:val="both"/>
        <w:rPr>
          <w:rFonts w:eastAsiaTheme="minorHAnsi"/>
          <w:sz w:val="22"/>
          <w:szCs w:val="22"/>
          <w:lang w:eastAsia="en-US"/>
        </w:rPr>
      </w:pPr>
      <w:r w:rsidRPr="00F84253">
        <w:rPr>
          <w:rFonts w:eastAsiaTheme="minorHAnsi"/>
          <w:sz w:val="22"/>
          <w:szCs w:val="22"/>
          <w:lang w:eastAsia="en-US"/>
        </w:rPr>
        <w:t xml:space="preserve">El Reglamento Estudiantil y la política académica ofrecen un marco normativo claro y pertinente, garantizando transparencia y equidad en los procesos. A esto se suman los estímulos y apoyos institucionales —como becas, </w:t>
      </w:r>
      <w:proofErr w:type="spellStart"/>
      <w:r w:rsidRPr="00F84253">
        <w:rPr>
          <w:rFonts w:eastAsiaTheme="minorHAnsi"/>
          <w:sz w:val="22"/>
          <w:szCs w:val="22"/>
          <w:lang w:eastAsia="en-US"/>
        </w:rPr>
        <w:t>monitorías</w:t>
      </w:r>
      <w:proofErr w:type="spellEnd"/>
      <w:r w:rsidRPr="00F84253">
        <w:rPr>
          <w:rFonts w:eastAsiaTheme="minorHAnsi"/>
          <w:sz w:val="22"/>
          <w:szCs w:val="22"/>
          <w:lang w:eastAsia="en-US"/>
        </w:rPr>
        <w:t>, auxilios económicos y programas de movilidad— gestionados principalmente por la ODI, que reflejan el compromiso institucional con la inclusión y la equidad.</w:t>
      </w:r>
    </w:p>
    <w:p w14:paraId="215A3F53" w14:textId="77777777" w:rsidR="001462CB" w:rsidRPr="00F84253" w:rsidRDefault="001462CB" w:rsidP="000C4C41">
      <w:pPr>
        <w:pStyle w:val="NormalWeb"/>
        <w:spacing w:after="0" w:afterAutospacing="0" w:line="276" w:lineRule="auto"/>
        <w:jc w:val="both"/>
        <w:rPr>
          <w:rFonts w:eastAsiaTheme="minorHAnsi"/>
          <w:sz w:val="22"/>
          <w:szCs w:val="22"/>
          <w:lang w:eastAsia="en-US"/>
        </w:rPr>
      </w:pPr>
      <w:r w:rsidRPr="00F84253">
        <w:rPr>
          <w:rFonts w:eastAsiaTheme="minorHAnsi"/>
          <w:sz w:val="22"/>
          <w:szCs w:val="22"/>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14:paraId="090135C0" w14:textId="66321C96" w:rsidR="001462CB" w:rsidRPr="00F84253" w:rsidRDefault="001462CB" w:rsidP="000C4C41">
      <w:pPr>
        <w:pStyle w:val="NormalWeb"/>
        <w:spacing w:after="0" w:afterAutospacing="0" w:line="276" w:lineRule="auto"/>
        <w:jc w:val="both"/>
        <w:rPr>
          <w:rFonts w:eastAsiaTheme="minorHAnsi"/>
          <w:sz w:val="22"/>
          <w:szCs w:val="22"/>
          <w:lang w:eastAsia="en-US"/>
        </w:rPr>
      </w:pPr>
      <w:r w:rsidRPr="00F84253">
        <w:rPr>
          <w:rFonts w:eastAsiaTheme="minorHAnsi"/>
          <w:sz w:val="22"/>
          <w:szCs w:val="22"/>
          <w:lang w:eastAsia="en-US"/>
        </w:rPr>
        <w:t xml:space="preserve">En conjunto, el Factor 2 </w:t>
      </w:r>
      <w:r w:rsidRPr="00F84253">
        <w:rPr>
          <w:rFonts w:eastAsiaTheme="minorHAnsi"/>
          <w:bCs/>
          <w:sz w:val="22"/>
          <w:szCs w:val="22"/>
          <w:lang w:eastAsia="en-US"/>
        </w:rPr>
        <w:t>se cumple en alto grado</w:t>
      </w:r>
      <w:r w:rsidRPr="00F84253">
        <w:rPr>
          <w:rFonts w:eastAsiaTheme="minorHAnsi"/>
          <w:sz w:val="22"/>
          <w:szCs w:val="22"/>
          <w:lang w:eastAsia="en-US"/>
        </w:rPr>
        <w:t>, dado que las acciones institucionales impactan de manera significativa en la experiencia estudiantil, aunque requieren mayor cobertura, articulación y actualización para responder a las necesidades emergentes de la comunidad universitaria.</w:t>
      </w:r>
    </w:p>
    <w:p w14:paraId="3D441D7E" w14:textId="0081BDAB" w:rsidR="003D063B" w:rsidRPr="00396F9A" w:rsidRDefault="003D063B" w:rsidP="000C4C41">
      <w:pPr>
        <w:pStyle w:val="Descripcin"/>
        <w:keepNext/>
        <w:spacing w:before="240" w:after="0" w:line="276" w:lineRule="auto"/>
        <w:jc w:val="center"/>
        <w:rPr>
          <w:rFonts w:ascii="Times New Roman" w:hAnsi="Times New Roman" w:cs="Times New Roman"/>
          <w:i w:val="0"/>
          <w:sz w:val="22"/>
          <w:szCs w:val="22"/>
        </w:rPr>
      </w:pPr>
      <w:bookmarkStart w:id="234" w:name="_Toc211354458"/>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2. Estudiantes</w:t>
      </w:r>
      <w:r w:rsidR="004044DF" w:rsidRPr="00396F9A">
        <w:rPr>
          <w:rFonts w:ascii="Times New Roman" w:hAnsi="Times New Roman" w:cs="Times New Roman"/>
          <w:i w:val="0"/>
          <w:color w:val="auto"/>
          <w:sz w:val="22"/>
          <w:szCs w:val="22"/>
        </w:rPr>
        <w:t>.</w:t>
      </w:r>
      <w:bookmarkEnd w:id="234"/>
    </w:p>
    <w:tbl>
      <w:tblPr>
        <w:tblStyle w:val="Tablaconcuadrcula"/>
        <w:tblW w:w="9202" w:type="dxa"/>
        <w:jc w:val="center"/>
        <w:tblLayout w:type="fixed"/>
        <w:tblLook w:val="04A0" w:firstRow="1" w:lastRow="0" w:firstColumn="1" w:lastColumn="0" w:noHBand="0" w:noVBand="1"/>
      </w:tblPr>
      <w:tblGrid>
        <w:gridCol w:w="2263"/>
        <w:gridCol w:w="2127"/>
        <w:gridCol w:w="1275"/>
        <w:gridCol w:w="1418"/>
        <w:gridCol w:w="2119"/>
      </w:tblGrid>
      <w:tr w:rsidR="006E5106" w:rsidRPr="00F84253" w14:paraId="77BA8602" w14:textId="77777777" w:rsidTr="00F84253">
        <w:trPr>
          <w:trHeight w:val="335"/>
          <w:jc w:val="center"/>
        </w:trPr>
        <w:tc>
          <w:tcPr>
            <w:tcW w:w="4390" w:type="dxa"/>
            <w:gridSpan w:val="2"/>
            <w:shd w:val="clear" w:color="auto" w:fill="DEEAF6" w:themeFill="accent5" w:themeFillTint="33"/>
            <w:vAlign w:val="center"/>
          </w:tcPr>
          <w:p w14:paraId="19B5403D" w14:textId="77777777" w:rsidR="006E5106" w:rsidRPr="00F84253" w:rsidRDefault="006E5106" w:rsidP="004044DF">
            <w:pPr>
              <w:pStyle w:val="Sinespaciado"/>
              <w:jc w:val="center"/>
              <w:rPr>
                <w:rFonts w:ascii="Times New Roman" w:hAnsi="Times New Roman" w:cs="Times New Roman"/>
                <w:b/>
                <w:bCs/>
              </w:rPr>
            </w:pPr>
            <w:r w:rsidRPr="00F84253">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596E28F1" w14:textId="77777777" w:rsidR="006E5106" w:rsidRPr="00F84253" w:rsidRDefault="006E5106" w:rsidP="004044DF">
            <w:pPr>
              <w:pStyle w:val="Sinespaciado"/>
              <w:jc w:val="center"/>
              <w:rPr>
                <w:rFonts w:ascii="Times New Roman" w:hAnsi="Times New Roman" w:cs="Times New Roman"/>
                <w:b/>
                <w:bCs/>
              </w:rPr>
            </w:pPr>
            <w:r w:rsidRPr="00F84253">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310068A0" w14:textId="77777777" w:rsidR="006E5106" w:rsidRPr="00F84253" w:rsidRDefault="006E5106" w:rsidP="004044DF">
            <w:pPr>
              <w:pStyle w:val="Sinespaciado"/>
              <w:jc w:val="center"/>
              <w:rPr>
                <w:rFonts w:ascii="Times New Roman" w:hAnsi="Times New Roman" w:cs="Times New Roman"/>
                <w:b/>
                <w:bCs/>
              </w:rPr>
            </w:pPr>
            <w:r w:rsidRPr="00F84253">
              <w:rPr>
                <w:rFonts w:ascii="Times New Roman" w:hAnsi="Times New Roman" w:cs="Times New Roman"/>
                <w:b/>
                <w:bCs/>
              </w:rPr>
              <w:t>Ponderación del factor</w:t>
            </w:r>
          </w:p>
        </w:tc>
      </w:tr>
      <w:tr w:rsidR="00A337E8" w:rsidRPr="00F84253" w14:paraId="7EF8DDA0" w14:textId="77777777" w:rsidTr="00F84253">
        <w:trPr>
          <w:trHeight w:val="345"/>
          <w:jc w:val="center"/>
        </w:trPr>
        <w:tc>
          <w:tcPr>
            <w:tcW w:w="2263" w:type="dxa"/>
            <w:shd w:val="clear" w:color="auto" w:fill="DEEAF6" w:themeFill="accent5" w:themeFillTint="33"/>
            <w:vAlign w:val="center"/>
          </w:tcPr>
          <w:p w14:paraId="49B3EA4B" w14:textId="3FC28B8B" w:rsidR="00A337E8" w:rsidRPr="00F84253" w:rsidRDefault="00A337E8" w:rsidP="00486B65">
            <w:pPr>
              <w:pStyle w:val="Sinespaciado"/>
              <w:jc w:val="center"/>
              <w:rPr>
                <w:rFonts w:ascii="Times New Roman" w:hAnsi="Times New Roman" w:cs="Times New Roman"/>
                <w:b/>
                <w:bCs/>
              </w:rPr>
            </w:pPr>
            <w:r w:rsidRPr="00F84253">
              <w:rPr>
                <w:rFonts w:ascii="Times New Roman" w:hAnsi="Times New Roman" w:cs="Times New Roman"/>
                <w:b/>
                <w:bCs/>
                <w:color w:val="000000"/>
              </w:rPr>
              <w:t>Anterior 2020</w:t>
            </w:r>
          </w:p>
        </w:tc>
        <w:tc>
          <w:tcPr>
            <w:tcW w:w="2127" w:type="dxa"/>
            <w:shd w:val="clear" w:color="auto" w:fill="DEEAF6" w:themeFill="accent5" w:themeFillTint="33"/>
            <w:vAlign w:val="center"/>
          </w:tcPr>
          <w:p w14:paraId="16302AEC" w14:textId="5C376606" w:rsidR="00A337E8" w:rsidRPr="00F84253" w:rsidRDefault="00A337E8" w:rsidP="00486B65">
            <w:pPr>
              <w:pStyle w:val="Sinespaciado"/>
              <w:jc w:val="center"/>
              <w:rPr>
                <w:rFonts w:ascii="Times New Roman" w:hAnsi="Times New Roman" w:cs="Times New Roman"/>
                <w:b/>
                <w:bCs/>
              </w:rPr>
            </w:pPr>
            <w:r w:rsidRPr="00F84253">
              <w:rPr>
                <w:rFonts w:ascii="Times New Roman" w:hAnsi="Times New Roman" w:cs="Times New Roman"/>
                <w:b/>
                <w:bCs/>
                <w:color w:val="000000"/>
              </w:rPr>
              <w:t>Actual 2025</w:t>
            </w:r>
          </w:p>
        </w:tc>
        <w:tc>
          <w:tcPr>
            <w:tcW w:w="1275" w:type="dxa"/>
            <w:shd w:val="clear" w:color="auto" w:fill="DEEAF6" w:themeFill="accent5" w:themeFillTint="33"/>
            <w:vAlign w:val="center"/>
          </w:tcPr>
          <w:p w14:paraId="50EB53E2" w14:textId="63DA6AA6" w:rsidR="00A337E8" w:rsidRPr="00F84253" w:rsidRDefault="00A337E8" w:rsidP="00486B65">
            <w:pPr>
              <w:pStyle w:val="Sinespaciado"/>
              <w:jc w:val="center"/>
              <w:rPr>
                <w:rFonts w:ascii="Times New Roman" w:hAnsi="Times New Roman" w:cs="Times New Roman"/>
                <w:b/>
                <w:bCs/>
              </w:rPr>
            </w:pPr>
            <w:r w:rsidRPr="00F84253">
              <w:rPr>
                <w:rFonts w:ascii="Times New Roman" w:hAnsi="Times New Roman" w:cs="Times New Roman"/>
                <w:b/>
                <w:bCs/>
                <w:color w:val="000000"/>
              </w:rPr>
              <w:t>Anterior 2020</w:t>
            </w:r>
          </w:p>
        </w:tc>
        <w:tc>
          <w:tcPr>
            <w:tcW w:w="1418" w:type="dxa"/>
            <w:shd w:val="clear" w:color="auto" w:fill="DEEAF6" w:themeFill="accent5" w:themeFillTint="33"/>
            <w:vAlign w:val="center"/>
          </w:tcPr>
          <w:p w14:paraId="6EFDEF1F" w14:textId="4E5306EA" w:rsidR="00A337E8" w:rsidRPr="00F84253" w:rsidRDefault="00A337E8" w:rsidP="00486B65">
            <w:pPr>
              <w:pStyle w:val="Sinespaciado"/>
              <w:jc w:val="center"/>
              <w:rPr>
                <w:rFonts w:ascii="Times New Roman" w:hAnsi="Times New Roman" w:cs="Times New Roman"/>
                <w:b/>
                <w:bCs/>
              </w:rPr>
            </w:pPr>
            <w:r w:rsidRPr="00F84253">
              <w:rPr>
                <w:rFonts w:ascii="Times New Roman" w:hAnsi="Times New Roman" w:cs="Times New Roman"/>
                <w:b/>
                <w:bCs/>
                <w:color w:val="000000"/>
              </w:rPr>
              <w:t>Actual 2025</w:t>
            </w:r>
          </w:p>
        </w:tc>
        <w:tc>
          <w:tcPr>
            <w:tcW w:w="2119" w:type="dxa"/>
            <w:vMerge/>
          </w:tcPr>
          <w:p w14:paraId="1ECB794A" w14:textId="77777777" w:rsidR="00A337E8" w:rsidRPr="00F84253" w:rsidRDefault="00A337E8" w:rsidP="00486B65">
            <w:pPr>
              <w:pStyle w:val="Sinespaciado"/>
              <w:jc w:val="center"/>
              <w:rPr>
                <w:rFonts w:ascii="Times New Roman" w:hAnsi="Times New Roman" w:cs="Times New Roman"/>
                <w:b/>
                <w:bCs/>
              </w:rPr>
            </w:pPr>
          </w:p>
        </w:tc>
      </w:tr>
      <w:tr w:rsidR="00A337E8" w:rsidRPr="00F84253" w14:paraId="3265655F" w14:textId="77777777" w:rsidTr="00F84253">
        <w:trPr>
          <w:trHeight w:val="245"/>
          <w:jc w:val="center"/>
        </w:trPr>
        <w:tc>
          <w:tcPr>
            <w:tcW w:w="2263" w:type="dxa"/>
            <w:vAlign w:val="center"/>
          </w:tcPr>
          <w:p w14:paraId="2C5B49D9" w14:textId="623D1F10" w:rsidR="00A337E8" w:rsidRPr="00F84253" w:rsidRDefault="00A337E8" w:rsidP="004044DF">
            <w:pPr>
              <w:pStyle w:val="Sinespaciado"/>
              <w:jc w:val="center"/>
              <w:rPr>
                <w:rFonts w:ascii="Times New Roman" w:hAnsi="Times New Roman" w:cs="Times New Roman"/>
              </w:rPr>
            </w:pPr>
            <w:r w:rsidRPr="00F84253">
              <w:rPr>
                <w:rFonts w:ascii="Times New Roman" w:hAnsi="Times New Roman" w:cs="Times New Roman"/>
                <w:color w:val="000000"/>
              </w:rPr>
              <w:t>Se cumple en alto grado</w:t>
            </w:r>
          </w:p>
        </w:tc>
        <w:tc>
          <w:tcPr>
            <w:tcW w:w="2127" w:type="dxa"/>
            <w:vAlign w:val="center"/>
          </w:tcPr>
          <w:p w14:paraId="452CD416" w14:textId="5DDDA3C5" w:rsidR="00A337E8" w:rsidRPr="00F84253" w:rsidRDefault="00A337E8" w:rsidP="004044DF">
            <w:pPr>
              <w:pStyle w:val="Sinespaciado"/>
              <w:jc w:val="center"/>
              <w:rPr>
                <w:rFonts w:ascii="Times New Roman" w:hAnsi="Times New Roman" w:cs="Times New Roman"/>
              </w:rPr>
            </w:pPr>
            <w:r w:rsidRPr="00F84253">
              <w:rPr>
                <w:rFonts w:ascii="Times New Roman" w:hAnsi="Times New Roman" w:cs="Times New Roman"/>
                <w:color w:val="000000"/>
              </w:rPr>
              <w:t>Se cumple en alto grado</w:t>
            </w:r>
          </w:p>
        </w:tc>
        <w:tc>
          <w:tcPr>
            <w:tcW w:w="1275" w:type="dxa"/>
            <w:vAlign w:val="center"/>
          </w:tcPr>
          <w:p w14:paraId="63D12A0E" w14:textId="7C02CFA8" w:rsidR="00A337E8" w:rsidRPr="00F84253" w:rsidRDefault="1BA92F23" w:rsidP="00486B65">
            <w:pPr>
              <w:pStyle w:val="Sinespaciado"/>
              <w:jc w:val="center"/>
              <w:rPr>
                <w:rFonts w:ascii="Times New Roman" w:hAnsi="Times New Roman" w:cs="Times New Roman"/>
              </w:rPr>
            </w:pPr>
            <w:r w:rsidRPr="00F84253">
              <w:rPr>
                <w:rFonts w:ascii="Times New Roman" w:hAnsi="Times New Roman" w:cs="Times New Roman"/>
                <w:color w:val="000000" w:themeColor="text1"/>
              </w:rPr>
              <w:t>4,0</w:t>
            </w:r>
          </w:p>
        </w:tc>
        <w:tc>
          <w:tcPr>
            <w:tcW w:w="1418" w:type="dxa"/>
            <w:vAlign w:val="center"/>
          </w:tcPr>
          <w:p w14:paraId="6A4741A9" w14:textId="356140AB" w:rsidR="00A337E8" w:rsidRPr="00F84253" w:rsidRDefault="1BA92F23" w:rsidP="00486B65">
            <w:pPr>
              <w:pStyle w:val="Sinespaciado"/>
              <w:jc w:val="center"/>
              <w:rPr>
                <w:rFonts w:ascii="Times New Roman" w:hAnsi="Times New Roman" w:cs="Times New Roman"/>
              </w:rPr>
            </w:pPr>
            <w:r w:rsidRPr="00F84253">
              <w:rPr>
                <w:rFonts w:ascii="Times New Roman" w:hAnsi="Times New Roman" w:cs="Times New Roman"/>
                <w:color w:val="000000" w:themeColor="text1"/>
              </w:rPr>
              <w:t>4,6</w:t>
            </w:r>
          </w:p>
        </w:tc>
        <w:tc>
          <w:tcPr>
            <w:tcW w:w="2119" w:type="dxa"/>
            <w:vAlign w:val="center"/>
          </w:tcPr>
          <w:p w14:paraId="4AAEE3C9" w14:textId="747E353C" w:rsidR="00A337E8" w:rsidRPr="00F84253" w:rsidRDefault="1BA92F23" w:rsidP="00486B65">
            <w:pPr>
              <w:jc w:val="center"/>
              <w:rPr>
                <w:rFonts w:ascii="Times New Roman" w:hAnsi="Times New Roman" w:cs="Times New Roman"/>
                <w:color w:val="000000"/>
              </w:rPr>
            </w:pPr>
            <w:r w:rsidRPr="00F84253">
              <w:rPr>
                <w:rFonts w:ascii="Times New Roman" w:hAnsi="Times New Roman" w:cs="Times New Roman"/>
                <w:color w:val="000000" w:themeColor="text1"/>
              </w:rPr>
              <w:t>12,42%</w:t>
            </w:r>
          </w:p>
        </w:tc>
      </w:tr>
      <w:tr w:rsidR="006E5106" w:rsidRPr="00F84253" w14:paraId="46246E96" w14:textId="77777777" w:rsidTr="00F84253">
        <w:trPr>
          <w:trHeight w:val="341"/>
          <w:jc w:val="center"/>
        </w:trPr>
        <w:tc>
          <w:tcPr>
            <w:tcW w:w="4390" w:type="dxa"/>
            <w:gridSpan w:val="2"/>
            <w:shd w:val="clear" w:color="auto" w:fill="DEEAF6" w:themeFill="accent5" w:themeFillTint="33"/>
            <w:vAlign w:val="center"/>
          </w:tcPr>
          <w:p w14:paraId="76EEAEB2" w14:textId="77777777" w:rsidR="006E5106" w:rsidRPr="00F84253" w:rsidRDefault="006E5106" w:rsidP="009E61F4">
            <w:pPr>
              <w:pStyle w:val="Sinespaciado"/>
              <w:jc w:val="center"/>
              <w:rPr>
                <w:rFonts w:ascii="Times New Roman" w:hAnsi="Times New Roman" w:cs="Times New Roman"/>
                <w:b/>
                <w:bCs/>
              </w:rPr>
            </w:pPr>
            <w:r w:rsidRPr="00F84253">
              <w:rPr>
                <w:rFonts w:ascii="Times New Roman" w:hAnsi="Times New Roman" w:cs="Times New Roman"/>
                <w:b/>
                <w:bCs/>
              </w:rPr>
              <w:t>Fortalezas</w:t>
            </w:r>
          </w:p>
        </w:tc>
        <w:tc>
          <w:tcPr>
            <w:tcW w:w="4812" w:type="dxa"/>
            <w:gridSpan w:val="3"/>
            <w:shd w:val="clear" w:color="auto" w:fill="DEEAF6" w:themeFill="accent5" w:themeFillTint="33"/>
            <w:vAlign w:val="center"/>
          </w:tcPr>
          <w:p w14:paraId="3DB0E3EA" w14:textId="77777777" w:rsidR="006E5106" w:rsidRPr="00F84253" w:rsidRDefault="006E5106" w:rsidP="009E61F4">
            <w:pPr>
              <w:pStyle w:val="Sinespaciado"/>
              <w:jc w:val="center"/>
              <w:rPr>
                <w:rFonts w:ascii="Times New Roman" w:hAnsi="Times New Roman" w:cs="Times New Roman"/>
                <w:b/>
                <w:bCs/>
              </w:rPr>
            </w:pPr>
            <w:r w:rsidRPr="00F84253">
              <w:rPr>
                <w:rFonts w:ascii="Times New Roman" w:hAnsi="Times New Roman" w:cs="Times New Roman"/>
                <w:b/>
                <w:bCs/>
              </w:rPr>
              <w:t>Oportunidades de mejora</w:t>
            </w:r>
          </w:p>
        </w:tc>
      </w:tr>
      <w:tr w:rsidR="006E5106" w:rsidRPr="00F84253" w14:paraId="6DD86475" w14:textId="77777777" w:rsidTr="00F84253">
        <w:trPr>
          <w:trHeight w:val="245"/>
          <w:jc w:val="center"/>
        </w:trPr>
        <w:tc>
          <w:tcPr>
            <w:tcW w:w="4390" w:type="dxa"/>
            <w:gridSpan w:val="2"/>
          </w:tcPr>
          <w:p w14:paraId="77171837" w14:textId="5F385AB7" w:rsidR="00B765FA" w:rsidRPr="00F84253" w:rsidRDefault="00B765FA" w:rsidP="00F84253">
            <w:pPr>
              <w:pStyle w:val="Sinespaciado"/>
              <w:numPr>
                <w:ilvl w:val="0"/>
                <w:numId w:val="24"/>
              </w:numPr>
              <w:ind w:left="172" w:hanging="142"/>
              <w:jc w:val="both"/>
              <w:rPr>
                <w:rFonts w:ascii="Times New Roman" w:hAnsi="Times New Roman" w:cs="Times New Roman"/>
                <w:color w:val="000000"/>
              </w:rPr>
            </w:pPr>
            <w:r w:rsidRPr="00312080">
              <w:rPr>
                <w:rFonts w:ascii="Times New Roman" w:hAnsi="Times New Roman" w:cs="Times New Roman"/>
                <w:color w:val="000000"/>
                <w:highlight w:val="yellow"/>
                <w:rPrChange w:id="235" w:author="roberto cardenas" w:date="2025-10-29T18:55:00Z" w16du:dateUtc="2025-10-29T23:55:00Z">
                  <w:rPr>
                    <w:rFonts w:ascii="Times New Roman" w:hAnsi="Times New Roman" w:cs="Times New Roman"/>
                    <w:color w:val="000000"/>
                  </w:rPr>
                </w:rPrChange>
              </w:rPr>
              <w:t>Alta participación</w:t>
            </w:r>
            <w:r w:rsidRPr="00F84253">
              <w:rPr>
                <w:rFonts w:ascii="Times New Roman" w:hAnsi="Times New Roman" w:cs="Times New Roman"/>
                <w:color w:val="000000"/>
              </w:rPr>
              <w:t xml:space="preserve"> estudiantil en actividades de formación integral, investigación, movilidad académica y eventos de proyección social.</w:t>
            </w:r>
          </w:p>
          <w:p w14:paraId="0CD3D21A" w14:textId="30152C98" w:rsidR="00B765FA" w:rsidRPr="00F84253" w:rsidRDefault="00B765FA" w:rsidP="00F84253">
            <w:pPr>
              <w:pStyle w:val="Sinespaciado"/>
              <w:numPr>
                <w:ilvl w:val="0"/>
                <w:numId w:val="24"/>
              </w:numPr>
              <w:ind w:left="172" w:hanging="142"/>
              <w:jc w:val="both"/>
              <w:rPr>
                <w:rFonts w:ascii="Times New Roman" w:hAnsi="Times New Roman" w:cs="Times New Roman"/>
                <w:color w:val="000000"/>
              </w:rPr>
            </w:pPr>
            <w:r w:rsidRPr="00F84253">
              <w:rPr>
                <w:rFonts w:ascii="Times New Roman" w:hAnsi="Times New Roman" w:cs="Times New Roman"/>
                <w:color w:val="000000"/>
              </w:rPr>
              <w:t xml:space="preserve">Existencia de </w:t>
            </w:r>
            <w:r w:rsidRPr="00312080">
              <w:rPr>
                <w:rFonts w:ascii="Times New Roman" w:hAnsi="Times New Roman" w:cs="Times New Roman"/>
                <w:color w:val="000000"/>
                <w:highlight w:val="yellow"/>
                <w:rPrChange w:id="236" w:author="roberto cardenas" w:date="2025-10-29T18:56:00Z" w16du:dateUtc="2025-10-29T23:56:00Z">
                  <w:rPr>
                    <w:rFonts w:ascii="Times New Roman" w:hAnsi="Times New Roman" w:cs="Times New Roman"/>
                    <w:color w:val="000000"/>
                  </w:rPr>
                </w:rPrChange>
              </w:rPr>
              <w:t>mecanismos de orientación</w:t>
            </w:r>
            <w:r w:rsidRPr="00F84253">
              <w:rPr>
                <w:rFonts w:ascii="Times New Roman" w:hAnsi="Times New Roman" w:cs="Times New Roman"/>
                <w:color w:val="000000"/>
              </w:rPr>
              <w:t xml:space="preserve"> y acompañamiento académico, a través de la </w:t>
            </w:r>
            <w:r w:rsidR="003D4113" w:rsidRPr="00F84253">
              <w:rPr>
                <w:rFonts w:ascii="Times New Roman" w:hAnsi="Times New Roman" w:cs="Times New Roman"/>
                <w:color w:val="000000"/>
              </w:rPr>
              <w:t>C</w:t>
            </w:r>
            <w:r w:rsidRPr="00F84253">
              <w:rPr>
                <w:rFonts w:ascii="Times New Roman" w:hAnsi="Times New Roman" w:cs="Times New Roman"/>
                <w:color w:val="000000"/>
              </w:rPr>
              <w:t xml:space="preserve">oordinación de la </w:t>
            </w:r>
            <w:r w:rsidR="003D4113" w:rsidRPr="00F84253">
              <w:rPr>
                <w:rFonts w:ascii="Times New Roman" w:hAnsi="Times New Roman" w:cs="Times New Roman"/>
                <w:color w:val="000000"/>
              </w:rPr>
              <w:t>M</w:t>
            </w:r>
            <w:r w:rsidRPr="00F84253">
              <w:rPr>
                <w:rFonts w:ascii="Times New Roman" w:hAnsi="Times New Roman" w:cs="Times New Roman"/>
                <w:color w:val="000000"/>
              </w:rPr>
              <w:t>aestría, tutores de trabajos de grado y programas institucionales de bienestar.</w:t>
            </w:r>
          </w:p>
          <w:p w14:paraId="0C09C7EA" w14:textId="74620345" w:rsidR="00B765FA" w:rsidRPr="00F84253" w:rsidRDefault="0ACE4B3C" w:rsidP="00F84253">
            <w:pPr>
              <w:pStyle w:val="Sinespaciado"/>
              <w:numPr>
                <w:ilvl w:val="0"/>
                <w:numId w:val="24"/>
              </w:numPr>
              <w:ind w:left="172" w:hanging="142"/>
              <w:jc w:val="both"/>
              <w:rPr>
                <w:rFonts w:ascii="Times New Roman" w:hAnsi="Times New Roman" w:cs="Times New Roman"/>
                <w:color w:val="000000"/>
              </w:rPr>
            </w:pPr>
            <w:r w:rsidRPr="00F84253">
              <w:rPr>
                <w:rFonts w:ascii="Times New Roman" w:hAnsi="Times New Roman" w:cs="Times New Roman"/>
                <w:color w:val="000000" w:themeColor="text1"/>
              </w:rPr>
              <w:lastRenderedPageBreak/>
              <w:t xml:space="preserve">Reconocimiento de la </w:t>
            </w:r>
            <w:r w:rsidRPr="003456AB">
              <w:rPr>
                <w:rFonts w:ascii="Times New Roman" w:hAnsi="Times New Roman" w:cs="Times New Roman"/>
                <w:color w:val="000000" w:themeColor="text1"/>
                <w:highlight w:val="yellow"/>
                <w:rPrChange w:id="237" w:author="roberto cardenas" w:date="2025-10-29T18:57:00Z" w16du:dateUtc="2025-10-29T23:57:00Z">
                  <w:rPr>
                    <w:rFonts w:ascii="Times New Roman" w:hAnsi="Times New Roman" w:cs="Times New Roman"/>
                    <w:color w:val="000000" w:themeColor="text1"/>
                  </w:rPr>
                </w:rPrChange>
              </w:rPr>
              <w:t>aut</w:t>
            </w:r>
            <w:r w:rsidR="0985B68E" w:rsidRPr="003456AB">
              <w:rPr>
                <w:rFonts w:ascii="Times New Roman" w:hAnsi="Times New Roman" w:cs="Times New Roman"/>
                <w:color w:val="000000" w:themeColor="text1"/>
                <w:highlight w:val="yellow"/>
                <w:rPrChange w:id="238" w:author="roberto cardenas" w:date="2025-10-29T18:57:00Z" w16du:dateUtc="2025-10-29T23:57:00Z">
                  <w:rPr>
                    <w:rFonts w:ascii="Times New Roman" w:hAnsi="Times New Roman" w:cs="Times New Roman"/>
                    <w:color w:val="000000" w:themeColor="text1"/>
                  </w:rPr>
                </w:rPrChange>
              </w:rPr>
              <w:t>onomía</w:t>
            </w:r>
            <w:r w:rsidRPr="00F84253">
              <w:rPr>
                <w:rFonts w:ascii="Times New Roman" w:hAnsi="Times New Roman" w:cs="Times New Roman"/>
                <w:color w:val="000000" w:themeColor="text1"/>
              </w:rPr>
              <w:t xml:space="preserve"> de los estudiantes, valorada en los resultados de encuestas y en el desempeño en investigación y producción académica.</w:t>
            </w:r>
          </w:p>
          <w:p w14:paraId="381E2EBA" w14:textId="092D3096" w:rsidR="00B765FA" w:rsidRPr="00F84253" w:rsidRDefault="00B765FA" w:rsidP="00F84253">
            <w:pPr>
              <w:pStyle w:val="Sinespaciado"/>
              <w:numPr>
                <w:ilvl w:val="0"/>
                <w:numId w:val="24"/>
              </w:numPr>
              <w:ind w:left="172" w:hanging="142"/>
              <w:jc w:val="both"/>
              <w:rPr>
                <w:rFonts w:ascii="Times New Roman" w:hAnsi="Times New Roman" w:cs="Times New Roman"/>
                <w:color w:val="000000"/>
              </w:rPr>
            </w:pPr>
            <w:r w:rsidRPr="00F84253">
              <w:rPr>
                <w:rFonts w:ascii="Times New Roman" w:hAnsi="Times New Roman" w:cs="Times New Roman"/>
                <w:color w:val="000000"/>
              </w:rPr>
              <w:t xml:space="preserve">Disponibilidad de un Reglamento de Posgrados (Acuerdo 001 de 2009) y de normativas específicas de trabajo de grado (Acuerdo 001 de 2019 y Acuerdo 004 de 2022), que brindan </w:t>
            </w:r>
            <w:r w:rsidRPr="003456AB">
              <w:rPr>
                <w:rFonts w:ascii="Times New Roman" w:hAnsi="Times New Roman" w:cs="Times New Roman"/>
                <w:color w:val="000000"/>
                <w:highlight w:val="yellow"/>
                <w:rPrChange w:id="239" w:author="roberto cardenas" w:date="2025-10-29T18:57:00Z" w16du:dateUtc="2025-10-29T23:57:00Z">
                  <w:rPr>
                    <w:rFonts w:ascii="Times New Roman" w:hAnsi="Times New Roman" w:cs="Times New Roman"/>
                    <w:color w:val="000000"/>
                  </w:rPr>
                </w:rPrChange>
              </w:rPr>
              <w:t>claridad sobre procesos</w:t>
            </w:r>
            <w:r w:rsidRPr="00F84253">
              <w:rPr>
                <w:rFonts w:ascii="Times New Roman" w:hAnsi="Times New Roman" w:cs="Times New Roman"/>
                <w:color w:val="000000"/>
              </w:rPr>
              <w:t xml:space="preserve"> y derechos estudiantiles.</w:t>
            </w:r>
          </w:p>
          <w:p w14:paraId="3D4BE6AA" w14:textId="2B696021" w:rsidR="006E5106" w:rsidRPr="00F84253" w:rsidRDefault="00B765FA" w:rsidP="00F84253">
            <w:pPr>
              <w:pStyle w:val="Sinespaciado"/>
              <w:numPr>
                <w:ilvl w:val="0"/>
                <w:numId w:val="24"/>
              </w:numPr>
              <w:ind w:left="172" w:hanging="142"/>
              <w:jc w:val="both"/>
              <w:rPr>
                <w:rFonts w:ascii="Times New Roman" w:hAnsi="Times New Roman" w:cs="Times New Roman"/>
                <w:color w:val="000000"/>
              </w:rPr>
            </w:pPr>
            <w:r w:rsidRPr="00F84253">
              <w:rPr>
                <w:rFonts w:ascii="Times New Roman" w:hAnsi="Times New Roman" w:cs="Times New Roman"/>
                <w:color w:val="000000"/>
              </w:rPr>
              <w:t xml:space="preserve">Existencia de </w:t>
            </w:r>
            <w:r w:rsidRPr="003456AB">
              <w:rPr>
                <w:rFonts w:ascii="Times New Roman" w:hAnsi="Times New Roman" w:cs="Times New Roman"/>
                <w:color w:val="000000"/>
                <w:highlight w:val="yellow"/>
                <w:rPrChange w:id="240" w:author="roberto cardenas" w:date="2025-10-29T18:57:00Z" w16du:dateUtc="2025-10-29T23:57:00Z">
                  <w:rPr>
                    <w:rFonts w:ascii="Times New Roman" w:hAnsi="Times New Roman" w:cs="Times New Roman"/>
                    <w:color w:val="000000"/>
                  </w:rPr>
                </w:rPrChange>
              </w:rPr>
              <w:t>estímulos y apoyos económicos</w:t>
            </w:r>
            <w:r w:rsidRPr="00F84253">
              <w:rPr>
                <w:rFonts w:ascii="Times New Roman" w:hAnsi="Times New Roman" w:cs="Times New Roman"/>
                <w:color w:val="000000"/>
              </w:rPr>
              <w:t xml:space="preserve"> como descuentos en matrícula, becas institucionales y programas de bienestar universitario, que contribuyen a la permanencia.</w:t>
            </w:r>
          </w:p>
        </w:tc>
        <w:tc>
          <w:tcPr>
            <w:tcW w:w="4812" w:type="dxa"/>
            <w:gridSpan w:val="3"/>
          </w:tcPr>
          <w:p w14:paraId="3CFEB367" w14:textId="54943D4E" w:rsidR="00B765FA" w:rsidRPr="00F84253" w:rsidRDefault="00B765FA" w:rsidP="00F84253">
            <w:pPr>
              <w:pStyle w:val="Sinespaciado"/>
              <w:numPr>
                <w:ilvl w:val="0"/>
                <w:numId w:val="24"/>
              </w:numPr>
              <w:ind w:left="175" w:hanging="185"/>
              <w:jc w:val="both"/>
              <w:rPr>
                <w:rFonts w:ascii="Times New Roman" w:hAnsi="Times New Roman" w:cs="Times New Roman"/>
                <w:color w:val="000000"/>
              </w:rPr>
            </w:pPr>
            <w:r w:rsidRPr="00F84253">
              <w:rPr>
                <w:rFonts w:ascii="Times New Roman" w:hAnsi="Times New Roman" w:cs="Times New Roman"/>
                <w:color w:val="000000"/>
              </w:rPr>
              <w:lastRenderedPageBreak/>
              <w:t xml:space="preserve">Necesidad de </w:t>
            </w:r>
            <w:r w:rsidRPr="00312080">
              <w:rPr>
                <w:rFonts w:ascii="Times New Roman" w:hAnsi="Times New Roman" w:cs="Times New Roman"/>
                <w:color w:val="000000"/>
                <w:highlight w:val="yellow"/>
                <w:rPrChange w:id="241" w:author="roberto cardenas" w:date="2025-10-29T18:56:00Z" w16du:dateUtc="2025-10-29T23:56:00Z">
                  <w:rPr>
                    <w:rFonts w:ascii="Times New Roman" w:hAnsi="Times New Roman" w:cs="Times New Roman"/>
                    <w:color w:val="000000"/>
                  </w:rPr>
                </w:rPrChange>
              </w:rPr>
              <w:t>fortalecer los canales de comunicació</w:t>
            </w:r>
            <w:r w:rsidRPr="00F84253">
              <w:rPr>
                <w:rFonts w:ascii="Times New Roman" w:hAnsi="Times New Roman" w:cs="Times New Roman"/>
                <w:color w:val="000000"/>
              </w:rPr>
              <w:t>n para mejorar la difusión de apoyos institucionales y oportunidades académicas entre la comunidad estudiantil.</w:t>
            </w:r>
          </w:p>
          <w:p w14:paraId="23183CDB" w14:textId="48DE6EC9" w:rsidR="00B765FA" w:rsidRPr="00F84253" w:rsidRDefault="00B765FA" w:rsidP="00F84253">
            <w:pPr>
              <w:pStyle w:val="Sinespaciado"/>
              <w:numPr>
                <w:ilvl w:val="0"/>
                <w:numId w:val="24"/>
              </w:numPr>
              <w:ind w:left="175" w:hanging="185"/>
              <w:jc w:val="both"/>
              <w:rPr>
                <w:rFonts w:ascii="Times New Roman" w:hAnsi="Times New Roman" w:cs="Times New Roman"/>
                <w:color w:val="000000"/>
              </w:rPr>
            </w:pPr>
            <w:r w:rsidRPr="00F84253">
              <w:rPr>
                <w:rFonts w:ascii="Times New Roman" w:hAnsi="Times New Roman" w:cs="Times New Roman"/>
                <w:color w:val="000000"/>
              </w:rPr>
              <w:t xml:space="preserve">Algunos estudiantes perciben insuficiente la oferta de </w:t>
            </w:r>
            <w:r w:rsidRPr="00312080">
              <w:rPr>
                <w:rFonts w:ascii="Times New Roman" w:hAnsi="Times New Roman" w:cs="Times New Roman"/>
                <w:color w:val="000000"/>
                <w:highlight w:val="yellow"/>
                <w:rPrChange w:id="242" w:author="roberto cardenas" w:date="2025-10-29T18:56:00Z" w16du:dateUtc="2025-10-29T23:56:00Z">
                  <w:rPr>
                    <w:rFonts w:ascii="Times New Roman" w:hAnsi="Times New Roman" w:cs="Times New Roman"/>
                    <w:color w:val="000000"/>
                  </w:rPr>
                </w:rPrChange>
              </w:rPr>
              <w:t>estrategias de orientación personalizada</w:t>
            </w:r>
            <w:r w:rsidRPr="00F84253">
              <w:rPr>
                <w:rFonts w:ascii="Times New Roman" w:hAnsi="Times New Roman" w:cs="Times New Roman"/>
                <w:color w:val="000000"/>
              </w:rPr>
              <w:t xml:space="preserve"> en temas de investigación, movilidad y segunda lengua.</w:t>
            </w:r>
          </w:p>
          <w:p w14:paraId="7696AAAD" w14:textId="02369EB9" w:rsidR="00B765FA" w:rsidRPr="00F84253" w:rsidRDefault="00B765FA" w:rsidP="00F84253">
            <w:pPr>
              <w:pStyle w:val="Sinespaciado"/>
              <w:numPr>
                <w:ilvl w:val="0"/>
                <w:numId w:val="24"/>
              </w:numPr>
              <w:ind w:left="175" w:hanging="185"/>
              <w:jc w:val="both"/>
              <w:rPr>
                <w:rFonts w:ascii="Times New Roman" w:hAnsi="Times New Roman" w:cs="Times New Roman"/>
                <w:color w:val="000000"/>
              </w:rPr>
            </w:pPr>
            <w:r w:rsidRPr="00F84253">
              <w:rPr>
                <w:rFonts w:ascii="Times New Roman" w:hAnsi="Times New Roman" w:cs="Times New Roman"/>
                <w:color w:val="000000"/>
              </w:rPr>
              <w:t xml:space="preserve">Retos en la ampliación y diversificación de estímulos más allá de los </w:t>
            </w:r>
            <w:r w:rsidRPr="00312080">
              <w:rPr>
                <w:rFonts w:ascii="Times New Roman" w:hAnsi="Times New Roman" w:cs="Times New Roman"/>
                <w:color w:val="000000"/>
                <w:highlight w:val="yellow"/>
                <w:rPrChange w:id="243" w:author="roberto cardenas" w:date="2025-10-29T18:56:00Z" w16du:dateUtc="2025-10-29T23:56:00Z">
                  <w:rPr>
                    <w:rFonts w:ascii="Times New Roman" w:hAnsi="Times New Roman" w:cs="Times New Roman"/>
                    <w:color w:val="000000"/>
                  </w:rPr>
                </w:rPrChange>
              </w:rPr>
              <w:t>descuentos en matrícula</w:t>
            </w:r>
            <w:r w:rsidRPr="00F84253">
              <w:rPr>
                <w:rFonts w:ascii="Times New Roman" w:hAnsi="Times New Roman" w:cs="Times New Roman"/>
                <w:color w:val="000000"/>
              </w:rPr>
              <w:t xml:space="preserve">, </w:t>
            </w:r>
            <w:r w:rsidRPr="00F84253">
              <w:rPr>
                <w:rFonts w:ascii="Times New Roman" w:hAnsi="Times New Roman" w:cs="Times New Roman"/>
                <w:color w:val="000000"/>
              </w:rPr>
              <w:lastRenderedPageBreak/>
              <w:t>incluyendo apoyos específicos para movilidad internacional y participación en redes académicas.</w:t>
            </w:r>
          </w:p>
          <w:p w14:paraId="23DCEF63" w14:textId="0D1E97AD" w:rsidR="006E5106" w:rsidRPr="00F84253" w:rsidRDefault="00B765FA" w:rsidP="00F84253">
            <w:pPr>
              <w:pStyle w:val="Sinespaciado"/>
              <w:numPr>
                <w:ilvl w:val="0"/>
                <w:numId w:val="24"/>
              </w:numPr>
              <w:ind w:left="175" w:hanging="185"/>
              <w:jc w:val="both"/>
              <w:rPr>
                <w:rFonts w:ascii="Times New Roman" w:hAnsi="Times New Roman" w:cs="Times New Roman"/>
              </w:rPr>
            </w:pPr>
            <w:r w:rsidRPr="00F84253">
              <w:rPr>
                <w:rFonts w:ascii="Times New Roman" w:hAnsi="Times New Roman" w:cs="Times New Roman"/>
                <w:color w:val="000000"/>
              </w:rPr>
              <w:t xml:space="preserve">Persisten oportunidades de mejora en la implementación de </w:t>
            </w:r>
            <w:r w:rsidRPr="003456AB">
              <w:rPr>
                <w:rFonts w:ascii="Times New Roman" w:hAnsi="Times New Roman" w:cs="Times New Roman"/>
                <w:color w:val="000000"/>
                <w:highlight w:val="yellow"/>
                <w:rPrChange w:id="244" w:author="roberto cardenas" w:date="2025-10-29T18:58:00Z" w16du:dateUtc="2025-10-29T23:58:00Z">
                  <w:rPr>
                    <w:rFonts w:ascii="Times New Roman" w:hAnsi="Times New Roman" w:cs="Times New Roman"/>
                    <w:color w:val="000000"/>
                  </w:rPr>
                </w:rPrChange>
              </w:rPr>
              <w:t>alertas tempranas</w:t>
            </w:r>
            <w:r w:rsidRPr="00F84253">
              <w:rPr>
                <w:rFonts w:ascii="Times New Roman" w:hAnsi="Times New Roman" w:cs="Times New Roman"/>
                <w:color w:val="000000"/>
              </w:rPr>
              <w:t xml:space="preserve"> y seguimiento más sistemático de las trayectorias académicas</w:t>
            </w:r>
            <w:r w:rsidRPr="00F84253">
              <w:rPr>
                <w:rFonts w:ascii="Times New Roman" w:hAnsi="Times New Roman" w:cs="Times New Roman"/>
              </w:rPr>
              <w:t>.</w:t>
            </w:r>
          </w:p>
        </w:tc>
      </w:tr>
    </w:tbl>
    <w:p w14:paraId="0D626293" w14:textId="11D869F0" w:rsidR="003D063B" w:rsidRPr="00FB3789" w:rsidRDefault="003D063B"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lastRenderedPageBreak/>
        <w:t xml:space="preserve">Fuente: Proyecto curricular </w:t>
      </w:r>
      <w:r w:rsidR="005F2DED" w:rsidRPr="00396F9A">
        <w:rPr>
          <w:rFonts w:ascii="Times New Roman" w:hAnsi="Times New Roman" w:cs="Times New Roman"/>
        </w:rPr>
        <w:t>(2023-1 a 2025-1)</w:t>
      </w:r>
      <w:r w:rsidR="004044DF" w:rsidRPr="00396F9A">
        <w:rPr>
          <w:rFonts w:ascii="Times New Roman" w:hAnsi="Times New Roman" w:cs="Times New Roman"/>
        </w:rPr>
        <w:t>.</w:t>
      </w:r>
    </w:p>
    <w:p w14:paraId="32D4346F" w14:textId="77777777" w:rsidR="00D97984" w:rsidRPr="00F84253" w:rsidRDefault="00D97984" w:rsidP="00F84253">
      <w:pPr>
        <w:pStyle w:val="Ttulo3"/>
        <w:numPr>
          <w:ilvl w:val="2"/>
          <w:numId w:val="28"/>
        </w:numPr>
        <w:spacing w:line="276" w:lineRule="auto"/>
        <w:rPr>
          <w:rFonts w:cs="Times New Roman"/>
          <w:szCs w:val="22"/>
        </w:rPr>
      </w:pPr>
      <w:bookmarkStart w:id="245" w:name="_Toc211354422"/>
      <w:r w:rsidRPr="00F84253">
        <w:rPr>
          <w:rFonts w:cs="Times New Roman"/>
          <w:szCs w:val="22"/>
        </w:rPr>
        <w:t>Factor 3. Profesores</w:t>
      </w:r>
      <w:bookmarkEnd w:id="245"/>
      <w:r w:rsidRPr="00F84253">
        <w:rPr>
          <w:rFonts w:cs="Times New Roman"/>
          <w:szCs w:val="22"/>
        </w:rPr>
        <w:t xml:space="preserve">   </w:t>
      </w:r>
    </w:p>
    <w:p w14:paraId="11EC5467" w14:textId="2CF608B0" w:rsidR="00D97984" w:rsidRPr="00F84253" w:rsidRDefault="00D97984" w:rsidP="000C4C41">
      <w:pPr>
        <w:pStyle w:val="Sinespaciado"/>
        <w:spacing w:before="240" w:line="276" w:lineRule="auto"/>
        <w:rPr>
          <w:rFonts w:ascii="Times New Roman" w:hAnsi="Times New Roman" w:cs="Times New Roman"/>
          <w:b/>
        </w:rPr>
      </w:pPr>
      <w:r w:rsidRPr="00F84253">
        <w:rPr>
          <w:rFonts w:ascii="Times New Roman" w:hAnsi="Times New Roman" w:cs="Times New Roman"/>
          <w:b/>
        </w:rPr>
        <w:t xml:space="preserve">Característica 8. Selección, </w:t>
      </w:r>
      <w:r w:rsidR="00553FBA" w:rsidRPr="00F84253">
        <w:rPr>
          <w:rFonts w:ascii="Times New Roman" w:hAnsi="Times New Roman" w:cs="Times New Roman"/>
          <w:b/>
        </w:rPr>
        <w:t xml:space="preserve">vinculación y permanencia   </w:t>
      </w:r>
    </w:p>
    <w:p w14:paraId="731114C4" w14:textId="7E6CC7AA" w:rsidR="00224E10" w:rsidRPr="00F84253" w:rsidRDefault="3ACDAD51" w:rsidP="000C4C41">
      <w:pPr>
        <w:pStyle w:val="Sinespaciado"/>
        <w:spacing w:before="240" w:line="276" w:lineRule="auto"/>
        <w:jc w:val="both"/>
        <w:rPr>
          <w:rFonts w:ascii="Times New Roman" w:hAnsi="Times New Roman" w:cs="Times New Roman"/>
        </w:rPr>
      </w:pPr>
      <w:r w:rsidRPr="00F84253">
        <w:rPr>
          <w:rFonts w:ascii="Times New Roman" w:hAnsi="Times New Roman" w:cs="Times New Roman"/>
        </w:rPr>
        <w:t xml:space="preserve">La Maestría en Ciencias de la Información y las Comunicaciones cuenta con un equipo docente altamente cualificado, cuya vinculación y permanencia se rige por los lineamientos institucionales establecidos en el </w:t>
      </w:r>
      <w:hyperlink r:id="rId45" w:history="1">
        <w:r w:rsidRPr="00F84253">
          <w:rPr>
            <w:rStyle w:val="Hipervnculo"/>
            <w:rFonts w:ascii="Times New Roman" w:hAnsi="Times New Roman" w:cs="Times New Roman"/>
          </w:rPr>
          <w:t>Acuerdo 003 de 2010 del Consejo Superior Universitario</w:t>
        </w:r>
      </w:hyperlink>
      <w:r w:rsidRPr="00F84253">
        <w:rPr>
          <w:rFonts w:ascii="Times New Roman" w:hAnsi="Times New Roman" w:cs="Times New Roman"/>
        </w:rPr>
        <w:t>,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14:paraId="15EC1453" w14:textId="22184419" w:rsidR="00BC6BAE" w:rsidRDefault="6603899C" w:rsidP="000C4C41">
      <w:pPr>
        <w:spacing w:before="100" w:beforeAutospacing="1" w:after="0" w:line="276" w:lineRule="auto"/>
        <w:jc w:val="both"/>
        <w:rPr>
          <w:rFonts w:ascii="Times New Roman" w:hAnsi="Times New Roman" w:cs="Times New Roman"/>
          <w:lang w:val="es-CO"/>
        </w:rPr>
      </w:pPr>
      <w:r w:rsidRPr="00F84253">
        <w:rPr>
          <w:rFonts w:ascii="Times New Roman" w:hAnsi="Times New Roman" w:cs="Times New Roman"/>
          <w:lang w:val="es-CO"/>
        </w:rPr>
        <w:t>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los requisitos para orientar asignaturas de nivel posgradual, dirigir trabajos de grado y liderar proyectos de investigación. Esta fortaleza se corrobora con los resultados de la encuesta a docentes, donde se observa una amplia permanencia institucional: la mayoría acumula más de 15 años de experiencia en la Universidad, con picos de concentración en 23 y 25 años (tres docentes en cada caso)</w:t>
      </w:r>
      <w:r w:rsidR="00F37557" w:rsidRPr="00F84253">
        <w:rPr>
          <w:rFonts w:ascii="Times New Roman" w:hAnsi="Times New Roman" w:cs="Times New Roman"/>
          <w:lang w:val="es-CO"/>
        </w:rPr>
        <w:t>,</w:t>
      </w:r>
      <w:r w:rsidRPr="00F84253">
        <w:rPr>
          <w:rFonts w:ascii="Times New Roman" w:hAnsi="Times New Roman" w:cs="Times New Roman"/>
          <w:lang w:val="es-CO"/>
        </w:rPr>
        <w:t xml:space="preserve"> y grupos relevantes en 17 y 18 años (dos docentes cada uno). Esta distribución evidencia estabilidad y continuidad en la vinculación, factores que aseguran la calidad de la enseñanza, la consolidación de líneas de investigación y la sostenibilidad de los procesos de extensión del programa.</w:t>
      </w:r>
    </w:p>
    <w:p w14:paraId="17F93C5E" w14:textId="64964A67" w:rsidR="00F84253" w:rsidRDefault="00F84253" w:rsidP="000C4C41">
      <w:pPr>
        <w:spacing w:before="100" w:beforeAutospacing="1" w:after="0" w:line="276" w:lineRule="auto"/>
        <w:jc w:val="both"/>
        <w:rPr>
          <w:rFonts w:ascii="Times New Roman" w:hAnsi="Times New Roman" w:cs="Times New Roman"/>
          <w:lang w:val="es-CO"/>
        </w:rPr>
      </w:pPr>
    </w:p>
    <w:p w14:paraId="74B149C0" w14:textId="052B064A" w:rsidR="00F84253" w:rsidRDefault="00F84253" w:rsidP="000C4C41">
      <w:pPr>
        <w:spacing w:before="100" w:beforeAutospacing="1" w:after="0" w:line="276" w:lineRule="auto"/>
        <w:jc w:val="both"/>
        <w:rPr>
          <w:rFonts w:ascii="Times New Roman" w:hAnsi="Times New Roman" w:cs="Times New Roman"/>
          <w:lang w:val="es-CO"/>
        </w:rPr>
      </w:pPr>
    </w:p>
    <w:p w14:paraId="5E9CFEA7" w14:textId="6A24466D" w:rsidR="00F84253" w:rsidRDefault="00F84253" w:rsidP="000C4C41">
      <w:pPr>
        <w:spacing w:before="100" w:beforeAutospacing="1" w:after="0" w:line="276" w:lineRule="auto"/>
        <w:jc w:val="both"/>
        <w:rPr>
          <w:rFonts w:ascii="Times New Roman" w:hAnsi="Times New Roman" w:cs="Times New Roman"/>
          <w:lang w:val="es-CO"/>
        </w:rPr>
      </w:pPr>
    </w:p>
    <w:p w14:paraId="0CAEC0CE" w14:textId="1899AE7F" w:rsidR="00F84253" w:rsidRDefault="00F84253" w:rsidP="000C4C41">
      <w:pPr>
        <w:spacing w:before="100" w:beforeAutospacing="1" w:after="0" w:line="276" w:lineRule="auto"/>
        <w:jc w:val="both"/>
        <w:rPr>
          <w:rFonts w:ascii="Times New Roman" w:hAnsi="Times New Roman" w:cs="Times New Roman"/>
          <w:lang w:val="es-CO"/>
        </w:rPr>
      </w:pPr>
    </w:p>
    <w:p w14:paraId="5AC7FD4D" w14:textId="77777777" w:rsidR="00F84253" w:rsidRPr="00F84253" w:rsidRDefault="00F84253" w:rsidP="000C4C41">
      <w:pPr>
        <w:spacing w:before="100" w:beforeAutospacing="1" w:after="0" w:line="276" w:lineRule="auto"/>
        <w:jc w:val="both"/>
        <w:rPr>
          <w:rFonts w:ascii="Times New Roman" w:hAnsi="Times New Roman" w:cs="Times New Roman"/>
          <w:lang w:val="es-CO"/>
        </w:rPr>
      </w:pPr>
    </w:p>
    <w:p w14:paraId="6362D64C" w14:textId="306798B3" w:rsidR="00BC6BAE" w:rsidRPr="00FB3789" w:rsidRDefault="00A64B63" w:rsidP="000C4C41">
      <w:pPr>
        <w:spacing w:before="240" w:after="0" w:line="276" w:lineRule="auto"/>
        <w:jc w:val="center"/>
        <w:rPr>
          <w:rFonts w:ascii="Times New Roman" w:eastAsia="Times New Roman" w:hAnsi="Times New Roman" w:cs="Times New Roman"/>
          <w:lang w:val="es-CO" w:eastAsia="es-CO"/>
        </w:rPr>
      </w:pPr>
      <w:bookmarkStart w:id="246" w:name="_Toc211354527"/>
      <w:r w:rsidRPr="00FB3789">
        <w:rPr>
          <w:rFonts w:ascii="Times New Roman" w:hAnsi="Times New Roman" w:cs="Times New Roman"/>
        </w:rPr>
        <w:lastRenderedPageBreak/>
        <w:t xml:space="preserve">Ilustración </w:t>
      </w:r>
      <w:r w:rsidRPr="00396F9A">
        <w:rPr>
          <w:rFonts w:ascii="Times New Roman" w:hAnsi="Times New Roman" w:cs="Times New Roman"/>
        </w:rPr>
        <w:fldChar w:fldCharType="begin"/>
      </w:r>
      <w:r w:rsidRPr="00F84253">
        <w:rPr>
          <w:rFonts w:ascii="Times New Roman" w:hAnsi="Times New Roman" w:cs="Times New Roman"/>
        </w:rPr>
        <w:instrText xml:space="preserve"> SEQ Ilustración \* ARABIC </w:instrText>
      </w:r>
      <w:r w:rsidRPr="00396F9A">
        <w:rPr>
          <w:rFonts w:ascii="Times New Roman" w:hAnsi="Times New Roman" w:cs="Times New Roman"/>
        </w:rPr>
        <w:fldChar w:fldCharType="separate"/>
      </w:r>
      <w:r w:rsidR="00D978EC">
        <w:rPr>
          <w:rFonts w:ascii="Times New Roman" w:hAnsi="Times New Roman" w:cs="Times New Roman"/>
          <w:noProof/>
        </w:rPr>
        <w:t>11</w:t>
      </w:r>
      <w:r w:rsidRPr="00396F9A">
        <w:rPr>
          <w:rFonts w:ascii="Times New Roman" w:hAnsi="Times New Roman" w:cs="Times New Roman"/>
        </w:rPr>
        <w:fldChar w:fldCharType="end"/>
      </w:r>
      <w:r w:rsidRPr="001A2CAA">
        <w:rPr>
          <w:rFonts w:ascii="Times New Roman" w:hAnsi="Times New Roman" w:cs="Times New Roman"/>
        </w:rPr>
        <w:t xml:space="preserve"> </w:t>
      </w:r>
      <w:r w:rsidR="00BC6BAE" w:rsidRPr="00396F9A">
        <w:rPr>
          <w:rFonts w:ascii="Times New Roman" w:eastAsia="Times New Roman" w:hAnsi="Times New Roman" w:cs="Times New Roman"/>
          <w:lang w:val="es-CO" w:eastAsia="es-CO"/>
        </w:rPr>
        <w:t xml:space="preserve">Años de experiencia de los docentes vinculados a la </w:t>
      </w:r>
      <w:r w:rsidR="00CD643A" w:rsidRPr="00396F9A">
        <w:rPr>
          <w:rFonts w:ascii="Times New Roman" w:eastAsia="Times New Roman" w:hAnsi="Times New Roman" w:cs="Times New Roman"/>
          <w:lang w:val="es-CO" w:eastAsia="es-CO"/>
        </w:rPr>
        <w:t>M</w:t>
      </w:r>
      <w:r w:rsidR="00BC6BAE" w:rsidRPr="00FB3789">
        <w:rPr>
          <w:rFonts w:ascii="Times New Roman" w:eastAsia="Times New Roman" w:hAnsi="Times New Roman" w:cs="Times New Roman"/>
          <w:lang w:val="es-CO" w:eastAsia="es-CO"/>
        </w:rPr>
        <w:t>aestría</w:t>
      </w:r>
      <w:r w:rsidR="008B4AD2" w:rsidRPr="00FB3789">
        <w:rPr>
          <w:rFonts w:ascii="Times New Roman" w:eastAsia="Times New Roman" w:hAnsi="Times New Roman" w:cs="Times New Roman"/>
          <w:lang w:val="es-CO" w:eastAsia="es-CO"/>
        </w:rPr>
        <w:t>.</w:t>
      </w:r>
      <w:bookmarkEnd w:id="246"/>
    </w:p>
    <w:p w14:paraId="1CD45ECA" w14:textId="389EC0BD" w:rsidR="00BC6BAE" w:rsidRPr="00F84253" w:rsidRDefault="00BC6BAE" w:rsidP="000C4C41">
      <w:pPr>
        <w:spacing w:after="0" w:line="276" w:lineRule="auto"/>
        <w:jc w:val="center"/>
        <w:rPr>
          <w:rFonts w:ascii="Times New Roman" w:eastAsia="Times New Roman" w:hAnsi="Times New Roman" w:cs="Times New Roman"/>
          <w:lang w:val="es-CO" w:eastAsia="es-CO"/>
        </w:rPr>
      </w:pPr>
      <w:r w:rsidRPr="00D978EC">
        <w:rPr>
          <w:rFonts w:ascii="Times New Roman" w:eastAsia="Times New Roman" w:hAnsi="Times New Roman" w:cs="Times New Roman"/>
          <w:noProof/>
          <w:lang w:val="es-CO" w:eastAsia="es-CO"/>
        </w:rPr>
        <w:drawing>
          <wp:inline distT="0" distB="0" distL="0" distR="0" wp14:anchorId="50B928AE" wp14:editId="06A0BD12">
            <wp:extent cx="4953000" cy="2320176"/>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65468" cy="2326016"/>
                    </a:xfrm>
                    <a:prstGeom prst="rect">
                      <a:avLst/>
                    </a:prstGeom>
                    <a:noFill/>
                    <a:ln>
                      <a:noFill/>
                    </a:ln>
                  </pic:spPr>
                </pic:pic>
              </a:graphicData>
            </a:graphic>
          </wp:inline>
        </w:drawing>
      </w:r>
      <w:r w:rsidRPr="00D978EC">
        <w:rPr>
          <w:rFonts w:ascii="Times New Roman" w:eastAsia="Times New Roman" w:hAnsi="Times New Roman" w:cs="Times New Roman"/>
          <w:lang w:val="es-CO" w:eastAsia="es-CO"/>
        </w:rPr>
        <w:br/>
      </w:r>
      <w:r w:rsidRPr="00F84253">
        <w:rPr>
          <w:rFonts w:ascii="Times New Roman" w:eastAsia="Times New Roman" w:hAnsi="Times New Roman" w:cs="Times New Roman"/>
          <w:iCs/>
          <w:lang w:val="es-CO" w:eastAsia="es-CO"/>
        </w:rPr>
        <w:t xml:space="preserve">Fuente: Encuesta de Docentes, </w:t>
      </w:r>
      <w:r w:rsidR="00E97B7B" w:rsidRPr="00F84253">
        <w:rPr>
          <w:rFonts w:ascii="Times New Roman" w:eastAsia="Times New Roman" w:hAnsi="Times New Roman" w:cs="Times New Roman"/>
          <w:iCs/>
          <w:lang w:val="es-CO" w:eastAsia="es-CO"/>
        </w:rPr>
        <w:t>p</w:t>
      </w:r>
      <w:r w:rsidRPr="00F84253">
        <w:rPr>
          <w:rFonts w:ascii="Times New Roman" w:eastAsia="Times New Roman" w:hAnsi="Times New Roman" w:cs="Times New Roman"/>
          <w:iCs/>
          <w:lang w:val="es-CO" w:eastAsia="es-CO"/>
        </w:rPr>
        <w:t>roceso de Autoevaluación 2025</w:t>
      </w:r>
      <w:r w:rsidR="00E97B7B" w:rsidRPr="00F84253">
        <w:rPr>
          <w:rFonts w:ascii="Times New Roman" w:eastAsia="Times New Roman" w:hAnsi="Times New Roman" w:cs="Times New Roman"/>
          <w:iCs/>
          <w:lang w:val="es-CO" w:eastAsia="es-CO"/>
        </w:rPr>
        <w:t>.</w:t>
      </w:r>
    </w:p>
    <w:p w14:paraId="5F4162F9" w14:textId="602DF65D" w:rsidR="00BC6BAE" w:rsidRPr="00F84253" w:rsidRDefault="00BC6BAE" w:rsidP="000C4C41">
      <w:pPr>
        <w:spacing w:before="100" w:beforeAutospacing="1" w:after="0" w:line="276" w:lineRule="auto"/>
        <w:jc w:val="both"/>
        <w:rPr>
          <w:rFonts w:ascii="Times New Roman" w:hAnsi="Times New Roman" w:cs="Times New Roman"/>
          <w:lang w:val="es-CO"/>
        </w:rPr>
      </w:pPr>
      <w:r w:rsidRPr="00F84253">
        <w:rPr>
          <w:rFonts w:ascii="Times New Roman" w:hAnsi="Times New Roman" w:cs="Times New Roman"/>
          <w:lang w:val="es-CO"/>
        </w:rPr>
        <w:t xml:space="preserve">La permanencia de los docentes en el programa se ha consolidado gracias a un ambiente académico favorable, apoyado por la </w:t>
      </w:r>
      <w:r w:rsidR="008E7496" w:rsidRPr="00F84253">
        <w:rPr>
          <w:rFonts w:ascii="Times New Roman" w:hAnsi="Times New Roman" w:cs="Times New Roman"/>
          <w:lang w:val="es-CO"/>
        </w:rPr>
        <w:t>C</w:t>
      </w:r>
      <w:r w:rsidRPr="00F84253">
        <w:rPr>
          <w:rFonts w:ascii="Times New Roman" w:hAnsi="Times New Roman" w:cs="Times New Roman"/>
          <w:lang w:val="es-CO"/>
        </w:rPr>
        <w:t>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14:paraId="6A7ED5FA" w14:textId="02CA8B68" w:rsidR="00BC6BAE" w:rsidRPr="00FB3789" w:rsidRDefault="00BC6BAE" w:rsidP="000C4C41">
      <w:pPr>
        <w:spacing w:before="100" w:beforeAutospacing="1" w:line="276" w:lineRule="auto"/>
        <w:jc w:val="both"/>
        <w:rPr>
          <w:rFonts w:ascii="Times New Roman" w:hAnsi="Times New Roman" w:cs="Times New Roman"/>
          <w:highlight w:val="magenta"/>
          <w:lang w:val="es-CO"/>
        </w:rPr>
      </w:pPr>
      <w:r w:rsidRPr="00F84253">
        <w:rPr>
          <w:rFonts w:ascii="Times New Roman" w:hAnsi="Times New Roman" w:cs="Times New Roman"/>
          <w:lang w:val="es-CO"/>
        </w:rPr>
        <w:t xml:space="preserve">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 Esta tendencia se confirma en la encuesta aplicada, donde el 88% de los docentes manifestó estar “de acuerdo” o “totalmente de acuerdo” en que los criterios académicos para la selección y vinculación de profesores son adecuados y pertinentes para garantizar la calidad. Estos resultados, presentados en la siguiente </w:t>
      </w:r>
      <w:r w:rsidR="008E7496" w:rsidRPr="00F84253">
        <w:rPr>
          <w:rFonts w:ascii="Times New Roman" w:hAnsi="Times New Roman" w:cs="Times New Roman"/>
          <w:lang w:val="es-CO"/>
        </w:rPr>
        <w:t>ilustración</w:t>
      </w:r>
      <w:r w:rsidRPr="00F84253">
        <w:rPr>
          <w:rFonts w:ascii="Times New Roman" w:hAnsi="Times New Roman" w:cs="Times New Roman"/>
          <w:lang w:val="es-CO"/>
        </w:rPr>
        <w:t>, respaldan la existencia de mecanismos claros y transparentes que aseguran la consolidación de un cuerpo docente altamente cualificado y comprometido.</w:t>
      </w:r>
    </w:p>
    <w:p w14:paraId="3962E53D" w14:textId="053BE473" w:rsidR="00BC6BAE" w:rsidRPr="00FB3789" w:rsidRDefault="00A64B63" w:rsidP="000C4C41">
      <w:pPr>
        <w:spacing w:after="0" w:line="276" w:lineRule="auto"/>
        <w:jc w:val="center"/>
        <w:rPr>
          <w:rFonts w:ascii="Times New Roman" w:eastAsia="Times New Roman" w:hAnsi="Times New Roman" w:cs="Times New Roman"/>
          <w:lang w:val="es-CO" w:eastAsia="es-CO"/>
        </w:rPr>
      </w:pPr>
      <w:bookmarkStart w:id="247" w:name="_Toc211354528"/>
      <w:r w:rsidRPr="00FB3789">
        <w:rPr>
          <w:rFonts w:ascii="Times New Roman" w:hAnsi="Times New Roman" w:cs="Times New Roman"/>
        </w:rPr>
        <w:t xml:space="preserve">Ilustración </w:t>
      </w:r>
      <w:r w:rsidRPr="00FB3789">
        <w:rPr>
          <w:rFonts w:ascii="Times New Roman" w:hAnsi="Times New Roman" w:cs="Times New Roman"/>
        </w:rPr>
        <w:fldChar w:fldCharType="begin"/>
      </w:r>
      <w:r w:rsidRPr="00F84253">
        <w:rPr>
          <w:rFonts w:ascii="Times New Roman" w:hAnsi="Times New Roman" w:cs="Times New Roman"/>
        </w:rPr>
        <w:instrText xml:space="preserve"> SEQ Ilustración \* ARABIC </w:instrText>
      </w:r>
      <w:r w:rsidRPr="00FB3789">
        <w:rPr>
          <w:rFonts w:ascii="Times New Roman" w:hAnsi="Times New Roman" w:cs="Times New Roman"/>
        </w:rPr>
        <w:fldChar w:fldCharType="separate"/>
      </w:r>
      <w:r w:rsidR="00D978EC">
        <w:rPr>
          <w:rFonts w:ascii="Times New Roman" w:hAnsi="Times New Roman" w:cs="Times New Roman"/>
          <w:noProof/>
        </w:rPr>
        <w:t>12</w:t>
      </w:r>
      <w:r w:rsidRPr="00FB3789">
        <w:rPr>
          <w:rFonts w:ascii="Times New Roman" w:hAnsi="Times New Roman" w:cs="Times New Roman"/>
        </w:rPr>
        <w:fldChar w:fldCharType="end"/>
      </w:r>
      <w:r w:rsidRPr="001A2CAA">
        <w:rPr>
          <w:rFonts w:ascii="Times New Roman" w:hAnsi="Times New Roman" w:cs="Times New Roman"/>
        </w:rPr>
        <w:t xml:space="preserve"> </w:t>
      </w:r>
      <w:r w:rsidR="00BC6BAE" w:rsidRPr="00FB3789">
        <w:rPr>
          <w:rFonts w:ascii="Times New Roman" w:eastAsia="Times New Roman" w:hAnsi="Times New Roman" w:cs="Times New Roman"/>
          <w:lang w:val="es-CO" w:eastAsia="es-CO"/>
        </w:rPr>
        <w:t>Percepción de los docentes sobre la pertinencia de los criterios académicos de selección y vinculación</w:t>
      </w:r>
      <w:r w:rsidR="00E97B7B" w:rsidRPr="00FB3789">
        <w:rPr>
          <w:rFonts w:ascii="Times New Roman" w:eastAsia="Times New Roman" w:hAnsi="Times New Roman" w:cs="Times New Roman"/>
          <w:lang w:val="es-CO" w:eastAsia="es-CO"/>
        </w:rPr>
        <w:t>.</w:t>
      </w:r>
      <w:bookmarkEnd w:id="247"/>
    </w:p>
    <w:p w14:paraId="1EE3CAC3" w14:textId="2A47057B" w:rsidR="00BC6BAE" w:rsidRPr="00FB3789" w:rsidRDefault="00BC6BAE" w:rsidP="000C4C41">
      <w:pPr>
        <w:spacing w:after="0" w:line="276" w:lineRule="auto"/>
        <w:jc w:val="center"/>
        <w:rPr>
          <w:rFonts w:ascii="Times New Roman" w:eastAsia="Times New Roman" w:hAnsi="Times New Roman" w:cs="Times New Roman"/>
          <w:lang w:val="es-CO" w:eastAsia="es-CO"/>
        </w:rPr>
      </w:pPr>
      <w:r w:rsidRPr="00F84253">
        <w:rPr>
          <w:rFonts w:ascii="Times New Roman" w:eastAsia="Times New Roman" w:hAnsi="Times New Roman" w:cs="Times New Roman"/>
          <w:noProof/>
          <w:lang w:val="es-CO" w:eastAsia="es-CO"/>
        </w:rPr>
        <w:drawing>
          <wp:inline distT="0" distB="0" distL="0" distR="0" wp14:anchorId="4684C146" wp14:editId="6715E58E">
            <wp:extent cx="3794078" cy="2015014"/>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21896" cy="2029788"/>
                    </a:xfrm>
                    <a:prstGeom prst="rect">
                      <a:avLst/>
                    </a:prstGeom>
                    <a:noFill/>
                    <a:ln>
                      <a:noFill/>
                    </a:ln>
                  </pic:spPr>
                </pic:pic>
              </a:graphicData>
            </a:graphic>
          </wp:inline>
        </w:drawing>
      </w:r>
      <w:r w:rsidRPr="00F84253">
        <w:rPr>
          <w:rFonts w:ascii="Times New Roman" w:eastAsia="Times New Roman" w:hAnsi="Times New Roman" w:cs="Times New Roman"/>
          <w:lang w:val="es-CO" w:eastAsia="es-CO"/>
        </w:rPr>
        <w:br/>
      </w:r>
      <w:r w:rsidRPr="001A2CAA">
        <w:rPr>
          <w:rFonts w:ascii="Times New Roman" w:eastAsia="Times New Roman" w:hAnsi="Times New Roman" w:cs="Times New Roman"/>
          <w:iCs/>
          <w:lang w:val="es-CO" w:eastAsia="es-CO"/>
        </w:rPr>
        <w:t xml:space="preserve">Fuente: Encuesta de Docentes, </w:t>
      </w:r>
      <w:r w:rsidR="00E97B7B" w:rsidRPr="00FB3789">
        <w:rPr>
          <w:rFonts w:ascii="Times New Roman" w:eastAsia="Times New Roman" w:hAnsi="Times New Roman" w:cs="Times New Roman"/>
          <w:iCs/>
          <w:lang w:val="es-CO" w:eastAsia="es-CO"/>
        </w:rPr>
        <w:t>p</w:t>
      </w:r>
      <w:r w:rsidRPr="00FB3789">
        <w:rPr>
          <w:rFonts w:ascii="Times New Roman" w:eastAsia="Times New Roman" w:hAnsi="Times New Roman" w:cs="Times New Roman"/>
          <w:iCs/>
          <w:lang w:val="es-CO" w:eastAsia="es-CO"/>
        </w:rPr>
        <w:t>roceso de Autoevaluación 2025</w:t>
      </w:r>
      <w:r w:rsidR="00E97B7B" w:rsidRPr="00FB3789">
        <w:rPr>
          <w:rFonts w:ascii="Times New Roman" w:eastAsia="Times New Roman" w:hAnsi="Times New Roman" w:cs="Times New Roman"/>
          <w:iCs/>
          <w:lang w:val="es-CO" w:eastAsia="es-CO"/>
        </w:rPr>
        <w:t>.</w:t>
      </w:r>
    </w:p>
    <w:p w14:paraId="49E1E1A5" w14:textId="77777777" w:rsidR="00224E10" w:rsidRPr="00F84253" w:rsidRDefault="00224E10" w:rsidP="000C4C41">
      <w:pPr>
        <w:pStyle w:val="Sinespaciado"/>
        <w:spacing w:before="240" w:line="276" w:lineRule="auto"/>
        <w:jc w:val="both"/>
        <w:rPr>
          <w:rFonts w:ascii="Times New Roman" w:hAnsi="Times New Roman" w:cs="Times New Roman"/>
        </w:rPr>
      </w:pPr>
      <w:r w:rsidRPr="00F84253">
        <w:rPr>
          <w:rFonts w:ascii="Times New Roman" w:hAnsi="Times New Roman" w:cs="Times New Roman"/>
        </w:rPr>
        <w:lastRenderedPageBreak/>
        <w:t xml:space="preserve">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 </w:t>
      </w:r>
    </w:p>
    <w:p w14:paraId="7C83C932" w14:textId="156662D4" w:rsidR="00154B75" w:rsidRPr="00F84253" w:rsidRDefault="001462CB" w:rsidP="000C4C41">
      <w:pPr>
        <w:pStyle w:val="Sinespaciado"/>
        <w:spacing w:before="240" w:line="276" w:lineRule="auto"/>
        <w:jc w:val="both"/>
        <w:rPr>
          <w:rFonts w:ascii="Times New Roman" w:hAnsi="Times New Roman" w:cs="Times New Roman"/>
        </w:rPr>
      </w:pPr>
      <w:r w:rsidRPr="00F84253">
        <w:rPr>
          <w:rFonts w:ascii="Times New Roman" w:hAnsi="Times New Roman" w:cs="Times New Roman"/>
        </w:rPr>
        <w:t xml:space="preserve">La </w:t>
      </w:r>
      <w:r w:rsidR="008E7496" w:rsidRPr="00F84253">
        <w:rPr>
          <w:rFonts w:ascii="Times New Roman" w:hAnsi="Times New Roman" w:cs="Times New Roman"/>
        </w:rPr>
        <w:t>U</w:t>
      </w:r>
      <w:r w:rsidRPr="00F84253">
        <w:rPr>
          <w:rFonts w:ascii="Times New Roman" w:hAnsi="Times New Roman" w:cs="Times New Roman"/>
        </w:rPr>
        <w:t>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14:paraId="034691A7" w14:textId="74FFBBB8" w:rsidR="00154B75" w:rsidRPr="00F84253" w:rsidRDefault="00154B75" w:rsidP="000C4C41">
      <w:pPr>
        <w:pStyle w:val="Descripcin"/>
        <w:keepNext/>
        <w:spacing w:before="240" w:after="0" w:line="276" w:lineRule="auto"/>
        <w:jc w:val="center"/>
        <w:rPr>
          <w:rFonts w:ascii="Times New Roman" w:hAnsi="Times New Roman" w:cs="Times New Roman"/>
          <w:i w:val="0"/>
          <w:color w:val="auto"/>
          <w:sz w:val="22"/>
          <w:szCs w:val="22"/>
        </w:rPr>
      </w:pPr>
      <w:bookmarkStart w:id="248" w:name="_Toc211354459"/>
      <w:r w:rsidRPr="00F84253">
        <w:rPr>
          <w:rFonts w:ascii="Times New Roman" w:hAnsi="Times New Roman" w:cs="Times New Roman"/>
          <w:i w:val="0"/>
          <w:color w:val="auto"/>
          <w:sz w:val="22"/>
          <w:szCs w:val="22"/>
        </w:rPr>
        <w:t xml:space="preserve">Tabla </w:t>
      </w:r>
      <w:r w:rsidRPr="00F84253">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F84253">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19</w:t>
      </w:r>
      <w:r w:rsidRPr="00F84253">
        <w:rPr>
          <w:rFonts w:ascii="Times New Roman" w:hAnsi="Times New Roman" w:cs="Times New Roman"/>
          <w:i w:val="0"/>
          <w:color w:val="auto"/>
          <w:sz w:val="22"/>
          <w:szCs w:val="22"/>
        </w:rPr>
        <w:fldChar w:fldCharType="end"/>
      </w:r>
      <w:r w:rsidRPr="00F84253">
        <w:rPr>
          <w:rFonts w:ascii="Times New Roman" w:hAnsi="Times New Roman" w:cs="Times New Roman"/>
          <w:i w:val="0"/>
          <w:color w:val="auto"/>
          <w:sz w:val="22"/>
          <w:szCs w:val="22"/>
        </w:rPr>
        <w:t xml:space="preserve"> Valoración cualitativa y cuantitativa de la Característica 8. Selección, vinculación y permanencia</w:t>
      </w:r>
      <w:r w:rsidR="00E97B7B" w:rsidRPr="00F84253">
        <w:rPr>
          <w:rFonts w:ascii="Times New Roman" w:hAnsi="Times New Roman" w:cs="Times New Roman"/>
          <w:i w:val="0"/>
          <w:color w:val="auto"/>
          <w:sz w:val="22"/>
          <w:szCs w:val="22"/>
        </w:rPr>
        <w:t>.</w:t>
      </w:r>
      <w:bookmarkEnd w:id="248"/>
    </w:p>
    <w:tbl>
      <w:tblPr>
        <w:tblStyle w:val="Tablaconcuadrcula"/>
        <w:tblW w:w="8931" w:type="dxa"/>
        <w:tblInd w:w="-5" w:type="dxa"/>
        <w:tblLook w:val="04A0" w:firstRow="1" w:lastRow="0" w:firstColumn="1" w:lastColumn="0" w:noHBand="0" w:noVBand="1"/>
      </w:tblPr>
      <w:tblGrid>
        <w:gridCol w:w="3122"/>
        <w:gridCol w:w="3122"/>
        <w:gridCol w:w="2687"/>
      </w:tblGrid>
      <w:tr w:rsidR="00154B75" w:rsidRPr="00F84253" w14:paraId="190DAD81" w14:textId="77777777" w:rsidTr="008E7496">
        <w:trPr>
          <w:trHeight w:val="297"/>
        </w:trPr>
        <w:tc>
          <w:tcPr>
            <w:tcW w:w="3122" w:type="dxa"/>
            <w:shd w:val="clear" w:color="auto" w:fill="DEEAF6" w:themeFill="accent5" w:themeFillTint="33"/>
            <w:vAlign w:val="center"/>
          </w:tcPr>
          <w:p w14:paraId="454E7228" w14:textId="77777777" w:rsidR="00154B75" w:rsidRPr="00F84253" w:rsidRDefault="00154B75" w:rsidP="00E97B7B">
            <w:pPr>
              <w:pStyle w:val="Sinespaciado"/>
              <w:jc w:val="center"/>
              <w:rPr>
                <w:rFonts w:ascii="Times New Roman" w:hAnsi="Times New Roman" w:cs="Times New Roman"/>
                <w:b/>
                <w:bCs/>
              </w:rPr>
            </w:pPr>
            <w:r w:rsidRPr="00F84253">
              <w:rPr>
                <w:rFonts w:ascii="Times New Roman" w:hAnsi="Times New Roman" w:cs="Times New Roman"/>
                <w:b/>
                <w:bCs/>
              </w:rPr>
              <w:t>Grado de cumplimiento</w:t>
            </w:r>
          </w:p>
        </w:tc>
        <w:tc>
          <w:tcPr>
            <w:tcW w:w="3122" w:type="dxa"/>
            <w:shd w:val="clear" w:color="auto" w:fill="DEEAF6" w:themeFill="accent5" w:themeFillTint="33"/>
            <w:vAlign w:val="center"/>
          </w:tcPr>
          <w:p w14:paraId="6D7E551A" w14:textId="77777777" w:rsidR="00154B75" w:rsidRPr="00F84253" w:rsidRDefault="00154B75" w:rsidP="00E97B7B">
            <w:pPr>
              <w:pStyle w:val="Sinespaciado"/>
              <w:jc w:val="center"/>
              <w:rPr>
                <w:rFonts w:ascii="Times New Roman" w:hAnsi="Times New Roman" w:cs="Times New Roman"/>
                <w:b/>
                <w:bCs/>
              </w:rPr>
            </w:pPr>
            <w:r w:rsidRPr="00F84253">
              <w:rPr>
                <w:rFonts w:ascii="Times New Roman" w:hAnsi="Times New Roman" w:cs="Times New Roman"/>
                <w:b/>
                <w:bCs/>
              </w:rPr>
              <w:t>Calificación numérica</w:t>
            </w:r>
          </w:p>
        </w:tc>
        <w:tc>
          <w:tcPr>
            <w:tcW w:w="2687" w:type="dxa"/>
            <w:shd w:val="clear" w:color="auto" w:fill="DEEAF6" w:themeFill="accent5" w:themeFillTint="33"/>
            <w:vAlign w:val="center"/>
          </w:tcPr>
          <w:p w14:paraId="2293BEDB" w14:textId="77777777" w:rsidR="00154B75" w:rsidRPr="00F84253" w:rsidRDefault="00154B75" w:rsidP="00E97B7B">
            <w:pPr>
              <w:pStyle w:val="Sinespaciado"/>
              <w:jc w:val="center"/>
              <w:rPr>
                <w:rFonts w:ascii="Times New Roman" w:hAnsi="Times New Roman" w:cs="Times New Roman"/>
                <w:b/>
                <w:bCs/>
              </w:rPr>
            </w:pPr>
            <w:r w:rsidRPr="00F84253">
              <w:rPr>
                <w:rFonts w:ascii="Times New Roman" w:hAnsi="Times New Roman" w:cs="Times New Roman"/>
                <w:b/>
                <w:bCs/>
              </w:rPr>
              <w:t>Ponderación de característica en el factor</w:t>
            </w:r>
          </w:p>
        </w:tc>
      </w:tr>
      <w:tr w:rsidR="00A337E8" w:rsidRPr="00F84253" w14:paraId="2DF66DC9" w14:textId="77777777" w:rsidTr="008E7496">
        <w:trPr>
          <w:trHeight w:val="276"/>
        </w:trPr>
        <w:tc>
          <w:tcPr>
            <w:tcW w:w="3122" w:type="dxa"/>
            <w:vAlign w:val="center"/>
          </w:tcPr>
          <w:p w14:paraId="3CC5EE74" w14:textId="05B1E820"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Se cumple plenamente</w:t>
            </w:r>
          </w:p>
        </w:tc>
        <w:tc>
          <w:tcPr>
            <w:tcW w:w="3122" w:type="dxa"/>
            <w:vAlign w:val="center"/>
          </w:tcPr>
          <w:p w14:paraId="1059A1A6" w14:textId="1522C12F"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5,0</w:t>
            </w:r>
          </w:p>
        </w:tc>
        <w:tc>
          <w:tcPr>
            <w:tcW w:w="2687" w:type="dxa"/>
            <w:vAlign w:val="center"/>
          </w:tcPr>
          <w:p w14:paraId="599B180C" w14:textId="25BDAC10"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17,13</w:t>
            </w:r>
          </w:p>
        </w:tc>
      </w:tr>
    </w:tbl>
    <w:p w14:paraId="61DE814C" w14:textId="38CAE230" w:rsidR="00154B75" w:rsidRPr="00F84253" w:rsidRDefault="00154B75" w:rsidP="000C4C41">
      <w:pPr>
        <w:pStyle w:val="Sinespaciado"/>
        <w:spacing w:line="276" w:lineRule="auto"/>
        <w:jc w:val="center"/>
        <w:rPr>
          <w:rFonts w:ascii="Times New Roman" w:hAnsi="Times New Roman" w:cs="Times New Roman"/>
          <w:i/>
          <w:iCs/>
          <w:color w:val="00B0F0"/>
          <w:lang w:val="es-ES"/>
        </w:rPr>
      </w:pPr>
      <w:r w:rsidRPr="00F84253">
        <w:rPr>
          <w:rFonts w:ascii="Times New Roman" w:hAnsi="Times New Roman" w:cs="Times New Roman"/>
        </w:rPr>
        <w:t xml:space="preserve">Fuente: Proyecto curricular </w:t>
      </w:r>
      <w:r w:rsidR="005F2DED" w:rsidRPr="00F84253">
        <w:rPr>
          <w:rFonts w:ascii="Times New Roman" w:hAnsi="Times New Roman" w:cs="Times New Roman"/>
        </w:rPr>
        <w:t>(2023-1 a 2025-1)</w:t>
      </w:r>
      <w:r w:rsidR="00E97B7B" w:rsidRPr="00F84253">
        <w:rPr>
          <w:rFonts w:ascii="Times New Roman" w:hAnsi="Times New Roman" w:cs="Times New Roman"/>
        </w:rPr>
        <w:t>.</w:t>
      </w:r>
    </w:p>
    <w:p w14:paraId="3BED74F7" w14:textId="41FBF797" w:rsidR="00470930" w:rsidRPr="00F84253" w:rsidRDefault="00D97984" w:rsidP="000C4C41">
      <w:pPr>
        <w:pStyle w:val="Sinespaciado"/>
        <w:spacing w:before="240" w:line="276" w:lineRule="auto"/>
        <w:rPr>
          <w:rFonts w:ascii="Times New Roman" w:hAnsi="Times New Roman" w:cs="Times New Roman"/>
          <w:b/>
          <w:bCs/>
        </w:rPr>
      </w:pPr>
      <w:r w:rsidRPr="00F84253">
        <w:rPr>
          <w:rFonts w:ascii="Times New Roman" w:hAnsi="Times New Roman" w:cs="Times New Roman"/>
          <w:b/>
          <w:bCs/>
        </w:rPr>
        <w:t xml:space="preserve">Característica 9. Estatuto </w:t>
      </w:r>
      <w:r w:rsidR="00553FBA" w:rsidRPr="00F84253">
        <w:rPr>
          <w:rFonts w:ascii="Times New Roman" w:hAnsi="Times New Roman" w:cs="Times New Roman"/>
          <w:b/>
          <w:bCs/>
        </w:rPr>
        <w:t>p</w:t>
      </w:r>
      <w:r w:rsidRPr="00F84253">
        <w:rPr>
          <w:rFonts w:ascii="Times New Roman" w:hAnsi="Times New Roman" w:cs="Times New Roman"/>
          <w:b/>
          <w:bCs/>
        </w:rPr>
        <w:t xml:space="preserve">rofesoral </w:t>
      </w:r>
    </w:p>
    <w:p w14:paraId="035E41D8" w14:textId="4B68E842" w:rsidR="00224E10" w:rsidRDefault="00224E10" w:rsidP="000C4C41">
      <w:pPr>
        <w:pStyle w:val="Sinespaciado"/>
        <w:spacing w:before="240" w:line="276" w:lineRule="auto"/>
        <w:jc w:val="both"/>
        <w:rPr>
          <w:rFonts w:ascii="Times New Roman" w:hAnsi="Times New Roman" w:cs="Times New Roman"/>
        </w:rPr>
      </w:pPr>
      <w:r w:rsidRPr="00F84253">
        <w:rPr>
          <w:rFonts w:ascii="Times New Roman" w:hAnsi="Times New Roman" w:cs="Times New Roman"/>
        </w:rPr>
        <w:t xml:space="preserve">La labor docente en la Maestría en Ciencias de la Información y las Comunicaciones se rige por el Estatuto </w:t>
      </w:r>
      <w:r w:rsidR="0087069B" w:rsidRPr="00F84253">
        <w:rPr>
          <w:rFonts w:ascii="Times New Roman" w:hAnsi="Times New Roman" w:cs="Times New Roman"/>
        </w:rPr>
        <w:t>D</w:t>
      </w:r>
      <w:r w:rsidR="00BC6BAE" w:rsidRPr="00F84253">
        <w:rPr>
          <w:rFonts w:ascii="Times New Roman" w:hAnsi="Times New Roman" w:cs="Times New Roman"/>
        </w:rPr>
        <w:t>ocente</w:t>
      </w:r>
      <w:r w:rsidRPr="00F84253">
        <w:rPr>
          <w:rFonts w:ascii="Times New Roman" w:hAnsi="Times New Roman" w:cs="Times New Roman"/>
        </w:rPr>
        <w:t xml:space="preserve"> de la Universidad Distrital Francisco José de Caldas, adoptado mediante el </w:t>
      </w:r>
      <w:hyperlink r:id="rId48" w:history="1">
        <w:r w:rsidRPr="00F84253">
          <w:rPr>
            <w:rStyle w:val="Hipervnculo"/>
            <w:rFonts w:ascii="Times New Roman" w:hAnsi="Times New Roman" w:cs="Times New Roman"/>
          </w:rPr>
          <w:t>Acuerdo 011 del 15 de noviembre de 2002 del Consejo Superior Universitario</w:t>
        </w:r>
      </w:hyperlink>
      <w:r w:rsidRPr="00F84253">
        <w:rPr>
          <w:rFonts w:ascii="Times New Roman" w:hAnsi="Times New Roman" w:cs="Times New Roman"/>
        </w:rPr>
        <w:t>. Este estatuto regula las condiciones de vinculación, permanencia, evaluación y promoción de los profesores, estableciendo un marco normativo para el ejercicio académico.</w:t>
      </w:r>
      <w:r w:rsidR="00B91D02" w:rsidRPr="00F84253">
        <w:rPr>
          <w:rFonts w:ascii="Times New Roman" w:hAnsi="Times New Roman" w:cs="Times New Roman"/>
        </w:rPr>
        <w:t xml:space="preserve"> </w:t>
      </w:r>
      <w:r w:rsidRPr="00F84253">
        <w:rPr>
          <w:rFonts w:ascii="Times New Roman" w:hAnsi="Times New Roman" w:cs="Times New Roman"/>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14:paraId="3FAE6615" w14:textId="77777777" w:rsidR="001D21D8" w:rsidRPr="00F84253" w:rsidRDefault="001D21D8" w:rsidP="001D21D8">
      <w:pPr>
        <w:pStyle w:val="Sinespaciado"/>
        <w:spacing w:line="276" w:lineRule="auto"/>
        <w:jc w:val="both"/>
        <w:rPr>
          <w:rFonts w:ascii="Times New Roman" w:hAnsi="Times New Roman" w:cs="Times New Roman"/>
        </w:rPr>
      </w:pPr>
    </w:p>
    <w:p w14:paraId="675F28C6" w14:textId="15B22E86" w:rsidR="68A695B1" w:rsidRPr="00F84253" w:rsidRDefault="68A695B1" w:rsidP="00F84253">
      <w:pPr>
        <w:spacing w:line="257" w:lineRule="auto"/>
        <w:jc w:val="both"/>
        <w:rPr>
          <w:rFonts w:ascii="Times New Roman" w:eastAsia="Times New Roman" w:hAnsi="Times New Roman" w:cs="Times New Roman"/>
          <w:lang w:val="es-CO"/>
        </w:rPr>
      </w:pPr>
      <w:r w:rsidRPr="00F84253">
        <w:rPr>
          <w:rFonts w:ascii="Times New Roman" w:eastAsia="Times New Roman" w:hAnsi="Times New Roman" w:cs="Times New Roman"/>
          <w:lang w:val="es-CO"/>
        </w:rPr>
        <w:t xml:space="preserve">Al estar claramente definidas las obligaciones, responsabilidades, derechos, así como las reglas para el manejo de acciones disciplinares, sistemas de evaluación del desempeño, escalafón profesional, promoción de capacitación, formación, desarrollo profesional y reconocimientos, se brinda la seguridad y estabilidad necesaria para crear condiciones de mejoramiento personal y profesional de los docentes en pro también, de la calidad del programa de Maestría, lo que se puede evidenciar con la permanencia de la planta docente que ingresó por concurso de méritos a la Maestría, la cual se mantiene sin cambios desde el 2009, y aunque seguramente se requiere nuevo personal, la retención del talento actual disponible se mantiene.  </w:t>
      </w:r>
    </w:p>
    <w:p w14:paraId="572A95E6" w14:textId="0D3B3A78" w:rsidR="003D7840" w:rsidRPr="00F84253" w:rsidRDefault="001D21D8" w:rsidP="000C4C41">
      <w:pPr>
        <w:spacing w:before="240" w:after="0" w:line="276" w:lineRule="auto"/>
        <w:jc w:val="both"/>
        <w:rPr>
          <w:rFonts w:ascii="Times New Roman" w:hAnsi="Times New Roman" w:cs="Times New Roman"/>
          <w:lang w:val="es-CO"/>
        </w:rPr>
      </w:pPr>
      <w:r>
        <w:rPr>
          <w:rFonts w:ascii="Times New Roman" w:hAnsi="Times New Roman" w:cs="Times New Roman"/>
          <w:lang w:val="es-CO"/>
        </w:rPr>
        <w:t>E</w:t>
      </w:r>
      <w:r w:rsidR="003D7840" w:rsidRPr="00F84253">
        <w:rPr>
          <w:rFonts w:ascii="Times New Roman" w:hAnsi="Times New Roman" w:cs="Times New Roman"/>
          <w:lang w:val="es-CO"/>
        </w:rPr>
        <w:t xml:space="preserve">l Estatuto </w:t>
      </w:r>
      <w:r w:rsidR="004107BD" w:rsidRPr="00F84253">
        <w:rPr>
          <w:rFonts w:ascii="Times New Roman" w:hAnsi="Times New Roman" w:cs="Times New Roman"/>
          <w:lang w:val="es-CO"/>
        </w:rPr>
        <w:t>Docente</w:t>
      </w:r>
      <w:r w:rsidR="003D7840" w:rsidRPr="00F84253">
        <w:rPr>
          <w:rFonts w:ascii="Times New Roman" w:hAnsi="Times New Roman" w:cs="Times New Roman"/>
          <w:lang w:val="es-CO"/>
        </w:rPr>
        <w:t xml:space="preserve"> garantiza transparencia, equidad y estabilidad en la carrera docente, favoreciendo la consolidación de un cuerpo académico altamente formado y comprometido. S</w:t>
      </w:r>
      <w:r w:rsidR="00873762" w:rsidRPr="00F84253">
        <w:rPr>
          <w:rFonts w:ascii="Times New Roman" w:hAnsi="Times New Roman" w:cs="Times New Roman"/>
          <w:lang w:val="es-CO"/>
        </w:rPr>
        <w:t>in embargo, s</w:t>
      </w:r>
      <w:r w:rsidR="003D7840" w:rsidRPr="00F84253">
        <w:rPr>
          <w:rFonts w:ascii="Times New Roman" w:hAnsi="Times New Roman" w:cs="Times New Roman"/>
          <w:lang w:val="es-CO"/>
        </w:rPr>
        <w:t>e requiere avanzar en su actualización para responder a nuevas dinámicas de la educación superior.</w:t>
      </w:r>
    </w:p>
    <w:p w14:paraId="6106AAF4" w14:textId="402179D3" w:rsidR="006B3E29" w:rsidRPr="00FB3789" w:rsidRDefault="006B3E29" w:rsidP="000C4C41">
      <w:pPr>
        <w:pStyle w:val="Descripcin"/>
        <w:keepNext/>
        <w:spacing w:before="240" w:after="0" w:line="276" w:lineRule="auto"/>
        <w:jc w:val="center"/>
        <w:rPr>
          <w:rFonts w:ascii="Times New Roman" w:hAnsi="Times New Roman" w:cs="Times New Roman"/>
          <w:i w:val="0"/>
          <w:color w:val="auto"/>
          <w:sz w:val="22"/>
          <w:szCs w:val="22"/>
        </w:rPr>
      </w:pPr>
      <w:bookmarkStart w:id="249" w:name="_Toc211354460"/>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w:t>
      </w:r>
      <w:r w:rsidRPr="00396F9A">
        <w:rPr>
          <w:rFonts w:ascii="Times New Roman" w:hAnsi="Times New Roman" w:cs="Times New Roman"/>
          <w:i w:val="0"/>
          <w:color w:val="auto"/>
          <w:sz w:val="22"/>
          <w:szCs w:val="22"/>
        </w:rPr>
        <w:t>cualitativa y cuantitativa de la Característica 9. Estatuto profesoral</w:t>
      </w:r>
      <w:r w:rsidR="00E97B7B" w:rsidRPr="00FB3789">
        <w:rPr>
          <w:rFonts w:ascii="Times New Roman" w:hAnsi="Times New Roman" w:cs="Times New Roman"/>
          <w:i w:val="0"/>
          <w:color w:val="auto"/>
          <w:sz w:val="22"/>
          <w:szCs w:val="22"/>
        </w:rPr>
        <w:t>.</w:t>
      </w:r>
      <w:bookmarkEnd w:id="249"/>
    </w:p>
    <w:tbl>
      <w:tblPr>
        <w:tblStyle w:val="Tablaconcuadrcula"/>
        <w:tblW w:w="8988" w:type="dxa"/>
        <w:tblInd w:w="-5" w:type="dxa"/>
        <w:tblLook w:val="04A0" w:firstRow="1" w:lastRow="0" w:firstColumn="1" w:lastColumn="0" w:noHBand="0" w:noVBand="1"/>
      </w:tblPr>
      <w:tblGrid>
        <w:gridCol w:w="2996"/>
        <w:gridCol w:w="2996"/>
        <w:gridCol w:w="2996"/>
      </w:tblGrid>
      <w:tr w:rsidR="006B3E29" w:rsidRPr="00F84253" w14:paraId="64D65DC3" w14:textId="77777777" w:rsidTr="0033646E">
        <w:trPr>
          <w:trHeight w:val="287"/>
        </w:trPr>
        <w:tc>
          <w:tcPr>
            <w:tcW w:w="2996" w:type="dxa"/>
            <w:shd w:val="clear" w:color="auto" w:fill="DEEAF6" w:themeFill="accent5" w:themeFillTint="33"/>
            <w:vAlign w:val="center"/>
          </w:tcPr>
          <w:p w14:paraId="57D930D3" w14:textId="77777777" w:rsidR="006B3E29" w:rsidRPr="00F84253" w:rsidRDefault="006B3E29" w:rsidP="00E97B7B">
            <w:pPr>
              <w:pStyle w:val="Sinespaciado"/>
              <w:jc w:val="center"/>
              <w:rPr>
                <w:rFonts w:ascii="Times New Roman" w:hAnsi="Times New Roman" w:cs="Times New Roman"/>
                <w:b/>
                <w:bCs/>
              </w:rPr>
            </w:pPr>
            <w:r w:rsidRPr="00F84253">
              <w:rPr>
                <w:rFonts w:ascii="Times New Roman" w:hAnsi="Times New Roman" w:cs="Times New Roman"/>
                <w:b/>
                <w:bCs/>
              </w:rPr>
              <w:t>Grado de cumplimiento</w:t>
            </w:r>
          </w:p>
        </w:tc>
        <w:tc>
          <w:tcPr>
            <w:tcW w:w="2996" w:type="dxa"/>
            <w:shd w:val="clear" w:color="auto" w:fill="DEEAF6" w:themeFill="accent5" w:themeFillTint="33"/>
            <w:vAlign w:val="center"/>
          </w:tcPr>
          <w:p w14:paraId="4232F4DB" w14:textId="77777777" w:rsidR="006B3E29" w:rsidRPr="00F84253" w:rsidRDefault="006B3E29" w:rsidP="00E97B7B">
            <w:pPr>
              <w:pStyle w:val="Sinespaciado"/>
              <w:jc w:val="center"/>
              <w:rPr>
                <w:rFonts w:ascii="Times New Roman" w:hAnsi="Times New Roman" w:cs="Times New Roman"/>
                <w:b/>
                <w:bCs/>
              </w:rPr>
            </w:pPr>
            <w:r w:rsidRPr="00F84253">
              <w:rPr>
                <w:rFonts w:ascii="Times New Roman" w:hAnsi="Times New Roman" w:cs="Times New Roman"/>
                <w:b/>
                <w:bCs/>
              </w:rPr>
              <w:t>Calificación numérica</w:t>
            </w:r>
          </w:p>
        </w:tc>
        <w:tc>
          <w:tcPr>
            <w:tcW w:w="2996" w:type="dxa"/>
            <w:shd w:val="clear" w:color="auto" w:fill="DEEAF6" w:themeFill="accent5" w:themeFillTint="33"/>
            <w:vAlign w:val="center"/>
          </w:tcPr>
          <w:p w14:paraId="37E8461B" w14:textId="77777777" w:rsidR="006B3E29" w:rsidRPr="00F84253" w:rsidRDefault="006B3E29" w:rsidP="00E97B7B">
            <w:pPr>
              <w:pStyle w:val="Sinespaciado"/>
              <w:jc w:val="center"/>
              <w:rPr>
                <w:rFonts w:ascii="Times New Roman" w:hAnsi="Times New Roman" w:cs="Times New Roman"/>
                <w:b/>
                <w:bCs/>
              </w:rPr>
            </w:pPr>
            <w:r w:rsidRPr="00F84253">
              <w:rPr>
                <w:rFonts w:ascii="Times New Roman" w:hAnsi="Times New Roman" w:cs="Times New Roman"/>
                <w:b/>
                <w:bCs/>
              </w:rPr>
              <w:t>Ponderación de característica en el factor</w:t>
            </w:r>
          </w:p>
        </w:tc>
      </w:tr>
      <w:tr w:rsidR="00A337E8" w:rsidRPr="00D978EC" w14:paraId="0587F60A" w14:textId="77777777" w:rsidTr="000930DF">
        <w:trPr>
          <w:trHeight w:val="271"/>
        </w:trPr>
        <w:tc>
          <w:tcPr>
            <w:tcW w:w="2996" w:type="dxa"/>
            <w:vAlign w:val="center"/>
          </w:tcPr>
          <w:p w14:paraId="0ED7E785" w14:textId="203090FF"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Se cumple plenamente</w:t>
            </w:r>
          </w:p>
        </w:tc>
        <w:tc>
          <w:tcPr>
            <w:tcW w:w="2996" w:type="dxa"/>
            <w:vAlign w:val="center"/>
          </w:tcPr>
          <w:p w14:paraId="0BD99F74" w14:textId="023748CD"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5,0</w:t>
            </w:r>
          </w:p>
        </w:tc>
        <w:tc>
          <w:tcPr>
            <w:tcW w:w="2996" w:type="dxa"/>
            <w:vAlign w:val="center"/>
          </w:tcPr>
          <w:p w14:paraId="36C6D937" w14:textId="25B1EBC8" w:rsidR="00A337E8" w:rsidRPr="00F84253" w:rsidRDefault="00A337E8" w:rsidP="00E97B7B">
            <w:pPr>
              <w:pStyle w:val="Sinespaciado"/>
              <w:jc w:val="center"/>
              <w:rPr>
                <w:rFonts w:ascii="Times New Roman" w:hAnsi="Times New Roman" w:cs="Times New Roman"/>
              </w:rPr>
            </w:pPr>
            <w:r w:rsidRPr="00F84253">
              <w:rPr>
                <w:rFonts w:ascii="Times New Roman" w:hAnsi="Times New Roman" w:cs="Times New Roman"/>
              </w:rPr>
              <w:t>13,73</w:t>
            </w:r>
          </w:p>
        </w:tc>
      </w:tr>
    </w:tbl>
    <w:p w14:paraId="4BF6960E" w14:textId="22BAFB85" w:rsidR="006B3E29" w:rsidRDefault="006B3E29"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E97B7B" w:rsidRPr="00FB3789">
        <w:rPr>
          <w:rFonts w:ascii="Times New Roman" w:hAnsi="Times New Roman" w:cs="Times New Roman"/>
        </w:rPr>
        <w:t>.</w:t>
      </w:r>
    </w:p>
    <w:p w14:paraId="7A4FD895" w14:textId="121A6C9F" w:rsidR="001D21D8" w:rsidRDefault="001D21D8" w:rsidP="000C4C41">
      <w:pPr>
        <w:pStyle w:val="Sinespaciado"/>
        <w:spacing w:line="276" w:lineRule="auto"/>
        <w:jc w:val="center"/>
        <w:rPr>
          <w:rFonts w:ascii="Times New Roman" w:hAnsi="Times New Roman" w:cs="Times New Roman"/>
          <w:i/>
          <w:iCs/>
          <w:color w:val="00B0F0"/>
          <w:lang w:val="es-ES"/>
        </w:rPr>
      </w:pPr>
    </w:p>
    <w:p w14:paraId="1AC5C1D1" w14:textId="77777777" w:rsidR="001D21D8" w:rsidRPr="00FB3789" w:rsidRDefault="001D21D8" w:rsidP="000C4C41">
      <w:pPr>
        <w:pStyle w:val="Sinespaciado"/>
        <w:spacing w:line="276" w:lineRule="auto"/>
        <w:jc w:val="center"/>
        <w:rPr>
          <w:rFonts w:ascii="Times New Roman" w:hAnsi="Times New Roman" w:cs="Times New Roman"/>
          <w:i/>
          <w:iCs/>
          <w:color w:val="00B0F0"/>
          <w:lang w:val="es-ES"/>
        </w:rPr>
      </w:pPr>
    </w:p>
    <w:p w14:paraId="5D8CB576" w14:textId="5E089797" w:rsidR="00470930" w:rsidRPr="001D21D8" w:rsidRDefault="3ACDAD51" w:rsidP="000C4C41">
      <w:pPr>
        <w:pStyle w:val="Sinespaciado"/>
        <w:spacing w:before="240" w:line="276" w:lineRule="auto"/>
        <w:rPr>
          <w:rFonts w:ascii="Times New Roman" w:hAnsi="Times New Roman" w:cs="Times New Roman"/>
          <w:b/>
          <w:bCs/>
        </w:rPr>
      </w:pPr>
      <w:r w:rsidRPr="001D21D8">
        <w:rPr>
          <w:rFonts w:ascii="Times New Roman" w:hAnsi="Times New Roman" w:cs="Times New Roman"/>
          <w:b/>
          <w:bCs/>
        </w:rPr>
        <w:lastRenderedPageBreak/>
        <w:t xml:space="preserve">Característica 10. Número, dedicación, nivel de formación y experiencia   </w:t>
      </w:r>
    </w:p>
    <w:p w14:paraId="41A7EF1A" w14:textId="77777777" w:rsidR="001D21D8" w:rsidRPr="006451FC" w:rsidRDefault="001D21D8" w:rsidP="001D21D8">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Universidad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14:paraId="628C96C7" w14:textId="77777777" w:rsidR="001D21D8" w:rsidRDefault="001D21D8" w:rsidP="001D21D8">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14:paraId="4681446F" w14:textId="77777777" w:rsidR="001D21D8" w:rsidRDefault="001D21D8" w:rsidP="001D21D8">
      <w:pPr>
        <w:pStyle w:val="NormalWeb"/>
        <w:spacing w:after="0" w:afterAutospacing="0" w:line="276" w:lineRule="auto"/>
        <w:jc w:val="both"/>
        <w:rPr>
          <w:rFonts w:eastAsiaTheme="minorEastAsia"/>
          <w:sz w:val="22"/>
          <w:szCs w:val="22"/>
          <w:lang w:eastAsia="en-US"/>
        </w:rPr>
      </w:pPr>
    </w:p>
    <w:p w14:paraId="682B1EA1" w14:textId="77777777" w:rsidR="001D21D8" w:rsidRPr="006451FC" w:rsidRDefault="001D21D8" w:rsidP="001D21D8">
      <w:pPr>
        <w:pStyle w:val="NormalWeb"/>
        <w:spacing w:after="0" w:afterAutospacing="0" w:line="276" w:lineRule="auto"/>
        <w:jc w:val="center"/>
        <w:rPr>
          <w:rFonts w:eastAsiaTheme="minorEastAsia"/>
        </w:rPr>
      </w:pPr>
      <w:r w:rsidRPr="00F57958">
        <w:rPr>
          <w:rFonts w:eastAsiaTheme="minorEastAsia"/>
          <w:sz w:val="22"/>
          <w:szCs w:val="22"/>
          <w:lang w:eastAsia="en-US"/>
        </w:rPr>
        <w:t xml:space="preserve">Tabla 20 </w:t>
      </w:r>
      <w:r>
        <w:rPr>
          <w:rFonts w:eastAsiaTheme="minorEastAsia"/>
          <w:sz w:val="22"/>
          <w:szCs w:val="22"/>
          <w:lang w:eastAsia="en-US"/>
        </w:rPr>
        <w:t>Promedio de dedicación de profesores</w:t>
      </w:r>
    </w:p>
    <w:tbl>
      <w:tblPr>
        <w:tblW w:w="0" w:type="auto"/>
        <w:jc w:val="center"/>
        <w:tblLayout w:type="fixed"/>
        <w:tblLook w:val="04A0" w:firstRow="1" w:lastRow="0" w:firstColumn="1" w:lastColumn="0" w:noHBand="0" w:noVBand="1"/>
      </w:tblPr>
      <w:tblGrid>
        <w:gridCol w:w="4491"/>
        <w:gridCol w:w="1960"/>
      </w:tblGrid>
      <w:tr w:rsidR="001D21D8" w:rsidRPr="006451FC" w14:paraId="4382ACF9"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5942EB31" w14:textId="77777777" w:rsidR="001D21D8" w:rsidRPr="006451FC" w:rsidRDefault="001D21D8" w:rsidP="001D21D8">
            <w:pPr>
              <w:spacing w:after="0"/>
              <w:jc w:val="center"/>
              <w:rPr>
                <w:rFonts w:ascii="Times New Roman" w:eastAsia="Times New Roman" w:hAnsi="Times New Roman" w:cs="Times New Roman"/>
                <w:b/>
                <w:bCs/>
                <w:color w:val="000000" w:themeColor="text1"/>
              </w:rPr>
            </w:pPr>
            <w:r w:rsidRPr="006451FC">
              <w:rPr>
                <w:rFonts w:ascii="Times New Roman" w:eastAsia="Times New Roman" w:hAnsi="Times New Roman" w:cs="Times New Roman"/>
                <w:b/>
                <w:bCs/>
                <w:color w:val="000000" w:themeColor="text1"/>
              </w:rPr>
              <w:t>ACTIVIDAD PLAN DE TRABAJO</w:t>
            </w:r>
          </w:p>
        </w:tc>
        <w:tc>
          <w:tcPr>
            <w:tcW w:w="1960"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7745956F" w14:textId="77777777" w:rsidR="001D21D8" w:rsidRPr="006451FC" w:rsidRDefault="001D21D8" w:rsidP="001D21D8">
            <w:pPr>
              <w:spacing w:after="0"/>
              <w:jc w:val="center"/>
              <w:rPr>
                <w:rFonts w:ascii="Times New Roman" w:eastAsia="Times New Roman" w:hAnsi="Times New Roman" w:cs="Times New Roman"/>
                <w:b/>
                <w:bCs/>
                <w:color w:val="000000" w:themeColor="text1"/>
              </w:rPr>
            </w:pPr>
            <w:r w:rsidRPr="006451FC">
              <w:rPr>
                <w:rFonts w:ascii="Times New Roman" w:eastAsia="Times New Roman" w:hAnsi="Times New Roman" w:cs="Times New Roman"/>
                <w:b/>
                <w:bCs/>
                <w:color w:val="000000" w:themeColor="text1"/>
              </w:rPr>
              <w:t>Promedio horas</w:t>
            </w:r>
          </w:p>
        </w:tc>
      </w:tr>
      <w:tr w:rsidR="001D21D8" w:rsidRPr="006451FC" w14:paraId="48940BFC"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732AACC"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Asesoría trabajos de grado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CEFB86"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3,3</w:t>
            </w:r>
          </w:p>
        </w:tc>
      </w:tr>
      <w:tr w:rsidR="001D21D8" w:rsidRPr="006451FC" w14:paraId="04FF67D4"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9CA73F"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Atención a estudiantes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C920E2"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2,5</w:t>
            </w:r>
          </w:p>
        </w:tc>
      </w:tr>
      <w:tr w:rsidR="001D21D8" w:rsidRPr="006451FC" w14:paraId="5CFA102F"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3EEEE1"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Corrección trabajos y evaluación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5F16C9"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3,5</w:t>
            </w:r>
          </w:p>
        </w:tc>
      </w:tr>
      <w:tr w:rsidR="001D21D8" w:rsidRPr="006451FC" w14:paraId="1200D27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04BBBE3"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Dirección grupos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739AA6"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1,4</w:t>
            </w:r>
          </w:p>
        </w:tc>
      </w:tr>
      <w:tr w:rsidR="001D21D8" w:rsidRPr="006451FC" w14:paraId="1F5002F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95C56A"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grupos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0C34C39"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1,2</w:t>
            </w:r>
          </w:p>
        </w:tc>
      </w:tr>
      <w:tr w:rsidR="001D21D8" w:rsidRPr="006451FC" w14:paraId="6018A4D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B8DC864"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Preparación clase</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4D934B"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5,3</w:t>
            </w:r>
          </w:p>
        </w:tc>
      </w:tr>
      <w:tr w:rsidR="001D21D8" w:rsidRPr="006451FC" w14:paraId="7668DADB"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C7800CE"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Productividad académica</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C3A3A0"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2,7</w:t>
            </w:r>
          </w:p>
        </w:tc>
      </w:tr>
      <w:tr w:rsidR="001D21D8" w:rsidRPr="006451FC" w14:paraId="0EFF484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FA10A6E"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Proyectos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19F600"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1,1</w:t>
            </w:r>
          </w:p>
        </w:tc>
      </w:tr>
      <w:tr w:rsidR="001D21D8" w:rsidRPr="006451FC" w14:paraId="7146E734"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2838874"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Seminarios de actualización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16B5BD"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1,7</w:t>
            </w:r>
          </w:p>
        </w:tc>
      </w:tr>
      <w:tr w:rsidR="001D21D8" w:rsidRPr="006451FC" w14:paraId="21974DD0"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820A409"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en actividades curriculares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41C7B6"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0,4</w:t>
            </w:r>
          </w:p>
        </w:tc>
      </w:tr>
      <w:tr w:rsidR="001D21D8" w:rsidRPr="006451FC" w14:paraId="6AAADB82"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490DCFC"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en grupos de trabajo académico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7A80C6"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0,3</w:t>
            </w:r>
          </w:p>
        </w:tc>
      </w:tr>
      <w:tr w:rsidR="001D21D8" w:rsidRPr="006451FC" w14:paraId="41448E16" w14:textId="77777777" w:rsidTr="001D21D8">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B3F12E" w14:textId="77777777" w:rsidR="001D21D8" w:rsidRPr="006451FC" w:rsidRDefault="001D21D8" w:rsidP="001D21D8">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Horas lectivas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383B38" w14:textId="77777777" w:rsidR="001D21D8" w:rsidRPr="006451FC" w:rsidRDefault="001D21D8" w:rsidP="001D21D8">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12,7</w:t>
            </w:r>
          </w:p>
        </w:tc>
      </w:tr>
    </w:tbl>
    <w:p w14:paraId="7E0BCB6A" w14:textId="77777777" w:rsidR="001D21D8" w:rsidRPr="006451FC" w:rsidRDefault="001D21D8" w:rsidP="001D21D8">
      <w:pPr>
        <w:spacing w:line="257" w:lineRule="auto"/>
        <w:jc w:val="center"/>
        <w:rPr>
          <w:rFonts w:ascii="Times New Roman" w:eastAsia="Times New Roman" w:hAnsi="Times New Roman" w:cs="Times New Roman"/>
          <w:lang w:val="es-CO"/>
        </w:rPr>
      </w:pPr>
      <w:r w:rsidRPr="006451FC">
        <w:rPr>
          <w:rFonts w:ascii="Times New Roman" w:hAnsi="Times New Roman" w:cs="Times New Roman"/>
        </w:rPr>
        <w:t>Fuente: Proyecto curricular</w:t>
      </w:r>
    </w:p>
    <w:p w14:paraId="25879127" w14:textId="77777777" w:rsidR="001D21D8" w:rsidRPr="006451FC" w:rsidRDefault="001D21D8" w:rsidP="001D21D8">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De donde se puede inferir que en promedio los docentes le dedican 24 horas a labores relacionadas con las actividades de docencia (horas lectivas, atención a estudiantes, corrección y evaluación de trabajos, preparación de clase y horas lectivas), 9.7 horas en promedio a tareas relacionadas con la investigación (asesoría de trabajos de grado, dirección y participación en grupos de investigación, productividad académica y proyectos de investigación), lo que suma en promedio 33.7 horas de las 40 del plan de trabajo en actividades relacionadas con la docencia y la investigación.</w:t>
      </w:r>
    </w:p>
    <w:p w14:paraId="5CD85185" w14:textId="77777777" w:rsidR="001D21D8" w:rsidRPr="006451FC" w:rsidRDefault="001D21D8" w:rsidP="001D21D8">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En la actualidad se cuenta con seis docentes de planta que ingresaron mediante concurso público al programa de la Maestría en Ciencias de la Información y las Comunicaciones, todos ellos cuentan con título de doctorado, y los demás profesores, que son colaboradores con la Maestría, son 9 que lo hacen con regularidad, y de ellos el 55.6% tienen título de doctor, el 33.3% están realizando estudios de doctorado y el 11% tiene Maestría, pero no cuenta con estudios de Doctorado.</w:t>
      </w:r>
    </w:p>
    <w:p w14:paraId="71BC38AD" w14:textId="77777777" w:rsidR="001D21D8" w:rsidRPr="006451FC" w:rsidRDefault="001D21D8" w:rsidP="001D21D8">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14:paraId="50D569B2" w14:textId="4A8419B2" w:rsidR="006541B9" w:rsidRPr="00FB3789" w:rsidRDefault="006541B9" w:rsidP="000C4C41">
      <w:pPr>
        <w:pStyle w:val="Descripcin"/>
        <w:keepNext/>
        <w:spacing w:before="240" w:after="0" w:line="276" w:lineRule="auto"/>
        <w:jc w:val="center"/>
        <w:rPr>
          <w:rFonts w:ascii="Times New Roman" w:hAnsi="Times New Roman" w:cs="Times New Roman"/>
          <w:i w:val="0"/>
          <w:color w:val="auto"/>
          <w:sz w:val="22"/>
          <w:szCs w:val="22"/>
        </w:rPr>
      </w:pPr>
      <w:bookmarkStart w:id="250" w:name="_Toc211354461"/>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w:t>
      </w:r>
      <w:r w:rsidRPr="00396F9A">
        <w:rPr>
          <w:rFonts w:ascii="Times New Roman" w:hAnsi="Times New Roman" w:cs="Times New Roman"/>
          <w:i w:val="0"/>
          <w:color w:val="auto"/>
          <w:sz w:val="22"/>
          <w:szCs w:val="22"/>
        </w:rPr>
        <w:t>ración cualitativa y cuantitativa de la Característica 10. Número, dedicación, nivel de formación y experiencia</w:t>
      </w:r>
      <w:r w:rsidR="004B0E35" w:rsidRPr="00FB3789">
        <w:rPr>
          <w:rFonts w:ascii="Times New Roman" w:hAnsi="Times New Roman" w:cs="Times New Roman"/>
          <w:i w:val="0"/>
          <w:color w:val="auto"/>
          <w:sz w:val="22"/>
          <w:szCs w:val="22"/>
        </w:rPr>
        <w:t>.</w:t>
      </w:r>
      <w:bookmarkEnd w:id="250"/>
    </w:p>
    <w:tbl>
      <w:tblPr>
        <w:tblStyle w:val="Tablaconcuadrcula"/>
        <w:tblW w:w="8940" w:type="dxa"/>
        <w:tblInd w:w="-5" w:type="dxa"/>
        <w:tblLook w:val="04A0" w:firstRow="1" w:lastRow="0" w:firstColumn="1" w:lastColumn="0" w:noHBand="0" w:noVBand="1"/>
      </w:tblPr>
      <w:tblGrid>
        <w:gridCol w:w="2980"/>
        <w:gridCol w:w="2980"/>
        <w:gridCol w:w="2980"/>
      </w:tblGrid>
      <w:tr w:rsidR="006541B9" w:rsidRPr="001D21D8" w14:paraId="5F727095" w14:textId="77777777" w:rsidTr="000D6B10">
        <w:trPr>
          <w:trHeight w:val="291"/>
        </w:trPr>
        <w:tc>
          <w:tcPr>
            <w:tcW w:w="2980" w:type="dxa"/>
            <w:shd w:val="clear" w:color="auto" w:fill="DEEAF6" w:themeFill="accent5" w:themeFillTint="33"/>
            <w:vAlign w:val="center"/>
          </w:tcPr>
          <w:p w14:paraId="2644B2B3" w14:textId="77777777" w:rsidR="006541B9" w:rsidRPr="001D21D8" w:rsidRDefault="006541B9" w:rsidP="004B0E35">
            <w:pPr>
              <w:pStyle w:val="Sinespaciado"/>
              <w:jc w:val="center"/>
              <w:rPr>
                <w:rFonts w:ascii="Times New Roman" w:hAnsi="Times New Roman" w:cs="Times New Roman"/>
                <w:b/>
                <w:bCs/>
              </w:rPr>
            </w:pPr>
            <w:r w:rsidRPr="001D21D8">
              <w:rPr>
                <w:rFonts w:ascii="Times New Roman" w:hAnsi="Times New Roman" w:cs="Times New Roman"/>
                <w:b/>
                <w:bCs/>
              </w:rPr>
              <w:t>Grado de cumplimiento</w:t>
            </w:r>
          </w:p>
        </w:tc>
        <w:tc>
          <w:tcPr>
            <w:tcW w:w="2980" w:type="dxa"/>
            <w:shd w:val="clear" w:color="auto" w:fill="DEEAF6" w:themeFill="accent5" w:themeFillTint="33"/>
            <w:vAlign w:val="center"/>
          </w:tcPr>
          <w:p w14:paraId="3488391F" w14:textId="77777777" w:rsidR="006541B9" w:rsidRPr="001D21D8" w:rsidRDefault="006541B9" w:rsidP="004B0E35">
            <w:pPr>
              <w:pStyle w:val="Sinespaciado"/>
              <w:jc w:val="center"/>
              <w:rPr>
                <w:rFonts w:ascii="Times New Roman" w:hAnsi="Times New Roman" w:cs="Times New Roman"/>
                <w:b/>
                <w:bCs/>
              </w:rPr>
            </w:pPr>
            <w:r w:rsidRPr="001D21D8">
              <w:rPr>
                <w:rFonts w:ascii="Times New Roman" w:hAnsi="Times New Roman" w:cs="Times New Roman"/>
                <w:b/>
                <w:bCs/>
              </w:rPr>
              <w:t>Calificación numérica</w:t>
            </w:r>
          </w:p>
        </w:tc>
        <w:tc>
          <w:tcPr>
            <w:tcW w:w="2980" w:type="dxa"/>
            <w:shd w:val="clear" w:color="auto" w:fill="DEEAF6" w:themeFill="accent5" w:themeFillTint="33"/>
            <w:vAlign w:val="center"/>
          </w:tcPr>
          <w:p w14:paraId="690427A9" w14:textId="77777777" w:rsidR="006541B9" w:rsidRPr="001D21D8" w:rsidRDefault="006541B9" w:rsidP="004B0E35">
            <w:pPr>
              <w:pStyle w:val="Sinespaciado"/>
              <w:jc w:val="center"/>
              <w:rPr>
                <w:rFonts w:ascii="Times New Roman" w:hAnsi="Times New Roman" w:cs="Times New Roman"/>
                <w:b/>
                <w:bCs/>
              </w:rPr>
            </w:pPr>
            <w:r w:rsidRPr="001D21D8">
              <w:rPr>
                <w:rFonts w:ascii="Times New Roman" w:hAnsi="Times New Roman" w:cs="Times New Roman"/>
                <w:b/>
                <w:bCs/>
              </w:rPr>
              <w:t>Ponderación de característica en el factor</w:t>
            </w:r>
          </w:p>
        </w:tc>
      </w:tr>
      <w:tr w:rsidR="00A337E8" w:rsidRPr="001D21D8" w14:paraId="3DDFE69B" w14:textId="77777777" w:rsidTr="000D6B10">
        <w:trPr>
          <w:trHeight w:val="271"/>
        </w:trPr>
        <w:tc>
          <w:tcPr>
            <w:tcW w:w="2980" w:type="dxa"/>
            <w:vAlign w:val="center"/>
          </w:tcPr>
          <w:p w14:paraId="4455FD70" w14:textId="2EBA7CDA"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rPr>
              <w:t>Se cumple plenamente</w:t>
            </w:r>
          </w:p>
        </w:tc>
        <w:tc>
          <w:tcPr>
            <w:tcW w:w="2980" w:type="dxa"/>
            <w:vAlign w:val="center"/>
          </w:tcPr>
          <w:p w14:paraId="31E88E73" w14:textId="43548259"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rPr>
              <w:t>5,0</w:t>
            </w:r>
          </w:p>
        </w:tc>
        <w:tc>
          <w:tcPr>
            <w:tcW w:w="2980" w:type="dxa"/>
            <w:vAlign w:val="center"/>
          </w:tcPr>
          <w:p w14:paraId="41ADA6AC" w14:textId="6C97AAFF"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rPr>
              <w:t>15,74</w:t>
            </w:r>
          </w:p>
        </w:tc>
      </w:tr>
    </w:tbl>
    <w:p w14:paraId="5D59989F" w14:textId="02424919" w:rsidR="00470930" w:rsidRPr="00FB3789" w:rsidRDefault="006541B9"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Fuente: Proyecto curric</w:t>
      </w:r>
      <w:r w:rsidRPr="00396F9A">
        <w:rPr>
          <w:rFonts w:ascii="Times New Roman" w:hAnsi="Times New Roman" w:cs="Times New Roman"/>
        </w:rPr>
        <w:t xml:space="preserve">ular </w:t>
      </w:r>
      <w:r w:rsidR="005F2DED" w:rsidRPr="00FB3789">
        <w:rPr>
          <w:rFonts w:ascii="Times New Roman" w:hAnsi="Times New Roman" w:cs="Times New Roman"/>
        </w:rPr>
        <w:t>(2023-1 a 2025-1)</w:t>
      </w:r>
      <w:r w:rsidR="004B0E35" w:rsidRPr="00FB3789">
        <w:rPr>
          <w:rFonts w:ascii="Times New Roman" w:hAnsi="Times New Roman" w:cs="Times New Roman"/>
        </w:rPr>
        <w:t>.</w:t>
      </w:r>
    </w:p>
    <w:p w14:paraId="0FBCBC97" w14:textId="140C550D" w:rsidR="00D97984" w:rsidRPr="001D21D8" w:rsidRDefault="00D97984" w:rsidP="000C4C41">
      <w:pPr>
        <w:pStyle w:val="Sinespaciado"/>
        <w:spacing w:before="240" w:line="276" w:lineRule="auto"/>
        <w:rPr>
          <w:rFonts w:ascii="Times New Roman" w:hAnsi="Times New Roman" w:cs="Times New Roman"/>
          <w:b/>
          <w:bCs/>
        </w:rPr>
      </w:pPr>
      <w:r w:rsidRPr="001D21D8">
        <w:rPr>
          <w:rFonts w:ascii="Times New Roman" w:hAnsi="Times New Roman" w:cs="Times New Roman"/>
          <w:b/>
          <w:bCs/>
        </w:rPr>
        <w:t xml:space="preserve">Característica 11. Desarrollo </w:t>
      </w:r>
      <w:r w:rsidR="00553FBA" w:rsidRPr="001D21D8">
        <w:rPr>
          <w:rFonts w:ascii="Times New Roman" w:hAnsi="Times New Roman" w:cs="Times New Roman"/>
          <w:b/>
          <w:bCs/>
        </w:rPr>
        <w:t>p</w:t>
      </w:r>
      <w:r w:rsidRPr="001D21D8">
        <w:rPr>
          <w:rFonts w:ascii="Times New Roman" w:hAnsi="Times New Roman" w:cs="Times New Roman"/>
          <w:b/>
          <w:bCs/>
        </w:rPr>
        <w:t xml:space="preserve">rofesoral   </w:t>
      </w:r>
    </w:p>
    <w:p w14:paraId="38810116" w14:textId="77777777" w:rsidR="001D21D8" w:rsidRPr="006451FC" w:rsidRDefault="001D21D8" w:rsidP="001D21D8">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Universidad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investigativa y de innovación. Estas acciones han contribuido a consolidar un cuerpo docente altamente capacitado y comprometido con la calidad académica.</w:t>
      </w:r>
    </w:p>
    <w:p w14:paraId="48136AC7" w14:textId="77777777" w:rsidR="001D21D8" w:rsidRPr="006451FC" w:rsidRDefault="001D21D8" w:rsidP="001D21D8">
      <w:pPr>
        <w:pStyle w:val="NormalWeb"/>
        <w:spacing w:after="0" w:afterAutospacing="0" w:line="276" w:lineRule="auto"/>
        <w:jc w:val="both"/>
        <w:rPr>
          <w:rFonts w:eastAsiaTheme="minorEastAsia"/>
          <w:sz w:val="22"/>
          <w:szCs w:val="22"/>
          <w:lang w:eastAsia="en-US"/>
        </w:rPr>
      </w:pPr>
      <w:commentRangeStart w:id="251"/>
      <w:r w:rsidRPr="006451FC">
        <w:rPr>
          <w:rFonts w:eastAsiaTheme="minorEastAsia"/>
          <w:sz w:val="22"/>
          <w:szCs w:val="22"/>
          <w:lang w:eastAsia="en-US"/>
        </w:rPr>
        <w:t>Los profesores valoran positivamente estas iniciativas</w:t>
      </w:r>
      <w:commentRangeEnd w:id="251"/>
      <w:r w:rsidR="000D4A6B">
        <w:rPr>
          <w:rStyle w:val="Refdecomentario"/>
          <w:rFonts w:asciiTheme="minorHAnsi" w:eastAsiaTheme="minorHAnsi" w:hAnsiTheme="minorHAnsi" w:cstheme="minorBidi"/>
          <w:lang w:val="es-ES" w:eastAsia="en-US"/>
        </w:rPr>
        <w:commentReference w:id="251"/>
      </w:r>
      <w:r w:rsidRPr="006451FC">
        <w:rPr>
          <w:rFonts w:eastAsiaTheme="minorEastAsia"/>
          <w:sz w:val="22"/>
          <w:szCs w:val="22"/>
          <w:lang w:eastAsia="en-US"/>
        </w:rPr>
        <w:t>,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14:paraId="01E00199" w14:textId="319CE973" w:rsidR="00E16D9C" w:rsidRPr="001D21D8" w:rsidRDefault="00E16D9C" w:rsidP="000C4C41">
      <w:pPr>
        <w:pStyle w:val="Descripcin"/>
        <w:keepNext/>
        <w:spacing w:before="240" w:after="0" w:line="276" w:lineRule="auto"/>
        <w:jc w:val="center"/>
        <w:rPr>
          <w:rFonts w:ascii="Times New Roman" w:hAnsi="Times New Roman" w:cs="Times New Roman"/>
          <w:i w:val="0"/>
          <w:color w:val="auto"/>
          <w:sz w:val="22"/>
          <w:szCs w:val="22"/>
        </w:rPr>
      </w:pPr>
      <w:bookmarkStart w:id="252" w:name="_Toc211354462"/>
      <w:r w:rsidRPr="001D21D8">
        <w:rPr>
          <w:rFonts w:ascii="Times New Roman" w:hAnsi="Times New Roman" w:cs="Times New Roman"/>
          <w:i w:val="0"/>
          <w:color w:val="auto"/>
          <w:sz w:val="22"/>
          <w:szCs w:val="22"/>
        </w:rPr>
        <w:t xml:space="preserve">Tabla </w:t>
      </w:r>
      <w:r w:rsidRPr="001D21D8">
        <w:rPr>
          <w:rFonts w:ascii="Times New Roman" w:hAnsi="Times New Roman" w:cs="Times New Roman"/>
          <w:i w:val="0"/>
          <w:color w:val="auto"/>
          <w:sz w:val="22"/>
          <w:szCs w:val="22"/>
        </w:rPr>
        <w:fldChar w:fldCharType="begin"/>
      </w:r>
      <w:r w:rsidRPr="001D21D8">
        <w:rPr>
          <w:rFonts w:ascii="Times New Roman" w:hAnsi="Times New Roman" w:cs="Times New Roman"/>
          <w:i w:val="0"/>
          <w:color w:val="auto"/>
          <w:sz w:val="22"/>
          <w:szCs w:val="22"/>
        </w:rPr>
        <w:instrText xml:space="preserve"> SEQ Tabla \* ARABIC </w:instrText>
      </w:r>
      <w:r w:rsidRPr="001D21D8">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22</w:t>
      </w:r>
      <w:r w:rsidRPr="001D21D8">
        <w:rPr>
          <w:rFonts w:ascii="Times New Roman" w:hAnsi="Times New Roman" w:cs="Times New Roman"/>
          <w:i w:val="0"/>
          <w:color w:val="auto"/>
          <w:sz w:val="22"/>
          <w:szCs w:val="22"/>
        </w:rPr>
        <w:fldChar w:fldCharType="end"/>
      </w:r>
      <w:r w:rsidRPr="001D21D8">
        <w:rPr>
          <w:rFonts w:ascii="Times New Roman" w:hAnsi="Times New Roman" w:cs="Times New Roman"/>
          <w:i w:val="0"/>
          <w:color w:val="auto"/>
          <w:sz w:val="22"/>
          <w:szCs w:val="22"/>
        </w:rPr>
        <w:t xml:space="preserve"> Valoración cualitativa y cuantitativa de la Característica 11. Desarrollo profesoral</w:t>
      </w:r>
      <w:r w:rsidR="004B0E35" w:rsidRPr="001D21D8">
        <w:rPr>
          <w:rFonts w:ascii="Times New Roman" w:hAnsi="Times New Roman" w:cs="Times New Roman"/>
          <w:i w:val="0"/>
          <w:color w:val="auto"/>
          <w:sz w:val="22"/>
          <w:szCs w:val="22"/>
        </w:rPr>
        <w:t>.</w:t>
      </w:r>
      <w:bookmarkEnd w:id="252"/>
    </w:p>
    <w:tbl>
      <w:tblPr>
        <w:tblStyle w:val="Tablaconcuadrcula"/>
        <w:tblW w:w="9003" w:type="dxa"/>
        <w:tblInd w:w="-5" w:type="dxa"/>
        <w:tblLook w:val="04A0" w:firstRow="1" w:lastRow="0" w:firstColumn="1" w:lastColumn="0" w:noHBand="0" w:noVBand="1"/>
      </w:tblPr>
      <w:tblGrid>
        <w:gridCol w:w="3001"/>
        <w:gridCol w:w="3001"/>
        <w:gridCol w:w="3001"/>
      </w:tblGrid>
      <w:tr w:rsidR="00E16D9C" w:rsidRPr="001D21D8" w14:paraId="5405FD33" w14:textId="77777777" w:rsidTr="00A946D9">
        <w:trPr>
          <w:trHeight w:val="321"/>
        </w:trPr>
        <w:tc>
          <w:tcPr>
            <w:tcW w:w="3001" w:type="dxa"/>
            <w:shd w:val="clear" w:color="auto" w:fill="DEEAF6" w:themeFill="accent5" w:themeFillTint="33"/>
            <w:vAlign w:val="center"/>
          </w:tcPr>
          <w:p w14:paraId="09A9E902" w14:textId="77777777" w:rsidR="00E16D9C" w:rsidRPr="001D21D8" w:rsidRDefault="00E16D9C" w:rsidP="004B0E35">
            <w:pPr>
              <w:pStyle w:val="Sinespaciado"/>
              <w:jc w:val="center"/>
              <w:rPr>
                <w:rFonts w:ascii="Times New Roman" w:hAnsi="Times New Roman" w:cs="Times New Roman"/>
                <w:b/>
                <w:bCs/>
              </w:rPr>
            </w:pPr>
            <w:r w:rsidRPr="001D21D8">
              <w:rPr>
                <w:rFonts w:ascii="Times New Roman" w:hAnsi="Times New Roman" w:cs="Times New Roman"/>
                <w:b/>
                <w:bCs/>
              </w:rPr>
              <w:t>Grado de cumplimiento</w:t>
            </w:r>
          </w:p>
        </w:tc>
        <w:tc>
          <w:tcPr>
            <w:tcW w:w="3001" w:type="dxa"/>
            <w:shd w:val="clear" w:color="auto" w:fill="DEEAF6" w:themeFill="accent5" w:themeFillTint="33"/>
            <w:vAlign w:val="center"/>
          </w:tcPr>
          <w:p w14:paraId="565C9B77" w14:textId="77777777" w:rsidR="00E16D9C" w:rsidRPr="001D21D8" w:rsidRDefault="00E16D9C" w:rsidP="004B0E35">
            <w:pPr>
              <w:pStyle w:val="Sinespaciado"/>
              <w:jc w:val="center"/>
              <w:rPr>
                <w:rFonts w:ascii="Times New Roman" w:hAnsi="Times New Roman" w:cs="Times New Roman"/>
                <w:b/>
                <w:bCs/>
              </w:rPr>
            </w:pPr>
            <w:r w:rsidRPr="001D21D8">
              <w:rPr>
                <w:rFonts w:ascii="Times New Roman" w:hAnsi="Times New Roman" w:cs="Times New Roman"/>
                <w:b/>
                <w:bCs/>
              </w:rPr>
              <w:t>Calificación numérica</w:t>
            </w:r>
          </w:p>
        </w:tc>
        <w:tc>
          <w:tcPr>
            <w:tcW w:w="3001" w:type="dxa"/>
            <w:shd w:val="clear" w:color="auto" w:fill="DEEAF6" w:themeFill="accent5" w:themeFillTint="33"/>
            <w:vAlign w:val="center"/>
          </w:tcPr>
          <w:p w14:paraId="39C4F55F" w14:textId="77777777" w:rsidR="00E16D9C" w:rsidRPr="001D21D8" w:rsidRDefault="00E16D9C" w:rsidP="004B0E35">
            <w:pPr>
              <w:pStyle w:val="Sinespaciado"/>
              <w:jc w:val="center"/>
              <w:rPr>
                <w:rFonts w:ascii="Times New Roman" w:hAnsi="Times New Roman" w:cs="Times New Roman"/>
                <w:b/>
                <w:bCs/>
              </w:rPr>
            </w:pPr>
            <w:r w:rsidRPr="001D21D8">
              <w:rPr>
                <w:rFonts w:ascii="Times New Roman" w:hAnsi="Times New Roman" w:cs="Times New Roman"/>
                <w:b/>
                <w:bCs/>
              </w:rPr>
              <w:t>Ponderación de característica en el factor</w:t>
            </w:r>
          </w:p>
        </w:tc>
      </w:tr>
      <w:tr w:rsidR="00A337E8" w:rsidRPr="001D21D8" w14:paraId="2BACF965" w14:textId="77777777" w:rsidTr="00A946D9">
        <w:trPr>
          <w:trHeight w:val="299"/>
        </w:trPr>
        <w:tc>
          <w:tcPr>
            <w:tcW w:w="3001" w:type="dxa"/>
            <w:vAlign w:val="center"/>
          </w:tcPr>
          <w:p w14:paraId="04CF7681" w14:textId="3F1D7385"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color w:val="000000"/>
              </w:rPr>
              <w:t>Se cumple en alto grado</w:t>
            </w:r>
          </w:p>
        </w:tc>
        <w:tc>
          <w:tcPr>
            <w:tcW w:w="3001" w:type="dxa"/>
            <w:vAlign w:val="center"/>
          </w:tcPr>
          <w:p w14:paraId="2601F8B3" w14:textId="6D445C9B"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rPr>
              <w:t>4,3</w:t>
            </w:r>
          </w:p>
        </w:tc>
        <w:tc>
          <w:tcPr>
            <w:tcW w:w="3001" w:type="dxa"/>
            <w:vAlign w:val="center"/>
          </w:tcPr>
          <w:p w14:paraId="34AEA998" w14:textId="7553E17A" w:rsidR="00A337E8" w:rsidRPr="001D21D8" w:rsidRDefault="00A337E8" w:rsidP="004B0E35">
            <w:pPr>
              <w:pStyle w:val="Sinespaciado"/>
              <w:jc w:val="center"/>
              <w:rPr>
                <w:rFonts w:ascii="Times New Roman" w:hAnsi="Times New Roman" w:cs="Times New Roman"/>
              </w:rPr>
            </w:pPr>
            <w:r w:rsidRPr="001D21D8">
              <w:rPr>
                <w:rFonts w:ascii="Times New Roman" w:hAnsi="Times New Roman" w:cs="Times New Roman"/>
              </w:rPr>
              <w:t>15,28</w:t>
            </w:r>
          </w:p>
        </w:tc>
      </w:tr>
    </w:tbl>
    <w:p w14:paraId="104D3189" w14:textId="6DC7CACB" w:rsidR="006541B9" w:rsidRPr="001D21D8" w:rsidRDefault="00E16D9C" w:rsidP="000C4C41">
      <w:pPr>
        <w:pStyle w:val="Sinespaciado"/>
        <w:spacing w:line="276" w:lineRule="auto"/>
        <w:jc w:val="center"/>
        <w:rPr>
          <w:rFonts w:ascii="Times New Roman" w:hAnsi="Times New Roman" w:cs="Times New Roman"/>
          <w:i/>
          <w:iCs/>
          <w:color w:val="00B0F0"/>
          <w:lang w:val="es-ES"/>
        </w:rPr>
      </w:pPr>
      <w:r w:rsidRPr="001D21D8">
        <w:rPr>
          <w:rFonts w:ascii="Times New Roman" w:hAnsi="Times New Roman" w:cs="Times New Roman"/>
        </w:rPr>
        <w:t xml:space="preserve">Fuente: Proyecto curricular </w:t>
      </w:r>
      <w:r w:rsidR="005F2DED" w:rsidRPr="001D21D8">
        <w:rPr>
          <w:rFonts w:ascii="Times New Roman" w:hAnsi="Times New Roman" w:cs="Times New Roman"/>
        </w:rPr>
        <w:t>(2023-1 a 2025-1)</w:t>
      </w:r>
      <w:r w:rsidR="004B0E35" w:rsidRPr="001D21D8">
        <w:rPr>
          <w:rFonts w:ascii="Times New Roman" w:hAnsi="Times New Roman" w:cs="Times New Roman"/>
        </w:rPr>
        <w:t>.</w:t>
      </w:r>
    </w:p>
    <w:p w14:paraId="569BA20E" w14:textId="5EAE6A61" w:rsidR="00D97984" w:rsidRPr="001D21D8" w:rsidRDefault="00D97984" w:rsidP="000C4C41">
      <w:pPr>
        <w:pStyle w:val="Sinespaciado"/>
        <w:spacing w:before="240" w:line="276" w:lineRule="auto"/>
        <w:rPr>
          <w:rFonts w:ascii="Times New Roman" w:hAnsi="Times New Roman" w:cs="Times New Roman"/>
          <w:b/>
          <w:bCs/>
        </w:rPr>
      </w:pPr>
      <w:r w:rsidRPr="001D21D8">
        <w:rPr>
          <w:rFonts w:ascii="Times New Roman" w:hAnsi="Times New Roman" w:cs="Times New Roman"/>
          <w:b/>
          <w:bCs/>
        </w:rPr>
        <w:t xml:space="preserve">Característica 12. Estímulos a </w:t>
      </w:r>
      <w:r w:rsidR="00553FBA" w:rsidRPr="001D21D8">
        <w:rPr>
          <w:rFonts w:ascii="Times New Roman" w:hAnsi="Times New Roman" w:cs="Times New Roman"/>
          <w:b/>
          <w:bCs/>
        </w:rPr>
        <w:t xml:space="preserve">la trayectoria profesoral   </w:t>
      </w:r>
    </w:p>
    <w:p w14:paraId="402A407A" w14:textId="77777777" w:rsidR="001D21D8" w:rsidRPr="006451FC" w:rsidRDefault="001D21D8" w:rsidP="001D21D8">
      <w:pPr>
        <w:pStyle w:val="Sinespaciado"/>
        <w:spacing w:before="240" w:line="276" w:lineRule="auto"/>
        <w:jc w:val="both"/>
        <w:rPr>
          <w:rFonts w:ascii="Times New Roman" w:hAnsi="Times New Roman" w:cs="Times New Roman"/>
        </w:rPr>
      </w:pPr>
      <w:r w:rsidRPr="006451FC">
        <w:rPr>
          <w:rFonts w:ascii="Times New Roman" w:hAnsi="Times New Roman" w:cs="Times New Roman"/>
        </w:rPr>
        <w:t>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Docente,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p>
    <w:p w14:paraId="2FF86336" w14:textId="77777777" w:rsidR="001D21D8" w:rsidRPr="006451FC" w:rsidRDefault="001D21D8" w:rsidP="001D21D8">
      <w:pPr>
        <w:pStyle w:val="Sinespaciado"/>
        <w:spacing w:line="276" w:lineRule="auto"/>
        <w:jc w:val="both"/>
        <w:rPr>
          <w:rFonts w:ascii="Times New Roman" w:hAnsi="Times New Roman" w:cs="Times New Roman"/>
        </w:rPr>
      </w:pPr>
    </w:p>
    <w:p w14:paraId="6702CEC1" w14:textId="77777777" w:rsidR="001D21D8" w:rsidRDefault="001D21D8" w:rsidP="001D21D8">
      <w:pPr>
        <w:spacing w:line="276" w:lineRule="auto"/>
        <w:jc w:val="both"/>
        <w:rPr>
          <w:rFonts w:ascii="Times New Roman" w:hAnsi="Times New Roman" w:cs="Times New Roman"/>
          <w:lang w:val="es-CO"/>
        </w:rPr>
      </w:pPr>
      <w:r w:rsidRPr="006451FC">
        <w:rPr>
          <w:rFonts w:ascii="Times New Roman" w:hAnsi="Times New Roman" w:cs="Times New Roman"/>
          <w:lang w:val="es-CO"/>
        </w:rPr>
        <w:t>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resultados, presentados en la siguiente ilustración,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14:paraId="0100D70D" w14:textId="5322ACDE" w:rsidR="001D21D8" w:rsidRPr="006451FC" w:rsidRDefault="001D21D8" w:rsidP="001D21D8">
      <w:pPr>
        <w:spacing w:after="0" w:line="276" w:lineRule="auto"/>
        <w:jc w:val="center"/>
        <w:rPr>
          <w:rFonts w:ascii="Times New Roman" w:eastAsia="Times New Roman" w:hAnsi="Times New Roman" w:cs="Times New Roman"/>
          <w:lang w:val="es-CO" w:eastAsia="es-CO"/>
        </w:rPr>
      </w:pPr>
      <w:bookmarkStart w:id="253" w:name="_Toc211337023"/>
      <w:bookmarkStart w:id="254" w:name="_Toc211354529"/>
      <w:r w:rsidRPr="006451FC">
        <w:rPr>
          <w:rFonts w:ascii="Times New Roman" w:hAnsi="Times New Roman" w:cs="Times New Roman"/>
        </w:rPr>
        <w:lastRenderedPageBreak/>
        <w:t xml:space="preserve">Ilustración </w:t>
      </w:r>
      <w:r w:rsidRPr="006451FC">
        <w:rPr>
          <w:rFonts w:ascii="Times New Roman" w:hAnsi="Times New Roman" w:cs="Times New Roman"/>
        </w:rPr>
        <w:fldChar w:fldCharType="begin"/>
      </w:r>
      <w:r w:rsidRPr="006451FC">
        <w:rPr>
          <w:rFonts w:ascii="Times New Roman" w:hAnsi="Times New Roman" w:cs="Times New Roman"/>
        </w:rPr>
        <w:instrText xml:space="preserve"> SEQ Ilustración \* ARABIC </w:instrText>
      </w:r>
      <w:r w:rsidRPr="006451FC">
        <w:rPr>
          <w:rFonts w:ascii="Times New Roman" w:hAnsi="Times New Roman" w:cs="Times New Roman"/>
        </w:rPr>
        <w:fldChar w:fldCharType="separate"/>
      </w:r>
      <w:r w:rsidR="00D978EC">
        <w:rPr>
          <w:rFonts w:ascii="Times New Roman" w:hAnsi="Times New Roman" w:cs="Times New Roman"/>
          <w:noProof/>
        </w:rPr>
        <w:t>13</w:t>
      </w:r>
      <w:r w:rsidRPr="006451FC">
        <w:rPr>
          <w:rFonts w:ascii="Times New Roman" w:hAnsi="Times New Roman" w:cs="Times New Roman"/>
        </w:rPr>
        <w:fldChar w:fldCharType="end"/>
      </w:r>
      <w:r w:rsidRPr="006451FC">
        <w:rPr>
          <w:rFonts w:ascii="Times New Roman" w:hAnsi="Times New Roman" w:cs="Times New Roman"/>
        </w:rPr>
        <w:t xml:space="preserve"> </w:t>
      </w:r>
      <w:r w:rsidRPr="006451FC">
        <w:rPr>
          <w:rFonts w:ascii="Times New Roman" w:eastAsia="Times New Roman" w:hAnsi="Times New Roman" w:cs="Times New Roman"/>
          <w:lang w:val="es-CO" w:eastAsia="es-CO"/>
        </w:rPr>
        <w:t>Percepción de los docentes sobre la pertinencia y efectividad de las políticas de estímulos a la trayectoria profesoral.</w:t>
      </w:r>
      <w:bookmarkEnd w:id="253"/>
      <w:bookmarkEnd w:id="254"/>
    </w:p>
    <w:p w14:paraId="1846CA91" w14:textId="77777777" w:rsidR="001D21D8" w:rsidRPr="006451FC" w:rsidRDefault="001D21D8" w:rsidP="001D21D8">
      <w:pPr>
        <w:spacing w:after="0" w:line="276" w:lineRule="auto"/>
        <w:jc w:val="center"/>
        <w:rPr>
          <w:rFonts w:ascii="Times New Roman" w:eastAsia="Times New Roman" w:hAnsi="Times New Roman" w:cs="Times New Roman"/>
          <w:lang w:val="es-CO" w:eastAsia="es-CO"/>
        </w:rPr>
      </w:pPr>
      <w:r w:rsidRPr="006451FC">
        <w:rPr>
          <w:rFonts w:ascii="Times New Roman" w:hAnsi="Times New Roman" w:cs="Times New Roman"/>
          <w:noProof/>
        </w:rPr>
        <w:drawing>
          <wp:inline distT="0" distB="0" distL="0" distR="0" wp14:anchorId="1E73A4C1" wp14:editId="55843F21">
            <wp:extent cx="3955759" cy="23596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3955759" cy="2359663"/>
                    </a:xfrm>
                    <a:prstGeom prst="rect">
                      <a:avLst/>
                    </a:prstGeom>
                    <a:noFill/>
                    <a:ln>
                      <a:noFill/>
                    </a:ln>
                  </pic:spPr>
                </pic:pic>
              </a:graphicData>
            </a:graphic>
          </wp:inline>
        </w:drawing>
      </w:r>
      <w:r w:rsidRPr="006451FC">
        <w:rPr>
          <w:rFonts w:ascii="Times New Roman" w:hAnsi="Times New Roman" w:cs="Times New Roman"/>
        </w:rPr>
        <w:br/>
      </w:r>
      <w:r w:rsidRPr="006451FC">
        <w:rPr>
          <w:rFonts w:ascii="Times New Roman" w:eastAsia="Times New Roman" w:hAnsi="Times New Roman" w:cs="Times New Roman"/>
          <w:lang w:val="es-CO" w:eastAsia="es-CO"/>
        </w:rPr>
        <w:t>Fuente: Encuesta de Docentes, proceso de Autoevaluación 2025.</w:t>
      </w:r>
    </w:p>
    <w:p w14:paraId="5ADF6AF8" w14:textId="77777777" w:rsidR="001D21D8" w:rsidRDefault="001D21D8" w:rsidP="001D21D8">
      <w:pPr>
        <w:pStyle w:val="Descripcin"/>
        <w:keepNext/>
        <w:spacing w:before="240" w:after="0" w:line="276" w:lineRule="auto"/>
        <w:jc w:val="both"/>
        <w:rPr>
          <w:rFonts w:ascii="Times New Roman" w:hAnsi="Times New Roman" w:cs="Times New Roman"/>
          <w:i w:val="0"/>
          <w:iCs w:val="0"/>
          <w:color w:val="auto"/>
          <w:sz w:val="22"/>
          <w:szCs w:val="22"/>
          <w:lang w:val="es-CO"/>
        </w:rPr>
      </w:pPr>
      <w:r w:rsidRPr="001D21D8">
        <w:rPr>
          <w:rFonts w:ascii="Times New Roman" w:hAnsi="Times New Roman" w:cs="Times New Roman"/>
          <w:i w:val="0"/>
          <w:iCs w:val="0"/>
          <w:color w:val="auto"/>
          <w:sz w:val="22"/>
          <w:szCs w:val="22"/>
          <w:lang w:val="es-CO"/>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14:paraId="06EC7027" w14:textId="2A58F353" w:rsidR="003E25E6" w:rsidRPr="00FB3789" w:rsidRDefault="003E25E6" w:rsidP="000C4C41">
      <w:pPr>
        <w:pStyle w:val="Descripcin"/>
        <w:keepNext/>
        <w:spacing w:before="240" w:after="0" w:line="276" w:lineRule="auto"/>
        <w:jc w:val="center"/>
        <w:rPr>
          <w:rFonts w:ascii="Times New Roman" w:hAnsi="Times New Roman" w:cs="Times New Roman"/>
          <w:i w:val="0"/>
          <w:color w:val="auto"/>
          <w:sz w:val="22"/>
          <w:szCs w:val="22"/>
        </w:rPr>
      </w:pPr>
      <w:bookmarkStart w:id="255" w:name="_Toc211354463"/>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12. Estímulos a la trayectoria profesoral</w:t>
      </w:r>
      <w:r w:rsidR="004B0E35" w:rsidRPr="00396F9A">
        <w:rPr>
          <w:rFonts w:ascii="Times New Roman" w:hAnsi="Times New Roman" w:cs="Times New Roman"/>
          <w:i w:val="0"/>
          <w:color w:val="auto"/>
          <w:sz w:val="22"/>
          <w:szCs w:val="22"/>
        </w:rPr>
        <w:t>.</w:t>
      </w:r>
      <w:bookmarkEnd w:id="255"/>
    </w:p>
    <w:tbl>
      <w:tblPr>
        <w:tblStyle w:val="Tablaconcuadrcula"/>
        <w:tblW w:w="8925" w:type="dxa"/>
        <w:tblInd w:w="-5" w:type="dxa"/>
        <w:tblLook w:val="04A0" w:firstRow="1" w:lastRow="0" w:firstColumn="1" w:lastColumn="0" w:noHBand="0" w:noVBand="1"/>
      </w:tblPr>
      <w:tblGrid>
        <w:gridCol w:w="2975"/>
        <w:gridCol w:w="2975"/>
        <w:gridCol w:w="2975"/>
      </w:tblGrid>
      <w:tr w:rsidR="003E25E6" w:rsidRPr="001D69E1" w14:paraId="64646BD9" w14:textId="77777777" w:rsidTr="000D6D06">
        <w:trPr>
          <w:trHeight w:val="306"/>
        </w:trPr>
        <w:tc>
          <w:tcPr>
            <w:tcW w:w="2975" w:type="dxa"/>
            <w:shd w:val="clear" w:color="auto" w:fill="DEEAF6" w:themeFill="accent5" w:themeFillTint="33"/>
            <w:vAlign w:val="center"/>
          </w:tcPr>
          <w:p w14:paraId="37974CA7" w14:textId="77777777" w:rsidR="003E25E6" w:rsidRPr="001D69E1" w:rsidRDefault="003E25E6" w:rsidP="004B0E35">
            <w:pPr>
              <w:pStyle w:val="Sinespaciado"/>
              <w:jc w:val="center"/>
              <w:rPr>
                <w:rFonts w:ascii="Times New Roman" w:hAnsi="Times New Roman" w:cs="Times New Roman"/>
                <w:b/>
                <w:bCs/>
              </w:rPr>
            </w:pPr>
            <w:r w:rsidRPr="001D69E1">
              <w:rPr>
                <w:rFonts w:ascii="Times New Roman" w:hAnsi="Times New Roman" w:cs="Times New Roman"/>
                <w:b/>
                <w:bCs/>
              </w:rPr>
              <w:t>Grado de cumplimiento</w:t>
            </w:r>
          </w:p>
        </w:tc>
        <w:tc>
          <w:tcPr>
            <w:tcW w:w="2975" w:type="dxa"/>
            <w:shd w:val="clear" w:color="auto" w:fill="DEEAF6" w:themeFill="accent5" w:themeFillTint="33"/>
            <w:vAlign w:val="center"/>
          </w:tcPr>
          <w:p w14:paraId="42647D42" w14:textId="77777777" w:rsidR="003E25E6" w:rsidRPr="001D69E1" w:rsidRDefault="003E25E6" w:rsidP="004B0E35">
            <w:pPr>
              <w:pStyle w:val="Sinespaciado"/>
              <w:jc w:val="center"/>
              <w:rPr>
                <w:rFonts w:ascii="Times New Roman" w:hAnsi="Times New Roman" w:cs="Times New Roman"/>
                <w:b/>
                <w:bCs/>
              </w:rPr>
            </w:pPr>
            <w:r w:rsidRPr="001D69E1">
              <w:rPr>
                <w:rFonts w:ascii="Times New Roman" w:hAnsi="Times New Roman" w:cs="Times New Roman"/>
                <w:b/>
                <w:bCs/>
              </w:rPr>
              <w:t>Calificación numérica</w:t>
            </w:r>
          </w:p>
        </w:tc>
        <w:tc>
          <w:tcPr>
            <w:tcW w:w="2975" w:type="dxa"/>
            <w:shd w:val="clear" w:color="auto" w:fill="DEEAF6" w:themeFill="accent5" w:themeFillTint="33"/>
            <w:vAlign w:val="center"/>
          </w:tcPr>
          <w:p w14:paraId="2426179B" w14:textId="77777777" w:rsidR="003E25E6" w:rsidRPr="001D69E1" w:rsidRDefault="003E25E6" w:rsidP="004B0E35">
            <w:pPr>
              <w:pStyle w:val="Sinespaciado"/>
              <w:jc w:val="center"/>
              <w:rPr>
                <w:rFonts w:ascii="Times New Roman" w:hAnsi="Times New Roman" w:cs="Times New Roman"/>
                <w:b/>
                <w:bCs/>
              </w:rPr>
            </w:pPr>
            <w:r w:rsidRPr="001D69E1">
              <w:rPr>
                <w:rFonts w:ascii="Times New Roman" w:hAnsi="Times New Roman" w:cs="Times New Roman"/>
                <w:b/>
                <w:bCs/>
              </w:rPr>
              <w:t>Ponderación de característica en el factor</w:t>
            </w:r>
          </w:p>
        </w:tc>
      </w:tr>
      <w:tr w:rsidR="00A337E8" w:rsidRPr="001D69E1" w14:paraId="6329325B" w14:textId="77777777" w:rsidTr="000D6D06">
        <w:trPr>
          <w:trHeight w:val="285"/>
        </w:trPr>
        <w:tc>
          <w:tcPr>
            <w:tcW w:w="2975" w:type="dxa"/>
            <w:vAlign w:val="center"/>
          </w:tcPr>
          <w:p w14:paraId="7B8A5C2A" w14:textId="75EDA349" w:rsidR="00A337E8" w:rsidRPr="001D69E1" w:rsidRDefault="00A337E8" w:rsidP="004B0E35">
            <w:pPr>
              <w:jc w:val="center"/>
              <w:rPr>
                <w:rFonts w:ascii="Times New Roman" w:hAnsi="Times New Roman" w:cs="Times New Roman"/>
                <w:color w:val="000000"/>
              </w:rPr>
            </w:pPr>
            <w:r w:rsidRPr="001D69E1">
              <w:rPr>
                <w:rFonts w:ascii="Times New Roman" w:hAnsi="Times New Roman" w:cs="Times New Roman"/>
              </w:rPr>
              <w:t>Se cumple plenamente</w:t>
            </w:r>
          </w:p>
        </w:tc>
        <w:tc>
          <w:tcPr>
            <w:tcW w:w="2975" w:type="dxa"/>
            <w:vAlign w:val="center"/>
          </w:tcPr>
          <w:p w14:paraId="05FEAC86" w14:textId="248F4B2A" w:rsidR="00A337E8" w:rsidRPr="001D69E1" w:rsidRDefault="00A337E8" w:rsidP="004B0E35">
            <w:pPr>
              <w:pStyle w:val="Sinespaciado"/>
              <w:jc w:val="center"/>
              <w:rPr>
                <w:rFonts w:ascii="Times New Roman" w:hAnsi="Times New Roman" w:cs="Times New Roman"/>
              </w:rPr>
            </w:pPr>
            <w:commentRangeStart w:id="256"/>
            <w:r w:rsidRPr="001D69E1">
              <w:rPr>
                <w:rFonts w:ascii="Times New Roman" w:hAnsi="Times New Roman" w:cs="Times New Roman"/>
              </w:rPr>
              <w:t>5,0</w:t>
            </w:r>
            <w:commentRangeEnd w:id="256"/>
            <w:r w:rsidR="00056868">
              <w:rPr>
                <w:rStyle w:val="Refdecomentario"/>
                <w:lang w:val="es-ES"/>
              </w:rPr>
              <w:commentReference w:id="256"/>
            </w:r>
          </w:p>
        </w:tc>
        <w:tc>
          <w:tcPr>
            <w:tcW w:w="2975" w:type="dxa"/>
            <w:vAlign w:val="center"/>
          </w:tcPr>
          <w:p w14:paraId="162D4E80" w14:textId="636B37EB" w:rsidR="00A337E8" w:rsidRPr="001D69E1" w:rsidRDefault="00A337E8" w:rsidP="004B0E35">
            <w:pPr>
              <w:pStyle w:val="Sinespaciado"/>
              <w:jc w:val="center"/>
              <w:rPr>
                <w:rFonts w:ascii="Times New Roman" w:hAnsi="Times New Roman" w:cs="Times New Roman"/>
              </w:rPr>
            </w:pPr>
            <w:r w:rsidRPr="001D69E1">
              <w:rPr>
                <w:rFonts w:ascii="Times New Roman" w:hAnsi="Times New Roman" w:cs="Times New Roman"/>
              </w:rPr>
              <w:t>10,34</w:t>
            </w:r>
          </w:p>
        </w:tc>
      </w:tr>
    </w:tbl>
    <w:p w14:paraId="3E7DAD31" w14:textId="481E79D5" w:rsidR="003E25E6" w:rsidRPr="00FB3789" w:rsidRDefault="003E25E6"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4B0E35" w:rsidRPr="00FB3789">
        <w:rPr>
          <w:rFonts w:ascii="Times New Roman" w:hAnsi="Times New Roman" w:cs="Times New Roman"/>
        </w:rPr>
        <w:t>.</w:t>
      </w:r>
    </w:p>
    <w:p w14:paraId="2BA4CB94" w14:textId="7E1A0379" w:rsidR="00D97984" w:rsidRPr="00FB3789" w:rsidRDefault="00D97984" w:rsidP="000C4C41">
      <w:pPr>
        <w:pStyle w:val="Sinespaciado"/>
        <w:spacing w:before="240" w:after="240" w:line="276" w:lineRule="auto"/>
        <w:rPr>
          <w:rFonts w:ascii="Times New Roman" w:hAnsi="Times New Roman" w:cs="Times New Roman"/>
          <w:b/>
          <w:bCs/>
        </w:rPr>
      </w:pPr>
      <w:r w:rsidRPr="00FB3789">
        <w:rPr>
          <w:rFonts w:ascii="Times New Roman" w:hAnsi="Times New Roman" w:cs="Times New Roman"/>
          <w:b/>
          <w:bCs/>
        </w:rPr>
        <w:t xml:space="preserve">Característica 13. Producción, </w:t>
      </w:r>
      <w:r w:rsidR="00553FBA" w:rsidRPr="00FB3789">
        <w:rPr>
          <w:rFonts w:ascii="Times New Roman" w:hAnsi="Times New Roman" w:cs="Times New Roman"/>
          <w:b/>
          <w:bCs/>
        </w:rPr>
        <w:t xml:space="preserve">pertinencia, utilización e impacto de material docente  </w:t>
      </w:r>
    </w:p>
    <w:p w14:paraId="69A52590" w14:textId="77777777" w:rsidR="001D69E1" w:rsidRPr="006451FC" w:rsidRDefault="001D69E1" w:rsidP="001D69E1">
      <w:pPr>
        <w:spacing w:after="0" w:line="276" w:lineRule="auto"/>
        <w:jc w:val="both"/>
        <w:rPr>
          <w:rFonts w:ascii="Times New Roman" w:hAnsi="Times New Roman" w:cs="Times New Roman"/>
          <w:lang w:val="es-CO"/>
        </w:rPr>
      </w:pPr>
      <w:r w:rsidRPr="006451FC">
        <w:rPr>
          <w:rFonts w:ascii="Times New Roman" w:hAnsi="Times New Roman" w:cs="Times New Roman"/>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14:paraId="7F9EE6DE" w14:textId="77777777" w:rsidR="001D69E1" w:rsidRPr="006451FC" w:rsidRDefault="001D69E1" w:rsidP="001D69E1">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del proceso de evaluación docente de los últimos semestres. 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w:t>
      </w:r>
    </w:p>
    <w:p w14:paraId="0E0BBF86" w14:textId="77777777" w:rsidR="001D69E1" w:rsidRPr="006451FC" w:rsidRDefault="001D69E1" w:rsidP="001D69E1">
      <w:pPr>
        <w:pStyle w:val="Descripcin"/>
        <w:keepNext/>
        <w:spacing w:before="240" w:after="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lastRenderedPageBreak/>
        <w:t>De igual forma, el 86% valoró positivamente que el material académico producido por los docentes es pertinente y adecuado con los objetivos de la Maestría, con apenas un 4% en desacuerdo. Este hallazgo, representado en la siguiente ilustración, confirma que el programa articula metodologías coherentes con los resultados de aprendizaje, promoviendo una formación integral y pertinente.</w:t>
      </w:r>
    </w:p>
    <w:p w14:paraId="73BF284E" w14:textId="35FFD075" w:rsidR="001D69E1" w:rsidRPr="006451FC" w:rsidRDefault="001D69E1" w:rsidP="001D69E1">
      <w:pPr>
        <w:pStyle w:val="Descripcin"/>
        <w:keepNext/>
        <w:spacing w:before="240" w:after="0" w:line="276" w:lineRule="auto"/>
        <w:jc w:val="center"/>
        <w:rPr>
          <w:rFonts w:ascii="Times New Roman" w:hAnsi="Times New Roman" w:cs="Times New Roman"/>
          <w:i w:val="0"/>
          <w:iCs w:val="0"/>
          <w:color w:val="auto"/>
          <w:sz w:val="22"/>
          <w:szCs w:val="22"/>
          <w:lang w:val="es-CO"/>
        </w:rPr>
      </w:pPr>
      <w:bookmarkStart w:id="257" w:name="_Toc211337024"/>
      <w:bookmarkStart w:id="258" w:name="_Toc211354530"/>
      <w:r w:rsidRPr="006451FC">
        <w:rPr>
          <w:rFonts w:ascii="Times New Roman" w:hAnsi="Times New Roman" w:cs="Times New Roman"/>
          <w:i w:val="0"/>
          <w:iCs w:val="0"/>
          <w:color w:val="auto"/>
          <w:sz w:val="22"/>
          <w:szCs w:val="22"/>
        </w:rPr>
        <w:t xml:space="preserve">Ilustración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Ilustración \* ARABIC </w:instrText>
      </w:r>
      <w:r w:rsidRPr="006451FC">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14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w:t>
      </w:r>
      <w:r w:rsidRPr="006451FC">
        <w:rPr>
          <w:rFonts w:ascii="Times New Roman" w:hAnsi="Times New Roman" w:cs="Times New Roman"/>
          <w:i w:val="0"/>
          <w:iCs w:val="0"/>
          <w:color w:val="auto"/>
          <w:sz w:val="22"/>
          <w:szCs w:val="22"/>
          <w:lang w:val="es-CO"/>
        </w:rPr>
        <w:t>Percepción de los estudiantes sobre la pertinencia del material académico producido por los docentes.</w:t>
      </w:r>
      <w:bookmarkEnd w:id="257"/>
      <w:bookmarkEnd w:id="258"/>
    </w:p>
    <w:p w14:paraId="077A341F" w14:textId="77777777" w:rsidR="001D69E1" w:rsidRPr="006451FC" w:rsidRDefault="001D69E1" w:rsidP="001D69E1">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noProof/>
        </w:rPr>
        <w:drawing>
          <wp:inline distT="0" distB="0" distL="0" distR="0" wp14:anchorId="4E0E3B00" wp14:editId="12FA52F5">
            <wp:extent cx="3436882" cy="2235677"/>
            <wp:effectExtent l="0" t="0" r="0" b="0"/>
            <wp:docPr id="16469694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a:ext>
                      </a:extLst>
                    </a:blip>
                    <a:srcRect/>
                    <a:stretch>
                      <a:fillRect/>
                    </a:stretch>
                  </pic:blipFill>
                  <pic:spPr bwMode="auto">
                    <a:xfrm>
                      <a:off x="0" y="0"/>
                      <a:ext cx="3484005" cy="2266331"/>
                    </a:xfrm>
                    <a:prstGeom prst="rect">
                      <a:avLst/>
                    </a:prstGeom>
                    <a:noFill/>
                    <a:ln>
                      <a:noFill/>
                    </a:ln>
                  </pic:spPr>
                </pic:pic>
              </a:graphicData>
            </a:graphic>
          </wp:inline>
        </w:drawing>
      </w:r>
    </w:p>
    <w:p w14:paraId="762E3F6F" w14:textId="77777777" w:rsidR="001D69E1" w:rsidRPr="006451FC" w:rsidRDefault="001D69E1" w:rsidP="001D69E1">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Fuente: Encuesta de Estudiantes, proceso de Autoevaluación 2025.</w:t>
      </w:r>
    </w:p>
    <w:p w14:paraId="67446BAD" w14:textId="77777777" w:rsidR="001D69E1" w:rsidRPr="006451FC" w:rsidRDefault="001D69E1" w:rsidP="001D69E1">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La consolidación de la producción y utilización de material docente también se refleja en la percepción de los profesores, quienes reconocen que su participación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presentado en ilustración 13, confirma que la producción y aprovechamiento de recursos docentes es percibida como un factor positivo en la calidad del proceso formativo, y refuerza la necesidad de continuar ampliando la visibilidad y actualización de estos insumos.</w:t>
      </w:r>
    </w:p>
    <w:p w14:paraId="46E3AA7B" w14:textId="358073CA" w:rsidR="001D69E1" w:rsidRPr="006451FC" w:rsidRDefault="001D69E1" w:rsidP="001D69E1">
      <w:pPr>
        <w:spacing w:before="240" w:after="0" w:line="276" w:lineRule="auto"/>
        <w:jc w:val="center"/>
        <w:rPr>
          <w:rFonts w:ascii="Times New Roman" w:hAnsi="Times New Roman" w:cs="Times New Roman"/>
          <w:noProof/>
          <w:lang w:val="es-CO"/>
        </w:rPr>
      </w:pPr>
      <w:bookmarkStart w:id="259" w:name="_Toc211337025"/>
      <w:bookmarkStart w:id="260" w:name="_Toc211354531"/>
      <w:r w:rsidRPr="006451FC">
        <w:rPr>
          <w:rFonts w:ascii="Times New Roman" w:hAnsi="Times New Roman" w:cs="Times New Roman"/>
        </w:rPr>
        <w:t xml:space="preserve">Ilustración </w:t>
      </w:r>
      <w:r w:rsidRPr="006451FC">
        <w:rPr>
          <w:rFonts w:ascii="Times New Roman" w:hAnsi="Times New Roman" w:cs="Times New Roman"/>
        </w:rPr>
        <w:fldChar w:fldCharType="begin"/>
      </w:r>
      <w:r w:rsidRPr="006451FC">
        <w:rPr>
          <w:rFonts w:ascii="Times New Roman" w:hAnsi="Times New Roman" w:cs="Times New Roman"/>
        </w:rPr>
        <w:instrText xml:space="preserve"> SEQ Ilustración \* ARABIC </w:instrText>
      </w:r>
      <w:r w:rsidRPr="006451FC">
        <w:rPr>
          <w:rFonts w:ascii="Times New Roman" w:hAnsi="Times New Roman" w:cs="Times New Roman"/>
        </w:rPr>
        <w:fldChar w:fldCharType="separate"/>
      </w:r>
      <w:r w:rsidR="00D978EC">
        <w:rPr>
          <w:rFonts w:ascii="Times New Roman" w:hAnsi="Times New Roman" w:cs="Times New Roman"/>
          <w:noProof/>
        </w:rPr>
        <w:t>15</w:t>
      </w:r>
      <w:r w:rsidRPr="006451FC">
        <w:rPr>
          <w:rFonts w:ascii="Times New Roman" w:hAnsi="Times New Roman" w:cs="Times New Roman"/>
        </w:rPr>
        <w:fldChar w:fldCharType="end"/>
      </w:r>
      <w:r w:rsidRPr="006451FC">
        <w:rPr>
          <w:rFonts w:ascii="Times New Roman" w:hAnsi="Times New Roman" w:cs="Times New Roman"/>
        </w:rPr>
        <w:t xml:space="preserve"> </w:t>
      </w:r>
      <w:r w:rsidRPr="006451FC">
        <w:rPr>
          <w:rFonts w:ascii="Times New Roman" w:hAnsi="Times New Roman" w:cs="Times New Roman"/>
          <w:lang w:val="es-CO"/>
        </w:rPr>
        <w:t>Percepción de los docentes sobre el impacto de la participación en actividades académicas en la producción y utilización de material docente.</w:t>
      </w:r>
      <w:bookmarkEnd w:id="259"/>
      <w:bookmarkEnd w:id="260"/>
    </w:p>
    <w:p w14:paraId="27101A56" w14:textId="77777777" w:rsidR="001D69E1" w:rsidRPr="006451FC" w:rsidRDefault="001D69E1" w:rsidP="001D69E1">
      <w:pPr>
        <w:spacing w:after="0" w:line="276" w:lineRule="auto"/>
        <w:jc w:val="center"/>
        <w:rPr>
          <w:rFonts w:ascii="Times New Roman" w:hAnsi="Times New Roman" w:cs="Times New Roman"/>
          <w:lang w:val="es-CO"/>
        </w:rPr>
      </w:pPr>
      <w:r w:rsidRPr="006451FC">
        <w:rPr>
          <w:rFonts w:ascii="Times New Roman" w:hAnsi="Times New Roman" w:cs="Times New Roman"/>
          <w:noProof/>
        </w:rPr>
        <w:drawing>
          <wp:inline distT="0" distB="0" distL="0" distR="0" wp14:anchorId="284D4052" wp14:editId="36A94FEC">
            <wp:extent cx="3885130" cy="2317532"/>
            <wp:effectExtent l="0" t="0" r="127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43308" cy="2352236"/>
                    </a:xfrm>
                    <a:prstGeom prst="rect">
                      <a:avLst/>
                    </a:prstGeom>
                    <a:noFill/>
                    <a:ln>
                      <a:noFill/>
                    </a:ln>
                  </pic:spPr>
                </pic:pic>
              </a:graphicData>
            </a:graphic>
          </wp:inline>
        </w:drawing>
      </w:r>
    </w:p>
    <w:p w14:paraId="2FCF0D11" w14:textId="77777777" w:rsidR="001D69E1" w:rsidRPr="006451FC" w:rsidRDefault="001D69E1" w:rsidP="001D69E1">
      <w:pPr>
        <w:spacing w:line="276" w:lineRule="auto"/>
        <w:jc w:val="center"/>
        <w:rPr>
          <w:rFonts w:ascii="Times New Roman" w:hAnsi="Times New Roman" w:cs="Times New Roman"/>
          <w:lang w:val="es-CO"/>
        </w:rPr>
      </w:pPr>
      <w:r w:rsidRPr="006451FC">
        <w:rPr>
          <w:rFonts w:ascii="Times New Roman" w:hAnsi="Times New Roman" w:cs="Times New Roman"/>
          <w:lang w:val="es-CO"/>
        </w:rPr>
        <w:t>Fuente: Encuesta de Docentes, proceso de Autoevaluación 2025.</w:t>
      </w:r>
    </w:p>
    <w:p w14:paraId="35350504" w14:textId="77777777" w:rsidR="001D69E1" w:rsidRPr="006451FC" w:rsidRDefault="001D69E1" w:rsidP="001D69E1">
      <w:pPr>
        <w:spacing w:after="0" w:line="276" w:lineRule="auto"/>
        <w:jc w:val="both"/>
        <w:rPr>
          <w:rFonts w:ascii="Times New Roman" w:hAnsi="Times New Roman" w:cs="Times New Roman"/>
          <w:lang w:val="es-CO"/>
        </w:rPr>
      </w:pPr>
      <w:r w:rsidRPr="006451FC">
        <w:rPr>
          <w:rFonts w:ascii="Times New Roman" w:hAnsi="Times New Roman" w:cs="Times New Roman"/>
          <w:lang w:val="es-CO"/>
        </w:rPr>
        <w:lastRenderedPageBreak/>
        <w:t xml:space="preserve">El programa ha consolidado un sistema sólido de producción y utilización de material docente, respaldado por normativas institucionales claras sobre propiedad intelectual y política editorial. </w:t>
      </w:r>
      <w:commentRangeStart w:id="261"/>
      <w:r w:rsidRPr="006451FC">
        <w:rPr>
          <w:rFonts w:ascii="Times New Roman" w:hAnsi="Times New Roman" w:cs="Times New Roman"/>
          <w:lang w:val="es-CO"/>
        </w:rPr>
        <w:t>Los recursos generados son pertinentes, accesibles</w:t>
      </w:r>
      <w:commentRangeEnd w:id="261"/>
      <w:r w:rsidR="00A31A6B">
        <w:rPr>
          <w:rStyle w:val="Refdecomentario"/>
        </w:rPr>
        <w:commentReference w:id="261"/>
      </w:r>
      <w:r w:rsidRPr="006451FC">
        <w:rPr>
          <w:rFonts w:ascii="Times New Roman" w:hAnsi="Times New Roman" w:cs="Times New Roman"/>
          <w:lang w:val="es-CO"/>
        </w:rPr>
        <w:t xml:space="preserve">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14:paraId="41D75768" w14:textId="3C3F61A6" w:rsidR="00894C18" w:rsidRPr="00FB3789" w:rsidRDefault="00894C18" w:rsidP="000C4C41">
      <w:pPr>
        <w:pStyle w:val="Descripcin"/>
        <w:keepNext/>
        <w:spacing w:before="240" w:after="0" w:line="276" w:lineRule="auto"/>
        <w:jc w:val="center"/>
        <w:rPr>
          <w:rFonts w:ascii="Times New Roman" w:hAnsi="Times New Roman" w:cs="Times New Roman"/>
          <w:i w:val="0"/>
          <w:color w:val="auto"/>
          <w:sz w:val="22"/>
          <w:szCs w:val="22"/>
        </w:rPr>
      </w:pPr>
      <w:bookmarkStart w:id="262" w:name="_Toc211354464"/>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24</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13. Producció</w:t>
      </w:r>
      <w:r w:rsidRPr="00396F9A">
        <w:rPr>
          <w:rFonts w:ascii="Times New Roman" w:hAnsi="Times New Roman" w:cs="Times New Roman"/>
          <w:i w:val="0"/>
          <w:color w:val="auto"/>
          <w:sz w:val="22"/>
          <w:szCs w:val="22"/>
        </w:rPr>
        <w:t>n, pertinencia, utilización e impacto del material docente</w:t>
      </w:r>
      <w:r w:rsidR="004B0E35" w:rsidRPr="00FB3789">
        <w:rPr>
          <w:rFonts w:ascii="Times New Roman" w:hAnsi="Times New Roman" w:cs="Times New Roman"/>
          <w:i w:val="0"/>
          <w:color w:val="auto"/>
          <w:sz w:val="22"/>
          <w:szCs w:val="22"/>
        </w:rPr>
        <w:t>.</w:t>
      </w:r>
      <w:bookmarkEnd w:id="262"/>
    </w:p>
    <w:tbl>
      <w:tblPr>
        <w:tblStyle w:val="Tablaconcuadrcula"/>
        <w:tblW w:w="8976" w:type="dxa"/>
        <w:tblInd w:w="-5" w:type="dxa"/>
        <w:tblLook w:val="04A0" w:firstRow="1" w:lastRow="0" w:firstColumn="1" w:lastColumn="0" w:noHBand="0" w:noVBand="1"/>
      </w:tblPr>
      <w:tblGrid>
        <w:gridCol w:w="2992"/>
        <w:gridCol w:w="2992"/>
        <w:gridCol w:w="2992"/>
      </w:tblGrid>
      <w:tr w:rsidR="00894C18" w:rsidRPr="001D69E1" w14:paraId="2D017F16" w14:textId="77777777" w:rsidTr="00D965F3">
        <w:trPr>
          <w:trHeight w:val="321"/>
        </w:trPr>
        <w:tc>
          <w:tcPr>
            <w:tcW w:w="2992" w:type="dxa"/>
            <w:shd w:val="clear" w:color="auto" w:fill="DEEAF6" w:themeFill="accent5" w:themeFillTint="33"/>
            <w:vAlign w:val="center"/>
          </w:tcPr>
          <w:p w14:paraId="7D40FB55" w14:textId="77777777" w:rsidR="00894C18" w:rsidRPr="001D69E1" w:rsidRDefault="00894C18" w:rsidP="004B0E35">
            <w:pPr>
              <w:pStyle w:val="Sinespaciado"/>
              <w:jc w:val="center"/>
              <w:rPr>
                <w:rFonts w:ascii="Times New Roman" w:hAnsi="Times New Roman" w:cs="Times New Roman"/>
                <w:b/>
                <w:bCs/>
              </w:rPr>
            </w:pPr>
            <w:r w:rsidRPr="001D69E1">
              <w:rPr>
                <w:rFonts w:ascii="Times New Roman" w:hAnsi="Times New Roman" w:cs="Times New Roman"/>
                <w:b/>
                <w:bCs/>
              </w:rPr>
              <w:t>Grado de cumplimiento</w:t>
            </w:r>
          </w:p>
        </w:tc>
        <w:tc>
          <w:tcPr>
            <w:tcW w:w="2992" w:type="dxa"/>
            <w:shd w:val="clear" w:color="auto" w:fill="DEEAF6" w:themeFill="accent5" w:themeFillTint="33"/>
            <w:vAlign w:val="center"/>
          </w:tcPr>
          <w:p w14:paraId="40F6E1D1" w14:textId="77777777" w:rsidR="00894C18" w:rsidRPr="001D69E1" w:rsidRDefault="00894C18" w:rsidP="004B0E35">
            <w:pPr>
              <w:pStyle w:val="Sinespaciado"/>
              <w:jc w:val="center"/>
              <w:rPr>
                <w:rFonts w:ascii="Times New Roman" w:hAnsi="Times New Roman" w:cs="Times New Roman"/>
                <w:b/>
                <w:bCs/>
              </w:rPr>
            </w:pPr>
            <w:r w:rsidRPr="001D69E1">
              <w:rPr>
                <w:rFonts w:ascii="Times New Roman" w:hAnsi="Times New Roman" w:cs="Times New Roman"/>
                <w:b/>
                <w:bCs/>
              </w:rPr>
              <w:t>Calificación numérica</w:t>
            </w:r>
          </w:p>
        </w:tc>
        <w:tc>
          <w:tcPr>
            <w:tcW w:w="2992" w:type="dxa"/>
            <w:shd w:val="clear" w:color="auto" w:fill="DEEAF6" w:themeFill="accent5" w:themeFillTint="33"/>
            <w:vAlign w:val="center"/>
          </w:tcPr>
          <w:p w14:paraId="5A41E52B" w14:textId="77777777" w:rsidR="00894C18" w:rsidRPr="001D69E1" w:rsidRDefault="00894C18" w:rsidP="004B0E35">
            <w:pPr>
              <w:pStyle w:val="Sinespaciado"/>
              <w:jc w:val="center"/>
              <w:rPr>
                <w:rFonts w:ascii="Times New Roman" w:hAnsi="Times New Roman" w:cs="Times New Roman"/>
                <w:b/>
                <w:bCs/>
              </w:rPr>
            </w:pPr>
            <w:r w:rsidRPr="001D69E1">
              <w:rPr>
                <w:rFonts w:ascii="Times New Roman" w:hAnsi="Times New Roman" w:cs="Times New Roman"/>
                <w:b/>
                <w:bCs/>
              </w:rPr>
              <w:t>Ponderación de característica en el factor</w:t>
            </w:r>
          </w:p>
        </w:tc>
      </w:tr>
      <w:tr w:rsidR="00894C18" w:rsidRPr="001D69E1" w14:paraId="395BD6F4" w14:textId="77777777" w:rsidTr="00D965F3">
        <w:trPr>
          <w:trHeight w:val="299"/>
        </w:trPr>
        <w:tc>
          <w:tcPr>
            <w:tcW w:w="2992" w:type="dxa"/>
            <w:vAlign w:val="center"/>
          </w:tcPr>
          <w:p w14:paraId="2D752804" w14:textId="0DE5B275" w:rsidR="00894C18" w:rsidRPr="001D69E1" w:rsidRDefault="00C87CE9" w:rsidP="004B0E35">
            <w:pPr>
              <w:pStyle w:val="Sinespaciado"/>
              <w:jc w:val="center"/>
              <w:rPr>
                <w:rFonts w:ascii="Times New Roman" w:hAnsi="Times New Roman" w:cs="Times New Roman"/>
              </w:rPr>
            </w:pPr>
            <w:r w:rsidRPr="001D69E1">
              <w:rPr>
                <w:rFonts w:ascii="Times New Roman" w:hAnsi="Times New Roman" w:cs="Times New Roman"/>
              </w:rPr>
              <w:t>Se cumple aceptablemente</w:t>
            </w:r>
          </w:p>
        </w:tc>
        <w:tc>
          <w:tcPr>
            <w:tcW w:w="2992" w:type="dxa"/>
            <w:vAlign w:val="center"/>
          </w:tcPr>
          <w:p w14:paraId="028CDDB3" w14:textId="576B90DB" w:rsidR="00894C18" w:rsidRPr="001D69E1" w:rsidRDefault="3D79DC47" w:rsidP="004B0E35">
            <w:pPr>
              <w:pStyle w:val="Sinespaciado"/>
              <w:jc w:val="center"/>
              <w:rPr>
                <w:rFonts w:ascii="Times New Roman" w:hAnsi="Times New Roman" w:cs="Times New Roman"/>
              </w:rPr>
            </w:pPr>
            <w:commentRangeStart w:id="263"/>
            <w:r w:rsidRPr="001D69E1">
              <w:rPr>
                <w:rFonts w:ascii="Times New Roman" w:hAnsi="Times New Roman" w:cs="Times New Roman"/>
              </w:rPr>
              <w:t>3,0</w:t>
            </w:r>
            <w:commentRangeEnd w:id="263"/>
            <w:r w:rsidR="00A31A6B">
              <w:rPr>
                <w:rStyle w:val="Refdecomentario"/>
                <w:lang w:val="es-ES"/>
              </w:rPr>
              <w:commentReference w:id="263"/>
            </w:r>
          </w:p>
        </w:tc>
        <w:tc>
          <w:tcPr>
            <w:tcW w:w="2992" w:type="dxa"/>
            <w:vAlign w:val="center"/>
          </w:tcPr>
          <w:p w14:paraId="7121D100" w14:textId="468068B8" w:rsidR="00894C18" w:rsidRPr="001D69E1" w:rsidRDefault="71E555BD" w:rsidP="004B0E35">
            <w:pPr>
              <w:pStyle w:val="Sinespaciado"/>
              <w:jc w:val="center"/>
              <w:rPr>
                <w:rFonts w:ascii="Times New Roman" w:hAnsi="Times New Roman" w:cs="Times New Roman"/>
              </w:rPr>
            </w:pPr>
            <w:r w:rsidRPr="001D69E1">
              <w:rPr>
                <w:rFonts w:ascii="Times New Roman" w:hAnsi="Times New Roman" w:cs="Times New Roman"/>
              </w:rPr>
              <w:t>11,73</w:t>
            </w:r>
          </w:p>
        </w:tc>
      </w:tr>
    </w:tbl>
    <w:p w14:paraId="3CD440EB" w14:textId="61366C7D" w:rsidR="003E25E6" w:rsidRPr="00FB3789" w:rsidRDefault="00894C18"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4B0E35" w:rsidRPr="00FB3789">
        <w:rPr>
          <w:rFonts w:ascii="Times New Roman" w:hAnsi="Times New Roman" w:cs="Times New Roman"/>
        </w:rPr>
        <w:t>.</w:t>
      </w:r>
    </w:p>
    <w:p w14:paraId="18FD9FFD" w14:textId="34C30B16" w:rsidR="00470930"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14. Remuneración por </w:t>
      </w:r>
      <w:r w:rsidR="00553FBA" w:rsidRPr="00FB3789">
        <w:rPr>
          <w:rFonts w:ascii="Times New Roman" w:hAnsi="Times New Roman" w:cs="Times New Roman"/>
          <w:b/>
          <w:bCs/>
        </w:rPr>
        <w:t>m</w:t>
      </w:r>
      <w:r w:rsidRPr="00FB3789">
        <w:rPr>
          <w:rFonts w:ascii="Times New Roman" w:hAnsi="Times New Roman" w:cs="Times New Roman"/>
          <w:b/>
          <w:bCs/>
        </w:rPr>
        <w:t xml:space="preserve">éritos </w:t>
      </w:r>
    </w:p>
    <w:p w14:paraId="39C98C81" w14:textId="77777777" w:rsidR="001D69E1" w:rsidRPr="006451FC" w:rsidRDefault="001D69E1" w:rsidP="001D69E1">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La Universidad Distrital Francisco José de Caldas ha consolidado un sistema institucional robusto de remuneración por méritos, que busca reconocer y estimular la excelencia académica del profesorado. Este sistema se fundamenta en normativas claras que garantizan transparencia y equidad, incluyendo:</w:t>
      </w:r>
    </w:p>
    <w:p w14:paraId="042007DC" w14:textId="64970E85" w:rsidR="001D69E1" w:rsidRPr="006451FC" w:rsidRDefault="001D69E1" w:rsidP="001D69E1">
      <w:pPr>
        <w:pStyle w:val="Sinespaciado"/>
        <w:numPr>
          <w:ilvl w:val="0"/>
          <w:numId w:val="11"/>
        </w:numPr>
        <w:spacing w:line="276" w:lineRule="auto"/>
        <w:jc w:val="both"/>
        <w:rPr>
          <w:rFonts w:ascii="Times New Roman" w:hAnsi="Times New Roman" w:cs="Times New Roman"/>
        </w:rPr>
      </w:pPr>
      <w:r w:rsidRPr="006451FC">
        <w:rPr>
          <w:rFonts w:ascii="Times New Roman" w:hAnsi="Times New Roman" w:cs="Times New Roman"/>
        </w:rPr>
        <w:t>Estatuto de Propiedad Intelectual (</w:t>
      </w:r>
      <w:hyperlink r:id="rId52">
        <w:r w:rsidRPr="006451FC">
          <w:rPr>
            <w:rStyle w:val="Hipervnculo"/>
            <w:rFonts w:ascii="Times New Roman" w:hAnsi="Times New Roman" w:cs="Times New Roman"/>
          </w:rPr>
          <w:t>Acuerdo No. 004 de 2012</w:t>
        </w:r>
      </w:hyperlink>
      <w:r w:rsidRPr="006451FC">
        <w:rPr>
          <w:rFonts w:ascii="Times New Roman" w:hAnsi="Times New Roman" w:cs="Times New Roman"/>
        </w:rPr>
        <w:t>), que regula la creación y uso de material docente.</w:t>
      </w:r>
    </w:p>
    <w:p w14:paraId="5BDA31FA" w14:textId="1214EBA5" w:rsidR="001D69E1" w:rsidRPr="006451FC" w:rsidRDefault="001D69E1" w:rsidP="001D69E1">
      <w:pPr>
        <w:pStyle w:val="Sinespaciado"/>
        <w:numPr>
          <w:ilvl w:val="0"/>
          <w:numId w:val="11"/>
        </w:numPr>
        <w:spacing w:line="276" w:lineRule="auto"/>
        <w:jc w:val="both"/>
        <w:rPr>
          <w:rFonts w:ascii="Times New Roman" w:hAnsi="Times New Roman" w:cs="Times New Roman"/>
        </w:rPr>
      </w:pPr>
      <w:r w:rsidRPr="006451FC">
        <w:rPr>
          <w:rFonts w:ascii="Times New Roman" w:hAnsi="Times New Roman" w:cs="Times New Roman"/>
        </w:rPr>
        <w:t>Política Editorial (</w:t>
      </w:r>
      <w:hyperlink r:id="rId53">
        <w:r w:rsidRPr="006451FC">
          <w:rPr>
            <w:rStyle w:val="Hipervnculo"/>
            <w:rFonts w:ascii="Times New Roman" w:hAnsi="Times New Roman" w:cs="Times New Roman"/>
          </w:rPr>
          <w:t>Acuerdo No. 022 de 2012</w:t>
        </w:r>
      </w:hyperlink>
      <w:r w:rsidRPr="006451FC">
        <w:rPr>
          <w:rFonts w:ascii="Times New Roman" w:hAnsi="Times New Roman" w:cs="Times New Roman"/>
        </w:rPr>
        <w:t>), que orienta la publicación y difusión de contenidos académicos.</w:t>
      </w:r>
    </w:p>
    <w:p w14:paraId="5CBC205B" w14:textId="47A0DEED" w:rsidR="001D69E1" w:rsidRPr="006451FC" w:rsidRDefault="001D69E1" w:rsidP="001D69E1">
      <w:pPr>
        <w:pStyle w:val="Sinespaciado"/>
        <w:numPr>
          <w:ilvl w:val="0"/>
          <w:numId w:val="11"/>
        </w:numPr>
        <w:spacing w:after="240" w:line="276" w:lineRule="auto"/>
        <w:jc w:val="both"/>
        <w:rPr>
          <w:rFonts w:ascii="Times New Roman" w:hAnsi="Times New Roman" w:cs="Times New Roman"/>
        </w:rPr>
      </w:pPr>
      <w:r w:rsidRPr="006451FC">
        <w:rPr>
          <w:rFonts w:ascii="Times New Roman" w:hAnsi="Times New Roman" w:cs="Times New Roman"/>
        </w:rPr>
        <w:t>Reglamento de la Política Editorial (</w:t>
      </w:r>
      <w:hyperlink r:id="rId54">
        <w:r w:rsidRPr="006451FC">
          <w:rPr>
            <w:rStyle w:val="Hipervnculo"/>
            <w:rFonts w:ascii="Times New Roman" w:hAnsi="Times New Roman" w:cs="Times New Roman"/>
          </w:rPr>
          <w:t>Acuerdo No. 023 de 2012</w:t>
        </w:r>
      </w:hyperlink>
      <w:r w:rsidRPr="006451FC">
        <w:rPr>
          <w:rFonts w:ascii="Times New Roman" w:hAnsi="Times New Roman" w:cs="Times New Roman"/>
        </w:rPr>
        <w:t>) y su modificación (Acuerdo No. 024 de 2012), que detallan procedimientos y criterios para la gestión editorial.</w:t>
      </w:r>
    </w:p>
    <w:p w14:paraId="38322969" w14:textId="77777777" w:rsidR="001D69E1" w:rsidRPr="006451FC" w:rsidRDefault="001D69E1" w:rsidP="001D69E1">
      <w:pPr>
        <w:pStyle w:val="Sinespaciado"/>
        <w:spacing w:line="276" w:lineRule="auto"/>
        <w:jc w:val="both"/>
        <w:rPr>
          <w:rFonts w:ascii="Times New Roman" w:hAnsi="Times New Roman" w:cs="Times New Roman"/>
        </w:rPr>
      </w:pPr>
      <w:r w:rsidRPr="006451FC">
        <w:rPr>
          <w:rFonts w:ascii="Times New Roman" w:hAnsi="Times New Roman" w:cs="Times New Roman"/>
        </w:rPr>
        <w:t>El sistema considera criterios de evaluación integrales tales como producción intelectual, participación en proyectos de investigación, innovación pedagógica y contribución al desarrollo institucional. Adicionalmente, se complementa con eventos institucionales de exaltación docente que refuerzan la cultura de reconocimiento, motivación y sentido de pertenencia.</w:t>
      </w:r>
    </w:p>
    <w:p w14:paraId="776B7FA0" w14:textId="77777777" w:rsidR="001D69E1" w:rsidRDefault="001D69E1" w:rsidP="001D69E1">
      <w:pPr>
        <w:pStyle w:val="NormalWeb"/>
        <w:spacing w:after="240" w:afterAutospacing="0" w:line="276" w:lineRule="auto"/>
        <w:jc w:val="both"/>
        <w:rPr>
          <w:rFonts w:eastAsiaTheme="minorEastAsia"/>
          <w:sz w:val="22"/>
          <w:szCs w:val="22"/>
          <w:lang w:eastAsia="en-US"/>
        </w:rPr>
      </w:pPr>
      <w:r w:rsidRPr="006451FC">
        <w:rPr>
          <w:rFonts w:eastAsiaTheme="minorEastAsia"/>
          <w:sz w:val="22"/>
          <w:szCs w:val="22"/>
          <w:lang w:eastAsia="en-US"/>
        </w:rPr>
        <w:t>La percepción del profesorado confirma la pertinencia de este sistema: en la encuesta aplicada, un 76% de los docentes manifestó estar “de acuerdo” o “totalmente de acuerdo” en que la remuneración recibida corresponde adecuadamente a sus méritos académicos y profesionales, así como a sus contribuciones en investigación; mientras que solo un 6% expresó desacuerdo y un 18% se mostró neutral. Estos resultados, presentados en la siguiente ilustración, evidencian que el sistema de remuneración por méritos es valorado positivamente por la comunidad docente, al tiempo que plantea la necesidad de seguir fortaleciendo los mecanismos de ajuste y equidad.</w:t>
      </w:r>
    </w:p>
    <w:p w14:paraId="720C1F33" w14:textId="77777777" w:rsidR="001D69E1" w:rsidRDefault="001D69E1" w:rsidP="001D69E1">
      <w:pPr>
        <w:pStyle w:val="NormalWeb"/>
        <w:spacing w:after="240" w:afterAutospacing="0" w:line="276" w:lineRule="auto"/>
        <w:jc w:val="both"/>
        <w:rPr>
          <w:rFonts w:eastAsiaTheme="minorEastAsia"/>
          <w:sz w:val="22"/>
          <w:szCs w:val="22"/>
          <w:lang w:eastAsia="en-US"/>
        </w:rPr>
      </w:pPr>
    </w:p>
    <w:p w14:paraId="5615CDF4" w14:textId="77777777" w:rsidR="001D69E1" w:rsidRDefault="001D69E1" w:rsidP="001D69E1">
      <w:pPr>
        <w:pStyle w:val="NormalWeb"/>
        <w:spacing w:after="240" w:afterAutospacing="0" w:line="276" w:lineRule="auto"/>
        <w:jc w:val="both"/>
        <w:rPr>
          <w:rFonts w:eastAsiaTheme="minorEastAsia"/>
          <w:sz w:val="22"/>
          <w:szCs w:val="22"/>
          <w:lang w:eastAsia="en-US"/>
        </w:rPr>
      </w:pPr>
    </w:p>
    <w:p w14:paraId="1D8AEF2C" w14:textId="77777777" w:rsidR="001D69E1" w:rsidRDefault="001D69E1" w:rsidP="001D69E1">
      <w:pPr>
        <w:pStyle w:val="NormalWeb"/>
        <w:spacing w:after="240" w:afterAutospacing="0" w:line="276" w:lineRule="auto"/>
        <w:jc w:val="both"/>
        <w:rPr>
          <w:rFonts w:eastAsiaTheme="minorEastAsia"/>
          <w:sz w:val="22"/>
          <w:szCs w:val="22"/>
          <w:lang w:eastAsia="en-US"/>
        </w:rPr>
      </w:pPr>
    </w:p>
    <w:p w14:paraId="7606232D" w14:textId="77777777" w:rsidR="001D69E1" w:rsidRPr="006451FC" w:rsidRDefault="001D69E1" w:rsidP="001D69E1">
      <w:pPr>
        <w:pStyle w:val="NormalWeb"/>
        <w:spacing w:after="240" w:afterAutospacing="0" w:line="276" w:lineRule="auto"/>
        <w:jc w:val="both"/>
        <w:rPr>
          <w:rFonts w:eastAsiaTheme="minorEastAsia"/>
          <w:sz w:val="22"/>
          <w:szCs w:val="22"/>
          <w:lang w:eastAsia="en-US"/>
        </w:rPr>
      </w:pPr>
    </w:p>
    <w:p w14:paraId="64807E64" w14:textId="7CEA16A8" w:rsidR="001D69E1" w:rsidRPr="006451FC" w:rsidRDefault="001D69E1" w:rsidP="001D69E1">
      <w:pPr>
        <w:pStyle w:val="NormalWeb"/>
        <w:spacing w:before="0" w:beforeAutospacing="0" w:after="0" w:afterAutospacing="0" w:line="276" w:lineRule="auto"/>
        <w:jc w:val="center"/>
        <w:rPr>
          <w:rStyle w:val="Textoennegrita"/>
          <w:b w:val="0"/>
          <w:bCs w:val="0"/>
          <w:noProof/>
        </w:rPr>
      </w:pPr>
      <w:bookmarkStart w:id="264" w:name="_Toc211337026"/>
      <w:bookmarkStart w:id="265" w:name="_Toc211354532"/>
      <w:r w:rsidRPr="006451FC">
        <w:rPr>
          <w:sz w:val="22"/>
          <w:szCs w:val="22"/>
        </w:rPr>
        <w:lastRenderedPageBreak/>
        <w:t xml:space="preserve">Ilustración </w:t>
      </w:r>
      <w:r w:rsidRPr="006451FC">
        <w:rPr>
          <w:sz w:val="22"/>
          <w:szCs w:val="22"/>
        </w:rPr>
        <w:fldChar w:fldCharType="begin"/>
      </w:r>
      <w:r w:rsidRPr="006451FC">
        <w:rPr>
          <w:sz w:val="22"/>
          <w:szCs w:val="22"/>
        </w:rPr>
        <w:instrText xml:space="preserve"> SEQ Ilustración \* ARABIC </w:instrText>
      </w:r>
      <w:r w:rsidRPr="006451FC">
        <w:rPr>
          <w:sz w:val="22"/>
          <w:szCs w:val="22"/>
        </w:rPr>
        <w:fldChar w:fldCharType="separate"/>
      </w:r>
      <w:r w:rsidR="00D978EC">
        <w:rPr>
          <w:noProof/>
          <w:sz w:val="22"/>
          <w:szCs w:val="22"/>
        </w:rPr>
        <w:t>16</w:t>
      </w:r>
      <w:r w:rsidRPr="006451FC">
        <w:rPr>
          <w:sz w:val="22"/>
          <w:szCs w:val="22"/>
        </w:rPr>
        <w:fldChar w:fldCharType="end"/>
      </w:r>
      <w:r w:rsidRPr="006451FC">
        <w:rPr>
          <w:sz w:val="22"/>
          <w:szCs w:val="22"/>
        </w:rPr>
        <w:t xml:space="preserve"> </w:t>
      </w:r>
      <w:r w:rsidRPr="006451FC">
        <w:rPr>
          <w:rStyle w:val="Textoennegrita"/>
          <w:b w:val="0"/>
          <w:bCs w:val="0"/>
          <w:sz w:val="22"/>
          <w:szCs w:val="22"/>
        </w:rPr>
        <w:t>Percepción de los docentes sobre la remuneración recibida en relación con méritos académicos y profesionales.</w:t>
      </w:r>
      <w:bookmarkEnd w:id="264"/>
      <w:bookmarkEnd w:id="265"/>
    </w:p>
    <w:p w14:paraId="307DA4B6" w14:textId="77777777" w:rsidR="001D69E1" w:rsidRPr="006451FC" w:rsidRDefault="001D69E1" w:rsidP="001D69E1">
      <w:pPr>
        <w:pStyle w:val="NormalWeb"/>
        <w:spacing w:before="0" w:beforeAutospacing="0" w:after="0" w:afterAutospacing="0" w:line="276" w:lineRule="auto"/>
        <w:jc w:val="center"/>
        <w:rPr>
          <w:b/>
          <w:bCs/>
          <w:sz w:val="22"/>
          <w:szCs w:val="22"/>
        </w:rPr>
      </w:pPr>
      <w:r w:rsidRPr="006451FC">
        <w:rPr>
          <w:noProof/>
        </w:rPr>
        <w:drawing>
          <wp:inline distT="0" distB="0" distL="0" distR="0" wp14:anchorId="1B30112C" wp14:editId="1E0F978F">
            <wp:extent cx="4381805" cy="261380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85622" cy="2616081"/>
                    </a:xfrm>
                    <a:prstGeom prst="rect">
                      <a:avLst/>
                    </a:prstGeom>
                    <a:noFill/>
                    <a:ln>
                      <a:noFill/>
                    </a:ln>
                  </pic:spPr>
                </pic:pic>
              </a:graphicData>
            </a:graphic>
          </wp:inline>
        </w:drawing>
      </w:r>
      <w:r w:rsidRPr="006451FC">
        <w:br/>
      </w:r>
      <w:r w:rsidRPr="006451FC">
        <w:rPr>
          <w:rStyle w:val="nfasis"/>
          <w:i w:val="0"/>
          <w:iCs w:val="0"/>
          <w:sz w:val="22"/>
          <w:szCs w:val="22"/>
        </w:rPr>
        <w:t>Fuente: Encuesta de Docentes, proceso de Autoevaluación 2025.</w:t>
      </w:r>
    </w:p>
    <w:p w14:paraId="5F24A08C" w14:textId="77777777" w:rsidR="001D69E1" w:rsidRPr="006451FC" w:rsidRDefault="001D69E1" w:rsidP="001D69E1">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14:paraId="453809D9" w14:textId="0A15F456" w:rsidR="00B5728C" w:rsidRPr="00FB3789" w:rsidRDefault="00B5728C" w:rsidP="000C4C41">
      <w:pPr>
        <w:pStyle w:val="Descripcin"/>
        <w:keepNext/>
        <w:spacing w:before="240" w:after="0" w:line="276" w:lineRule="auto"/>
        <w:jc w:val="center"/>
        <w:rPr>
          <w:rFonts w:ascii="Times New Roman" w:hAnsi="Times New Roman" w:cs="Times New Roman"/>
          <w:i w:val="0"/>
          <w:color w:val="auto"/>
          <w:sz w:val="22"/>
          <w:szCs w:val="22"/>
        </w:rPr>
      </w:pPr>
      <w:bookmarkStart w:id="266" w:name="_Toc211354465"/>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14. Remune</w:t>
      </w:r>
      <w:r w:rsidRPr="00396F9A">
        <w:rPr>
          <w:rFonts w:ascii="Times New Roman" w:hAnsi="Times New Roman" w:cs="Times New Roman"/>
          <w:i w:val="0"/>
          <w:color w:val="auto"/>
          <w:sz w:val="22"/>
          <w:szCs w:val="22"/>
        </w:rPr>
        <w:t>ración por méritos</w:t>
      </w:r>
      <w:r w:rsidR="00534DCE" w:rsidRPr="00FB3789">
        <w:rPr>
          <w:rFonts w:ascii="Times New Roman" w:hAnsi="Times New Roman" w:cs="Times New Roman"/>
          <w:i w:val="0"/>
          <w:color w:val="auto"/>
          <w:sz w:val="22"/>
          <w:szCs w:val="22"/>
        </w:rPr>
        <w:t>.</w:t>
      </w:r>
      <w:bookmarkEnd w:id="266"/>
    </w:p>
    <w:tbl>
      <w:tblPr>
        <w:tblStyle w:val="Tablaconcuadrcula"/>
        <w:tblW w:w="8964" w:type="dxa"/>
        <w:tblInd w:w="-5" w:type="dxa"/>
        <w:tblLook w:val="04A0" w:firstRow="1" w:lastRow="0" w:firstColumn="1" w:lastColumn="0" w:noHBand="0" w:noVBand="1"/>
      </w:tblPr>
      <w:tblGrid>
        <w:gridCol w:w="2988"/>
        <w:gridCol w:w="2988"/>
        <w:gridCol w:w="2988"/>
      </w:tblGrid>
      <w:tr w:rsidR="00B5728C" w:rsidRPr="00C00285" w14:paraId="752DABEE" w14:textId="77777777" w:rsidTr="00406734">
        <w:trPr>
          <w:trHeight w:val="331"/>
        </w:trPr>
        <w:tc>
          <w:tcPr>
            <w:tcW w:w="2988" w:type="dxa"/>
            <w:shd w:val="clear" w:color="auto" w:fill="DEEAF6" w:themeFill="accent5" w:themeFillTint="33"/>
            <w:vAlign w:val="center"/>
          </w:tcPr>
          <w:p w14:paraId="11DEA2ED" w14:textId="77777777" w:rsidR="00B5728C" w:rsidRPr="00C00285" w:rsidRDefault="00B5728C" w:rsidP="00534DCE">
            <w:pPr>
              <w:pStyle w:val="Sinespaciado"/>
              <w:jc w:val="center"/>
              <w:rPr>
                <w:rFonts w:ascii="Times New Roman" w:hAnsi="Times New Roman" w:cs="Times New Roman"/>
                <w:b/>
                <w:bCs/>
              </w:rPr>
            </w:pPr>
            <w:r w:rsidRPr="00C00285">
              <w:rPr>
                <w:rFonts w:ascii="Times New Roman" w:hAnsi="Times New Roman" w:cs="Times New Roman"/>
                <w:b/>
                <w:bCs/>
              </w:rPr>
              <w:t>Grado de cumplimiento</w:t>
            </w:r>
          </w:p>
        </w:tc>
        <w:tc>
          <w:tcPr>
            <w:tcW w:w="2988" w:type="dxa"/>
            <w:shd w:val="clear" w:color="auto" w:fill="DEEAF6" w:themeFill="accent5" w:themeFillTint="33"/>
            <w:vAlign w:val="center"/>
          </w:tcPr>
          <w:p w14:paraId="251D1074" w14:textId="77777777" w:rsidR="00B5728C" w:rsidRPr="00C00285" w:rsidRDefault="00B5728C" w:rsidP="00534DCE">
            <w:pPr>
              <w:pStyle w:val="Sinespaciado"/>
              <w:jc w:val="center"/>
              <w:rPr>
                <w:rFonts w:ascii="Times New Roman" w:hAnsi="Times New Roman" w:cs="Times New Roman"/>
                <w:b/>
                <w:bCs/>
              </w:rPr>
            </w:pPr>
            <w:r w:rsidRPr="00C00285">
              <w:rPr>
                <w:rFonts w:ascii="Times New Roman" w:hAnsi="Times New Roman" w:cs="Times New Roman"/>
                <w:b/>
                <w:bCs/>
              </w:rPr>
              <w:t>Calificación numérica</w:t>
            </w:r>
          </w:p>
        </w:tc>
        <w:tc>
          <w:tcPr>
            <w:tcW w:w="2988" w:type="dxa"/>
            <w:shd w:val="clear" w:color="auto" w:fill="DEEAF6" w:themeFill="accent5" w:themeFillTint="33"/>
            <w:vAlign w:val="center"/>
          </w:tcPr>
          <w:p w14:paraId="670CE803" w14:textId="77777777" w:rsidR="00B5728C" w:rsidRPr="00C00285" w:rsidRDefault="00B5728C" w:rsidP="00534DCE">
            <w:pPr>
              <w:pStyle w:val="Sinespaciado"/>
              <w:jc w:val="center"/>
              <w:rPr>
                <w:rFonts w:ascii="Times New Roman" w:hAnsi="Times New Roman" w:cs="Times New Roman"/>
                <w:b/>
                <w:bCs/>
              </w:rPr>
            </w:pPr>
            <w:r w:rsidRPr="00C00285">
              <w:rPr>
                <w:rFonts w:ascii="Times New Roman" w:hAnsi="Times New Roman" w:cs="Times New Roman"/>
                <w:b/>
                <w:bCs/>
              </w:rPr>
              <w:t>Ponderación de característica en el factor</w:t>
            </w:r>
          </w:p>
        </w:tc>
      </w:tr>
      <w:tr w:rsidR="00C87CE9" w:rsidRPr="00C00285" w14:paraId="6762371E" w14:textId="77777777" w:rsidTr="00406734">
        <w:trPr>
          <w:trHeight w:val="307"/>
        </w:trPr>
        <w:tc>
          <w:tcPr>
            <w:tcW w:w="2988" w:type="dxa"/>
            <w:vAlign w:val="center"/>
          </w:tcPr>
          <w:p w14:paraId="7429B86D" w14:textId="61A4AA2F" w:rsidR="00C87CE9" w:rsidRPr="00C00285" w:rsidRDefault="00C87CE9" w:rsidP="00534DCE">
            <w:pPr>
              <w:pStyle w:val="Sinespaciado"/>
              <w:jc w:val="center"/>
              <w:rPr>
                <w:rFonts w:ascii="Times New Roman" w:hAnsi="Times New Roman" w:cs="Times New Roman"/>
              </w:rPr>
            </w:pPr>
            <w:r w:rsidRPr="00C00285">
              <w:rPr>
                <w:rFonts w:ascii="Times New Roman" w:hAnsi="Times New Roman" w:cs="Times New Roman"/>
              </w:rPr>
              <w:t>Se cumple plenamente</w:t>
            </w:r>
          </w:p>
        </w:tc>
        <w:tc>
          <w:tcPr>
            <w:tcW w:w="2988" w:type="dxa"/>
            <w:vAlign w:val="center"/>
          </w:tcPr>
          <w:p w14:paraId="7F952E3F" w14:textId="0521B408"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rPr>
              <w:t>5,0</w:t>
            </w:r>
          </w:p>
        </w:tc>
        <w:tc>
          <w:tcPr>
            <w:tcW w:w="2988" w:type="dxa"/>
            <w:vAlign w:val="center"/>
          </w:tcPr>
          <w:p w14:paraId="191C2272" w14:textId="4A5590DC"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rPr>
              <w:t>9,41</w:t>
            </w:r>
          </w:p>
        </w:tc>
      </w:tr>
    </w:tbl>
    <w:p w14:paraId="6BDED291" w14:textId="1A39145B" w:rsidR="00894C18" w:rsidRPr="00FB3789" w:rsidRDefault="00B5728C"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534DCE" w:rsidRPr="00FB3789">
        <w:rPr>
          <w:rFonts w:ascii="Times New Roman" w:hAnsi="Times New Roman" w:cs="Times New Roman"/>
        </w:rPr>
        <w:t>.</w:t>
      </w:r>
    </w:p>
    <w:p w14:paraId="707CD90E" w14:textId="4E808C90" w:rsidR="00470930" w:rsidRPr="00FB3789" w:rsidRDefault="00D97984" w:rsidP="000C4C41">
      <w:pPr>
        <w:pStyle w:val="Sinespaciado"/>
        <w:spacing w:before="240" w:after="240" w:line="276" w:lineRule="auto"/>
        <w:rPr>
          <w:rFonts w:ascii="Times New Roman" w:hAnsi="Times New Roman" w:cs="Times New Roman"/>
          <w:b/>
          <w:bCs/>
        </w:rPr>
      </w:pPr>
      <w:r w:rsidRPr="00FB3789">
        <w:rPr>
          <w:rFonts w:ascii="Times New Roman" w:hAnsi="Times New Roman" w:cs="Times New Roman"/>
          <w:b/>
          <w:bCs/>
        </w:rPr>
        <w:t xml:space="preserve">Característica 15. Evaluación de </w:t>
      </w:r>
      <w:r w:rsidR="00553FBA" w:rsidRPr="00FB3789">
        <w:rPr>
          <w:rFonts w:ascii="Times New Roman" w:hAnsi="Times New Roman" w:cs="Times New Roman"/>
          <w:b/>
          <w:bCs/>
        </w:rPr>
        <w:t>p</w:t>
      </w:r>
      <w:r w:rsidRPr="00FB3789">
        <w:rPr>
          <w:rFonts w:ascii="Times New Roman" w:hAnsi="Times New Roman" w:cs="Times New Roman"/>
          <w:b/>
          <w:bCs/>
        </w:rPr>
        <w:t xml:space="preserve">rofesores  </w:t>
      </w:r>
    </w:p>
    <w:p w14:paraId="27FDE998" w14:textId="77777777" w:rsidR="00C00285" w:rsidRPr="006451FC" w:rsidRDefault="00C00285" w:rsidP="00C00285">
      <w:pPr>
        <w:pStyle w:val="Sinespaciado"/>
        <w:spacing w:line="276" w:lineRule="auto"/>
        <w:jc w:val="both"/>
        <w:rPr>
          <w:rFonts w:ascii="Times New Roman" w:hAnsi="Times New Roman" w:cs="Times New Roman"/>
        </w:rPr>
      </w:pPr>
      <w:r w:rsidRPr="006451FC">
        <w:rPr>
          <w:rFonts w:ascii="Times New Roman" w:hAnsi="Times New Roman" w:cs="Times New Roman"/>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 Este sistema considera diferentes instrumentos de evaluación, entre los que se destacan: encuestas de satisfacción estudiantil, evaluaciones por pares académicos, autoevaluación docente, y seguimiento por los Consejos Curriculares. La combinación de estas herramientas permite obtener una visión integral del desempeño de los profesores, abarcando aspectos pedagógicos, académicos y de gestión educativa.</w:t>
      </w:r>
    </w:p>
    <w:p w14:paraId="52F74409" w14:textId="77777777" w:rsidR="00C00285" w:rsidRDefault="00C00285" w:rsidP="00C00285">
      <w:pPr>
        <w:pStyle w:val="Sinespaciado"/>
        <w:spacing w:before="240" w:line="276" w:lineRule="auto"/>
        <w:jc w:val="both"/>
        <w:rPr>
          <w:rFonts w:ascii="Times New Roman" w:hAnsi="Times New Roman" w:cs="Times New Roman"/>
        </w:rPr>
      </w:pPr>
      <w:r w:rsidRPr="006451FC">
        <w:rPr>
          <w:rFonts w:ascii="Times New Roman" w:hAnsi="Times New Roman" w:cs="Times New Roman"/>
        </w:rPr>
        <w:t>La revisión documental y estadística evidencia que los resultados de estas evaluaciones se utilizan de manera efectiva para la toma de decisiones en la asignación de la carga docente,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14:paraId="72F9E29C" w14:textId="77777777" w:rsidR="00C00285" w:rsidRPr="006451FC" w:rsidRDefault="00C00285" w:rsidP="00C00285">
      <w:pPr>
        <w:pStyle w:val="Sinespaciado"/>
        <w:spacing w:before="240" w:line="276" w:lineRule="auto"/>
        <w:jc w:val="both"/>
        <w:rPr>
          <w:rFonts w:ascii="Times New Roman" w:hAnsi="Times New Roman" w:cs="Times New Roman"/>
        </w:rPr>
      </w:pPr>
    </w:p>
    <w:p w14:paraId="7777769A" w14:textId="015D674D" w:rsidR="00C00285" w:rsidRPr="006451FC" w:rsidRDefault="00C00285" w:rsidP="00C00285">
      <w:pPr>
        <w:pStyle w:val="Sinespaciado"/>
        <w:spacing w:before="240" w:line="276" w:lineRule="auto"/>
        <w:jc w:val="center"/>
        <w:rPr>
          <w:rFonts w:ascii="Times New Roman" w:hAnsi="Times New Roman" w:cs="Times New Roman"/>
        </w:rPr>
      </w:pPr>
      <w:bookmarkStart w:id="267" w:name="_Toc211337027"/>
      <w:bookmarkStart w:id="268" w:name="_Toc211354533"/>
      <w:r w:rsidRPr="006451FC">
        <w:rPr>
          <w:rFonts w:ascii="Times New Roman" w:hAnsi="Times New Roman" w:cs="Times New Roman"/>
        </w:rPr>
        <w:lastRenderedPageBreak/>
        <w:t xml:space="preserve">Ilustración </w:t>
      </w:r>
      <w:r w:rsidRPr="006451FC">
        <w:rPr>
          <w:rFonts w:ascii="Times New Roman" w:hAnsi="Times New Roman" w:cs="Times New Roman"/>
        </w:rPr>
        <w:fldChar w:fldCharType="begin"/>
      </w:r>
      <w:r w:rsidRPr="006451FC">
        <w:rPr>
          <w:rFonts w:ascii="Times New Roman" w:hAnsi="Times New Roman" w:cs="Times New Roman"/>
        </w:rPr>
        <w:instrText xml:space="preserve"> SEQ Ilustración \* ARABIC </w:instrText>
      </w:r>
      <w:r w:rsidRPr="006451FC">
        <w:rPr>
          <w:rFonts w:ascii="Times New Roman" w:hAnsi="Times New Roman" w:cs="Times New Roman"/>
        </w:rPr>
        <w:fldChar w:fldCharType="separate"/>
      </w:r>
      <w:r w:rsidR="00D978EC">
        <w:rPr>
          <w:rFonts w:ascii="Times New Roman" w:hAnsi="Times New Roman" w:cs="Times New Roman"/>
          <w:noProof/>
        </w:rPr>
        <w:t>17</w:t>
      </w:r>
      <w:r w:rsidRPr="006451FC">
        <w:rPr>
          <w:rFonts w:ascii="Times New Roman" w:hAnsi="Times New Roman" w:cs="Times New Roman"/>
        </w:rPr>
        <w:fldChar w:fldCharType="end"/>
      </w:r>
      <w:r w:rsidRPr="006451FC">
        <w:rPr>
          <w:rFonts w:ascii="Times New Roman" w:hAnsi="Times New Roman" w:cs="Times New Roman"/>
        </w:rPr>
        <w:t xml:space="preserve"> Percepción de los docentes sobre la transparencia y eficacia de los mecanismos de evaluación profesoral.</w:t>
      </w:r>
      <w:bookmarkEnd w:id="267"/>
      <w:bookmarkEnd w:id="268"/>
    </w:p>
    <w:p w14:paraId="3D0DDC92" w14:textId="77777777" w:rsidR="00C00285" w:rsidRPr="006451FC" w:rsidRDefault="00C00285" w:rsidP="00C00285">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5FB3172F" wp14:editId="748D4096">
            <wp:extent cx="3622708" cy="2147977"/>
            <wp:effectExtent l="0" t="0" r="0" b="5080"/>
            <wp:docPr id="84039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6769" name=""/>
                    <pic:cNvPicPr/>
                  </pic:nvPicPr>
                  <pic:blipFill>
                    <a:blip r:embed="rId56">
                      <a:extLst>
                        <a:ext uri="{28A0092B-C50C-407E-A947-70E740481C1C}">
                          <a14:useLocalDpi xmlns:a14="http://schemas.microsoft.com/office/drawing/2010/main"/>
                        </a:ext>
                      </a:extLst>
                    </a:blip>
                    <a:stretch>
                      <a:fillRect/>
                    </a:stretch>
                  </pic:blipFill>
                  <pic:spPr>
                    <a:xfrm>
                      <a:off x="0" y="0"/>
                      <a:ext cx="3633573" cy="2154419"/>
                    </a:xfrm>
                    <a:prstGeom prst="rect">
                      <a:avLst/>
                    </a:prstGeom>
                  </pic:spPr>
                </pic:pic>
              </a:graphicData>
            </a:graphic>
          </wp:inline>
        </w:drawing>
      </w:r>
    </w:p>
    <w:p w14:paraId="57D392CC" w14:textId="77777777" w:rsidR="00C00285" w:rsidRPr="006451FC" w:rsidRDefault="00C00285" w:rsidP="00C00285">
      <w:pPr>
        <w:pStyle w:val="Sinespaciado"/>
        <w:spacing w:before="240" w:line="276" w:lineRule="auto"/>
        <w:jc w:val="center"/>
        <w:rPr>
          <w:rFonts w:ascii="Times New Roman" w:hAnsi="Times New Roman" w:cs="Times New Roman"/>
        </w:rPr>
      </w:pPr>
      <w:r w:rsidRPr="006451FC">
        <w:rPr>
          <w:rFonts w:ascii="Times New Roman" w:hAnsi="Times New Roman" w:cs="Times New Roman"/>
        </w:rPr>
        <w:t>Fuente: Encuesta de estudiantes, proceso de Autoevaluación 2025.</w:t>
      </w:r>
    </w:p>
    <w:p w14:paraId="6AB37A11" w14:textId="77777777" w:rsidR="00C00285" w:rsidRPr="006451FC" w:rsidRDefault="00C00285" w:rsidP="00C00285">
      <w:pPr>
        <w:pStyle w:val="Sinespaciado"/>
        <w:spacing w:before="240" w:line="276" w:lineRule="auto"/>
        <w:jc w:val="both"/>
        <w:rPr>
          <w:rFonts w:ascii="Times New Roman" w:hAnsi="Times New Roman" w:cs="Times New Roman"/>
        </w:rPr>
      </w:pPr>
      <w:r w:rsidRPr="006451FC">
        <w:rPr>
          <w:rFonts w:ascii="Times New Roman" w:hAnsi="Times New Roman" w:cs="Times New Roman"/>
        </w:rPr>
        <w:t>La percepción de los docentes refuerza esta valoración: en la encuesta aplicada, un 64% manifestó estar “de acuerdo” o “totalmente de acuerdo” en que los criterios y mecanismos utilizados para la evaluación son transparentes, accesibles y eficaces, mientras que un 24% se mostró neutral y un 12% expresó desacuerdo. Estos resultados, presentados en la siguiente ilustración, demuestran que el programa cuenta con un sistema integral y transparente de evaluación docente, cuyos resultados tienen un impacto positivo en la calidad de la enseñanza.</w:t>
      </w:r>
    </w:p>
    <w:p w14:paraId="025ED5D7" w14:textId="44EC85CE" w:rsidR="00C00285" w:rsidRPr="006451FC" w:rsidRDefault="00C00285" w:rsidP="00C00285">
      <w:pPr>
        <w:pStyle w:val="Sinespaciado"/>
        <w:spacing w:before="240" w:line="276" w:lineRule="auto"/>
        <w:jc w:val="center"/>
        <w:rPr>
          <w:rFonts w:ascii="Times New Roman" w:hAnsi="Times New Roman" w:cs="Times New Roman"/>
        </w:rPr>
      </w:pPr>
      <w:bookmarkStart w:id="269" w:name="_Toc211337028"/>
      <w:bookmarkStart w:id="270" w:name="_Toc211354534"/>
      <w:r w:rsidRPr="006451FC">
        <w:rPr>
          <w:rFonts w:ascii="Times New Roman" w:hAnsi="Times New Roman" w:cs="Times New Roman"/>
        </w:rPr>
        <w:t xml:space="preserve">Ilustración </w:t>
      </w:r>
      <w:r w:rsidRPr="006451FC">
        <w:rPr>
          <w:rFonts w:ascii="Times New Roman" w:hAnsi="Times New Roman" w:cs="Times New Roman"/>
        </w:rPr>
        <w:fldChar w:fldCharType="begin"/>
      </w:r>
      <w:r w:rsidRPr="006451FC">
        <w:rPr>
          <w:rFonts w:ascii="Times New Roman" w:hAnsi="Times New Roman" w:cs="Times New Roman"/>
        </w:rPr>
        <w:instrText xml:space="preserve"> SEQ Ilustración \* ARABIC </w:instrText>
      </w:r>
      <w:r w:rsidRPr="006451FC">
        <w:rPr>
          <w:rFonts w:ascii="Times New Roman" w:hAnsi="Times New Roman" w:cs="Times New Roman"/>
        </w:rPr>
        <w:fldChar w:fldCharType="separate"/>
      </w:r>
      <w:r w:rsidR="00D978EC">
        <w:rPr>
          <w:rFonts w:ascii="Times New Roman" w:hAnsi="Times New Roman" w:cs="Times New Roman"/>
          <w:noProof/>
        </w:rPr>
        <w:t>18</w:t>
      </w:r>
      <w:r w:rsidRPr="006451FC">
        <w:rPr>
          <w:rFonts w:ascii="Times New Roman" w:hAnsi="Times New Roman" w:cs="Times New Roman"/>
        </w:rPr>
        <w:fldChar w:fldCharType="end"/>
      </w:r>
      <w:r w:rsidRPr="006451FC">
        <w:rPr>
          <w:rFonts w:ascii="Times New Roman" w:hAnsi="Times New Roman" w:cs="Times New Roman"/>
        </w:rPr>
        <w:t xml:space="preserve"> Percepción de los docentes sobre la transparencia y eficacia de los mecanismos de evaluación profesoral.</w:t>
      </w:r>
      <w:bookmarkEnd w:id="269"/>
      <w:bookmarkEnd w:id="270"/>
    </w:p>
    <w:p w14:paraId="0B3E4FA8" w14:textId="77777777" w:rsidR="00C00285" w:rsidRPr="006451FC" w:rsidRDefault="00C00285" w:rsidP="00C00285">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69F3A483" wp14:editId="42FB36B1">
            <wp:extent cx="3923920" cy="2337758"/>
            <wp:effectExtent l="0" t="0" r="63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36771" cy="2345414"/>
                    </a:xfrm>
                    <a:prstGeom prst="rect">
                      <a:avLst/>
                    </a:prstGeom>
                    <a:noFill/>
                    <a:ln>
                      <a:noFill/>
                    </a:ln>
                  </pic:spPr>
                </pic:pic>
              </a:graphicData>
            </a:graphic>
          </wp:inline>
        </w:drawing>
      </w:r>
    </w:p>
    <w:p w14:paraId="70829C80" w14:textId="77777777" w:rsidR="00C00285" w:rsidRPr="006451FC" w:rsidRDefault="00C00285" w:rsidP="00C00285">
      <w:pPr>
        <w:pStyle w:val="Sinespaciado"/>
        <w:spacing w:line="276" w:lineRule="auto"/>
        <w:jc w:val="center"/>
        <w:rPr>
          <w:rFonts w:ascii="Times New Roman" w:hAnsi="Times New Roman" w:cs="Times New Roman"/>
        </w:rPr>
      </w:pPr>
      <w:r w:rsidRPr="006451FC">
        <w:rPr>
          <w:rFonts w:ascii="Times New Roman" w:hAnsi="Times New Roman" w:cs="Times New Roman"/>
        </w:rPr>
        <w:t>Fuente: Encuesta de Docentes, proceso de Autoevaluación 2025.</w:t>
      </w:r>
    </w:p>
    <w:p w14:paraId="5DBABB5F" w14:textId="77777777" w:rsidR="00C00285" w:rsidRPr="006451FC" w:rsidRDefault="00C00285" w:rsidP="00C00285">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en consecuencia, dispone de un sistema robusto que combina encuestas estudiantiles, evaluaciones por pares y autoevaluación,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14:paraId="7D571A27" w14:textId="6FB83CD7" w:rsidR="009629AA" w:rsidRPr="00FB3789" w:rsidRDefault="009629AA" w:rsidP="000C4C41">
      <w:pPr>
        <w:pStyle w:val="Descripcin"/>
        <w:keepNext/>
        <w:spacing w:before="240" w:after="0" w:line="276" w:lineRule="auto"/>
        <w:jc w:val="center"/>
        <w:rPr>
          <w:rFonts w:ascii="Times New Roman" w:hAnsi="Times New Roman" w:cs="Times New Roman"/>
          <w:i w:val="0"/>
          <w:color w:val="auto"/>
          <w:sz w:val="22"/>
          <w:szCs w:val="22"/>
        </w:rPr>
      </w:pPr>
      <w:bookmarkStart w:id="271" w:name="_Toc211354466"/>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15. Evaluación de profesores</w:t>
      </w:r>
      <w:r w:rsidR="00534DCE" w:rsidRPr="00396F9A">
        <w:rPr>
          <w:rFonts w:ascii="Times New Roman" w:hAnsi="Times New Roman" w:cs="Times New Roman"/>
          <w:i w:val="0"/>
          <w:color w:val="auto"/>
          <w:sz w:val="22"/>
          <w:szCs w:val="22"/>
        </w:rPr>
        <w:t>.</w:t>
      </w:r>
      <w:bookmarkEnd w:id="271"/>
    </w:p>
    <w:tbl>
      <w:tblPr>
        <w:tblStyle w:val="Tablaconcuadrcula"/>
        <w:tblW w:w="9027" w:type="dxa"/>
        <w:tblInd w:w="-5" w:type="dxa"/>
        <w:tblLook w:val="04A0" w:firstRow="1" w:lastRow="0" w:firstColumn="1" w:lastColumn="0" w:noHBand="0" w:noVBand="1"/>
      </w:tblPr>
      <w:tblGrid>
        <w:gridCol w:w="3009"/>
        <w:gridCol w:w="3009"/>
        <w:gridCol w:w="3009"/>
      </w:tblGrid>
      <w:tr w:rsidR="009629AA" w:rsidRPr="00C00285" w14:paraId="4EFC346A" w14:textId="77777777" w:rsidTr="00720EAE">
        <w:trPr>
          <w:trHeight w:val="321"/>
        </w:trPr>
        <w:tc>
          <w:tcPr>
            <w:tcW w:w="3009" w:type="dxa"/>
            <w:shd w:val="clear" w:color="auto" w:fill="DEEAF6" w:themeFill="accent5" w:themeFillTint="33"/>
            <w:vAlign w:val="center"/>
          </w:tcPr>
          <w:p w14:paraId="11934940" w14:textId="77777777" w:rsidR="009629AA" w:rsidRPr="00C00285" w:rsidRDefault="009629AA" w:rsidP="00534DCE">
            <w:pPr>
              <w:pStyle w:val="Sinespaciado"/>
              <w:jc w:val="center"/>
              <w:rPr>
                <w:rFonts w:ascii="Times New Roman" w:hAnsi="Times New Roman" w:cs="Times New Roman"/>
                <w:b/>
                <w:bCs/>
              </w:rPr>
            </w:pPr>
            <w:r w:rsidRPr="00C00285">
              <w:rPr>
                <w:rFonts w:ascii="Times New Roman" w:hAnsi="Times New Roman" w:cs="Times New Roman"/>
                <w:b/>
                <w:bCs/>
              </w:rPr>
              <w:t>Grado de cumplimiento</w:t>
            </w:r>
          </w:p>
        </w:tc>
        <w:tc>
          <w:tcPr>
            <w:tcW w:w="3009" w:type="dxa"/>
            <w:shd w:val="clear" w:color="auto" w:fill="DEEAF6" w:themeFill="accent5" w:themeFillTint="33"/>
            <w:vAlign w:val="center"/>
          </w:tcPr>
          <w:p w14:paraId="5A6DD21F" w14:textId="77777777" w:rsidR="009629AA" w:rsidRPr="00C00285" w:rsidRDefault="009629AA" w:rsidP="00534DCE">
            <w:pPr>
              <w:pStyle w:val="Sinespaciado"/>
              <w:jc w:val="center"/>
              <w:rPr>
                <w:rFonts w:ascii="Times New Roman" w:hAnsi="Times New Roman" w:cs="Times New Roman"/>
                <w:b/>
                <w:bCs/>
              </w:rPr>
            </w:pPr>
            <w:r w:rsidRPr="00C00285">
              <w:rPr>
                <w:rFonts w:ascii="Times New Roman" w:hAnsi="Times New Roman" w:cs="Times New Roman"/>
                <w:b/>
                <w:bCs/>
              </w:rPr>
              <w:t>Calificación numérica</w:t>
            </w:r>
          </w:p>
        </w:tc>
        <w:tc>
          <w:tcPr>
            <w:tcW w:w="3009" w:type="dxa"/>
            <w:shd w:val="clear" w:color="auto" w:fill="DEEAF6" w:themeFill="accent5" w:themeFillTint="33"/>
            <w:vAlign w:val="center"/>
          </w:tcPr>
          <w:p w14:paraId="4222E01B" w14:textId="77777777" w:rsidR="009629AA" w:rsidRPr="00C00285" w:rsidRDefault="009629AA" w:rsidP="00534DCE">
            <w:pPr>
              <w:pStyle w:val="Sinespaciado"/>
              <w:jc w:val="center"/>
              <w:rPr>
                <w:rFonts w:ascii="Times New Roman" w:hAnsi="Times New Roman" w:cs="Times New Roman"/>
                <w:b/>
                <w:bCs/>
              </w:rPr>
            </w:pPr>
            <w:r w:rsidRPr="00C00285">
              <w:rPr>
                <w:rFonts w:ascii="Times New Roman" w:hAnsi="Times New Roman" w:cs="Times New Roman"/>
                <w:b/>
                <w:bCs/>
              </w:rPr>
              <w:t>Ponderación de característica en el factor</w:t>
            </w:r>
          </w:p>
        </w:tc>
      </w:tr>
      <w:tr w:rsidR="00C87CE9" w:rsidRPr="00C00285" w14:paraId="3F8D765A" w14:textId="77777777" w:rsidTr="00720EAE">
        <w:trPr>
          <w:trHeight w:val="299"/>
        </w:trPr>
        <w:tc>
          <w:tcPr>
            <w:tcW w:w="3009" w:type="dxa"/>
            <w:vAlign w:val="center"/>
          </w:tcPr>
          <w:p w14:paraId="3C73A0B9" w14:textId="71871B7E" w:rsidR="00C87CE9" w:rsidRPr="00C00285" w:rsidRDefault="00C87CE9" w:rsidP="00534DCE">
            <w:pPr>
              <w:pStyle w:val="Sinespaciado"/>
              <w:jc w:val="center"/>
              <w:rPr>
                <w:rFonts w:ascii="Times New Roman" w:hAnsi="Times New Roman" w:cs="Times New Roman"/>
              </w:rPr>
            </w:pPr>
            <w:r w:rsidRPr="00C00285">
              <w:rPr>
                <w:rFonts w:ascii="Times New Roman" w:hAnsi="Times New Roman" w:cs="Times New Roman"/>
              </w:rPr>
              <w:t>Se cumple plenamente</w:t>
            </w:r>
          </w:p>
        </w:tc>
        <w:tc>
          <w:tcPr>
            <w:tcW w:w="3009" w:type="dxa"/>
            <w:vAlign w:val="center"/>
          </w:tcPr>
          <w:p w14:paraId="3AE9A75C" w14:textId="6736B7F1"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rPr>
              <w:t>5,0</w:t>
            </w:r>
          </w:p>
        </w:tc>
        <w:tc>
          <w:tcPr>
            <w:tcW w:w="3009" w:type="dxa"/>
            <w:vAlign w:val="center"/>
          </w:tcPr>
          <w:p w14:paraId="30C63935" w14:textId="6FE65DAE"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rPr>
              <w:t>6,64</w:t>
            </w:r>
          </w:p>
        </w:tc>
      </w:tr>
    </w:tbl>
    <w:p w14:paraId="31023B34" w14:textId="1D7E2488" w:rsidR="009629AA" w:rsidRPr="00FB3789" w:rsidRDefault="009629AA"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Fuen</w:t>
      </w:r>
      <w:r w:rsidRPr="00396F9A">
        <w:rPr>
          <w:rFonts w:ascii="Times New Roman" w:hAnsi="Times New Roman" w:cs="Times New Roman"/>
        </w:rPr>
        <w:t xml:space="preserve">te: Proyecto curricular </w:t>
      </w:r>
      <w:r w:rsidR="005F2DED" w:rsidRPr="00FB3789">
        <w:rPr>
          <w:rFonts w:ascii="Times New Roman" w:hAnsi="Times New Roman" w:cs="Times New Roman"/>
        </w:rPr>
        <w:t>(2023-1 a 2025-1)</w:t>
      </w:r>
      <w:r w:rsidR="00534DCE" w:rsidRPr="00FB3789">
        <w:rPr>
          <w:rFonts w:ascii="Times New Roman" w:hAnsi="Times New Roman" w:cs="Times New Roman"/>
        </w:rPr>
        <w:t>.</w:t>
      </w:r>
    </w:p>
    <w:p w14:paraId="3877C0A8" w14:textId="77777777" w:rsidR="00D97984"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Juicio de Calidad del Factor</w:t>
      </w:r>
    </w:p>
    <w:p w14:paraId="2E0EC636" w14:textId="65CFA9B3" w:rsidR="005A140A" w:rsidRPr="00C00285" w:rsidRDefault="005A140A" w:rsidP="000C4C41">
      <w:pPr>
        <w:pStyle w:val="NormalWeb"/>
        <w:spacing w:after="0" w:afterAutospacing="0" w:line="276" w:lineRule="auto"/>
        <w:jc w:val="both"/>
        <w:rPr>
          <w:rFonts w:eastAsiaTheme="minorHAnsi"/>
          <w:sz w:val="22"/>
          <w:szCs w:val="22"/>
          <w:lang w:eastAsia="en-US"/>
        </w:rPr>
      </w:pPr>
      <w:r w:rsidRPr="00C00285">
        <w:rPr>
          <w:rFonts w:eastAsiaTheme="minorHAnsi"/>
          <w:sz w:val="22"/>
          <w:szCs w:val="22"/>
          <w:lang w:eastAsia="en-US"/>
        </w:rPr>
        <w:t>El análisis de las características del Factor</w:t>
      </w:r>
      <w:r w:rsidR="001E7748" w:rsidRPr="00C00285">
        <w:rPr>
          <w:rFonts w:eastAsiaTheme="minorHAnsi"/>
          <w:sz w:val="22"/>
          <w:szCs w:val="22"/>
          <w:lang w:eastAsia="en-US"/>
        </w:rPr>
        <w:t xml:space="preserve"> 3.</w:t>
      </w:r>
      <w:r w:rsidRPr="00C00285">
        <w:rPr>
          <w:rFonts w:eastAsiaTheme="minorHAnsi"/>
          <w:sz w:val="22"/>
          <w:szCs w:val="22"/>
          <w:lang w:eastAsia="en-US"/>
        </w:rPr>
        <w:t xml:space="preserve"> Profesor</w:t>
      </w:r>
      <w:r w:rsidR="001E7748" w:rsidRPr="00C00285">
        <w:rPr>
          <w:rFonts w:eastAsiaTheme="minorHAnsi"/>
          <w:sz w:val="22"/>
          <w:szCs w:val="22"/>
          <w:lang w:eastAsia="en-US"/>
        </w:rPr>
        <w:t>es</w:t>
      </w:r>
      <w:r w:rsidRPr="00C00285">
        <w:rPr>
          <w:rFonts w:eastAsiaTheme="minorHAnsi"/>
          <w:sz w:val="22"/>
          <w:szCs w:val="22"/>
          <w:lang w:eastAsia="en-US"/>
        </w:rPr>
        <w:t xml:space="preserve"> demuestra que el programa mantiene un cuerpo docente altamente c</w:t>
      </w:r>
      <w:r w:rsidR="001E7748" w:rsidRPr="00C00285">
        <w:rPr>
          <w:rFonts w:eastAsiaTheme="minorHAnsi"/>
          <w:sz w:val="22"/>
          <w:szCs w:val="22"/>
          <w:lang w:eastAsia="en-US"/>
        </w:rPr>
        <w:t>u</w:t>
      </w:r>
      <w:r w:rsidRPr="00C00285">
        <w:rPr>
          <w:rFonts w:eastAsiaTheme="minorHAnsi"/>
          <w:sz w:val="22"/>
          <w:szCs w:val="22"/>
          <w:lang w:eastAsia="en-US"/>
        </w:rPr>
        <w:t xml:space="preserve">alificado, comprometido y coherente con los objetivos de formación de la </w:t>
      </w:r>
      <w:r w:rsidR="001E7748" w:rsidRPr="00C00285">
        <w:rPr>
          <w:rFonts w:eastAsiaTheme="minorHAnsi"/>
          <w:sz w:val="22"/>
          <w:szCs w:val="22"/>
          <w:lang w:eastAsia="en-US"/>
        </w:rPr>
        <w:t>M</w:t>
      </w:r>
      <w:r w:rsidRPr="00C00285">
        <w:rPr>
          <w:rFonts w:eastAsiaTheme="minorHAnsi"/>
          <w:sz w:val="22"/>
          <w:szCs w:val="22"/>
          <w:lang w:eastAsia="en-US"/>
        </w:rPr>
        <w:t>aestría. La institución garantiza la selección de profesores con la dedicación, nivel de formación, experiencia y vinculación adecuados, respaldados por marcos normativos claros y mecanismos de desarrollo profesional.</w:t>
      </w:r>
    </w:p>
    <w:p w14:paraId="07D6C576" w14:textId="77777777" w:rsidR="005A140A" w:rsidRPr="00C00285" w:rsidRDefault="005A140A" w:rsidP="000C4C41">
      <w:pPr>
        <w:pStyle w:val="NormalWeb"/>
        <w:spacing w:after="0" w:afterAutospacing="0" w:line="276" w:lineRule="auto"/>
        <w:jc w:val="both"/>
        <w:rPr>
          <w:rFonts w:eastAsiaTheme="minorHAnsi"/>
          <w:sz w:val="22"/>
          <w:szCs w:val="22"/>
          <w:lang w:eastAsia="en-US"/>
        </w:rPr>
      </w:pPr>
      <w:r w:rsidRPr="00C00285">
        <w:rPr>
          <w:rFonts w:eastAsiaTheme="minorHAnsi"/>
          <w:sz w:val="22"/>
          <w:szCs w:val="22"/>
          <w:lang w:eastAsia="en-US"/>
        </w:rPr>
        <w:t>Los estímulos a la trayectoria, la remuneración por méritos, la producción y utilización de material docente, así como los procesos de evaluación, constituyen instrumentos efectivos que promueven la mejora continua, la innovación pedagógica y la excelencia académica. Estos elementos se articulan con los referentes filosóficos, pedagógicos y organizacionales del programa, consolidando la identidad de la comunidad académica.</w:t>
      </w:r>
    </w:p>
    <w:p w14:paraId="5561EA0D" w14:textId="77777777" w:rsidR="005A140A" w:rsidRPr="00C00285" w:rsidRDefault="005A140A" w:rsidP="000C4C41">
      <w:pPr>
        <w:pStyle w:val="NormalWeb"/>
        <w:spacing w:after="0" w:afterAutospacing="0" w:line="276" w:lineRule="auto"/>
        <w:jc w:val="both"/>
        <w:rPr>
          <w:rFonts w:eastAsiaTheme="minorHAnsi"/>
          <w:sz w:val="22"/>
          <w:szCs w:val="22"/>
          <w:lang w:eastAsia="en-US"/>
        </w:rPr>
      </w:pPr>
      <w:r w:rsidRPr="00C00285">
        <w:rPr>
          <w:rFonts w:eastAsiaTheme="minorHAnsi"/>
          <w:sz w:val="22"/>
          <w:szCs w:val="22"/>
          <w:lang w:eastAsia="en-US"/>
        </w:rPr>
        <w:t>La sistematicidad en el seguimiento del desarrollo académico y pedagógico, la cualificación permanente de los docentes y la implementación de mecanismos de reconocimiento evidencian un compromiso sostenido con la calidad. En conjunto, el Factor Profesoral representa un elemento estratégico y positivo para la acreditación en alta calidad, asegurando que la formación de los estudiantes se desarrolle en un entorno académico riguroso, motivador y coherente con las mejores prácticas institucionales.</w:t>
      </w:r>
    </w:p>
    <w:p w14:paraId="7FE29B7C" w14:textId="69CF5A2D" w:rsidR="002D13F8" w:rsidRPr="00FB3789" w:rsidRDefault="002D13F8" w:rsidP="000C4C41">
      <w:pPr>
        <w:pStyle w:val="Descripcin"/>
        <w:keepNext/>
        <w:spacing w:before="240" w:after="0" w:line="276" w:lineRule="auto"/>
        <w:jc w:val="center"/>
        <w:rPr>
          <w:rFonts w:ascii="Times New Roman" w:hAnsi="Times New Roman" w:cs="Times New Roman"/>
          <w:i w:val="0"/>
          <w:color w:val="auto"/>
          <w:sz w:val="22"/>
          <w:szCs w:val="22"/>
        </w:rPr>
      </w:pPr>
      <w:bookmarkStart w:id="272" w:name="_Toc211354467"/>
      <w:r w:rsidRPr="00F84253">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Factor3. Profesores</w:t>
      </w:r>
      <w:r w:rsidR="00534DCE" w:rsidRPr="00396F9A">
        <w:rPr>
          <w:rFonts w:ascii="Times New Roman" w:hAnsi="Times New Roman" w:cs="Times New Roman"/>
          <w:i w:val="0"/>
          <w:color w:val="auto"/>
          <w:sz w:val="22"/>
          <w:szCs w:val="22"/>
        </w:rPr>
        <w:t>.</w:t>
      </w:r>
      <w:bookmarkEnd w:id="272"/>
    </w:p>
    <w:tbl>
      <w:tblPr>
        <w:tblStyle w:val="Tablaconcuadrcula"/>
        <w:tblW w:w="9067" w:type="dxa"/>
        <w:tblLayout w:type="fixed"/>
        <w:tblLook w:val="04A0" w:firstRow="1" w:lastRow="0" w:firstColumn="1" w:lastColumn="0" w:noHBand="0" w:noVBand="1"/>
      </w:tblPr>
      <w:tblGrid>
        <w:gridCol w:w="2263"/>
        <w:gridCol w:w="1985"/>
        <w:gridCol w:w="1417"/>
        <w:gridCol w:w="1418"/>
        <w:gridCol w:w="1984"/>
      </w:tblGrid>
      <w:tr w:rsidR="00AE5618" w:rsidRPr="00C00285" w14:paraId="7F43450C" w14:textId="77777777" w:rsidTr="00681186">
        <w:trPr>
          <w:trHeight w:val="447"/>
        </w:trPr>
        <w:tc>
          <w:tcPr>
            <w:tcW w:w="4248" w:type="dxa"/>
            <w:gridSpan w:val="2"/>
            <w:shd w:val="clear" w:color="auto" w:fill="DEEAF6" w:themeFill="accent5" w:themeFillTint="33"/>
            <w:vAlign w:val="center"/>
          </w:tcPr>
          <w:p w14:paraId="751E9FE7" w14:textId="77777777" w:rsidR="00AE5618" w:rsidRPr="00C00285" w:rsidRDefault="00AE5618" w:rsidP="00534DCE">
            <w:pPr>
              <w:pStyle w:val="Sinespaciado"/>
              <w:jc w:val="center"/>
              <w:rPr>
                <w:rFonts w:ascii="Times New Roman" w:hAnsi="Times New Roman" w:cs="Times New Roman"/>
                <w:b/>
                <w:bCs/>
              </w:rPr>
            </w:pPr>
            <w:r w:rsidRPr="00C00285">
              <w:rPr>
                <w:rFonts w:ascii="Times New Roman" w:hAnsi="Times New Roman" w:cs="Times New Roman"/>
                <w:b/>
                <w:bCs/>
              </w:rPr>
              <w:t>Grado de cumplimiento</w:t>
            </w:r>
          </w:p>
        </w:tc>
        <w:tc>
          <w:tcPr>
            <w:tcW w:w="2835" w:type="dxa"/>
            <w:gridSpan w:val="2"/>
            <w:shd w:val="clear" w:color="auto" w:fill="DEEAF6" w:themeFill="accent5" w:themeFillTint="33"/>
            <w:vAlign w:val="center"/>
          </w:tcPr>
          <w:p w14:paraId="32E9537C" w14:textId="77777777" w:rsidR="00AE5618" w:rsidRPr="00C00285" w:rsidRDefault="00AE5618" w:rsidP="00534DCE">
            <w:pPr>
              <w:pStyle w:val="Sinespaciado"/>
              <w:jc w:val="center"/>
              <w:rPr>
                <w:rFonts w:ascii="Times New Roman" w:hAnsi="Times New Roman" w:cs="Times New Roman"/>
                <w:b/>
                <w:bCs/>
              </w:rPr>
            </w:pPr>
            <w:r w:rsidRPr="00C00285">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14:paraId="3F2EBE31" w14:textId="77777777" w:rsidR="00AE5618" w:rsidRPr="00C00285" w:rsidRDefault="00AE5618" w:rsidP="00534DCE">
            <w:pPr>
              <w:pStyle w:val="Sinespaciado"/>
              <w:jc w:val="center"/>
              <w:rPr>
                <w:rFonts w:ascii="Times New Roman" w:hAnsi="Times New Roman" w:cs="Times New Roman"/>
                <w:b/>
                <w:bCs/>
              </w:rPr>
            </w:pPr>
            <w:r w:rsidRPr="00C00285">
              <w:rPr>
                <w:rFonts w:ascii="Times New Roman" w:hAnsi="Times New Roman" w:cs="Times New Roman"/>
                <w:b/>
                <w:bCs/>
              </w:rPr>
              <w:t>Ponderación del factor</w:t>
            </w:r>
          </w:p>
        </w:tc>
      </w:tr>
      <w:tr w:rsidR="00C87CE9" w:rsidRPr="00C00285" w14:paraId="64EFEA47" w14:textId="77777777" w:rsidTr="00681186">
        <w:trPr>
          <w:trHeight w:val="270"/>
        </w:trPr>
        <w:tc>
          <w:tcPr>
            <w:tcW w:w="2263" w:type="dxa"/>
            <w:shd w:val="clear" w:color="auto" w:fill="DEEAF6" w:themeFill="accent5" w:themeFillTint="33"/>
            <w:vAlign w:val="center"/>
          </w:tcPr>
          <w:p w14:paraId="52BCE91A" w14:textId="1A175D46" w:rsidR="00C87CE9" w:rsidRPr="00C00285" w:rsidRDefault="00C87CE9" w:rsidP="00486B65">
            <w:pPr>
              <w:pStyle w:val="Sinespaciado"/>
              <w:jc w:val="center"/>
              <w:rPr>
                <w:rFonts w:ascii="Times New Roman" w:hAnsi="Times New Roman" w:cs="Times New Roman"/>
                <w:b/>
                <w:bCs/>
              </w:rPr>
            </w:pPr>
            <w:r w:rsidRPr="00C00285">
              <w:rPr>
                <w:rFonts w:ascii="Times New Roman" w:hAnsi="Times New Roman" w:cs="Times New Roman"/>
                <w:b/>
                <w:bCs/>
                <w:color w:val="000000"/>
              </w:rPr>
              <w:t>Anterior 2020</w:t>
            </w:r>
          </w:p>
        </w:tc>
        <w:tc>
          <w:tcPr>
            <w:tcW w:w="1985" w:type="dxa"/>
            <w:shd w:val="clear" w:color="auto" w:fill="DEEAF6" w:themeFill="accent5" w:themeFillTint="33"/>
            <w:vAlign w:val="center"/>
          </w:tcPr>
          <w:p w14:paraId="34475B25" w14:textId="04359A04" w:rsidR="00C87CE9" w:rsidRPr="00C00285" w:rsidRDefault="00C87CE9" w:rsidP="00486B65">
            <w:pPr>
              <w:pStyle w:val="Sinespaciado"/>
              <w:jc w:val="center"/>
              <w:rPr>
                <w:rFonts w:ascii="Times New Roman" w:hAnsi="Times New Roman" w:cs="Times New Roman"/>
                <w:b/>
                <w:bCs/>
              </w:rPr>
            </w:pPr>
            <w:r w:rsidRPr="00C00285">
              <w:rPr>
                <w:rFonts w:ascii="Times New Roman" w:hAnsi="Times New Roman" w:cs="Times New Roman"/>
                <w:b/>
                <w:bCs/>
                <w:color w:val="000000"/>
              </w:rPr>
              <w:t>Actual 2025</w:t>
            </w:r>
          </w:p>
        </w:tc>
        <w:tc>
          <w:tcPr>
            <w:tcW w:w="1417" w:type="dxa"/>
            <w:shd w:val="clear" w:color="auto" w:fill="DEEAF6" w:themeFill="accent5" w:themeFillTint="33"/>
            <w:vAlign w:val="center"/>
          </w:tcPr>
          <w:p w14:paraId="308065F8" w14:textId="2E9967B2" w:rsidR="00C87CE9" w:rsidRPr="00C00285" w:rsidRDefault="00C87CE9" w:rsidP="00486B65">
            <w:pPr>
              <w:pStyle w:val="Sinespaciado"/>
              <w:jc w:val="center"/>
              <w:rPr>
                <w:rFonts w:ascii="Times New Roman" w:hAnsi="Times New Roman" w:cs="Times New Roman"/>
                <w:b/>
                <w:bCs/>
              </w:rPr>
            </w:pPr>
            <w:r w:rsidRPr="00C00285">
              <w:rPr>
                <w:rFonts w:ascii="Times New Roman" w:hAnsi="Times New Roman" w:cs="Times New Roman"/>
                <w:b/>
                <w:bCs/>
                <w:color w:val="000000"/>
              </w:rPr>
              <w:t>Anterior 2020</w:t>
            </w:r>
          </w:p>
        </w:tc>
        <w:tc>
          <w:tcPr>
            <w:tcW w:w="1418" w:type="dxa"/>
            <w:shd w:val="clear" w:color="auto" w:fill="DEEAF6" w:themeFill="accent5" w:themeFillTint="33"/>
            <w:vAlign w:val="center"/>
          </w:tcPr>
          <w:p w14:paraId="48D4B887" w14:textId="049AED89" w:rsidR="00C87CE9" w:rsidRPr="00C00285" w:rsidRDefault="00C87CE9" w:rsidP="00486B65">
            <w:pPr>
              <w:pStyle w:val="Sinespaciado"/>
              <w:jc w:val="center"/>
              <w:rPr>
                <w:rFonts w:ascii="Times New Roman" w:hAnsi="Times New Roman" w:cs="Times New Roman"/>
                <w:b/>
                <w:bCs/>
              </w:rPr>
            </w:pPr>
            <w:r w:rsidRPr="00C00285">
              <w:rPr>
                <w:rFonts w:ascii="Times New Roman" w:hAnsi="Times New Roman" w:cs="Times New Roman"/>
                <w:b/>
                <w:bCs/>
                <w:color w:val="000000"/>
              </w:rPr>
              <w:t>Actual 2025</w:t>
            </w:r>
          </w:p>
        </w:tc>
        <w:tc>
          <w:tcPr>
            <w:tcW w:w="1984" w:type="dxa"/>
            <w:vMerge/>
          </w:tcPr>
          <w:p w14:paraId="23B8004A" w14:textId="77777777" w:rsidR="00C87CE9" w:rsidRPr="00C00285" w:rsidRDefault="00C87CE9" w:rsidP="00486B65">
            <w:pPr>
              <w:pStyle w:val="Sinespaciado"/>
              <w:jc w:val="center"/>
              <w:rPr>
                <w:rFonts w:ascii="Times New Roman" w:hAnsi="Times New Roman" w:cs="Times New Roman"/>
                <w:b/>
                <w:bCs/>
              </w:rPr>
            </w:pPr>
          </w:p>
        </w:tc>
      </w:tr>
      <w:tr w:rsidR="00C87CE9" w:rsidRPr="00C00285" w14:paraId="1DFC4D08" w14:textId="77777777" w:rsidTr="00681186">
        <w:trPr>
          <w:trHeight w:val="245"/>
        </w:trPr>
        <w:tc>
          <w:tcPr>
            <w:tcW w:w="2263" w:type="dxa"/>
            <w:vAlign w:val="center"/>
          </w:tcPr>
          <w:p w14:paraId="62FB8600" w14:textId="46974423" w:rsidR="00C87CE9" w:rsidRPr="00C00285" w:rsidRDefault="00C87CE9" w:rsidP="00534DCE">
            <w:pPr>
              <w:pStyle w:val="Sinespaciado"/>
              <w:jc w:val="center"/>
              <w:rPr>
                <w:rFonts w:ascii="Times New Roman" w:hAnsi="Times New Roman" w:cs="Times New Roman"/>
              </w:rPr>
            </w:pPr>
            <w:r w:rsidRPr="00C00285">
              <w:rPr>
                <w:rFonts w:ascii="Times New Roman" w:hAnsi="Times New Roman" w:cs="Times New Roman"/>
                <w:color w:val="000000"/>
              </w:rPr>
              <w:t>Se cumple en alto grado</w:t>
            </w:r>
          </w:p>
        </w:tc>
        <w:tc>
          <w:tcPr>
            <w:tcW w:w="1985" w:type="dxa"/>
            <w:vAlign w:val="center"/>
          </w:tcPr>
          <w:p w14:paraId="66509087" w14:textId="341DC25D" w:rsidR="00C87CE9" w:rsidRPr="00C00285" w:rsidRDefault="00C87CE9" w:rsidP="00534DCE">
            <w:pPr>
              <w:pStyle w:val="Sinespaciado"/>
              <w:jc w:val="center"/>
              <w:rPr>
                <w:rFonts w:ascii="Times New Roman" w:hAnsi="Times New Roman" w:cs="Times New Roman"/>
              </w:rPr>
            </w:pPr>
            <w:r w:rsidRPr="00C00285">
              <w:rPr>
                <w:rFonts w:ascii="Times New Roman" w:hAnsi="Times New Roman" w:cs="Times New Roman"/>
                <w:color w:val="000000"/>
              </w:rPr>
              <w:t>Se cumple en alto grado</w:t>
            </w:r>
          </w:p>
        </w:tc>
        <w:tc>
          <w:tcPr>
            <w:tcW w:w="1417" w:type="dxa"/>
            <w:vAlign w:val="center"/>
          </w:tcPr>
          <w:p w14:paraId="3BC585C7" w14:textId="74B646D8"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color w:val="000000" w:themeColor="text1"/>
              </w:rPr>
              <w:t>4,2</w:t>
            </w:r>
          </w:p>
        </w:tc>
        <w:tc>
          <w:tcPr>
            <w:tcW w:w="1418" w:type="dxa"/>
            <w:vAlign w:val="center"/>
          </w:tcPr>
          <w:p w14:paraId="23A9EB00" w14:textId="0FC8BD3D" w:rsidR="00C87CE9" w:rsidRPr="00C00285" w:rsidRDefault="3D79DC47" w:rsidP="00534DCE">
            <w:pPr>
              <w:pStyle w:val="Sinespaciado"/>
              <w:jc w:val="center"/>
              <w:rPr>
                <w:rFonts w:ascii="Times New Roman" w:hAnsi="Times New Roman" w:cs="Times New Roman"/>
              </w:rPr>
            </w:pPr>
            <w:r w:rsidRPr="00C00285">
              <w:rPr>
                <w:rFonts w:ascii="Times New Roman" w:hAnsi="Times New Roman" w:cs="Times New Roman"/>
                <w:color w:val="000000" w:themeColor="text1"/>
              </w:rPr>
              <w:t>4,7</w:t>
            </w:r>
          </w:p>
        </w:tc>
        <w:tc>
          <w:tcPr>
            <w:tcW w:w="1984" w:type="dxa"/>
            <w:vAlign w:val="center"/>
          </w:tcPr>
          <w:p w14:paraId="48A93252" w14:textId="481611B1" w:rsidR="00C87CE9" w:rsidRPr="00C00285" w:rsidRDefault="3D79DC47" w:rsidP="00486B65">
            <w:pPr>
              <w:pStyle w:val="Sinespaciado"/>
              <w:jc w:val="center"/>
              <w:rPr>
                <w:rFonts w:ascii="Times New Roman" w:hAnsi="Times New Roman" w:cs="Times New Roman"/>
                <w:color w:val="000000"/>
              </w:rPr>
            </w:pPr>
            <w:r w:rsidRPr="00C00285">
              <w:rPr>
                <w:rFonts w:ascii="Times New Roman" w:hAnsi="Times New Roman" w:cs="Times New Roman"/>
                <w:color w:val="000000" w:themeColor="text1"/>
              </w:rPr>
              <w:t>11,67%</w:t>
            </w:r>
          </w:p>
        </w:tc>
      </w:tr>
      <w:tr w:rsidR="00AE5618" w:rsidRPr="00C00285" w14:paraId="76110632" w14:textId="77777777" w:rsidTr="00681186">
        <w:trPr>
          <w:trHeight w:val="379"/>
        </w:trPr>
        <w:tc>
          <w:tcPr>
            <w:tcW w:w="4248" w:type="dxa"/>
            <w:gridSpan w:val="2"/>
            <w:shd w:val="clear" w:color="auto" w:fill="DEEAF6" w:themeFill="accent5" w:themeFillTint="33"/>
            <w:vAlign w:val="center"/>
          </w:tcPr>
          <w:p w14:paraId="7323EC31" w14:textId="77777777" w:rsidR="00AE5618" w:rsidRPr="00C00285" w:rsidRDefault="00AE5618" w:rsidP="00534DCE">
            <w:pPr>
              <w:pStyle w:val="Sinespaciado"/>
              <w:jc w:val="center"/>
              <w:rPr>
                <w:rFonts w:ascii="Times New Roman" w:hAnsi="Times New Roman" w:cs="Times New Roman"/>
                <w:b/>
                <w:bCs/>
              </w:rPr>
            </w:pPr>
            <w:r w:rsidRPr="00C00285">
              <w:rPr>
                <w:rFonts w:ascii="Times New Roman" w:hAnsi="Times New Roman" w:cs="Times New Roman"/>
                <w:b/>
                <w:bCs/>
              </w:rPr>
              <w:t>Fortalezas</w:t>
            </w:r>
          </w:p>
        </w:tc>
        <w:tc>
          <w:tcPr>
            <w:tcW w:w="4819" w:type="dxa"/>
            <w:gridSpan w:val="3"/>
            <w:shd w:val="clear" w:color="auto" w:fill="DEEAF6" w:themeFill="accent5" w:themeFillTint="33"/>
            <w:vAlign w:val="center"/>
          </w:tcPr>
          <w:p w14:paraId="44290E29" w14:textId="77777777" w:rsidR="00AE5618" w:rsidRPr="00C00285" w:rsidRDefault="00AE5618" w:rsidP="00534DCE">
            <w:pPr>
              <w:pStyle w:val="Sinespaciado"/>
              <w:jc w:val="center"/>
              <w:rPr>
                <w:rFonts w:ascii="Times New Roman" w:hAnsi="Times New Roman" w:cs="Times New Roman"/>
                <w:b/>
                <w:bCs/>
              </w:rPr>
            </w:pPr>
            <w:r w:rsidRPr="00C00285">
              <w:rPr>
                <w:rFonts w:ascii="Times New Roman" w:hAnsi="Times New Roman" w:cs="Times New Roman"/>
                <w:b/>
                <w:bCs/>
              </w:rPr>
              <w:t>Oportunidades de mejora</w:t>
            </w:r>
          </w:p>
        </w:tc>
      </w:tr>
      <w:tr w:rsidR="00AE5618" w:rsidRPr="00C00285" w14:paraId="733AAA98" w14:textId="77777777" w:rsidTr="00681186">
        <w:trPr>
          <w:trHeight w:val="245"/>
        </w:trPr>
        <w:tc>
          <w:tcPr>
            <w:tcW w:w="4248" w:type="dxa"/>
            <w:gridSpan w:val="2"/>
          </w:tcPr>
          <w:p w14:paraId="117C7AFB" w14:textId="4E4600A0"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Existencia de un </w:t>
            </w:r>
            <w:r w:rsidRPr="00312080">
              <w:rPr>
                <w:rFonts w:ascii="Times New Roman" w:hAnsi="Times New Roman" w:cs="Times New Roman"/>
                <w:color w:val="000000"/>
                <w:highlight w:val="yellow"/>
                <w:rPrChange w:id="273" w:author="roberto cardenas" w:date="2025-10-29T18:52:00Z" w16du:dateUtc="2025-10-29T23:52:00Z">
                  <w:rPr>
                    <w:rFonts w:ascii="Times New Roman" w:hAnsi="Times New Roman" w:cs="Times New Roman"/>
                    <w:color w:val="000000"/>
                  </w:rPr>
                </w:rPrChange>
              </w:rPr>
              <w:t>Estatuto Docente</w:t>
            </w:r>
            <w:r w:rsidRPr="00C00285">
              <w:rPr>
                <w:rFonts w:ascii="Times New Roman" w:hAnsi="Times New Roman" w:cs="Times New Roman"/>
                <w:color w:val="000000"/>
              </w:rPr>
              <w:t xml:space="preserve"> (Acuerdo 011 de 2002) que regula la selección, vinculación, permanencia y evaluación del profesorado, asegurando transparencia y mérito académico.</w:t>
            </w:r>
          </w:p>
          <w:p w14:paraId="1DEF5E7B" w14:textId="09951087"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Planta docente con alto nivel de formación, </w:t>
            </w:r>
            <w:commentRangeStart w:id="274"/>
            <w:r w:rsidRPr="00312080">
              <w:rPr>
                <w:rFonts w:ascii="Times New Roman" w:hAnsi="Times New Roman" w:cs="Times New Roman"/>
                <w:color w:val="EE0000"/>
                <w:highlight w:val="yellow"/>
                <w:rPrChange w:id="275" w:author="roberto cardenas" w:date="2025-10-29T18:52:00Z" w16du:dateUtc="2025-10-29T23:52:00Z">
                  <w:rPr>
                    <w:rFonts w:ascii="Times New Roman" w:hAnsi="Times New Roman" w:cs="Times New Roman"/>
                    <w:color w:val="000000"/>
                  </w:rPr>
                </w:rPrChange>
              </w:rPr>
              <w:t>predominio</w:t>
            </w:r>
            <w:commentRangeEnd w:id="274"/>
            <w:r w:rsidR="00A87CB8">
              <w:rPr>
                <w:rStyle w:val="Refdecomentario"/>
                <w:lang w:val="es-ES"/>
              </w:rPr>
              <w:commentReference w:id="274"/>
            </w:r>
            <w:r w:rsidRPr="00312080">
              <w:rPr>
                <w:rFonts w:ascii="Times New Roman" w:hAnsi="Times New Roman" w:cs="Times New Roman"/>
                <w:color w:val="EE0000"/>
                <w:highlight w:val="yellow"/>
                <w:rPrChange w:id="276" w:author="roberto cardenas" w:date="2025-10-29T18:52:00Z" w16du:dateUtc="2025-10-29T23:52:00Z">
                  <w:rPr>
                    <w:rFonts w:ascii="Times New Roman" w:hAnsi="Times New Roman" w:cs="Times New Roman"/>
                    <w:color w:val="000000"/>
                  </w:rPr>
                </w:rPrChange>
              </w:rPr>
              <w:t xml:space="preserve"> de profesores con título de maestría y doctorado</w:t>
            </w:r>
            <w:r w:rsidRPr="00C00285">
              <w:rPr>
                <w:rFonts w:ascii="Times New Roman" w:hAnsi="Times New Roman" w:cs="Times New Roman"/>
                <w:color w:val="000000"/>
              </w:rPr>
              <w:t>, y experiencia en investigación y docencia en áreas afines al programa</w:t>
            </w:r>
            <w:r w:rsidR="00681186" w:rsidRPr="00C00285">
              <w:rPr>
                <w:rFonts w:ascii="Times New Roman" w:hAnsi="Times New Roman" w:cs="Times New Roman"/>
                <w:color w:val="000000"/>
              </w:rPr>
              <w:t>.</w:t>
            </w:r>
          </w:p>
          <w:p w14:paraId="6F5223BD" w14:textId="035265F0"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proofErr w:type="gramStart"/>
            <w:r w:rsidRPr="00C00285">
              <w:rPr>
                <w:rFonts w:ascii="Times New Roman" w:hAnsi="Times New Roman" w:cs="Times New Roman"/>
                <w:color w:val="000000"/>
              </w:rPr>
              <w:t>Participación activa</w:t>
            </w:r>
            <w:proofErr w:type="gramEnd"/>
            <w:r w:rsidRPr="00C00285">
              <w:rPr>
                <w:rFonts w:ascii="Times New Roman" w:hAnsi="Times New Roman" w:cs="Times New Roman"/>
                <w:color w:val="000000"/>
              </w:rPr>
              <w:t xml:space="preserve"> de los docentes en grupos de investigación reconocidos por Minciencias, lo que fortalece la producción científica y la pertinencia académica. </w:t>
            </w:r>
          </w:p>
          <w:p w14:paraId="3F953B4B" w14:textId="5F4C6D49"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Consolidación de planes de trabajo docente que incluyen actividades de docencia, </w:t>
            </w:r>
            <w:r w:rsidRPr="00C00285">
              <w:rPr>
                <w:rFonts w:ascii="Times New Roman" w:hAnsi="Times New Roman" w:cs="Times New Roman"/>
                <w:color w:val="000000"/>
              </w:rPr>
              <w:lastRenderedPageBreak/>
              <w:t xml:space="preserve">investigación, extensión y gestión académica. </w:t>
            </w:r>
          </w:p>
          <w:p w14:paraId="24596724" w14:textId="0E98122D"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Disponibilidad de estímulos institucionales para la formación avanzada, la movilidad académica y la producción investigativa, que contribuyen al desarrollo profesoral. </w:t>
            </w:r>
          </w:p>
          <w:p w14:paraId="387461B2" w14:textId="36A7C6E9" w:rsidR="00AE5618"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Evaluación docente sistemática, realizada a través de encuestas institucionales y procesos de autoevaluación que permiten retroalimentar la práctica pedagógica. </w:t>
            </w:r>
          </w:p>
        </w:tc>
        <w:tc>
          <w:tcPr>
            <w:tcW w:w="4819" w:type="dxa"/>
            <w:gridSpan w:val="3"/>
          </w:tcPr>
          <w:p w14:paraId="525E8657" w14:textId="52C2B603"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A87CB8">
              <w:rPr>
                <w:rFonts w:ascii="Times New Roman" w:hAnsi="Times New Roman" w:cs="Times New Roman"/>
                <w:color w:val="000000"/>
                <w:highlight w:val="yellow"/>
                <w:rPrChange w:id="277" w:author="roberto cardenas" w:date="2025-10-29T19:13:00Z" w16du:dateUtc="2025-10-30T00:13:00Z">
                  <w:rPr>
                    <w:rFonts w:ascii="Times New Roman" w:hAnsi="Times New Roman" w:cs="Times New Roman"/>
                    <w:color w:val="000000"/>
                  </w:rPr>
                </w:rPrChange>
              </w:rPr>
              <w:lastRenderedPageBreak/>
              <w:t>Limitación en el número de docentes de planta</w:t>
            </w:r>
            <w:r w:rsidRPr="00C00285">
              <w:rPr>
                <w:rFonts w:ascii="Times New Roman" w:hAnsi="Times New Roman" w:cs="Times New Roman"/>
                <w:color w:val="000000"/>
              </w:rPr>
              <w:t xml:space="preserve"> dedicados de forma exclusiva al programa, lo que genera alta participación de profesores de vinculación ocasional.</w:t>
            </w:r>
          </w:p>
          <w:p w14:paraId="3BD24346" w14:textId="1AC2234A"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Necesidad de fortalecer los estímulos a la trayectoria profesoral, especialmente en lo relacionado con la producción académica de alto impacto y la internacionalización.</w:t>
            </w:r>
          </w:p>
          <w:p w14:paraId="1A2BDD30" w14:textId="5BAF0F0A"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Persisten retos en la remuneración diferencial por méritos, lo que podría limitar la atracción y permanencia de profesores altamente calificados.</w:t>
            </w:r>
          </w:p>
          <w:p w14:paraId="3AE04D62" w14:textId="58D92D94" w:rsidR="00B765FA"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t xml:space="preserve">Algunos resultados de encuestas reflejan la percepción de los estudiantes sobre la necesidad de </w:t>
            </w:r>
            <w:r w:rsidRPr="00A87CB8">
              <w:rPr>
                <w:rFonts w:ascii="Times New Roman" w:hAnsi="Times New Roman" w:cs="Times New Roman"/>
                <w:color w:val="000000"/>
                <w:highlight w:val="yellow"/>
                <w:rPrChange w:id="278" w:author="roberto cardenas" w:date="2025-10-29T19:14:00Z" w16du:dateUtc="2025-10-30T00:14:00Z">
                  <w:rPr>
                    <w:rFonts w:ascii="Times New Roman" w:hAnsi="Times New Roman" w:cs="Times New Roman"/>
                    <w:color w:val="000000"/>
                  </w:rPr>
                </w:rPrChange>
              </w:rPr>
              <w:t>mayor actualización pedagógica y tecnológica en ciertos docentes</w:t>
            </w:r>
            <w:r w:rsidRPr="00C00285">
              <w:rPr>
                <w:rFonts w:ascii="Times New Roman" w:hAnsi="Times New Roman" w:cs="Times New Roman"/>
                <w:color w:val="000000"/>
              </w:rPr>
              <w:t>.</w:t>
            </w:r>
          </w:p>
          <w:p w14:paraId="63D4BBEF" w14:textId="4E1838C1" w:rsidR="00AE5618" w:rsidRPr="00C00285" w:rsidRDefault="00B765FA" w:rsidP="00C00285">
            <w:pPr>
              <w:pStyle w:val="Sinespaciado"/>
              <w:numPr>
                <w:ilvl w:val="0"/>
                <w:numId w:val="24"/>
              </w:numPr>
              <w:ind w:left="172" w:hanging="142"/>
              <w:jc w:val="both"/>
              <w:rPr>
                <w:rFonts w:ascii="Times New Roman" w:hAnsi="Times New Roman" w:cs="Times New Roman"/>
                <w:color w:val="000000"/>
              </w:rPr>
            </w:pPr>
            <w:r w:rsidRPr="00C00285">
              <w:rPr>
                <w:rFonts w:ascii="Times New Roman" w:hAnsi="Times New Roman" w:cs="Times New Roman"/>
                <w:color w:val="000000"/>
              </w:rPr>
              <w:lastRenderedPageBreak/>
              <w:t xml:space="preserve">Se requiere ampliar la participación del profesorado en </w:t>
            </w:r>
            <w:r w:rsidRPr="00BA6C42">
              <w:rPr>
                <w:rFonts w:ascii="Times New Roman" w:hAnsi="Times New Roman" w:cs="Times New Roman"/>
                <w:color w:val="000000"/>
                <w:highlight w:val="yellow"/>
                <w:rPrChange w:id="279" w:author="roberto cardenas" w:date="2025-10-29T19:15:00Z" w16du:dateUtc="2025-10-30T00:15:00Z">
                  <w:rPr>
                    <w:rFonts w:ascii="Times New Roman" w:hAnsi="Times New Roman" w:cs="Times New Roman"/>
                    <w:color w:val="000000"/>
                  </w:rPr>
                </w:rPrChange>
              </w:rPr>
              <w:t>redes académicas y proyectos internacionales</w:t>
            </w:r>
            <w:r w:rsidRPr="00C00285">
              <w:rPr>
                <w:rFonts w:ascii="Times New Roman" w:hAnsi="Times New Roman" w:cs="Times New Roman"/>
                <w:color w:val="000000"/>
              </w:rPr>
              <w:t xml:space="preserve"> a fin de robustecer la visibilidad global del programa.</w:t>
            </w:r>
          </w:p>
        </w:tc>
      </w:tr>
    </w:tbl>
    <w:p w14:paraId="2CAF8334" w14:textId="1EE97880" w:rsidR="00AE5618" w:rsidRPr="00FB3789" w:rsidRDefault="00AE5618"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lastRenderedPageBreak/>
        <w:t xml:space="preserve">Fuente: Proyecto curricular </w:t>
      </w:r>
      <w:r w:rsidR="005F2DED" w:rsidRPr="00396F9A">
        <w:rPr>
          <w:rFonts w:ascii="Times New Roman" w:hAnsi="Times New Roman" w:cs="Times New Roman"/>
        </w:rPr>
        <w:t>(2023-1 a 2025-1)</w:t>
      </w:r>
      <w:r w:rsidR="00534DCE" w:rsidRPr="00FB3789">
        <w:rPr>
          <w:rFonts w:ascii="Times New Roman" w:hAnsi="Times New Roman" w:cs="Times New Roman"/>
        </w:rPr>
        <w:t>.</w:t>
      </w:r>
    </w:p>
    <w:p w14:paraId="6526B26A" w14:textId="6811ADA4" w:rsidR="00D97984" w:rsidRPr="00FB3789" w:rsidRDefault="00D97984" w:rsidP="00C00285">
      <w:pPr>
        <w:pStyle w:val="Ttulo3"/>
        <w:numPr>
          <w:ilvl w:val="2"/>
          <w:numId w:val="28"/>
        </w:numPr>
        <w:spacing w:line="276" w:lineRule="auto"/>
        <w:rPr>
          <w:rFonts w:cs="Times New Roman"/>
          <w:szCs w:val="22"/>
        </w:rPr>
      </w:pPr>
      <w:bookmarkStart w:id="280" w:name="_Toc211354423"/>
      <w:r w:rsidRPr="00FB3789">
        <w:rPr>
          <w:rFonts w:cs="Times New Roman"/>
          <w:szCs w:val="22"/>
        </w:rPr>
        <w:t>Factor 4. Egresados</w:t>
      </w:r>
      <w:bookmarkEnd w:id="280"/>
      <w:r w:rsidRPr="00FB3789">
        <w:rPr>
          <w:rFonts w:cs="Times New Roman"/>
          <w:szCs w:val="22"/>
        </w:rPr>
        <w:t xml:space="preserve"> </w:t>
      </w:r>
    </w:p>
    <w:p w14:paraId="5C605C40" w14:textId="4A4EB13A" w:rsidR="00E148F2"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16. Seguimiento </w:t>
      </w:r>
      <w:r w:rsidR="007674E0" w:rsidRPr="00FB3789">
        <w:rPr>
          <w:rFonts w:ascii="Times New Roman" w:hAnsi="Times New Roman" w:cs="Times New Roman"/>
          <w:b/>
          <w:bCs/>
        </w:rPr>
        <w:t>a</w:t>
      </w:r>
      <w:r w:rsidRPr="00FB3789">
        <w:rPr>
          <w:rFonts w:ascii="Times New Roman" w:hAnsi="Times New Roman" w:cs="Times New Roman"/>
          <w:b/>
          <w:bCs/>
        </w:rPr>
        <w:t xml:space="preserve"> los </w:t>
      </w:r>
      <w:r w:rsidR="007674E0" w:rsidRPr="00FB3789">
        <w:rPr>
          <w:rFonts w:ascii="Times New Roman" w:hAnsi="Times New Roman" w:cs="Times New Roman"/>
          <w:b/>
          <w:bCs/>
        </w:rPr>
        <w:t>e</w:t>
      </w:r>
      <w:r w:rsidRPr="00FB3789">
        <w:rPr>
          <w:rFonts w:ascii="Times New Roman" w:hAnsi="Times New Roman" w:cs="Times New Roman"/>
          <w:b/>
          <w:bCs/>
        </w:rPr>
        <w:t xml:space="preserve">gresados  </w:t>
      </w:r>
    </w:p>
    <w:p w14:paraId="12854703" w14:textId="77777777" w:rsidR="00C00285" w:rsidRPr="006451FC" w:rsidRDefault="00C00285" w:rsidP="00C00285">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 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14:paraId="1E01F7C9" w14:textId="77777777" w:rsidR="00C00285" w:rsidRDefault="00C00285" w:rsidP="00C00285">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análisis documental y estadístico evidencia que los egresados de la Maestría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 Esta percepción se confirma en la encuesta de egresados, en la cual el 58% manifestó estar “de acuerdo” o “totalmente de acuerdo” en que la Maestría les ha abierto nuevas oportunidades laborales y académicas, mientras que solo un 8% expresó desacuerdo. Este hallazgo, representado en la siguiente ilustración, demuestra el impacto positivo del programa en la inserción laboral de sus egresados y su coherencia con las demandas del entorno profesional.</w:t>
      </w:r>
    </w:p>
    <w:p w14:paraId="4C8BAE9D" w14:textId="77777777" w:rsidR="00C00285" w:rsidRPr="006451FC" w:rsidRDefault="00C00285" w:rsidP="00C00285">
      <w:pPr>
        <w:pStyle w:val="NormalWeb"/>
        <w:tabs>
          <w:tab w:val="left" w:pos="666"/>
          <w:tab w:val="left" w:pos="3165"/>
        </w:tabs>
        <w:spacing w:before="0" w:beforeAutospacing="0" w:after="0" w:afterAutospacing="0" w:line="276" w:lineRule="auto"/>
        <w:jc w:val="both"/>
        <w:rPr>
          <w:rFonts w:eastAsiaTheme="minorEastAsia"/>
          <w:sz w:val="22"/>
          <w:szCs w:val="22"/>
          <w:lang w:eastAsia="en-US"/>
        </w:rPr>
      </w:pPr>
      <w:r>
        <w:rPr>
          <w:rFonts w:eastAsiaTheme="minorEastAsia"/>
          <w:sz w:val="22"/>
          <w:szCs w:val="22"/>
          <w:lang w:eastAsia="en-US"/>
        </w:rPr>
        <w:tab/>
      </w:r>
      <w:r>
        <w:rPr>
          <w:rFonts w:eastAsiaTheme="minorEastAsia"/>
          <w:sz w:val="22"/>
          <w:szCs w:val="22"/>
          <w:lang w:eastAsia="en-US"/>
        </w:rPr>
        <w:tab/>
      </w:r>
    </w:p>
    <w:p w14:paraId="25B699A6" w14:textId="4EBF92EF" w:rsidR="00C00285" w:rsidRPr="006451FC" w:rsidRDefault="00C00285" w:rsidP="00C00285">
      <w:pPr>
        <w:pStyle w:val="NormalWeb"/>
        <w:spacing w:before="0" w:beforeAutospacing="0" w:after="0" w:afterAutospacing="0" w:line="276" w:lineRule="auto"/>
        <w:jc w:val="center"/>
        <w:rPr>
          <w:rStyle w:val="Textoennegrita"/>
          <w:b w:val="0"/>
          <w:bCs w:val="0"/>
          <w:sz w:val="22"/>
          <w:szCs w:val="22"/>
        </w:rPr>
      </w:pPr>
      <w:bookmarkStart w:id="281" w:name="_Toc211337029"/>
      <w:bookmarkStart w:id="282" w:name="_Toc211354535"/>
      <w:r w:rsidRPr="006451FC">
        <w:rPr>
          <w:sz w:val="22"/>
          <w:szCs w:val="22"/>
        </w:rPr>
        <w:t xml:space="preserve">Ilustración </w:t>
      </w:r>
      <w:r w:rsidRPr="006451FC">
        <w:rPr>
          <w:sz w:val="22"/>
          <w:szCs w:val="22"/>
        </w:rPr>
        <w:fldChar w:fldCharType="begin"/>
      </w:r>
      <w:r w:rsidRPr="006451FC">
        <w:rPr>
          <w:sz w:val="22"/>
          <w:szCs w:val="22"/>
        </w:rPr>
        <w:instrText xml:space="preserve"> SEQ Ilustración \* ARABIC </w:instrText>
      </w:r>
      <w:r w:rsidRPr="006451FC">
        <w:rPr>
          <w:sz w:val="22"/>
          <w:szCs w:val="22"/>
        </w:rPr>
        <w:fldChar w:fldCharType="separate"/>
      </w:r>
      <w:r w:rsidR="00D978EC">
        <w:rPr>
          <w:noProof/>
          <w:sz w:val="22"/>
          <w:szCs w:val="22"/>
        </w:rPr>
        <w:t>19</w:t>
      </w:r>
      <w:r w:rsidRPr="006451FC">
        <w:rPr>
          <w:sz w:val="22"/>
          <w:szCs w:val="22"/>
        </w:rPr>
        <w:fldChar w:fldCharType="end"/>
      </w:r>
      <w:r w:rsidRPr="006451FC">
        <w:rPr>
          <w:sz w:val="22"/>
          <w:szCs w:val="22"/>
        </w:rPr>
        <w:t xml:space="preserve"> </w:t>
      </w:r>
      <w:r w:rsidRPr="006451FC">
        <w:rPr>
          <w:rStyle w:val="Textoennegrita"/>
          <w:b w:val="0"/>
          <w:bCs w:val="0"/>
          <w:sz w:val="22"/>
          <w:szCs w:val="22"/>
        </w:rPr>
        <w:t>Percepción de los egresados sobre la contribución de la Maestría a nuevas oportunidades laborales.</w:t>
      </w:r>
      <w:bookmarkEnd w:id="281"/>
      <w:bookmarkEnd w:id="282"/>
    </w:p>
    <w:p w14:paraId="69313C42" w14:textId="77777777" w:rsidR="00C00285" w:rsidRPr="006451FC" w:rsidRDefault="00C00285" w:rsidP="00C00285">
      <w:pPr>
        <w:pStyle w:val="NormalWeb"/>
        <w:spacing w:before="0" w:beforeAutospacing="0" w:after="0" w:afterAutospacing="0" w:line="276" w:lineRule="auto"/>
        <w:jc w:val="center"/>
        <w:rPr>
          <w:sz w:val="22"/>
          <w:szCs w:val="22"/>
        </w:rPr>
      </w:pPr>
      <w:r w:rsidRPr="006451FC">
        <w:rPr>
          <w:noProof/>
        </w:rPr>
        <w:lastRenderedPageBreak/>
        <w:drawing>
          <wp:inline distT="0" distB="0" distL="0" distR="0" wp14:anchorId="0D44C57B" wp14:editId="2258BC3A">
            <wp:extent cx="4044950" cy="25755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55744" cy="2582389"/>
                    </a:xfrm>
                    <a:prstGeom prst="rect">
                      <a:avLst/>
                    </a:prstGeom>
                    <a:noFill/>
                    <a:ln>
                      <a:noFill/>
                    </a:ln>
                  </pic:spPr>
                </pic:pic>
              </a:graphicData>
            </a:graphic>
          </wp:inline>
        </w:drawing>
      </w:r>
      <w:r w:rsidRPr="006451FC">
        <w:br/>
      </w:r>
      <w:r w:rsidRPr="006451FC">
        <w:rPr>
          <w:rStyle w:val="nfasis"/>
          <w:i w:val="0"/>
          <w:iCs w:val="0"/>
          <w:sz w:val="22"/>
          <w:szCs w:val="22"/>
        </w:rPr>
        <w:t>Fuente: Encuesta de Egresados, proceso de Autoevaluación 2025.</w:t>
      </w:r>
    </w:p>
    <w:p w14:paraId="20E1B0B5" w14:textId="77777777" w:rsidR="00C00285" w:rsidRPr="006451FC" w:rsidRDefault="00C00285" w:rsidP="00C00285">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14:paraId="16257574" w14:textId="059401EA" w:rsidR="00233A0D" w:rsidRPr="00FB3789" w:rsidRDefault="00233A0D" w:rsidP="000C4C41">
      <w:pPr>
        <w:pStyle w:val="Descripcin"/>
        <w:keepNext/>
        <w:spacing w:before="240" w:after="0" w:line="276" w:lineRule="auto"/>
        <w:jc w:val="center"/>
        <w:rPr>
          <w:rFonts w:ascii="Times New Roman" w:hAnsi="Times New Roman" w:cs="Times New Roman"/>
          <w:i w:val="0"/>
          <w:color w:val="auto"/>
          <w:sz w:val="22"/>
          <w:szCs w:val="22"/>
        </w:rPr>
      </w:pPr>
      <w:bookmarkStart w:id="283" w:name="_Toc211354468"/>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16. Seguimiento a los egresados</w:t>
      </w:r>
      <w:r w:rsidR="00D07D24" w:rsidRPr="00396F9A">
        <w:rPr>
          <w:rFonts w:ascii="Times New Roman" w:hAnsi="Times New Roman" w:cs="Times New Roman"/>
          <w:i w:val="0"/>
          <w:color w:val="auto"/>
          <w:sz w:val="22"/>
          <w:szCs w:val="22"/>
        </w:rPr>
        <w:t>.</w:t>
      </w:r>
      <w:bookmarkEnd w:id="283"/>
    </w:p>
    <w:tbl>
      <w:tblPr>
        <w:tblStyle w:val="Tablaconcuadrcula"/>
        <w:tblW w:w="8940" w:type="dxa"/>
        <w:tblInd w:w="-5" w:type="dxa"/>
        <w:tblLook w:val="04A0" w:firstRow="1" w:lastRow="0" w:firstColumn="1" w:lastColumn="0" w:noHBand="0" w:noVBand="1"/>
      </w:tblPr>
      <w:tblGrid>
        <w:gridCol w:w="2980"/>
        <w:gridCol w:w="2980"/>
        <w:gridCol w:w="2980"/>
      </w:tblGrid>
      <w:tr w:rsidR="00233A0D" w:rsidRPr="00C00285" w14:paraId="701B64DA" w14:textId="77777777" w:rsidTr="003372EC">
        <w:trPr>
          <w:trHeight w:val="282"/>
        </w:trPr>
        <w:tc>
          <w:tcPr>
            <w:tcW w:w="2980" w:type="dxa"/>
            <w:shd w:val="clear" w:color="auto" w:fill="DEEAF6" w:themeFill="accent5" w:themeFillTint="33"/>
            <w:vAlign w:val="center"/>
          </w:tcPr>
          <w:p w14:paraId="3617AB5F" w14:textId="77777777" w:rsidR="00233A0D" w:rsidRPr="00C00285" w:rsidRDefault="00233A0D" w:rsidP="00D07D24">
            <w:pPr>
              <w:pStyle w:val="Sinespaciado"/>
              <w:jc w:val="center"/>
              <w:rPr>
                <w:rFonts w:ascii="Times New Roman" w:hAnsi="Times New Roman" w:cs="Times New Roman"/>
                <w:b/>
                <w:bCs/>
              </w:rPr>
            </w:pPr>
            <w:r w:rsidRPr="00C00285">
              <w:rPr>
                <w:rFonts w:ascii="Times New Roman" w:hAnsi="Times New Roman" w:cs="Times New Roman"/>
                <w:b/>
                <w:bCs/>
              </w:rPr>
              <w:t>Grado de cumplimiento</w:t>
            </w:r>
          </w:p>
        </w:tc>
        <w:tc>
          <w:tcPr>
            <w:tcW w:w="2980" w:type="dxa"/>
            <w:shd w:val="clear" w:color="auto" w:fill="DEEAF6" w:themeFill="accent5" w:themeFillTint="33"/>
            <w:vAlign w:val="center"/>
          </w:tcPr>
          <w:p w14:paraId="4516393F" w14:textId="77777777" w:rsidR="00233A0D" w:rsidRPr="00C00285" w:rsidRDefault="00233A0D" w:rsidP="00D07D24">
            <w:pPr>
              <w:pStyle w:val="Sinespaciado"/>
              <w:jc w:val="center"/>
              <w:rPr>
                <w:rFonts w:ascii="Times New Roman" w:hAnsi="Times New Roman" w:cs="Times New Roman"/>
                <w:b/>
                <w:bCs/>
              </w:rPr>
            </w:pPr>
            <w:r w:rsidRPr="00C00285">
              <w:rPr>
                <w:rFonts w:ascii="Times New Roman" w:hAnsi="Times New Roman" w:cs="Times New Roman"/>
                <w:b/>
                <w:bCs/>
              </w:rPr>
              <w:t>Calificación numérica</w:t>
            </w:r>
          </w:p>
        </w:tc>
        <w:tc>
          <w:tcPr>
            <w:tcW w:w="2980" w:type="dxa"/>
            <w:shd w:val="clear" w:color="auto" w:fill="DEEAF6" w:themeFill="accent5" w:themeFillTint="33"/>
            <w:vAlign w:val="center"/>
          </w:tcPr>
          <w:p w14:paraId="009F08A5" w14:textId="77777777" w:rsidR="00233A0D" w:rsidRPr="00C00285" w:rsidRDefault="00233A0D" w:rsidP="00D07D24">
            <w:pPr>
              <w:pStyle w:val="Sinespaciado"/>
              <w:jc w:val="center"/>
              <w:rPr>
                <w:rFonts w:ascii="Times New Roman" w:hAnsi="Times New Roman" w:cs="Times New Roman"/>
                <w:b/>
                <w:bCs/>
              </w:rPr>
            </w:pPr>
            <w:r w:rsidRPr="00C00285">
              <w:rPr>
                <w:rFonts w:ascii="Times New Roman" w:hAnsi="Times New Roman" w:cs="Times New Roman"/>
                <w:b/>
                <w:bCs/>
              </w:rPr>
              <w:t>Ponderación de característica en el factor</w:t>
            </w:r>
          </w:p>
        </w:tc>
      </w:tr>
      <w:tr w:rsidR="00795B17" w:rsidRPr="00C00285" w14:paraId="3CAC193B" w14:textId="77777777" w:rsidTr="003372EC">
        <w:trPr>
          <w:trHeight w:val="262"/>
        </w:trPr>
        <w:tc>
          <w:tcPr>
            <w:tcW w:w="2980" w:type="dxa"/>
            <w:vAlign w:val="center"/>
          </w:tcPr>
          <w:p w14:paraId="65F8E0E7" w14:textId="5DD373BB" w:rsidR="00795B17" w:rsidRPr="00C00285" w:rsidRDefault="00795B17" w:rsidP="00D07D24">
            <w:pPr>
              <w:pStyle w:val="Sinespaciado"/>
              <w:jc w:val="center"/>
              <w:rPr>
                <w:rFonts w:ascii="Times New Roman" w:hAnsi="Times New Roman" w:cs="Times New Roman"/>
              </w:rPr>
            </w:pPr>
            <w:r w:rsidRPr="00C00285">
              <w:rPr>
                <w:rFonts w:ascii="Times New Roman" w:hAnsi="Times New Roman" w:cs="Times New Roman"/>
              </w:rPr>
              <w:t>Se cumple plenamente</w:t>
            </w:r>
          </w:p>
        </w:tc>
        <w:tc>
          <w:tcPr>
            <w:tcW w:w="2980" w:type="dxa"/>
            <w:vAlign w:val="center"/>
          </w:tcPr>
          <w:p w14:paraId="17D8DDE7" w14:textId="140BBD2E" w:rsidR="00795B17" w:rsidRPr="00C00285" w:rsidRDefault="719BDC57" w:rsidP="00D07D24">
            <w:pPr>
              <w:pStyle w:val="Sinespaciado"/>
              <w:jc w:val="center"/>
              <w:rPr>
                <w:rFonts w:ascii="Times New Roman" w:hAnsi="Times New Roman" w:cs="Times New Roman"/>
              </w:rPr>
            </w:pPr>
            <w:r w:rsidRPr="00C00285">
              <w:rPr>
                <w:rFonts w:ascii="Times New Roman" w:hAnsi="Times New Roman" w:cs="Times New Roman"/>
              </w:rPr>
              <w:t>5,0</w:t>
            </w:r>
          </w:p>
        </w:tc>
        <w:tc>
          <w:tcPr>
            <w:tcW w:w="2980" w:type="dxa"/>
            <w:vAlign w:val="center"/>
          </w:tcPr>
          <w:p w14:paraId="75C5B48A" w14:textId="22AC8FBC" w:rsidR="00795B17" w:rsidRPr="00C00285" w:rsidRDefault="719BDC57" w:rsidP="00D07D24">
            <w:pPr>
              <w:pStyle w:val="Sinespaciado"/>
              <w:jc w:val="center"/>
              <w:rPr>
                <w:rFonts w:ascii="Times New Roman" w:hAnsi="Times New Roman" w:cs="Times New Roman"/>
              </w:rPr>
            </w:pPr>
            <w:r w:rsidRPr="00C00285">
              <w:rPr>
                <w:rFonts w:ascii="Times New Roman" w:hAnsi="Times New Roman" w:cs="Times New Roman"/>
              </w:rPr>
              <w:t>54.76</w:t>
            </w:r>
          </w:p>
        </w:tc>
      </w:tr>
    </w:tbl>
    <w:p w14:paraId="3503A4CD" w14:textId="77E49003" w:rsidR="00E148F2" w:rsidRPr="00FB3789" w:rsidRDefault="00233A0D"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w:t>
      </w:r>
      <w:r w:rsidRPr="00396F9A">
        <w:rPr>
          <w:rFonts w:ascii="Times New Roman" w:hAnsi="Times New Roman" w:cs="Times New Roman"/>
        </w:rPr>
        <w:t xml:space="preserve">Proyecto curricular </w:t>
      </w:r>
      <w:r w:rsidR="005F2DED" w:rsidRPr="00FB3789">
        <w:rPr>
          <w:rFonts w:ascii="Times New Roman" w:hAnsi="Times New Roman" w:cs="Times New Roman"/>
        </w:rPr>
        <w:t>(2023-1 a 2025-1)</w:t>
      </w:r>
      <w:r w:rsidR="00D07D24" w:rsidRPr="00FB3789">
        <w:rPr>
          <w:rFonts w:ascii="Times New Roman" w:hAnsi="Times New Roman" w:cs="Times New Roman"/>
        </w:rPr>
        <w:t>.</w:t>
      </w:r>
    </w:p>
    <w:p w14:paraId="046368D1" w14:textId="79ECDDBC" w:rsidR="00D97984"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17. Impacto de </w:t>
      </w:r>
      <w:r w:rsidR="006C275E" w:rsidRPr="00FB3789">
        <w:rPr>
          <w:rFonts w:ascii="Times New Roman" w:hAnsi="Times New Roman" w:cs="Times New Roman"/>
          <w:b/>
          <w:bCs/>
        </w:rPr>
        <w:t>los egresados en el medio social y académico</w:t>
      </w:r>
    </w:p>
    <w:p w14:paraId="0DABC10C" w14:textId="77777777" w:rsidR="00307ED7" w:rsidRPr="006451FC" w:rsidRDefault="00307ED7" w:rsidP="00307ED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14:paraId="11198FF3" w14:textId="77777777" w:rsidR="00307ED7" w:rsidRDefault="00307ED7" w:rsidP="00307ED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14:paraId="1CB425A9" w14:textId="77777777" w:rsidR="00307ED7" w:rsidRPr="006451FC" w:rsidRDefault="00307ED7" w:rsidP="00307ED7">
      <w:pPr>
        <w:pStyle w:val="NormalWeb"/>
        <w:spacing w:before="0" w:beforeAutospacing="0" w:after="0" w:afterAutospacing="0" w:line="276" w:lineRule="auto"/>
        <w:jc w:val="both"/>
        <w:rPr>
          <w:rFonts w:eastAsiaTheme="minorEastAsia"/>
          <w:sz w:val="22"/>
          <w:szCs w:val="22"/>
          <w:lang w:eastAsia="en-US"/>
        </w:rPr>
      </w:pPr>
    </w:p>
    <w:p w14:paraId="461589B4" w14:textId="7362A0B7" w:rsidR="00307ED7" w:rsidRDefault="00307ED7" w:rsidP="00307ED7">
      <w:pPr>
        <w:spacing w:line="276" w:lineRule="auto"/>
        <w:jc w:val="both"/>
        <w:rPr>
          <w:rFonts w:ascii="Times New Roman" w:eastAsiaTheme="minorEastAsia" w:hAnsi="Times New Roman" w:cs="Times New Roman"/>
          <w:lang w:val="es-CO"/>
        </w:rPr>
      </w:pPr>
      <w:r w:rsidRPr="006451FC">
        <w:rPr>
          <w:rFonts w:ascii="Times New Roman" w:eastAsiaTheme="minorEastAsia" w:hAnsi="Times New Roman" w:cs="Times New Roman"/>
          <w:lang w:val="es-CO"/>
        </w:rPr>
        <w:t>De los egresados encuestados (que no son profesores de la universidad), el 47.21% de ellos se dedican al sector tecnológico, lo que incluye desarrollo de software, IA, ciberseguridad y telecomunicaciones. El 30.56% de los egresados encuestados están en el sector público, y el 13.89% se dedican al comercio o al sector de servicios de educación, salud, finanzas, etc.</w:t>
      </w:r>
    </w:p>
    <w:p w14:paraId="29BC8B30" w14:textId="77777777" w:rsidR="00307ED7" w:rsidRDefault="00307ED7" w:rsidP="00307ED7">
      <w:pPr>
        <w:spacing w:line="276" w:lineRule="auto"/>
        <w:jc w:val="both"/>
        <w:rPr>
          <w:rFonts w:ascii="Times New Roman" w:eastAsiaTheme="minorEastAsia" w:hAnsi="Times New Roman" w:cs="Times New Roman"/>
          <w:lang w:val="es-CO"/>
        </w:rPr>
      </w:pPr>
    </w:p>
    <w:p w14:paraId="435098E7" w14:textId="0DECA8FA" w:rsidR="00307ED7" w:rsidRDefault="00307ED7" w:rsidP="00307ED7">
      <w:pPr>
        <w:jc w:val="center"/>
        <w:rPr>
          <w:noProof/>
        </w:rPr>
      </w:pPr>
      <w:bookmarkStart w:id="284" w:name="_Toc211337030"/>
      <w:bookmarkStart w:id="285" w:name="_Toc211354536"/>
      <w:r w:rsidRPr="006451FC">
        <w:lastRenderedPageBreak/>
        <w:t xml:space="preserve">Ilustración </w:t>
      </w:r>
      <w:fldSimple w:instr=" SEQ Ilustración \* ARABIC ">
        <w:r w:rsidR="00D978EC">
          <w:rPr>
            <w:noProof/>
          </w:rPr>
          <w:t>20</w:t>
        </w:r>
      </w:fldSimple>
      <w:r w:rsidRPr="006451FC">
        <w:t xml:space="preserve"> </w:t>
      </w:r>
      <w:r>
        <w:rPr>
          <w:rStyle w:val="Textoennegrita"/>
          <w:b w:val="0"/>
          <w:bCs w:val="0"/>
        </w:rPr>
        <w:t>Sector en el que se encuentran laborando los egresados.</w:t>
      </w:r>
      <w:bookmarkEnd w:id="284"/>
      <w:bookmarkEnd w:id="285"/>
    </w:p>
    <w:p w14:paraId="0606BFF2" w14:textId="77777777" w:rsidR="00307ED7" w:rsidRDefault="00307ED7" w:rsidP="00307ED7">
      <w:pPr>
        <w:jc w:val="center"/>
        <w:rPr>
          <w:rStyle w:val="Textoennegrita"/>
          <w:b w:val="0"/>
          <w:bCs w:val="0"/>
        </w:rPr>
      </w:pPr>
      <w:r w:rsidRPr="00E701F8">
        <w:rPr>
          <w:rStyle w:val="Textoennegrita"/>
          <w:b w:val="0"/>
          <w:bCs w:val="0"/>
          <w:noProof/>
        </w:rPr>
        <w:drawing>
          <wp:inline distT="0" distB="0" distL="0" distR="0" wp14:anchorId="06AB320B" wp14:editId="70AB9454">
            <wp:extent cx="3967968" cy="21717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83953" cy="2180449"/>
                    </a:xfrm>
                    <a:prstGeom prst="rect">
                      <a:avLst/>
                    </a:prstGeom>
                  </pic:spPr>
                </pic:pic>
              </a:graphicData>
            </a:graphic>
          </wp:inline>
        </w:drawing>
      </w:r>
    </w:p>
    <w:p w14:paraId="4BFE5B37" w14:textId="77777777" w:rsidR="00307ED7" w:rsidRPr="006451FC" w:rsidRDefault="00307ED7" w:rsidP="00307ED7">
      <w:pPr>
        <w:spacing w:after="0" w:line="276" w:lineRule="auto"/>
        <w:jc w:val="center"/>
        <w:rPr>
          <w:rFonts w:ascii="Times New Roman" w:eastAsiaTheme="minorEastAsia" w:hAnsi="Times New Roman" w:cs="Times New Roman"/>
          <w:lang w:val="es-CO"/>
        </w:rPr>
      </w:pPr>
      <w:r w:rsidRPr="006451FC">
        <w:rPr>
          <w:rStyle w:val="nfasis"/>
          <w:i w:val="0"/>
          <w:iCs w:val="0"/>
        </w:rPr>
        <w:t>Fuente: Encuesta de Egresados, proceso de Autoevaluación 2025.</w:t>
      </w:r>
    </w:p>
    <w:p w14:paraId="77FE1E93" w14:textId="77777777" w:rsidR="00307ED7" w:rsidRPr="006451FC" w:rsidRDefault="00307ED7" w:rsidP="00307ED7">
      <w:pPr>
        <w:pStyle w:val="NormalWeb"/>
        <w:spacing w:before="0" w:beforeAutospacing="0" w:after="0" w:afterAutospacing="0" w:line="276" w:lineRule="auto"/>
        <w:jc w:val="both"/>
        <w:rPr>
          <w:rFonts w:eastAsiaTheme="minorEastAsia"/>
          <w:sz w:val="22"/>
          <w:szCs w:val="22"/>
          <w:lang w:eastAsia="en-US"/>
        </w:rPr>
      </w:pPr>
    </w:p>
    <w:p w14:paraId="6AE7E62F" w14:textId="77777777" w:rsidR="00307ED7" w:rsidRPr="006451FC" w:rsidRDefault="00307ED7" w:rsidP="00307ED7">
      <w:pPr>
        <w:pStyle w:val="NormalWeb"/>
        <w:spacing w:before="0" w:beforeAutospacing="0" w:after="0" w:afterAutospacing="0" w:line="276" w:lineRule="auto"/>
        <w:jc w:val="both"/>
        <w:rPr>
          <w:rFonts w:eastAsiaTheme="minorEastAsia"/>
          <w:sz w:val="22"/>
          <w:szCs w:val="22"/>
          <w:lang w:eastAsia="en-US"/>
        </w:rPr>
      </w:pPr>
      <w:r w:rsidRPr="006451FC">
        <w:rPr>
          <w:rFonts w:eastAsiaTheme="minorEastAsia"/>
          <w:sz w:val="22"/>
          <w:szCs w:val="22"/>
          <w:lang w:eastAsia="en-US"/>
        </w:rPr>
        <w:t>La retroalimentación obtenida del seguimiento de egresados también confirma esta relevancia. En la encuesta aplicada, el 94% de los egresados manifestó estar “de acuerdo” o “totalmente de acuerdo” en que las competencias adquiridas durante la Maestría han sido suficientes y relevantes para su desarrollo profesional, mientras que solo un 6% expresó desacuerdo. Estos resultados, presentados en la siguiente ilustración, demuestran que la formación recibida ha tenido un impacto directo en el desempeño profesional y académico, y permiten evidenciar la contribución de los egresados a la transformación social y al fortalecimiento del campo disciplinar.</w:t>
      </w:r>
    </w:p>
    <w:p w14:paraId="5D7691C8" w14:textId="506619F7" w:rsidR="00307ED7" w:rsidRPr="006451FC" w:rsidRDefault="00307ED7" w:rsidP="00307ED7">
      <w:pPr>
        <w:pStyle w:val="NormalWeb"/>
        <w:spacing w:before="240" w:beforeAutospacing="0" w:after="0" w:afterAutospacing="0" w:line="276" w:lineRule="auto"/>
        <w:jc w:val="center"/>
        <w:rPr>
          <w:rFonts w:eastAsiaTheme="minorEastAsia"/>
          <w:sz w:val="22"/>
          <w:szCs w:val="22"/>
          <w:lang w:eastAsia="en-US"/>
        </w:rPr>
      </w:pPr>
      <w:bookmarkStart w:id="286" w:name="_Toc211337031"/>
      <w:bookmarkStart w:id="287" w:name="_Toc211354537"/>
      <w:r w:rsidRPr="006451FC">
        <w:rPr>
          <w:sz w:val="22"/>
          <w:szCs w:val="22"/>
        </w:rPr>
        <w:t xml:space="preserve">Ilustración </w:t>
      </w:r>
      <w:r w:rsidRPr="006451FC">
        <w:rPr>
          <w:sz w:val="22"/>
          <w:szCs w:val="22"/>
        </w:rPr>
        <w:fldChar w:fldCharType="begin"/>
      </w:r>
      <w:r w:rsidRPr="006451FC">
        <w:rPr>
          <w:sz w:val="22"/>
          <w:szCs w:val="22"/>
        </w:rPr>
        <w:instrText xml:space="preserve"> SEQ Ilustración \* ARABIC </w:instrText>
      </w:r>
      <w:r w:rsidRPr="006451FC">
        <w:rPr>
          <w:sz w:val="22"/>
          <w:szCs w:val="22"/>
        </w:rPr>
        <w:fldChar w:fldCharType="separate"/>
      </w:r>
      <w:r w:rsidR="00D978EC">
        <w:rPr>
          <w:noProof/>
          <w:sz w:val="22"/>
          <w:szCs w:val="22"/>
        </w:rPr>
        <w:t>21</w:t>
      </w:r>
      <w:r w:rsidRPr="006451FC">
        <w:rPr>
          <w:sz w:val="22"/>
          <w:szCs w:val="22"/>
        </w:rPr>
        <w:fldChar w:fldCharType="end"/>
      </w:r>
      <w:r w:rsidRPr="006451FC">
        <w:rPr>
          <w:sz w:val="22"/>
          <w:szCs w:val="22"/>
        </w:rPr>
        <w:t xml:space="preserve"> </w:t>
      </w:r>
      <w:r w:rsidRPr="006451FC">
        <w:rPr>
          <w:rFonts w:eastAsiaTheme="minorEastAsia"/>
          <w:sz w:val="22"/>
          <w:szCs w:val="22"/>
          <w:lang w:eastAsia="en-US"/>
        </w:rPr>
        <w:t>Percepción de los egresados sobre la relevancia de las competencias adquiridas y su impacto en el desarrollo profesional.</w:t>
      </w:r>
      <w:bookmarkEnd w:id="286"/>
      <w:bookmarkEnd w:id="287"/>
    </w:p>
    <w:p w14:paraId="28C39779" w14:textId="77777777" w:rsidR="00307ED7" w:rsidRPr="006451FC" w:rsidRDefault="00307ED7" w:rsidP="00307ED7">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01664D89" wp14:editId="4CB92D5A">
            <wp:extent cx="4319752" cy="2594248"/>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39020" cy="2605820"/>
                    </a:xfrm>
                    <a:prstGeom prst="rect">
                      <a:avLst/>
                    </a:prstGeom>
                    <a:noFill/>
                    <a:ln>
                      <a:noFill/>
                    </a:ln>
                  </pic:spPr>
                </pic:pic>
              </a:graphicData>
            </a:graphic>
          </wp:inline>
        </w:drawing>
      </w:r>
      <w:r w:rsidRPr="006451FC">
        <w:br/>
      </w:r>
      <w:r w:rsidRPr="006451FC">
        <w:rPr>
          <w:rFonts w:eastAsiaTheme="minorEastAsia"/>
          <w:sz w:val="22"/>
          <w:szCs w:val="22"/>
          <w:lang w:eastAsia="en-US"/>
        </w:rPr>
        <w:t>Fuente: Encuesta de Egresados, proceso de Autoevaluación 2025.</w:t>
      </w:r>
    </w:p>
    <w:p w14:paraId="7296D36C" w14:textId="77777777" w:rsidR="00307ED7" w:rsidRPr="006451FC" w:rsidRDefault="00307ED7" w:rsidP="00307ED7">
      <w:pPr>
        <w:pStyle w:val="NormalWeb"/>
        <w:spacing w:before="0" w:beforeAutospacing="0" w:after="0" w:afterAutospacing="0" w:line="276" w:lineRule="auto"/>
        <w:jc w:val="center"/>
        <w:rPr>
          <w:rFonts w:eastAsiaTheme="minorEastAsia"/>
          <w:sz w:val="22"/>
          <w:szCs w:val="22"/>
          <w:lang w:eastAsia="en-US"/>
        </w:rPr>
      </w:pPr>
    </w:p>
    <w:p w14:paraId="1F39C79A" w14:textId="77777777" w:rsidR="00307ED7" w:rsidRPr="006451FC" w:rsidRDefault="00307ED7" w:rsidP="00307ED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En conjunto, 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w:t>
      </w:r>
      <w:r w:rsidRPr="006451FC">
        <w:rPr>
          <w:rFonts w:eastAsiaTheme="minorEastAsia"/>
          <w:sz w:val="22"/>
          <w:szCs w:val="22"/>
          <w:lang w:eastAsia="en-US"/>
        </w:rPr>
        <w:lastRenderedPageBreak/>
        <w:t>Esta característica constituye un factor positivo que fortalece la reputación académica y la contribución social de la institución.</w:t>
      </w:r>
    </w:p>
    <w:p w14:paraId="290364DE" w14:textId="1D1693C5" w:rsidR="0046599D" w:rsidRPr="00FB3789" w:rsidRDefault="0046599D" w:rsidP="000C4C41">
      <w:pPr>
        <w:pStyle w:val="Descripcin"/>
        <w:keepNext/>
        <w:spacing w:before="240" w:after="0" w:line="276" w:lineRule="auto"/>
        <w:jc w:val="center"/>
        <w:rPr>
          <w:rFonts w:ascii="Times New Roman" w:hAnsi="Times New Roman" w:cs="Times New Roman"/>
          <w:i w:val="0"/>
          <w:color w:val="auto"/>
          <w:sz w:val="22"/>
          <w:szCs w:val="22"/>
        </w:rPr>
      </w:pPr>
      <w:bookmarkStart w:id="288" w:name="_Toc211354469"/>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29</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17. Impacto de los egresados en el medio social y académico</w:t>
      </w:r>
      <w:r w:rsidR="00D07D24" w:rsidRPr="00396F9A">
        <w:rPr>
          <w:rFonts w:ascii="Times New Roman" w:hAnsi="Times New Roman" w:cs="Times New Roman"/>
          <w:i w:val="0"/>
          <w:color w:val="auto"/>
          <w:sz w:val="22"/>
          <w:szCs w:val="22"/>
        </w:rPr>
        <w:t>.</w:t>
      </w:r>
      <w:bookmarkEnd w:id="288"/>
    </w:p>
    <w:tbl>
      <w:tblPr>
        <w:tblStyle w:val="Tablaconcuadrcula"/>
        <w:tblW w:w="8964" w:type="dxa"/>
        <w:tblInd w:w="-5" w:type="dxa"/>
        <w:tblLook w:val="04A0" w:firstRow="1" w:lastRow="0" w:firstColumn="1" w:lastColumn="0" w:noHBand="0" w:noVBand="1"/>
      </w:tblPr>
      <w:tblGrid>
        <w:gridCol w:w="2988"/>
        <w:gridCol w:w="2988"/>
        <w:gridCol w:w="2988"/>
      </w:tblGrid>
      <w:tr w:rsidR="0046599D" w:rsidRPr="00307ED7" w14:paraId="1A081688" w14:textId="77777777" w:rsidTr="00822CBA">
        <w:trPr>
          <w:trHeight w:val="676"/>
        </w:trPr>
        <w:tc>
          <w:tcPr>
            <w:tcW w:w="2988" w:type="dxa"/>
            <w:shd w:val="clear" w:color="auto" w:fill="DEEAF6" w:themeFill="accent5" w:themeFillTint="33"/>
            <w:vAlign w:val="center"/>
          </w:tcPr>
          <w:p w14:paraId="02414ED3" w14:textId="77777777" w:rsidR="0046599D" w:rsidRPr="00307ED7" w:rsidRDefault="0046599D" w:rsidP="00D07D24">
            <w:pPr>
              <w:pStyle w:val="Sinespaciado"/>
              <w:jc w:val="center"/>
              <w:rPr>
                <w:rFonts w:ascii="Times New Roman" w:hAnsi="Times New Roman" w:cs="Times New Roman"/>
                <w:b/>
                <w:bCs/>
              </w:rPr>
            </w:pPr>
            <w:r w:rsidRPr="00307ED7">
              <w:rPr>
                <w:rFonts w:ascii="Times New Roman" w:hAnsi="Times New Roman" w:cs="Times New Roman"/>
                <w:b/>
                <w:bCs/>
              </w:rPr>
              <w:t>Grado de cumplimiento</w:t>
            </w:r>
          </w:p>
        </w:tc>
        <w:tc>
          <w:tcPr>
            <w:tcW w:w="2988" w:type="dxa"/>
            <w:shd w:val="clear" w:color="auto" w:fill="DEEAF6" w:themeFill="accent5" w:themeFillTint="33"/>
            <w:vAlign w:val="center"/>
          </w:tcPr>
          <w:p w14:paraId="1E79B4A5" w14:textId="77777777" w:rsidR="0046599D" w:rsidRPr="00307ED7" w:rsidRDefault="0046599D" w:rsidP="00D07D24">
            <w:pPr>
              <w:pStyle w:val="Sinespaciado"/>
              <w:jc w:val="center"/>
              <w:rPr>
                <w:rFonts w:ascii="Times New Roman" w:hAnsi="Times New Roman" w:cs="Times New Roman"/>
                <w:b/>
                <w:bCs/>
              </w:rPr>
            </w:pPr>
            <w:r w:rsidRPr="00307ED7">
              <w:rPr>
                <w:rFonts w:ascii="Times New Roman" w:hAnsi="Times New Roman" w:cs="Times New Roman"/>
                <w:b/>
                <w:bCs/>
              </w:rPr>
              <w:t>Calificación numérica</w:t>
            </w:r>
          </w:p>
        </w:tc>
        <w:tc>
          <w:tcPr>
            <w:tcW w:w="2988" w:type="dxa"/>
            <w:shd w:val="clear" w:color="auto" w:fill="DEEAF6" w:themeFill="accent5" w:themeFillTint="33"/>
            <w:vAlign w:val="center"/>
          </w:tcPr>
          <w:p w14:paraId="3E13D611" w14:textId="77777777" w:rsidR="0046599D" w:rsidRPr="00307ED7" w:rsidRDefault="0046599D" w:rsidP="00D07D24">
            <w:pPr>
              <w:pStyle w:val="Sinespaciado"/>
              <w:jc w:val="center"/>
              <w:rPr>
                <w:rFonts w:ascii="Times New Roman" w:hAnsi="Times New Roman" w:cs="Times New Roman"/>
                <w:b/>
                <w:bCs/>
              </w:rPr>
            </w:pPr>
            <w:r w:rsidRPr="00307ED7">
              <w:rPr>
                <w:rFonts w:ascii="Times New Roman" w:hAnsi="Times New Roman" w:cs="Times New Roman"/>
                <w:b/>
                <w:bCs/>
              </w:rPr>
              <w:t>Ponderación de característica en el factor</w:t>
            </w:r>
          </w:p>
        </w:tc>
      </w:tr>
      <w:tr w:rsidR="00795B17" w:rsidRPr="00307ED7" w14:paraId="60DFE38B" w14:textId="77777777" w:rsidTr="00822CBA">
        <w:trPr>
          <w:trHeight w:val="306"/>
        </w:trPr>
        <w:tc>
          <w:tcPr>
            <w:tcW w:w="2988" w:type="dxa"/>
            <w:vAlign w:val="center"/>
          </w:tcPr>
          <w:p w14:paraId="43551667" w14:textId="17FC38C3" w:rsidR="00795B17" w:rsidRPr="00307ED7" w:rsidRDefault="00795B17" w:rsidP="00D07D24">
            <w:pPr>
              <w:pStyle w:val="Sinespaciado"/>
              <w:jc w:val="center"/>
              <w:rPr>
                <w:rFonts w:ascii="Times New Roman" w:hAnsi="Times New Roman" w:cs="Times New Roman"/>
              </w:rPr>
            </w:pPr>
            <w:r w:rsidRPr="00307ED7">
              <w:rPr>
                <w:rFonts w:ascii="Times New Roman" w:hAnsi="Times New Roman" w:cs="Times New Roman"/>
                <w:color w:val="000000"/>
              </w:rPr>
              <w:t>Se cumple en alto grado</w:t>
            </w:r>
          </w:p>
        </w:tc>
        <w:tc>
          <w:tcPr>
            <w:tcW w:w="2988" w:type="dxa"/>
            <w:vAlign w:val="center"/>
          </w:tcPr>
          <w:p w14:paraId="324953B2" w14:textId="421A4630" w:rsidR="00795B17" w:rsidRPr="00307ED7" w:rsidRDefault="719BDC57" w:rsidP="00D07D24">
            <w:pPr>
              <w:pStyle w:val="Sinespaciado"/>
              <w:jc w:val="center"/>
              <w:rPr>
                <w:rFonts w:ascii="Times New Roman" w:hAnsi="Times New Roman" w:cs="Times New Roman"/>
              </w:rPr>
            </w:pPr>
            <w:r w:rsidRPr="00307ED7">
              <w:rPr>
                <w:rFonts w:ascii="Times New Roman" w:hAnsi="Times New Roman" w:cs="Times New Roman"/>
              </w:rPr>
              <w:t>4,3</w:t>
            </w:r>
          </w:p>
        </w:tc>
        <w:tc>
          <w:tcPr>
            <w:tcW w:w="2988" w:type="dxa"/>
            <w:vAlign w:val="center"/>
          </w:tcPr>
          <w:p w14:paraId="421CAB2E" w14:textId="789A18CE" w:rsidR="00795B17" w:rsidRPr="00307ED7" w:rsidRDefault="719BDC57" w:rsidP="00D07D24">
            <w:pPr>
              <w:pStyle w:val="Sinespaciado"/>
              <w:jc w:val="center"/>
              <w:rPr>
                <w:rFonts w:ascii="Times New Roman" w:hAnsi="Times New Roman" w:cs="Times New Roman"/>
              </w:rPr>
            </w:pPr>
            <w:r w:rsidRPr="00307ED7">
              <w:rPr>
                <w:rFonts w:ascii="Times New Roman" w:hAnsi="Times New Roman" w:cs="Times New Roman"/>
              </w:rPr>
              <w:t>45.24</w:t>
            </w:r>
          </w:p>
        </w:tc>
      </w:tr>
    </w:tbl>
    <w:p w14:paraId="0829318D" w14:textId="16091C21" w:rsidR="0046599D" w:rsidRPr="00FB3789" w:rsidRDefault="0046599D" w:rsidP="000C4C41">
      <w:pPr>
        <w:pStyle w:val="Sinespaciado"/>
        <w:spacing w:line="276" w:lineRule="auto"/>
        <w:jc w:val="center"/>
        <w:rPr>
          <w:rFonts w:ascii="Times New Roman" w:hAnsi="Times New Roman" w:cs="Times New Roman"/>
          <w:i/>
          <w:iCs/>
          <w:color w:val="00B0F0"/>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D07D24" w:rsidRPr="00FB3789">
        <w:rPr>
          <w:rFonts w:ascii="Times New Roman" w:hAnsi="Times New Roman" w:cs="Times New Roman"/>
        </w:rPr>
        <w:t>.</w:t>
      </w:r>
    </w:p>
    <w:p w14:paraId="74B8CE99" w14:textId="77777777" w:rsidR="00D97984"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6B33B91B" w14:textId="64C4508E" w:rsidR="00CD0882" w:rsidRPr="009844DA" w:rsidRDefault="00CD0882" w:rsidP="000C4C41">
      <w:pPr>
        <w:pStyle w:val="NormalWeb"/>
        <w:spacing w:after="0" w:afterAutospacing="0" w:line="276" w:lineRule="auto"/>
        <w:jc w:val="both"/>
        <w:rPr>
          <w:rFonts w:eastAsiaTheme="minorHAnsi"/>
          <w:sz w:val="22"/>
          <w:szCs w:val="22"/>
          <w:lang w:eastAsia="en-US"/>
        </w:rPr>
      </w:pPr>
      <w:r w:rsidRPr="009844DA">
        <w:rPr>
          <w:rFonts w:eastAsiaTheme="minorHAnsi"/>
          <w:sz w:val="22"/>
          <w:szCs w:val="22"/>
          <w:lang w:eastAsia="en-US"/>
        </w:rPr>
        <w:t>El programa mantiene un sistema sólido de seguimiento y evaluación de egresados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14:paraId="3A512FC7" w14:textId="77777777" w:rsidR="00CD0882" w:rsidRPr="00FB3789" w:rsidRDefault="00CD0882" w:rsidP="000C4C41">
      <w:pPr>
        <w:pStyle w:val="NormalWeb"/>
        <w:spacing w:after="0" w:afterAutospacing="0" w:line="276" w:lineRule="auto"/>
        <w:jc w:val="both"/>
        <w:rPr>
          <w:rFonts w:eastAsiaTheme="minorHAnsi"/>
          <w:sz w:val="22"/>
          <w:szCs w:val="22"/>
          <w:highlight w:val="magenta"/>
          <w:lang w:eastAsia="en-US"/>
        </w:rPr>
      </w:pPr>
      <w:r w:rsidRPr="009844DA">
        <w:rPr>
          <w:rFonts w:eastAsiaTheme="minorHAnsi"/>
          <w:sz w:val="22"/>
          <w:szCs w:val="22"/>
          <w:lang w:eastAsia="en-US"/>
        </w:rPr>
        <w:t>El impacto de los egresados evidencia la relevancia y excelencia del programa, reflejada en su liderazgo en ámbitos profesionales y académicos, así como en su participación en redes y proyectos que aportan soluciones innovadoras al contexto. La retroalimentación obtenida se integra en la actualización curricular, consolidando un ciclo de mejora continua que fortalece la calidad y pertinencia del programa.</w:t>
      </w:r>
    </w:p>
    <w:p w14:paraId="760400CB" w14:textId="3A19D602" w:rsidR="0074102D" w:rsidRPr="00FB3789" w:rsidRDefault="0074102D" w:rsidP="000C4C41">
      <w:pPr>
        <w:pStyle w:val="Descripcin"/>
        <w:keepNext/>
        <w:spacing w:before="240" w:after="0" w:line="276" w:lineRule="auto"/>
        <w:jc w:val="center"/>
        <w:rPr>
          <w:rFonts w:ascii="Times New Roman" w:hAnsi="Times New Roman" w:cs="Times New Roman"/>
          <w:i w:val="0"/>
          <w:color w:val="auto"/>
          <w:sz w:val="22"/>
          <w:szCs w:val="22"/>
        </w:rPr>
      </w:pPr>
      <w:bookmarkStart w:id="289" w:name="_Toc211354470"/>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4. Egresados</w:t>
      </w:r>
      <w:r w:rsidR="00D07D24" w:rsidRPr="00396F9A">
        <w:rPr>
          <w:rFonts w:ascii="Times New Roman" w:hAnsi="Times New Roman" w:cs="Times New Roman"/>
          <w:i w:val="0"/>
          <w:color w:val="auto"/>
          <w:sz w:val="22"/>
          <w:szCs w:val="22"/>
        </w:rPr>
        <w:t>.</w:t>
      </w:r>
      <w:bookmarkEnd w:id="289"/>
    </w:p>
    <w:tbl>
      <w:tblPr>
        <w:tblStyle w:val="Tablaconcuadrcula"/>
        <w:tblW w:w="9067" w:type="dxa"/>
        <w:tblLayout w:type="fixed"/>
        <w:tblLook w:val="04A0" w:firstRow="1" w:lastRow="0" w:firstColumn="1" w:lastColumn="0" w:noHBand="0" w:noVBand="1"/>
      </w:tblPr>
      <w:tblGrid>
        <w:gridCol w:w="2122"/>
        <w:gridCol w:w="1984"/>
        <w:gridCol w:w="1559"/>
        <w:gridCol w:w="1418"/>
        <w:gridCol w:w="1984"/>
      </w:tblGrid>
      <w:tr w:rsidR="008D0DD0" w:rsidRPr="009844DA" w14:paraId="75B8C034" w14:textId="77777777" w:rsidTr="003A4EC1">
        <w:trPr>
          <w:trHeight w:val="558"/>
        </w:trPr>
        <w:tc>
          <w:tcPr>
            <w:tcW w:w="4106" w:type="dxa"/>
            <w:gridSpan w:val="2"/>
            <w:shd w:val="clear" w:color="auto" w:fill="DEEAF6" w:themeFill="accent5" w:themeFillTint="33"/>
            <w:vAlign w:val="center"/>
          </w:tcPr>
          <w:p w14:paraId="159F6A94" w14:textId="77777777" w:rsidR="008D0DD0" w:rsidRPr="009844DA" w:rsidRDefault="008D0DD0" w:rsidP="00D07D24">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2977" w:type="dxa"/>
            <w:gridSpan w:val="2"/>
            <w:shd w:val="clear" w:color="auto" w:fill="DEEAF6" w:themeFill="accent5" w:themeFillTint="33"/>
            <w:vAlign w:val="center"/>
          </w:tcPr>
          <w:p w14:paraId="1FC86305" w14:textId="77777777" w:rsidR="008D0DD0" w:rsidRPr="009844DA" w:rsidRDefault="008D0DD0" w:rsidP="00D07D24">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14:paraId="2CD4AB34" w14:textId="77777777" w:rsidR="008D0DD0" w:rsidRPr="009844DA" w:rsidRDefault="008D0DD0" w:rsidP="00D07D24">
            <w:pPr>
              <w:pStyle w:val="Sinespaciado"/>
              <w:jc w:val="center"/>
              <w:rPr>
                <w:rFonts w:ascii="Times New Roman" w:hAnsi="Times New Roman" w:cs="Times New Roman"/>
                <w:b/>
                <w:bCs/>
              </w:rPr>
            </w:pPr>
            <w:r w:rsidRPr="009844DA">
              <w:rPr>
                <w:rFonts w:ascii="Times New Roman" w:hAnsi="Times New Roman" w:cs="Times New Roman"/>
                <w:b/>
                <w:bCs/>
              </w:rPr>
              <w:t>Ponderación del factor</w:t>
            </w:r>
          </w:p>
        </w:tc>
      </w:tr>
      <w:tr w:rsidR="00795B17" w:rsidRPr="009844DA" w14:paraId="6BE1857C" w14:textId="77777777" w:rsidTr="003A4EC1">
        <w:trPr>
          <w:trHeight w:val="96"/>
        </w:trPr>
        <w:tc>
          <w:tcPr>
            <w:tcW w:w="2122" w:type="dxa"/>
            <w:shd w:val="clear" w:color="auto" w:fill="DEEAF6" w:themeFill="accent5" w:themeFillTint="33"/>
            <w:vAlign w:val="center"/>
          </w:tcPr>
          <w:p w14:paraId="4BB294AF" w14:textId="1080BD22" w:rsidR="00795B17" w:rsidRPr="009844DA" w:rsidRDefault="00795B17" w:rsidP="00D07D24">
            <w:pPr>
              <w:pStyle w:val="Sinespaciado"/>
              <w:jc w:val="center"/>
              <w:rPr>
                <w:rFonts w:ascii="Times New Roman" w:hAnsi="Times New Roman" w:cs="Times New Roman"/>
                <w:b/>
                <w:bCs/>
              </w:rPr>
            </w:pPr>
            <w:r w:rsidRPr="009844DA">
              <w:rPr>
                <w:rFonts w:ascii="Times New Roman" w:hAnsi="Times New Roman" w:cs="Times New Roman"/>
                <w:b/>
                <w:bCs/>
                <w:color w:val="000000"/>
              </w:rPr>
              <w:t>Anterior 2020</w:t>
            </w:r>
          </w:p>
        </w:tc>
        <w:tc>
          <w:tcPr>
            <w:tcW w:w="1984" w:type="dxa"/>
            <w:shd w:val="clear" w:color="auto" w:fill="DEEAF6" w:themeFill="accent5" w:themeFillTint="33"/>
            <w:vAlign w:val="center"/>
          </w:tcPr>
          <w:p w14:paraId="1CFED8EA" w14:textId="1B5C786B" w:rsidR="00795B17" w:rsidRPr="009844DA" w:rsidRDefault="00795B17" w:rsidP="00D07D24">
            <w:pPr>
              <w:pStyle w:val="Sinespaciado"/>
              <w:jc w:val="center"/>
              <w:rPr>
                <w:rFonts w:ascii="Times New Roman" w:hAnsi="Times New Roman" w:cs="Times New Roman"/>
                <w:b/>
                <w:bCs/>
              </w:rPr>
            </w:pPr>
            <w:r w:rsidRPr="009844DA">
              <w:rPr>
                <w:rFonts w:ascii="Times New Roman" w:hAnsi="Times New Roman" w:cs="Times New Roman"/>
                <w:b/>
                <w:bCs/>
                <w:color w:val="000000"/>
              </w:rPr>
              <w:t>Actual 2025</w:t>
            </w:r>
          </w:p>
        </w:tc>
        <w:tc>
          <w:tcPr>
            <w:tcW w:w="1559" w:type="dxa"/>
            <w:shd w:val="clear" w:color="auto" w:fill="DEEAF6" w:themeFill="accent5" w:themeFillTint="33"/>
            <w:vAlign w:val="center"/>
          </w:tcPr>
          <w:p w14:paraId="77D44C97" w14:textId="03A4297A" w:rsidR="00795B17" w:rsidRPr="009844DA" w:rsidRDefault="00795B17" w:rsidP="00D07D24">
            <w:pPr>
              <w:pStyle w:val="Sinespaciado"/>
              <w:jc w:val="center"/>
              <w:rPr>
                <w:rFonts w:ascii="Times New Roman" w:hAnsi="Times New Roman" w:cs="Times New Roman"/>
                <w:b/>
                <w:bCs/>
              </w:rPr>
            </w:pPr>
            <w:r w:rsidRPr="009844DA">
              <w:rPr>
                <w:rFonts w:ascii="Times New Roman" w:hAnsi="Times New Roman" w:cs="Times New Roman"/>
                <w:b/>
                <w:bCs/>
                <w:color w:val="000000"/>
              </w:rPr>
              <w:t>Anterior 2020</w:t>
            </w:r>
          </w:p>
        </w:tc>
        <w:tc>
          <w:tcPr>
            <w:tcW w:w="1418" w:type="dxa"/>
            <w:shd w:val="clear" w:color="auto" w:fill="DEEAF6" w:themeFill="accent5" w:themeFillTint="33"/>
            <w:vAlign w:val="center"/>
          </w:tcPr>
          <w:p w14:paraId="268B36EA" w14:textId="359B0F7A" w:rsidR="00795B17" w:rsidRPr="009844DA" w:rsidRDefault="00795B17" w:rsidP="00D07D24">
            <w:pPr>
              <w:pStyle w:val="Sinespaciado"/>
              <w:jc w:val="center"/>
              <w:rPr>
                <w:rFonts w:ascii="Times New Roman" w:hAnsi="Times New Roman" w:cs="Times New Roman"/>
                <w:b/>
                <w:bCs/>
              </w:rPr>
            </w:pPr>
            <w:r w:rsidRPr="009844DA">
              <w:rPr>
                <w:rFonts w:ascii="Times New Roman" w:hAnsi="Times New Roman" w:cs="Times New Roman"/>
                <w:b/>
                <w:bCs/>
                <w:color w:val="000000"/>
              </w:rPr>
              <w:t>Actual 2025</w:t>
            </w:r>
          </w:p>
        </w:tc>
        <w:tc>
          <w:tcPr>
            <w:tcW w:w="1984" w:type="dxa"/>
            <w:vMerge/>
            <w:vAlign w:val="center"/>
          </w:tcPr>
          <w:p w14:paraId="45C684CD" w14:textId="77777777" w:rsidR="00795B17" w:rsidRPr="009844DA" w:rsidRDefault="00795B17" w:rsidP="00D07D24">
            <w:pPr>
              <w:pStyle w:val="Sinespaciado"/>
              <w:jc w:val="center"/>
              <w:rPr>
                <w:rFonts w:ascii="Times New Roman" w:hAnsi="Times New Roman" w:cs="Times New Roman"/>
                <w:b/>
                <w:bCs/>
              </w:rPr>
            </w:pPr>
          </w:p>
        </w:tc>
      </w:tr>
      <w:tr w:rsidR="00795B17" w:rsidRPr="009844DA" w14:paraId="36499B9A" w14:textId="77777777" w:rsidTr="003A4EC1">
        <w:trPr>
          <w:trHeight w:val="245"/>
        </w:trPr>
        <w:tc>
          <w:tcPr>
            <w:tcW w:w="2122" w:type="dxa"/>
            <w:vAlign w:val="center"/>
          </w:tcPr>
          <w:p w14:paraId="45CADE28" w14:textId="18AD99E2" w:rsidR="00795B17" w:rsidRPr="009844DA" w:rsidRDefault="00795B17" w:rsidP="00D07D24">
            <w:pPr>
              <w:pStyle w:val="Sinespaciado"/>
              <w:jc w:val="center"/>
              <w:rPr>
                <w:rFonts w:ascii="Times New Roman" w:hAnsi="Times New Roman" w:cs="Times New Roman"/>
              </w:rPr>
            </w:pPr>
            <w:r w:rsidRPr="009844DA">
              <w:rPr>
                <w:rFonts w:ascii="Times New Roman" w:hAnsi="Times New Roman" w:cs="Times New Roman"/>
                <w:color w:val="000000"/>
              </w:rPr>
              <w:t>Se cumple en alto grado</w:t>
            </w:r>
          </w:p>
        </w:tc>
        <w:tc>
          <w:tcPr>
            <w:tcW w:w="1984" w:type="dxa"/>
            <w:vAlign w:val="center"/>
          </w:tcPr>
          <w:p w14:paraId="12B984F8" w14:textId="56F52F6B" w:rsidR="00795B17" w:rsidRPr="009844DA" w:rsidRDefault="00795B17" w:rsidP="00D07D24">
            <w:pPr>
              <w:pStyle w:val="Sinespaciado"/>
              <w:jc w:val="center"/>
              <w:rPr>
                <w:rFonts w:ascii="Times New Roman" w:hAnsi="Times New Roman" w:cs="Times New Roman"/>
              </w:rPr>
            </w:pPr>
            <w:r w:rsidRPr="009844DA">
              <w:rPr>
                <w:rFonts w:ascii="Times New Roman" w:hAnsi="Times New Roman" w:cs="Times New Roman"/>
                <w:color w:val="000000"/>
              </w:rPr>
              <w:t>Se cumple en alto grado</w:t>
            </w:r>
          </w:p>
        </w:tc>
        <w:tc>
          <w:tcPr>
            <w:tcW w:w="1559" w:type="dxa"/>
            <w:vAlign w:val="center"/>
          </w:tcPr>
          <w:p w14:paraId="722EC8CD" w14:textId="138ECFF4" w:rsidR="00795B17" w:rsidRPr="009844DA" w:rsidRDefault="719BDC57" w:rsidP="00D07D24">
            <w:pPr>
              <w:pStyle w:val="Sinespaciado"/>
              <w:jc w:val="center"/>
              <w:rPr>
                <w:rFonts w:ascii="Times New Roman" w:hAnsi="Times New Roman" w:cs="Times New Roman"/>
              </w:rPr>
            </w:pPr>
            <w:r w:rsidRPr="009844DA">
              <w:rPr>
                <w:rFonts w:ascii="Times New Roman" w:hAnsi="Times New Roman" w:cs="Times New Roman"/>
                <w:color w:val="000000" w:themeColor="text1"/>
              </w:rPr>
              <w:t>4,0</w:t>
            </w:r>
          </w:p>
        </w:tc>
        <w:tc>
          <w:tcPr>
            <w:tcW w:w="1418" w:type="dxa"/>
            <w:vAlign w:val="center"/>
          </w:tcPr>
          <w:p w14:paraId="07DA4ED9" w14:textId="1AABEA2E" w:rsidR="00795B17" w:rsidRPr="009844DA" w:rsidRDefault="719BDC57" w:rsidP="00D07D24">
            <w:pPr>
              <w:pStyle w:val="Sinespaciado"/>
              <w:jc w:val="center"/>
              <w:rPr>
                <w:rFonts w:ascii="Times New Roman" w:hAnsi="Times New Roman" w:cs="Times New Roman"/>
              </w:rPr>
            </w:pPr>
            <w:r w:rsidRPr="009844DA">
              <w:rPr>
                <w:rFonts w:ascii="Times New Roman" w:hAnsi="Times New Roman" w:cs="Times New Roman"/>
                <w:color w:val="000000" w:themeColor="text1"/>
              </w:rPr>
              <w:t>4,8</w:t>
            </w:r>
          </w:p>
        </w:tc>
        <w:tc>
          <w:tcPr>
            <w:tcW w:w="1984" w:type="dxa"/>
            <w:vAlign w:val="center"/>
          </w:tcPr>
          <w:p w14:paraId="5D0F7D5F" w14:textId="4A882400" w:rsidR="00795B17" w:rsidRPr="009844DA" w:rsidRDefault="719BDC57" w:rsidP="00D07D24">
            <w:pPr>
              <w:pStyle w:val="Sinespaciado"/>
              <w:jc w:val="center"/>
              <w:rPr>
                <w:rFonts w:ascii="Times New Roman" w:hAnsi="Times New Roman" w:cs="Times New Roman"/>
              </w:rPr>
            </w:pPr>
            <w:r w:rsidRPr="009844DA">
              <w:rPr>
                <w:rFonts w:ascii="Times New Roman" w:hAnsi="Times New Roman" w:cs="Times New Roman"/>
              </w:rPr>
              <w:t>10,80%</w:t>
            </w:r>
          </w:p>
        </w:tc>
      </w:tr>
      <w:tr w:rsidR="008D0DD0" w:rsidRPr="009844DA" w14:paraId="5BAB24CD" w14:textId="77777777" w:rsidTr="003A4EC1">
        <w:trPr>
          <w:trHeight w:val="405"/>
        </w:trPr>
        <w:tc>
          <w:tcPr>
            <w:tcW w:w="4106" w:type="dxa"/>
            <w:gridSpan w:val="2"/>
            <w:shd w:val="clear" w:color="auto" w:fill="DEEAF6" w:themeFill="accent5" w:themeFillTint="33"/>
            <w:vAlign w:val="center"/>
          </w:tcPr>
          <w:p w14:paraId="40E3209D" w14:textId="77777777" w:rsidR="008D0DD0" w:rsidRPr="009844DA" w:rsidRDefault="008D0DD0" w:rsidP="00D07D24">
            <w:pPr>
              <w:pStyle w:val="Sinespaciado"/>
              <w:jc w:val="center"/>
              <w:rPr>
                <w:rFonts w:ascii="Times New Roman" w:hAnsi="Times New Roman" w:cs="Times New Roman"/>
                <w:b/>
                <w:bCs/>
              </w:rPr>
            </w:pPr>
            <w:r w:rsidRPr="009844DA">
              <w:rPr>
                <w:rFonts w:ascii="Times New Roman" w:hAnsi="Times New Roman" w:cs="Times New Roman"/>
                <w:b/>
                <w:bCs/>
              </w:rPr>
              <w:t>Fortalezas</w:t>
            </w:r>
          </w:p>
        </w:tc>
        <w:tc>
          <w:tcPr>
            <w:tcW w:w="4961" w:type="dxa"/>
            <w:gridSpan w:val="3"/>
            <w:shd w:val="clear" w:color="auto" w:fill="DEEAF6" w:themeFill="accent5" w:themeFillTint="33"/>
            <w:vAlign w:val="center"/>
          </w:tcPr>
          <w:p w14:paraId="6466ED51" w14:textId="77777777" w:rsidR="008D0DD0" w:rsidRPr="009844DA" w:rsidRDefault="008D0DD0" w:rsidP="00D07D24">
            <w:pPr>
              <w:pStyle w:val="Sinespaciado"/>
              <w:jc w:val="center"/>
              <w:rPr>
                <w:rFonts w:ascii="Times New Roman" w:hAnsi="Times New Roman" w:cs="Times New Roman"/>
                <w:b/>
                <w:bCs/>
              </w:rPr>
            </w:pPr>
            <w:r w:rsidRPr="009844DA">
              <w:rPr>
                <w:rFonts w:ascii="Times New Roman" w:hAnsi="Times New Roman" w:cs="Times New Roman"/>
                <w:b/>
                <w:bCs/>
              </w:rPr>
              <w:t>Oportunidades de mejora</w:t>
            </w:r>
          </w:p>
        </w:tc>
      </w:tr>
      <w:tr w:rsidR="008D0DD0" w:rsidRPr="009844DA" w14:paraId="1D5A0DCD" w14:textId="77777777" w:rsidTr="003A4EC1">
        <w:trPr>
          <w:trHeight w:val="245"/>
        </w:trPr>
        <w:tc>
          <w:tcPr>
            <w:tcW w:w="4106" w:type="dxa"/>
            <w:gridSpan w:val="2"/>
          </w:tcPr>
          <w:p w14:paraId="3FBA86E8" w14:textId="77777777"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rFonts w:eastAsiaTheme="minorHAnsi"/>
                <w:color w:val="000000"/>
                <w:sz w:val="22"/>
                <w:szCs w:val="22"/>
                <w:lang w:eastAsia="en-US"/>
              </w:rPr>
              <w:t xml:space="preserve">Existencia de </w:t>
            </w:r>
            <w:r w:rsidRPr="00312080">
              <w:rPr>
                <w:rFonts w:eastAsiaTheme="minorHAnsi"/>
                <w:bCs/>
                <w:color w:val="000000"/>
                <w:sz w:val="22"/>
                <w:szCs w:val="22"/>
                <w:highlight w:val="yellow"/>
                <w:lang w:eastAsia="en-US"/>
                <w:rPrChange w:id="290" w:author="roberto cardenas" w:date="2025-10-29T18:53:00Z" w16du:dateUtc="2025-10-29T23:53:00Z">
                  <w:rPr>
                    <w:rFonts w:eastAsiaTheme="minorHAnsi"/>
                    <w:bCs/>
                    <w:color w:val="000000"/>
                    <w:sz w:val="22"/>
                    <w:szCs w:val="22"/>
                    <w:lang w:eastAsia="en-US"/>
                  </w:rPr>
                </w:rPrChange>
              </w:rPr>
              <w:t>mecanismos de seguimiento</w:t>
            </w:r>
            <w:r w:rsidRPr="009844DA">
              <w:rPr>
                <w:rFonts w:eastAsiaTheme="minorHAnsi"/>
                <w:bCs/>
                <w:color w:val="000000"/>
                <w:sz w:val="22"/>
                <w:szCs w:val="22"/>
                <w:lang w:eastAsia="en-US"/>
              </w:rPr>
              <w:t xml:space="preserve"> a egresados</w:t>
            </w:r>
            <w:r w:rsidRPr="009844DA">
              <w:rPr>
                <w:rFonts w:eastAsiaTheme="minorHAnsi"/>
                <w:color w:val="000000"/>
                <w:sz w:val="22"/>
                <w:szCs w:val="22"/>
                <w:lang w:eastAsia="en-US"/>
              </w:rPr>
              <w:t>, a través de encuestas y espacios de retroalimentación, que permiten identificar logros y necesidades de formación complementaria.</w:t>
            </w:r>
          </w:p>
          <w:p w14:paraId="033BA325" w14:textId="77777777"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312080">
              <w:rPr>
                <w:rFonts w:eastAsiaTheme="minorHAnsi"/>
                <w:color w:val="000000"/>
                <w:sz w:val="22"/>
                <w:szCs w:val="22"/>
                <w:highlight w:val="yellow"/>
                <w:lang w:eastAsia="en-US"/>
                <w:rPrChange w:id="291" w:author="roberto cardenas" w:date="2025-10-29T18:53:00Z" w16du:dateUtc="2025-10-29T23:53:00Z">
                  <w:rPr>
                    <w:rFonts w:eastAsiaTheme="minorHAnsi"/>
                    <w:color w:val="000000"/>
                    <w:sz w:val="22"/>
                    <w:szCs w:val="22"/>
                    <w:lang w:eastAsia="en-US"/>
                  </w:rPr>
                </w:rPrChange>
              </w:rPr>
              <w:t xml:space="preserve">Alta </w:t>
            </w:r>
            <w:r w:rsidRPr="00312080">
              <w:rPr>
                <w:rFonts w:eastAsiaTheme="minorHAnsi"/>
                <w:bCs/>
                <w:color w:val="000000"/>
                <w:sz w:val="22"/>
                <w:szCs w:val="22"/>
                <w:highlight w:val="yellow"/>
                <w:lang w:eastAsia="en-US"/>
                <w:rPrChange w:id="292" w:author="roberto cardenas" w:date="2025-10-29T18:53:00Z" w16du:dateUtc="2025-10-29T23:53:00Z">
                  <w:rPr>
                    <w:rFonts w:eastAsiaTheme="minorHAnsi"/>
                    <w:bCs/>
                    <w:color w:val="000000"/>
                    <w:sz w:val="22"/>
                    <w:szCs w:val="22"/>
                    <w:lang w:eastAsia="en-US"/>
                  </w:rPr>
                </w:rPrChange>
              </w:rPr>
              <w:t>pertinencia e impacto</w:t>
            </w:r>
            <w:r w:rsidRPr="009844DA">
              <w:rPr>
                <w:rFonts w:eastAsiaTheme="minorHAnsi"/>
                <w:bCs/>
                <w:color w:val="000000"/>
                <w:sz w:val="22"/>
                <w:szCs w:val="22"/>
                <w:lang w:eastAsia="en-US"/>
              </w:rPr>
              <w:t xml:space="preserve"> de los egresados</w:t>
            </w:r>
            <w:r w:rsidRPr="009844DA">
              <w:rPr>
                <w:rFonts w:eastAsiaTheme="minorHAnsi"/>
                <w:color w:val="000000"/>
                <w:sz w:val="22"/>
                <w:szCs w:val="22"/>
                <w:lang w:eastAsia="en-US"/>
              </w:rPr>
              <w:t xml:space="preserve"> en el medio académico, social y productivo, evidenciada en su participación en proyectos de investigación, cargos de liderazgo y sectores estratégicos de las TIC.</w:t>
            </w:r>
          </w:p>
          <w:p w14:paraId="42745990" w14:textId="77777777"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rFonts w:eastAsiaTheme="minorHAnsi"/>
                <w:color w:val="000000"/>
                <w:sz w:val="22"/>
                <w:szCs w:val="22"/>
                <w:lang w:eastAsia="en-US"/>
              </w:rPr>
              <w:t xml:space="preserve">Los egresados mantienen un vínculo con el programa mediante </w:t>
            </w:r>
            <w:r w:rsidRPr="00312080">
              <w:rPr>
                <w:rFonts w:eastAsiaTheme="minorHAnsi"/>
                <w:bCs/>
                <w:color w:val="000000"/>
                <w:sz w:val="22"/>
                <w:szCs w:val="22"/>
                <w:highlight w:val="yellow"/>
                <w:lang w:eastAsia="en-US"/>
                <w:rPrChange w:id="293" w:author="roberto cardenas" w:date="2025-10-29T18:54:00Z" w16du:dateUtc="2025-10-29T23:54:00Z">
                  <w:rPr>
                    <w:rFonts w:eastAsiaTheme="minorHAnsi"/>
                    <w:bCs/>
                    <w:color w:val="000000"/>
                    <w:sz w:val="22"/>
                    <w:szCs w:val="22"/>
                    <w:lang w:eastAsia="en-US"/>
                  </w:rPr>
                </w:rPrChange>
              </w:rPr>
              <w:t>participación</w:t>
            </w:r>
            <w:r w:rsidRPr="009844DA">
              <w:rPr>
                <w:rFonts w:eastAsiaTheme="minorHAnsi"/>
                <w:bCs/>
                <w:color w:val="000000"/>
                <w:sz w:val="22"/>
                <w:szCs w:val="22"/>
                <w:lang w:eastAsia="en-US"/>
              </w:rPr>
              <w:t xml:space="preserve"> en eventos académicos, conferencias, tutorías y actividades de proyección social</w:t>
            </w:r>
            <w:r w:rsidRPr="009844DA">
              <w:rPr>
                <w:rFonts w:eastAsiaTheme="minorHAnsi"/>
                <w:color w:val="000000"/>
                <w:sz w:val="22"/>
                <w:szCs w:val="22"/>
                <w:lang w:eastAsia="en-US"/>
              </w:rPr>
              <w:t>, lo que fortalece la retroalimentación y el sentido de pertenencia.</w:t>
            </w:r>
          </w:p>
          <w:p w14:paraId="20B17B0E" w14:textId="240ECFC2" w:rsidR="008D0DD0"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rFonts w:eastAsiaTheme="minorHAnsi"/>
                <w:color w:val="000000"/>
                <w:sz w:val="22"/>
                <w:szCs w:val="22"/>
                <w:lang w:eastAsia="en-US"/>
              </w:rPr>
              <w:lastRenderedPageBreak/>
              <w:t xml:space="preserve">Reconocimiento en las encuestas </w:t>
            </w:r>
            <w:r w:rsidR="004716EA" w:rsidRPr="009844DA">
              <w:rPr>
                <w:rFonts w:eastAsiaTheme="minorHAnsi"/>
                <w:color w:val="000000"/>
                <w:sz w:val="22"/>
                <w:szCs w:val="22"/>
                <w:lang w:eastAsia="en-US"/>
              </w:rPr>
              <w:t>a</w:t>
            </w:r>
            <w:r w:rsidRPr="009844DA">
              <w:rPr>
                <w:rFonts w:eastAsiaTheme="minorHAnsi"/>
                <w:color w:val="000000"/>
                <w:sz w:val="22"/>
                <w:szCs w:val="22"/>
                <w:lang w:eastAsia="en-US"/>
              </w:rPr>
              <w:t xml:space="preserve"> </w:t>
            </w:r>
            <w:r w:rsidR="004716EA" w:rsidRPr="009844DA">
              <w:rPr>
                <w:rFonts w:eastAsiaTheme="minorHAnsi"/>
                <w:color w:val="000000"/>
                <w:sz w:val="22"/>
                <w:szCs w:val="22"/>
                <w:lang w:eastAsia="en-US"/>
              </w:rPr>
              <w:t xml:space="preserve">egresados </w:t>
            </w:r>
            <w:r w:rsidRPr="009844DA">
              <w:rPr>
                <w:rFonts w:eastAsiaTheme="minorHAnsi"/>
                <w:color w:val="000000"/>
                <w:sz w:val="22"/>
                <w:szCs w:val="22"/>
                <w:lang w:eastAsia="en-US"/>
              </w:rPr>
              <w:t xml:space="preserve">que la formación recibida les ha permitido </w:t>
            </w:r>
            <w:r w:rsidRPr="009844DA">
              <w:rPr>
                <w:rFonts w:eastAsiaTheme="minorHAnsi"/>
                <w:bCs/>
                <w:color w:val="000000"/>
                <w:sz w:val="22"/>
                <w:szCs w:val="22"/>
                <w:lang w:eastAsia="en-US"/>
              </w:rPr>
              <w:t>desarrollar competencias para la solución de problemas complejos</w:t>
            </w:r>
            <w:r w:rsidRPr="009844DA">
              <w:rPr>
                <w:rFonts w:eastAsiaTheme="minorHAnsi"/>
                <w:color w:val="000000"/>
                <w:sz w:val="22"/>
                <w:szCs w:val="22"/>
                <w:lang w:eastAsia="en-US"/>
              </w:rPr>
              <w:t xml:space="preserve"> y aportar a la transformación tecnológica y social.</w:t>
            </w:r>
          </w:p>
        </w:tc>
        <w:tc>
          <w:tcPr>
            <w:tcW w:w="4961" w:type="dxa"/>
            <w:gridSpan w:val="3"/>
          </w:tcPr>
          <w:p w14:paraId="2EFB6BF5" w14:textId="6744FE92"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color w:val="000000"/>
                <w:sz w:val="22"/>
                <w:szCs w:val="22"/>
              </w:rPr>
              <w:lastRenderedPageBreak/>
              <w:t xml:space="preserve">Necesidad de consolidar un sistema institucional más robusto de </w:t>
            </w:r>
            <w:r w:rsidRPr="009844DA">
              <w:rPr>
                <w:rFonts w:eastAsiaTheme="minorHAnsi"/>
                <w:color w:val="000000"/>
                <w:sz w:val="22"/>
                <w:szCs w:val="22"/>
                <w:lang w:eastAsia="en-US"/>
              </w:rPr>
              <w:t xml:space="preserve">seguimiento y </w:t>
            </w:r>
            <w:r w:rsidRPr="00312080">
              <w:rPr>
                <w:rFonts w:eastAsiaTheme="minorHAnsi"/>
                <w:color w:val="000000"/>
                <w:sz w:val="22"/>
                <w:szCs w:val="22"/>
                <w:highlight w:val="yellow"/>
                <w:lang w:eastAsia="en-US"/>
                <w:rPrChange w:id="294" w:author="roberto cardenas" w:date="2025-10-29T18:55:00Z" w16du:dateUtc="2025-10-29T23:55:00Z">
                  <w:rPr>
                    <w:rFonts w:eastAsiaTheme="minorHAnsi"/>
                    <w:color w:val="000000"/>
                    <w:sz w:val="22"/>
                    <w:szCs w:val="22"/>
                    <w:lang w:eastAsia="en-US"/>
                  </w:rPr>
                </w:rPrChange>
              </w:rPr>
              <w:t>trazabilidad</w:t>
            </w:r>
            <w:r w:rsidRPr="009844DA">
              <w:rPr>
                <w:rFonts w:eastAsiaTheme="minorHAnsi"/>
                <w:color w:val="000000"/>
                <w:sz w:val="22"/>
                <w:szCs w:val="22"/>
                <w:lang w:eastAsia="en-US"/>
              </w:rPr>
              <w:t xml:space="preserve"> de la trayectoria profesional de los egresados que permita sistematizar información de empleabilidad, impacto e inserción laboral.</w:t>
            </w:r>
          </w:p>
          <w:p w14:paraId="2D5F20DF" w14:textId="456D317E"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rFonts w:eastAsiaTheme="minorHAnsi"/>
                <w:color w:val="000000"/>
                <w:sz w:val="22"/>
                <w:szCs w:val="22"/>
                <w:lang w:eastAsia="en-US"/>
              </w:rPr>
              <w:t xml:space="preserve">Persisten desafíos en el fortalecimiento de la </w:t>
            </w:r>
            <w:r w:rsidRPr="00312080">
              <w:rPr>
                <w:rFonts w:eastAsiaTheme="minorHAnsi"/>
                <w:color w:val="000000"/>
                <w:sz w:val="22"/>
                <w:szCs w:val="22"/>
                <w:highlight w:val="yellow"/>
                <w:lang w:eastAsia="en-US"/>
                <w:rPrChange w:id="295" w:author="roberto cardenas" w:date="2025-10-29T18:55:00Z" w16du:dateUtc="2025-10-29T23:55:00Z">
                  <w:rPr>
                    <w:rFonts w:eastAsiaTheme="minorHAnsi"/>
                    <w:color w:val="000000"/>
                    <w:sz w:val="22"/>
                    <w:szCs w:val="22"/>
                    <w:lang w:eastAsia="en-US"/>
                  </w:rPr>
                </w:rPrChange>
              </w:rPr>
              <w:t>red de egresados</w:t>
            </w:r>
            <w:r w:rsidRPr="009844DA">
              <w:rPr>
                <w:rFonts w:eastAsiaTheme="minorHAnsi"/>
                <w:color w:val="000000"/>
                <w:sz w:val="22"/>
                <w:szCs w:val="22"/>
                <w:lang w:eastAsia="en-US"/>
              </w:rPr>
              <w:t>, con mayor frecuencia de encuentros y espacios de articulación con estudiantes y docentes activos.</w:t>
            </w:r>
          </w:p>
          <w:p w14:paraId="0F98BC95" w14:textId="58906F84" w:rsidR="00B765FA" w:rsidRPr="009844DA" w:rsidRDefault="00B765FA" w:rsidP="009844DA">
            <w:pPr>
              <w:pStyle w:val="NormalWeb"/>
              <w:numPr>
                <w:ilvl w:val="0"/>
                <w:numId w:val="25"/>
              </w:numPr>
              <w:spacing w:before="0" w:beforeAutospacing="0" w:after="0" w:afterAutospacing="0"/>
              <w:ind w:left="314" w:hanging="265"/>
              <w:jc w:val="both"/>
              <w:rPr>
                <w:rFonts w:eastAsiaTheme="minorHAnsi"/>
                <w:color w:val="000000"/>
                <w:sz w:val="22"/>
                <w:szCs w:val="22"/>
                <w:lang w:eastAsia="en-US"/>
              </w:rPr>
            </w:pPr>
            <w:r w:rsidRPr="009844DA">
              <w:rPr>
                <w:rFonts w:eastAsiaTheme="minorHAnsi"/>
                <w:color w:val="000000"/>
                <w:sz w:val="22"/>
                <w:szCs w:val="22"/>
                <w:lang w:eastAsia="en-US"/>
              </w:rPr>
              <w:t>Se identifica como oportunidad la ampliación de estrategias de internacionalización para egresados, favoreciendo su participación en redes globales y movilidad académica posterior a la graduación.</w:t>
            </w:r>
          </w:p>
          <w:p w14:paraId="53CA9244" w14:textId="71875EFE" w:rsidR="008D0DD0" w:rsidRPr="009844DA" w:rsidRDefault="00B765FA" w:rsidP="009844DA">
            <w:pPr>
              <w:pStyle w:val="NormalWeb"/>
              <w:numPr>
                <w:ilvl w:val="0"/>
                <w:numId w:val="25"/>
              </w:numPr>
              <w:spacing w:before="0" w:beforeAutospacing="0" w:after="0" w:afterAutospacing="0"/>
              <w:ind w:left="314" w:hanging="265"/>
              <w:jc w:val="both"/>
              <w:rPr>
                <w:color w:val="000000"/>
                <w:sz w:val="22"/>
                <w:szCs w:val="22"/>
              </w:rPr>
            </w:pPr>
            <w:r w:rsidRPr="009844DA">
              <w:rPr>
                <w:rFonts w:eastAsiaTheme="minorHAnsi"/>
                <w:color w:val="000000"/>
                <w:sz w:val="22"/>
                <w:szCs w:val="22"/>
                <w:lang w:eastAsia="en-US"/>
              </w:rPr>
              <w:t xml:space="preserve">Limitada disponibilidad de información sistemática sobre los </w:t>
            </w:r>
            <w:r w:rsidRPr="00312080">
              <w:rPr>
                <w:rFonts w:eastAsiaTheme="minorHAnsi"/>
                <w:color w:val="000000"/>
                <w:sz w:val="22"/>
                <w:szCs w:val="22"/>
                <w:highlight w:val="yellow"/>
                <w:lang w:eastAsia="en-US"/>
                <w:rPrChange w:id="296" w:author="roberto cardenas" w:date="2025-10-29T18:55:00Z" w16du:dateUtc="2025-10-29T23:55:00Z">
                  <w:rPr>
                    <w:rFonts w:eastAsiaTheme="minorHAnsi"/>
                    <w:color w:val="000000"/>
                    <w:sz w:val="22"/>
                    <w:szCs w:val="22"/>
                    <w:lang w:eastAsia="en-US"/>
                  </w:rPr>
                </w:rPrChange>
              </w:rPr>
              <w:t>aportes</w:t>
            </w:r>
            <w:r w:rsidRPr="009844DA">
              <w:rPr>
                <w:rFonts w:eastAsiaTheme="minorHAnsi"/>
                <w:color w:val="000000"/>
                <w:sz w:val="22"/>
                <w:szCs w:val="22"/>
                <w:lang w:eastAsia="en-US"/>
              </w:rPr>
              <w:t xml:space="preserve"> específicos de los egresados al sector productivo y a la innovación</w:t>
            </w:r>
            <w:r w:rsidRPr="009844DA">
              <w:rPr>
                <w:color w:val="000000"/>
                <w:sz w:val="22"/>
                <w:szCs w:val="22"/>
              </w:rPr>
              <w:t xml:space="preserve"> tecnológica.</w:t>
            </w:r>
          </w:p>
        </w:tc>
      </w:tr>
    </w:tbl>
    <w:p w14:paraId="22D035CF" w14:textId="222D539D" w:rsidR="008D0DD0" w:rsidRPr="00FB3789" w:rsidRDefault="008D0DD0"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D07D24" w:rsidRPr="00FB3789">
        <w:rPr>
          <w:rFonts w:ascii="Times New Roman" w:hAnsi="Times New Roman" w:cs="Times New Roman"/>
        </w:rPr>
        <w:t>.</w:t>
      </w:r>
    </w:p>
    <w:p w14:paraId="70DAB805" w14:textId="77777777" w:rsidR="00D97984" w:rsidRPr="00FB3789" w:rsidRDefault="00D97984" w:rsidP="009844DA">
      <w:pPr>
        <w:pStyle w:val="Ttulo3"/>
        <w:numPr>
          <w:ilvl w:val="2"/>
          <w:numId w:val="28"/>
        </w:numPr>
        <w:spacing w:line="276" w:lineRule="auto"/>
        <w:rPr>
          <w:rFonts w:cs="Times New Roman"/>
          <w:b w:val="0"/>
          <w:szCs w:val="22"/>
        </w:rPr>
      </w:pPr>
      <w:bookmarkStart w:id="297" w:name="_Toc211354424"/>
      <w:r w:rsidRPr="00FB3789">
        <w:rPr>
          <w:rFonts w:cs="Times New Roman"/>
          <w:szCs w:val="22"/>
        </w:rPr>
        <w:t>Factor 5. Aspectos Académicos y Resultados de Aprendizaje</w:t>
      </w:r>
      <w:bookmarkEnd w:id="297"/>
      <w:r w:rsidRPr="00FB3789">
        <w:rPr>
          <w:rFonts w:cs="Times New Roman"/>
          <w:szCs w:val="22"/>
        </w:rPr>
        <w:t xml:space="preserve"> </w:t>
      </w:r>
    </w:p>
    <w:p w14:paraId="74EFD1D4" w14:textId="09EC6032" w:rsidR="008D0DD0"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18. Integralidad </w:t>
      </w:r>
      <w:r w:rsidR="008D487B" w:rsidRPr="00FB3789">
        <w:rPr>
          <w:rFonts w:ascii="Times New Roman" w:hAnsi="Times New Roman" w:cs="Times New Roman"/>
          <w:b/>
          <w:bCs/>
        </w:rPr>
        <w:t xml:space="preserve">de los aspectos curriculares  </w:t>
      </w:r>
    </w:p>
    <w:p w14:paraId="77922209" w14:textId="77777777" w:rsidR="009844DA" w:rsidRPr="001954E6" w:rsidRDefault="009844DA" w:rsidP="009844DA">
      <w:pPr>
        <w:pStyle w:val="Sinespaciado"/>
        <w:spacing w:before="240" w:line="276" w:lineRule="auto"/>
        <w:rPr>
          <w:rFonts w:ascii="Times New Roman" w:hAnsi="Times New Roman" w:cs="Times New Roman"/>
          <w:b/>
          <w:bCs/>
        </w:rPr>
      </w:pPr>
      <w:r w:rsidRPr="001954E6">
        <w:rPr>
          <w:rFonts w:ascii="Times New Roman" w:hAnsi="Times New Roman" w:cs="Times New Roman"/>
          <w:b/>
          <w:bCs/>
        </w:rPr>
        <w:t xml:space="preserve">Característica 18. Integralidad de los aspectos curriculares  </w:t>
      </w:r>
    </w:p>
    <w:p w14:paraId="3C30B6FE" w14:textId="77777777" w:rsidR="009844DA" w:rsidRPr="001954E6" w:rsidRDefault="009844DA" w:rsidP="009844DA">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Maestría mediante mecanismos como:</w:t>
      </w:r>
    </w:p>
    <w:p w14:paraId="33E914B4" w14:textId="77777777" w:rsidR="009844DA" w:rsidRPr="001954E6" w:rsidRDefault="009844DA" w:rsidP="009844DA">
      <w:pPr>
        <w:numPr>
          <w:ilvl w:val="0"/>
          <w:numId w:val="12"/>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Actualización periódica de los syllabus y revisión de la estructura de la Maestría, asegurando alineación con los resultados de aprendizaje esperados y la pertinencia académica.</w:t>
      </w:r>
    </w:p>
    <w:p w14:paraId="0FCBFC7C" w14:textId="77777777" w:rsidR="009844DA" w:rsidRPr="001954E6" w:rsidRDefault="009844DA" w:rsidP="009844DA">
      <w:pPr>
        <w:numPr>
          <w:ilvl w:val="0"/>
          <w:numId w:val="12"/>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Reuniones del Consejo Curricular y encuentros de profesores, que permiten ajustes continuos y articulación entre las asignaturas, profundizaciones, pasantías, movilidad curricular y trabajos de grado.</w:t>
      </w:r>
    </w:p>
    <w:p w14:paraId="1FA1D247" w14:textId="77777777" w:rsidR="009844DA" w:rsidRPr="001954E6" w:rsidRDefault="009844DA" w:rsidP="009844DA">
      <w:pPr>
        <w:numPr>
          <w:ilvl w:val="0"/>
          <w:numId w:val="12"/>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Aplicación de encuestas y mecanismos de retroalimentación, incluyendo transición a resultados de aprendizaje (RA), para evaluar la efectividad de la enseñanza y la percepción estudiantil.</w:t>
      </w:r>
    </w:p>
    <w:p w14:paraId="1E0CAE3C" w14:textId="77777777" w:rsidR="009844DA" w:rsidRPr="001954E6" w:rsidRDefault="009844DA" w:rsidP="009844DA">
      <w:pPr>
        <w:numPr>
          <w:ilvl w:val="0"/>
          <w:numId w:val="12"/>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Cumplimiento del Reglamento de Posgrados y normas de doble titulación, que garantizan claridad en los requisitos académicos y coherencia con estándares nacionales e internacionales.</w:t>
      </w:r>
    </w:p>
    <w:p w14:paraId="6784EF5D" w14:textId="77777777" w:rsidR="009844DA" w:rsidRPr="001954E6" w:rsidRDefault="009844DA" w:rsidP="009844DA">
      <w:pPr>
        <w:numPr>
          <w:ilvl w:val="0"/>
          <w:numId w:val="12"/>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Integración de investigación, extensión y publicaciones, asegurando que los estudiantes apliquen teoría y metodología en contextos reales, fortaleciendo la pertinencia profesional.</w:t>
      </w:r>
    </w:p>
    <w:p w14:paraId="71DFAC22"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14:paraId="2CDB7D07" w14:textId="77777777" w:rsidR="009844DA"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14:paraId="7B5845F0" w14:textId="77777777" w:rsidR="009844DA" w:rsidRDefault="009844DA" w:rsidP="009844DA">
      <w:pPr>
        <w:pStyle w:val="NormalWeb"/>
        <w:spacing w:after="0" w:afterAutospacing="0" w:line="276" w:lineRule="auto"/>
        <w:jc w:val="both"/>
        <w:rPr>
          <w:rFonts w:eastAsiaTheme="minorEastAsia"/>
          <w:sz w:val="22"/>
          <w:szCs w:val="22"/>
          <w:lang w:eastAsia="en-US"/>
        </w:rPr>
      </w:pPr>
    </w:p>
    <w:p w14:paraId="04800493" w14:textId="77777777" w:rsidR="009844DA" w:rsidRDefault="009844DA" w:rsidP="009844DA">
      <w:pPr>
        <w:pStyle w:val="NormalWeb"/>
        <w:spacing w:after="0" w:afterAutospacing="0" w:line="276" w:lineRule="auto"/>
        <w:jc w:val="both"/>
        <w:rPr>
          <w:rFonts w:eastAsiaTheme="minorEastAsia"/>
          <w:sz w:val="22"/>
          <w:szCs w:val="22"/>
          <w:lang w:eastAsia="en-US"/>
        </w:rPr>
      </w:pPr>
    </w:p>
    <w:p w14:paraId="3E3C1C99"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p>
    <w:p w14:paraId="2321DEF8" w14:textId="740F4FD1" w:rsidR="009844DA" w:rsidRPr="001954E6" w:rsidRDefault="009844DA" w:rsidP="009844DA">
      <w:pPr>
        <w:pStyle w:val="NormalWeb"/>
        <w:spacing w:before="240" w:beforeAutospacing="0" w:after="0" w:afterAutospacing="0" w:line="276" w:lineRule="auto"/>
        <w:jc w:val="center"/>
        <w:rPr>
          <w:rFonts w:eastAsiaTheme="minorEastAsia"/>
          <w:sz w:val="22"/>
          <w:szCs w:val="22"/>
          <w:lang w:eastAsia="en-US"/>
        </w:rPr>
      </w:pPr>
      <w:bookmarkStart w:id="298" w:name="_Toc211349232"/>
      <w:bookmarkStart w:id="299" w:name="_Toc211354538"/>
      <w:commentRangeStart w:id="300"/>
      <w:r w:rsidRPr="001954E6">
        <w:rPr>
          <w:sz w:val="22"/>
          <w:szCs w:val="22"/>
        </w:rPr>
        <w:lastRenderedPageBreak/>
        <w:t xml:space="preserve">Ilustración </w:t>
      </w:r>
      <w:r w:rsidRPr="001954E6">
        <w:rPr>
          <w:sz w:val="22"/>
          <w:szCs w:val="22"/>
        </w:rPr>
        <w:fldChar w:fldCharType="begin"/>
      </w:r>
      <w:r w:rsidRPr="001954E6">
        <w:rPr>
          <w:sz w:val="22"/>
          <w:szCs w:val="22"/>
        </w:rPr>
        <w:instrText xml:space="preserve"> SEQ Ilustración \* ARABIC </w:instrText>
      </w:r>
      <w:r w:rsidRPr="001954E6">
        <w:rPr>
          <w:sz w:val="22"/>
          <w:szCs w:val="22"/>
        </w:rPr>
        <w:fldChar w:fldCharType="separate"/>
      </w:r>
      <w:r w:rsidR="00D978EC">
        <w:rPr>
          <w:noProof/>
          <w:sz w:val="22"/>
          <w:szCs w:val="22"/>
        </w:rPr>
        <w:t>22</w:t>
      </w:r>
      <w:r w:rsidRPr="001954E6">
        <w:rPr>
          <w:sz w:val="22"/>
          <w:szCs w:val="22"/>
        </w:rPr>
        <w:fldChar w:fldCharType="end"/>
      </w:r>
      <w:commentRangeEnd w:id="300"/>
      <w:r w:rsidR="00AB4350">
        <w:rPr>
          <w:rStyle w:val="Refdecomentario"/>
          <w:rFonts w:asciiTheme="minorHAnsi" w:eastAsiaTheme="minorHAnsi" w:hAnsiTheme="minorHAnsi" w:cstheme="minorBidi"/>
          <w:lang w:val="es-ES" w:eastAsia="en-US"/>
        </w:rPr>
        <w:commentReference w:id="300"/>
      </w:r>
      <w:r w:rsidRPr="001954E6">
        <w:rPr>
          <w:sz w:val="22"/>
          <w:szCs w:val="22"/>
        </w:rPr>
        <w:t xml:space="preserve"> </w:t>
      </w:r>
      <w:r w:rsidRPr="001954E6">
        <w:rPr>
          <w:rFonts w:eastAsiaTheme="minorEastAsia"/>
          <w:sz w:val="22"/>
          <w:szCs w:val="22"/>
          <w:lang w:eastAsia="en-US"/>
        </w:rPr>
        <w:t>Percepción de los estudiantes sobre la pertinencia de las estrategias de flexibilidad curricular.</w:t>
      </w:r>
      <w:bookmarkEnd w:id="298"/>
      <w:bookmarkEnd w:id="299"/>
    </w:p>
    <w:p w14:paraId="65738B36"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noProof/>
          <w:sz w:val="22"/>
          <w:szCs w:val="22"/>
        </w:rPr>
        <w:drawing>
          <wp:inline distT="0" distB="0" distL="0" distR="0" wp14:anchorId="39DC25B5" wp14:editId="4D9F5504">
            <wp:extent cx="4217092" cy="27432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71100" cy="2778332"/>
                    </a:xfrm>
                    <a:prstGeom prst="rect">
                      <a:avLst/>
                    </a:prstGeom>
                    <a:noFill/>
                    <a:ln>
                      <a:noFill/>
                    </a:ln>
                  </pic:spPr>
                </pic:pic>
              </a:graphicData>
            </a:graphic>
          </wp:inline>
        </w:drawing>
      </w:r>
    </w:p>
    <w:p w14:paraId="1CB07C86"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rFonts w:eastAsiaTheme="minorEastAsia"/>
          <w:sz w:val="22"/>
          <w:szCs w:val="22"/>
          <w:lang w:eastAsia="en-US"/>
        </w:rPr>
        <w:t>Fuente: Encuestas de Estudiantes, proceso de Autoevaluación 2025.</w:t>
      </w:r>
    </w:p>
    <w:p w14:paraId="39A5D55B" w14:textId="7753C479" w:rsidR="009844DA" w:rsidRPr="001954E6" w:rsidRDefault="009844DA" w:rsidP="009844DA">
      <w:pPr>
        <w:pStyle w:val="NormalWeb"/>
        <w:spacing w:before="240" w:beforeAutospacing="0" w:after="0" w:afterAutospacing="0" w:line="276" w:lineRule="auto"/>
        <w:jc w:val="center"/>
        <w:rPr>
          <w:rFonts w:eastAsiaTheme="minorEastAsia"/>
          <w:sz w:val="22"/>
          <w:szCs w:val="22"/>
          <w:lang w:eastAsia="en-US"/>
        </w:rPr>
      </w:pPr>
      <w:bookmarkStart w:id="301" w:name="_Toc211349233"/>
      <w:bookmarkStart w:id="302" w:name="_Toc211354539"/>
      <w:r w:rsidRPr="001954E6">
        <w:rPr>
          <w:sz w:val="22"/>
          <w:szCs w:val="22"/>
        </w:rPr>
        <w:t xml:space="preserve">Ilustración </w:t>
      </w:r>
      <w:r w:rsidRPr="001954E6">
        <w:rPr>
          <w:sz w:val="22"/>
          <w:szCs w:val="22"/>
        </w:rPr>
        <w:fldChar w:fldCharType="begin"/>
      </w:r>
      <w:r w:rsidRPr="001954E6">
        <w:rPr>
          <w:sz w:val="22"/>
          <w:szCs w:val="22"/>
        </w:rPr>
        <w:instrText xml:space="preserve"> SEQ Ilustración \* ARABIC </w:instrText>
      </w:r>
      <w:r w:rsidRPr="001954E6">
        <w:rPr>
          <w:sz w:val="22"/>
          <w:szCs w:val="22"/>
        </w:rPr>
        <w:fldChar w:fldCharType="separate"/>
      </w:r>
      <w:r w:rsidR="00D978EC">
        <w:rPr>
          <w:noProof/>
          <w:sz w:val="22"/>
          <w:szCs w:val="22"/>
        </w:rPr>
        <w:t>23</w:t>
      </w:r>
      <w:r w:rsidRPr="001954E6">
        <w:rPr>
          <w:sz w:val="22"/>
          <w:szCs w:val="22"/>
        </w:rPr>
        <w:fldChar w:fldCharType="end"/>
      </w:r>
      <w:r w:rsidRPr="001954E6">
        <w:rPr>
          <w:sz w:val="22"/>
          <w:szCs w:val="22"/>
        </w:rPr>
        <w:t xml:space="preserve"> </w:t>
      </w:r>
      <w:r w:rsidRPr="001954E6">
        <w:rPr>
          <w:rFonts w:eastAsiaTheme="minorEastAsia"/>
          <w:sz w:val="22"/>
          <w:szCs w:val="22"/>
          <w:lang w:eastAsia="en-US"/>
        </w:rPr>
        <w:t>Percepción de los estudiantes sobre la coherencia y efectividad de las estrategias pedagógicas.</w:t>
      </w:r>
      <w:bookmarkEnd w:id="301"/>
      <w:bookmarkEnd w:id="302"/>
    </w:p>
    <w:p w14:paraId="29F6D223"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noProof/>
          <w:sz w:val="22"/>
          <w:szCs w:val="22"/>
        </w:rPr>
        <w:drawing>
          <wp:inline distT="0" distB="0" distL="0" distR="0" wp14:anchorId="748D5723" wp14:editId="6D54CE00">
            <wp:extent cx="4301013" cy="2797791"/>
            <wp:effectExtent l="0" t="0" r="4445"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336160" cy="2820654"/>
                    </a:xfrm>
                    <a:prstGeom prst="rect">
                      <a:avLst/>
                    </a:prstGeom>
                    <a:noFill/>
                    <a:ln>
                      <a:noFill/>
                    </a:ln>
                  </pic:spPr>
                </pic:pic>
              </a:graphicData>
            </a:graphic>
          </wp:inline>
        </w:drawing>
      </w:r>
    </w:p>
    <w:p w14:paraId="7CE84687"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rFonts w:eastAsiaTheme="minorEastAsia"/>
          <w:sz w:val="22"/>
          <w:szCs w:val="22"/>
          <w:lang w:eastAsia="en-US"/>
        </w:rPr>
        <w:t>Fuente: Encuestas de Estudiantes, proceso de Autoevaluación 2025.</w:t>
      </w:r>
    </w:p>
    <w:p w14:paraId="75E6A39F" w14:textId="77777777" w:rsidR="009844DA"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De manera complementaria, en la encuesta a egresados, el 94% manifestó que las competencias adquiridas durante la Maestría han sido suficientes y relevantes para su desarrollo profesional, lo que refuerza la coherencia entre el plan curricular y las exigencias del entorno laboral y académico.</w:t>
      </w:r>
    </w:p>
    <w:p w14:paraId="2C201142" w14:textId="77777777" w:rsidR="009844DA" w:rsidRDefault="009844DA" w:rsidP="009844DA">
      <w:pPr>
        <w:pStyle w:val="NormalWeb"/>
        <w:spacing w:after="0" w:afterAutospacing="0" w:line="276" w:lineRule="auto"/>
        <w:jc w:val="both"/>
        <w:rPr>
          <w:rFonts w:eastAsiaTheme="minorEastAsia"/>
          <w:sz w:val="22"/>
          <w:szCs w:val="22"/>
          <w:lang w:eastAsia="en-US"/>
        </w:rPr>
      </w:pPr>
    </w:p>
    <w:p w14:paraId="6542EC9D" w14:textId="77777777" w:rsidR="009844DA" w:rsidRDefault="009844DA" w:rsidP="009844DA">
      <w:pPr>
        <w:pStyle w:val="NormalWeb"/>
        <w:spacing w:after="0" w:afterAutospacing="0" w:line="276" w:lineRule="auto"/>
        <w:jc w:val="both"/>
        <w:rPr>
          <w:rFonts w:eastAsiaTheme="minorEastAsia"/>
          <w:sz w:val="22"/>
          <w:szCs w:val="22"/>
          <w:lang w:eastAsia="en-US"/>
        </w:rPr>
      </w:pPr>
    </w:p>
    <w:p w14:paraId="537C227E"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p>
    <w:p w14:paraId="5C442559" w14:textId="2DF56489" w:rsidR="009844DA" w:rsidRPr="001954E6" w:rsidRDefault="009844DA" w:rsidP="009844DA">
      <w:pPr>
        <w:pStyle w:val="NormalWeb"/>
        <w:spacing w:before="240" w:beforeAutospacing="0" w:after="0" w:afterAutospacing="0" w:line="276" w:lineRule="auto"/>
        <w:jc w:val="center"/>
        <w:rPr>
          <w:rFonts w:eastAsiaTheme="minorEastAsia"/>
          <w:sz w:val="22"/>
          <w:szCs w:val="22"/>
          <w:lang w:eastAsia="en-US"/>
        </w:rPr>
      </w:pPr>
      <w:bookmarkStart w:id="303" w:name="_Toc211349234"/>
      <w:bookmarkStart w:id="304" w:name="_Toc211354540"/>
      <w:r w:rsidRPr="001954E6">
        <w:rPr>
          <w:sz w:val="22"/>
          <w:szCs w:val="22"/>
        </w:rPr>
        <w:lastRenderedPageBreak/>
        <w:t xml:space="preserve">Ilustración </w:t>
      </w:r>
      <w:r w:rsidRPr="001954E6">
        <w:rPr>
          <w:sz w:val="22"/>
          <w:szCs w:val="22"/>
        </w:rPr>
        <w:fldChar w:fldCharType="begin"/>
      </w:r>
      <w:r w:rsidRPr="001954E6">
        <w:rPr>
          <w:sz w:val="22"/>
          <w:szCs w:val="22"/>
        </w:rPr>
        <w:instrText xml:space="preserve"> SEQ Ilustración \* ARABIC </w:instrText>
      </w:r>
      <w:r w:rsidRPr="001954E6">
        <w:rPr>
          <w:sz w:val="22"/>
          <w:szCs w:val="22"/>
        </w:rPr>
        <w:fldChar w:fldCharType="separate"/>
      </w:r>
      <w:r w:rsidR="00D978EC">
        <w:rPr>
          <w:noProof/>
          <w:sz w:val="22"/>
          <w:szCs w:val="22"/>
        </w:rPr>
        <w:t>24</w:t>
      </w:r>
      <w:r w:rsidRPr="001954E6">
        <w:rPr>
          <w:sz w:val="22"/>
          <w:szCs w:val="22"/>
        </w:rPr>
        <w:fldChar w:fldCharType="end"/>
      </w:r>
      <w:r w:rsidRPr="001954E6">
        <w:rPr>
          <w:sz w:val="22"/>
          <w:szCs w:val="22"/>
        </w:rPr>
        <w:t xml:space="preserve"> </w:t>
      </w:r>
      <w:r w:rsidRPr="001954E6">
        <w:rPr>
          <w:rFonts w:eastAsiaTheme="minorEastAsia"/>
          <w:sz w:val="22"/>
          <w:szCs w:val="22"/>
          <w:lang w:eastAsia="en-US"/>
        </w:rPr>
        <w:t>Percepción de los egresados sobre la relevancia de las competencias adquiridas.</w:t>
      </w:r>
      <w:bookmarkEnd w:id="303"/>
      <w:bookmarkEnd w:id="304"/>
    </w:p>
    <w:p w14:paraId="3D599E8D"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noProof/>
          <w:sz w:val="22"/>
          <w:szCs w:val="22"/>
        </w:rPr>
        <w:drawing>
          <wp:inline distT="0" distB="0" distL="0" distR="0" wp14:anchorId="696FD29B" wp14:editId="01EF60D9">
            <wp:extent cx="4358166" cy="2617076"/>
            <wp:effectExtent l="0" t="0" r="444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8161" cy="2641093"/>
                    </a:xfrm>
                    <a:prstGeom prst="rect">
                      <a:avLst/>
                    </a:prstGeom>
                    <a:noFill/>
                    <a:ln>
                      <a:noFill/>
                    </a:ln>
                  </pic:spPr>
                </pic:pic>
              </a:graphicData>
            </a:graphic>
          </wp:inline>
        </w:drawing>
      </w:r>
    </w:p>
    <w:p w14:paraId="32244B2F" w14:textId="77777777" w:rsidR="009844DA" w:rsidRPr="001954E6" w:rsidRDefault="009844DA" w:rsidP="009844DA">
      <w:pPr>
        <w:pStyle w:val="NormalWeb"/>
        <w:spacing w:before="0" w:beforeAutospacing="0" w:after="0" w:afterAutospacing="0" w:line="276" w:lineRule="auto"/>
        <w:jc w:val="center"/>
        <w:rPr>
          <w:rFonts w:eastAsiaTheme="minorEastAsia"/>
          <w:sz w:val="22"/>
          <w:szCs w:val="22"/>
          <w:lang w:eastAsia="en-US"/>
        </w:rPr>
      </w:pPr>
      <w:r w:rsidRPr="001954E6">
        <w:rPr>
          <w:rFonts w:eastAsiaTheme="minorEastAsia"/>
          <w:sz w:val="22"/>
          <w:szCs w:val="22"/>
          <w:lang w:eastAsia="en-US"/>
        </w:rPr>
        <w:t>Fuente: Encuestas de Egresados, proceso de Autoevaluación 2025.</w:t>
      </w:r>
    </w:p>
    <w:p w14:paraId="35651A40"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programa académico demuestra que su estructura curricular está diseñada para garantizar la formación integral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14:paraId="02ACCA5E"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La inclusión de componentes de investigación, extensión e internacionalización, junto con la aplicación de mecanismos de flexibilidad curricular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14:paraId="545B6FEC" w14:textId="5D0F90F5" w:rsidR="00B41016" w:rsidRPr="00FB3789" w:rsidRDefault="00B41016" w:rsidP="000C4C41">
      <w:pPr>
        <w:pStyle w:val="Descripcin"/>
        <w:keepNext/>
        <w:spacing w:before="240" w:after="0" w:line="276" w:lineRule="auto"/>
        <w:jc w:val="center"/>
        <w:rPr>
          <w:rFonts w:ascii="Times New Roman" w:hAnsi="Times New Roman" w:cs="Times New Roman"/>
          <w:i w:val="0"/>
          <w:color w:val="auto"/>
          <w:sz w:val="22"/>
          <w:szCs w:val="22"/>
        </w:rPr>
      </w:pPr>
      <w:bookmarkStart w:id="305" w:name="_Toc211354471"/>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w:t>
      </w:r>
      <w:r w:rsidRPr="00396F9A">
        <w:rPr>
          <w:rFonts w:ascii="Times New Roman" w:hAnsi="Times New Roman" w:cs="Times New Roman"/>
          <w:i w:val="0"/>
          <w:color w:val="auto"/>
          <w:sz w:val="22"/>
          <w:szCs w:val="22"/>
        </w:rPr>
        <w:t>y cuantitativa de la Característica 18. Integralidad de los aspectos curriculares académico</w:t>
      </w:r>
      <w:r w:rsidR="00D07D24" w:rsidRPr="00FB3789">
        <w:rPr>
          <w:rFonts w:ascii="Times New Roman" w:hAnsi="Times New Roman" w:cs="Times New Roman"/>
          <w:i w:val="0"/>
          <w:color w:val="auto"/>
          <w:sz w:val="22"/>
          <w:szCs w:val="22"/>
        </w:rPr>
        <w:t>.</w:t>
      </w:r>
      <w:bookmarkEnd w:id="305"/>
    </w:p>
    <w:tbl>
      <w:tblPr>
        <w:tblStyle w:val="Tablaconcuadrcula"/>
        <w:tblW w:w="8964" w:type="dxa"/>
        <w:tblInd w:w="-5" w:type="dxa"/>
        <w:tblLook w:val="04A0" w:firstRow="1" w:lastRow="0" w:firstColumn="1" w:lastColumn="0" w:noHBand="0" w:noVBand="1"/>
      </w:tblPr>
      <w:tblGrid>
        <w:gridCol w:w="2988"/>
        <w:gridCol w:w="2988"/>
        <w:gridCol w:w="2988"/>
      </w:tblGrid>
      <w:tr w:rsidR="00B41016" w:rsidRPr="009844DA" w14:paraId="5D8A1AC4" w14:textId="77777777" w:rsidTr="00D36333">
        <w:trPr>
          <w:trHeight w:val="316"/>
        </w:trPr>
        <w:tc>
          <w:tcPr>
            <w:tcW w:w="2988" w:type="dxa"/>
            <w:shd w:val="clear" w:color="auto" w:fill="DEEAF6" w:themeFill="accent5" w:themeFillTint="33"/>
            <w:vAlign w:val="center"/>
          </w:tcPr>
          <w:p w14:paraId="52E186D4" w14:textId="77777777" w:rsidR="00B41016" w:rsidRPr="009844DA" w:rsidRDefault="00B41016" w:rsidP="00D07D24">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2988" w:type="dxa"/>
            <w:shd w:val="clear" w:color="auto" w:fill="DEEAF6" w:themeFill="accent5" w:themeFillTint="33"/>
            <w:vAlign w:val="center"/>
          </w:tcPr>
          <w:p w14:paraId="30FE588B" w14:textId="77777777" w:rsidR="00B41016" w:rsidRPr="009844DA" w:rsidRDefault="00B41016" w:rsidP="00D07D24">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2988" w:type="dxa"/>
            <w:shd w:val="clear" w:color="auto" w:fill="DEEAF6" w:themeFill="accent5" w:themeFillTint="33"/>
            <w:vAlign w:val="center"/>
          </w:tcPr>
          <w:p w14:paraId="2897AB0F" w14:textId="77777777" w:rsidR="00B41016" w:rsidRPr="009844DA" w:rsidRDefault="00B41016" w:rsidP="00D07D24">
            <w:pPr>
              <w:pStyle w:val="Sinespaciado"/>
              <w:jc w:val="center"/>
              <w:rPr>
                <w:rFonts w:ascii="Times New Roman" w:hAnsi="Times New Roman" w:cs="Times New Roman"/>
                <w:b/>
                <w:bCs/>
              </w:rPr>
            </w:pPr>
            <w:r w:rsidRPr="009844DA">
              <w:rPr>
                <w:rFonts w:ascii="Times New Roman" w:hAnsi="Times New Roman" w:cs="Times New Roman"/>
                <w:b/>
                <w:bCs/>
              </w:rPr>
              <w:t>Ponderación de característica en el factor</w:t>
            </w:r>
          </w:p>
        </w:tc>
      </w:tr>
      <w:tr w:rsidR="00B41016" w:rsidRPr="009844DA" w14:paraId="058691BB" w14:textId="77777777" w:rsidTr="00D36333">
        <w:trPr>
          <w:trHeight w:val="294"/>
        </w:trPr>
        <w:tc>
          <w:tcPr>
            <w:tcW w:w="2988" w:type="dxa"/>
            <w:vAlign w:val="center"/>
          </w:tcPr>
          <w:p w14:paraId="1631B383" w14:textId="034B44C6" w:rsidR="00B41016" w:rsidRPr="009844DA" w:rsidRDefault="00901121" w:rsidP="00D07D24">
            <w:pPr>
              <w:pStyle w:val="Sinespaciado"/>
              <w:jc w:val="center"/>
              <w:rPr>
                <w:rFonts w:ascii="Times New Roman" w:hAnsi="Times New Roman" w:cs="Times New Roman"/>
              </w:rPr>
            </w:pPr>
            <w:r w:rsidRPr="009844DA">
              <w:rPr>
                <w:rFonts w:ascii="Times New Roman" w:hAnsi="Times New Roman" w:cs="Times New Roman"/>
              </w:rPr>
              <w:t>Se cumple plenamente</w:t>
            </w:r>
          </w:p>
        </w:tc>
        <w:tc>
          <w:tcPr>
            <w:tcW w:w="2988" w:type="dxa"/>
            <w:vAlign w:val="center"/>
          </w:tcPr>
          <w:p w14:paraId="0BC0680F" w14:textId="4F9650A4" w:rsidR="00B41016" w:rsidRPr="009844DA" w:rsidRDefault="4CB7E6F1" w:rsidP="00D07D24">
            <w:pPr>
              <w:pStyle w:val="Sinespaciado"/>
              <w:jc w:val="center"/>
              <w:rPr>
                <w:rFonts w:ascii="Times New Roman" w:hAnsi="Times New Roman" w:cs="Times New Roman"/>
              </w:rPr>
            </w:pPr>
            <w:r w:rsidRPr="009844DA">
              <w:rPr>
                <w:rFonts w:ascii="Times New Roman" w:hAnsi="Times New Roman" w:cs="Times New Roman"/>
              </w:rPr>
              <w:t>5,0</w:t>
            </w:r>
          </w:p>
        </w:tc>
        <w:tc>
          <w:tcPr>
            <w:tcW w:w="2988" w:type="dxa"/>
            <w:vAlign w:val="center"/>
          </w:tcPr>
          <w:p w14:paraId="6F64B527" w14:textId="58013C5C" w:rsidR="00B41016" w:rsidRPr="009844DA" w:rsidRDefault="44DD47A8" w:rsidP="00D07D24">
            <w:pPr>
              <w:pStyle w:val="Sinespaciado"/>
              <w:jc w:val="center"/>
              <w:rPr>
                <w:rFonts w:ascii="Times New Roman" w:hAnsi="Times New Roman" w:cs="Times New Roman"/>
              </w:rPr>
            </w:pPr>
            <w:r w:rsidRPr="009844DA">
              <w:rPr>
                <w:rFonts w:ascii="Times New Roman" w:hAnsi="Times New Roman" w:cs="Times New Roman"/>
              </w:rPr>
              <w:t>17.16</w:t>
            </w:r>
          </w:p>
        </w:tc>
      </w:tr>
    </w:tbl>
    <w:p w14:paraId="16917074" w14:textId="517B808B" w:rsidR="00B41016" w:rsidRPr="00FB3789" w:rsidRDefault="00B41016" w:rsidP="000C4C41">
      <w:pPr>
        <w:pStyle w:val="Sinespaciado"/>
        <w:spacing w:line="276" w:lineRule="auto"/>
        <w:jc w:val="center"/>
        <w:rPr>
          <w:rFonts w:ascii="Times New Roman" w:hAnsi="Times New Roman" w:cs="Times New Roman"/>
          <w:i/>
          <w:iCs/>
          <w:color w:val="00B0F0"/>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w:t>
      </w:r>
      <w:r w:rsidR="005F2DED" w:rsidRPr="00FB3789">
        <w:rPr>
          <w:rFonts w:ascii="Times New Roman" w:hAnsi="Times New Roman" w:cs="Times New Roman"/>
        </w:rPr>
        <w:t>1)</w:t>
      </w:r>
      <w:r w:rsidR="00D07D24" w:rsidRPr="00FB3789">
        <w:rPr>
          <w:rFonts w:ascii="Times New Roman" w:hAnsi="Times New Roman" w:cs="Times New Roman"/>
        </w:rPr>
        <w:t>.</w:t>
      </w:r>
    </w:p>
    <w:p w14:paraId="52F179AC" w14:textId="08C0734A" w:rsidR="00D97984"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19. Flexibilidad de los </w:t>
      </w:r>
      <w:r w:rsidR="00D16EE8" w:rsidRPr="00FB3789">
        <w:rPr>
          <w:rFonts w:ascii="Times New Roman" w:hAnsi="Times New Roman" w:cs="Times New Roman"/>
          <w:b/>
          <w:bCs/>
        </w:rPr>
        <w:t xml:space="preserve">aspectos curriculares  </w:t>
      </w:r>
    </w:p>
    <w:p w14:paraId="0AB13B9F" w14:textId="77777777" w:rsidR="009844DA" w:rsidRPr="001954E6" w:rsidRDefault="009844DA" w:rsidP="009844DA">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14:paraId="4C48F75C" w14:textId="77777777" w:rsidR="009844DA" w:rsidRPr="001954E6" w:rsidRDefault="009844DA" w:rsidP="009844DA">
      <w:pPr>
        <w:numPr>
          <w:ilvl w:val="0"/>
          <w:numId w:val="13"/>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Elección de énfasis: Los estudiantes pueden seleccionar entre cuatro énfasis al momento de ingresar: Ingeniería de Software, Geomática, Inteligencia Artificial y Teleinformática.</w:t>
      </w:r>
    </w:p>
    <w:p w14:paraId="264671E5" w14:textId="77777777" w:rsidR="009844DA" w:rsidRPr="001954E6" w:rsidRDefault="009844DA" w:rsidP="009844DA">
      <w:pPr>
        <w:numPr>
          <w:ilvl w:val="0"/>
          <w:numId w:val="13"/>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Espacios académicos electivos del énfasis: Cada estudiante selecciona tres espacios académicos de una bolsa de opciones dentro de su énfasis.</w:t>
      </w:r>
    </w:p>
    <w:p w14:paraId="778C2020" w14:textId="77777777" w:rsidR="009844DA" w:rsidRPr="001954E6" w:rsidRDefault="009844DA" w:rsidP="009844DA">
      <w:pPr>
        <w:numPr>
          <w:ilvl w:val="0"/>
          <w:numId w:val="13"/>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lastRenderedPageBreak/>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14:paraId="55B965D5" w14:textId="77777777" w:rsidR="009844DA" w:rsidRPr="001954E6" w:rsidRDefault="009844DA" w:rsidP="009844DA">
      <w:pPr>
        <w:numPr>
          <w:ilvl w:val="0"/>
          <w:numId w:val="13"/>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el enriquecimiento de la formación.</w:t>
      </w:r>
    </w:p>
    <w:p w14:paraId="4484801C" w14:textId="77777777" w:rsidR="009844DA" w:rsidRPr="001954E6" w:rsidRDefault="009844DA" w:rsidP="009844DA">
      <w:pPr>
        <w:numPr>
          <w:ilvl w:val="0"/>
          <w:numId w:val="13"/>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14:paraId="2A3382F2" w14:textId="77777777" w:rsidR="009844DA" w:rsidRPr="001954E6" w:rsidRDefault="009844DA" w:rsidP="009844DA">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14:paraId="1533506A" w14:textId="77777777" w:rsidR="009844DA" w:rsidRPr="001954E6" w:rsidRDefault="009844DA" w:rsidP="009844DA">
      <w:pPr>
        <w:spacing w:after="0" w:line="276" w:lineRule="auto"/>
        <w:jc w:val="both"/>
        <w:rPr>
          <w:rFonts w:ascii="Times New Roman" w:hAnsi="Times New Roman" w:cs="Times New Roman"/>
          <w:lang w:val="es-CO"/>
        </w:rPr>
      </w:pPr>
    </w:p>
    <w:p w14:paraId="6CA0A575" w14:textId="77777777" w:rsidR="009844DA" w:rsidRPr="001954E6" w:rsidRDefault="009844DA" w:rsidP="009844DA">
      <w:pPr>
        <w:spacing w:line="257" w:lineRule="auto"/>
        <w:jc w:val="both"/>
        <w:rPr>
          <w:rFonts w:ascii="Times New Roman" w:eastAsia="Calibri" w:hAnsi="Times New Roman" w:cs="Times New Roman"/>
          <w:lang w:val="es-CO"/>
        </w:rPr>
      </w:pPr>
      <w:r w:rsidRPr="001954E6">
        <w:rPr>
          <w:rFonts w:ascii="Times New Roman" w:eastAsia="Calibri" w:hAnsi="Times New Roman" w:cs="Times New Roman"/>
          <w:lang w:val="es-CO"/>
        </w:rPr>
        <w:t>Los egresados de la Maestría en Ciencias de la Información y las Comunicaciones podrán homologar créditos académicos en cualquier postgrado de la Universidad Distrital, previo estudio del Consejo Curricular del Posgrado al cual solicita la homologación, de acuerdo con el Parágrafo Segundo de la Resolución 095 del 24 de septiembre del 2013 del Consejo Académico de la Universidad. En lo referente a la homologación de créditos para otros programas de posgrado de otras universidades, cada universidad tiene un procedimiento autónomo y específico, sin embargo, al estar el programa de la Maestría con Acreditación de Alta Calidad, y además, que todas las asignaturas son de 4 créditos académicos, normalmente cumplen con los requisitos de aceptación de homologación, más allá de los contenidos a ser homologados y de los topes máximos de créditos homologables, y la nota mínima establecida para que sea homologable por parte de las otras universidades.</w:t>
      </w:r>
    </w:p>
    <w:p w14:paraId="69F8671F" w14:textId="77777777" w:rsidR="009844DA" w:rsidRPr="001954E6" w:rsidRDefault="009844DA" w:rsidP="009844DA">
      <w:pPr>
        <w:spacing w:line="257" w:lineRule="auto"/>
        <w:jc w:val="both"/>
        <w:rPr>
          <w:rFonts w:ascii="Times New Roman" w:eastAsia="Calibri" w:hAnsi="Times New Roman" w:cs="Times New Roman"/>
          <w:lang w:val="es-CO"/>
        </w:rPr>
      </w:pPr>
      <w:r w:rsidRPr="000F47BD">
        <w:rPr>
          <w:rFonts w:ascii="Times New Roman" w:eastAsia="Calibri" w:hAnsi="Times New Roman" w:cs="Times New Roman"/>
          <w:highlight w:val="yellow"/>
          <w:lang w:val="es-CO"/>
          <w:rPrChange w:id="306" w:author="roberto cardenas" w:date="2025-10-29T16:26:00Z" w16du:dateUtc="2025-10-29T21:26:00Z">
            <w:rPr>
              <w:rFonts w:ascii="Times New Roman" w:eastAsia="Calibri" w:hAnsi="Times New Roman" w:cs="Times New Roman"/>
              <w:lang w:val="es-CO"/>
            </w:rPr>
          </w:rPrChange>
        </w:rPr>
        <w:t>Un claro ejemplo de la flexibilidad de homologación se presenta entre los estudiantes que terminan la Maestría en CIC e ingresan al Doctorado en Ingeniería, donde puede homologar hasta el 27% de los espacios académicos del Doctorado</w:t>
      </w:r>
      <w:r w:rsidRPr="001954E6">
        <w:rPr>
          <w:rFonts w:ascii="Times New Roman" w:eastAsia="Calibri" w:hAnsi="Times New Roman" w:cs="Times New Roman"/>
          <w:lang w:val="es-CO"/>
        </w:rPr>
        <w:t>, que no son dedicados al trabajo de investigación, previa solicitud y evaluación del Consejo Curricular del Doctorado.</w:t>
      </w:r>
    </w:p>
    <w:p w14:paraId="79990692" w14:textId="1B986667" w:rsidR="009844DA" w:rsidRDefault="009844DA" w:rsidP="009844DA">
      <w:pPr>
        <w:spacing w:beforeAutospacing="1" w:after="0" w:line="276" w:lineRule="auto"/>
        <w:jc w:val="both"/>
        <w:rPr>
          <w:rFonts w:ascii="Times New Roman" w:eastAsia="Calibri" w:hAnsi="Times New Roman" w:cs="Times New Roman"/>
          <w:lang w:val="es-CO"/>
        </w:rPr>
      </w:pPr>
      <w:r w:rsidRPr="001954E6">
        <w:rPr>
          <w:rFonts w:ascii="Times New Roman" w:eastAsia="Calibri" w:hAnsi="Times New Roman" w:cs="Times New Roman"/>
          <w:lang w:val="es-CO"/>
        </w:rPr>
        <w:t>La normativa de la Universidad Distrital garantiza que, de cumplir los requisitos, en los posgrados de la misma Universidad es posible realizar las homologaciones de créditos cursados, por créditos del posgrado al cual lo solicita, por supuesto, previo estudio de homologación, permitiendo de esta forma la flexibilidad al interior de la Universidad.</w:t>
      </w:r>
    </w:p>
    <w:p w14:paraId="3949C982" w14:textId="46610A3E" w:rsidR="009844DA" w:rsidRPr="001954E6" w:rsidRDefault="009844DA" w:rsidP="009844DA">
      <w:pPr>
        <w:spacing w:beforeAutospacing="1" w:after="0" w:line="276" w:lineRule="auto"/>
        <w:jc w:val="center"/>
        <w:rPr>
          <w:rFonts w:ascii="Times New Roman" w:hAnsi="Times New Roman" w:cs="Times New Roman"/>
        </w:rPr>
      </w:pPr>
      <w:bookmarkStart w:id="307" w:name="_Toc211349136"/>
      <w:bookmarkStart w:id="308" w:name="_Toc211354472"/>
      <w:r w:rsidRPr="001954E6">
        <w:rPr>
          <w:rFonts w:ascii="Times New Roman" w:hAnsi="Times New Roman" w:cs="Times New Roman"/>
        </w:rPr>
        <w:t xml:space="preserve">Tabla </w:t>
      </w:r>
      <w:r w:rsidRPr="001954E6">
        <w:rPr>
          <w:rFonts w:ascii="Times New Roman" w:hAnsi="Times New Roman" w:cs="Times New Roman"/>
        </w:rPr>
        <w:fldChar w:fldCharType="begin"/>
      </w:r>
      <w:r w:rsidRPr="001954E6">
        <w:rPr>
          <w:rFonts w:ascii="Times New Roman" w:hAnsi="Times New Roman" w:cs="Times New Roman"/>
        </w:rPr>
        <w:instrText xml:space="preserve"> SEQ Tabla \* ARABIC </w:instrText>
      </w:r>
      <w:r w:rsidRPr="001954E6">
        <w:rPr>
          <w:rFonts w:ascii="Times New Roman" w:hAnsi="Times New Roman" w:cs="Times New Roman"/>
        </w:rPr>
        <w:fldChar w:fldCharType="separate"/>
      </w:r>
      <w:r w:rsidR="00D978EC">
        <w:rPr>
          <w:rFonts w:ascii="Times New Roman" w:hAnsi="Times New Roman" w:cs="Times New Roman"/>
          <w:noProof/>
        </w:rPr>
        <w:t>32</w:t>
      </w:r>
      <w:r w:rsidRPr="001954E6">
        <w:rPr>
          <w:rFonts w:ascii="Times New Roman" w:hAnsi="Times New Roman" w:cs="Times New Roman"/>
        </w:rPr>
        <w:fldChar w:fldCharType="end"/>
      </w:r>
      <w:r w:rsidRPr="001954E6">
        <w:rPr>
          <w:rFonts w:ascii="Times New Roman" w:hAnsi="Times New Roman" w:cs="Times New Roman"/>
        </w:rPr>
        <w:t>. Docentes visitantes que prestaron algún servicio (cursos, seminarios, workshop, entre otros) enmarcado en las temáticas de los énfasis del proyecto y al cual tenían acceso los estudiantes</w:t>
      </w:r>
      <w:bookmarkEnd w:id="307"/>
      <w:bookmarkEnd w:id="308"/>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4"/>
        <w:gridCol w:w="2443"/>
        <w:gridCol w:w="1166"/>
        <w:gridCol w:w="1843"/>
        <w:gridCol w:w="1700"/>
      </w:tblGrid>
      <w:tr w:rsidR="009844DA" w:rsidRPr="001954E6" w14:paraId="29075287" w14:textId="77777777" w:rsidTr="00D978EC">
        <w:trPr>
          <w:trHeight w:val="450"/>
        </w:trPr>
        <w:tc>
          <w:tcPr>
            <w:tcW w:w="1914" w:type="dxa"/>
            <w:vMerge w:val="restart"/>
            <w:vAlign w:val="center"/>
            <w:hideMark/>
          </w:tcPr>
          <w:p w14:paraId="5EC45C89" w14:textId="77777777" w:rsidR="009844DA" w:rsidRPr="001954E6" w:rsidRDefault="009844DA" w:rsidP="00D978EC">
            <w:pPr>
              <w:spacing w:after="0" w:line="240" w:lineRule="auto"/>
              <w:jc w:val="center"/>
              <w:rPr>
                <w:rFonts w:ascii="Times New Roman" w:eastAsia="Times New Roman" w:hAnsi="Times New Roman" w:cs="Times New Roman"/>
                <w:b/>
                <w:bCs/>
                <w:color w:val="000000"/>
                <w:lang w:val="es-CO" w:eastAsia="es-CO"/>
              </w:rPr>
            </w:pPr>
            <w:r w:rsidRPr="001954E6">
              <w:rPr>
                <w:rFonts w:ascii="Times New Roman" w:eastAsia="Times New Roman" w:hAnsi="Times New Roman" w:cs="Times New Roman"/>
                <w:b/>
                <w:bCs/>
                <w:color w:val="000000"/>
                <w:lang w:val="es-CO" w:eastAsia="es-CO"/>
              </w:rPr>
              <w:t>Nombre completo</w:t>
            </w:r>
          </w:p>
        </w:tc>
        <w:tc>
          <w:tcPr>
            <w:tcW w:w="2443" w:type="dxa"/>
            <w:vMerge w:val="restart"/>
            <w:vAlign w:val="center"/>
            <w:hideMark/>
          </w:tcPr>
          <w:p w14:paraId="2E1EEB95" w14:textId="77777777" w:rsidR="009844DA" w:rsidRPr="001954E6" w:rsidRDefault="009844DA" w:rsidP="00D978EC">
            <w:pPr>
              <w:spacing w:after="0" w:line="240" w:lineRule="auto"/>
              <w:jc w:val="center"/>
              <w:rPr>
                <w:rFonts w:ascii="Times New Roman" w:eastAsia="Times New Roman" w:hAnsi="Times New Roman" w:cs="Times New Roman"/>
                <w:b/>
                <w:bCs/>
                <w:color w:val="000000"/>
                <w:lang w:val="es-CO" w:eastAsia="es-CO"/>
              </w:rPr>
            </w:pPr>
            <w:r w:rsidRPr="001954E6">
              <w:rPr>
                <w:rFonts w:ascii="Times New Roman" w:eastAsia="Times New Roman" w:hAnsi="Times New Roman" w:cs="Times New Roman"/>
                <w:b/>
                <w:bCs/>
                <w:color w:val="000000"/>
                <w:lang w:val="es-CO" w:eastAsia="es-CO"/>
              </w:rPr>
              <w:t xml:space="preserve">Entidad de origen </w:t>
            </w:r>
          </w:p>
        </w:tc>
        <w:tc>
          <w:tcPr>
            <w:tcW w:w="1166" w:type="dxa"/>
            <w:vMerge w:val="restart"/>
            <w:vAlign w:val="center"/>
            <w:hideMark/>
          </w:tcPr>
          <w:p w14:paraId="7340779C" w14:textId="77777777" w:rsidR="009844DA" w:rsidRPr="001954E6" w:rsidRDefault="009844DA" w:rsidP="00D978EC">
            <w:pPr>
              <w:spacing w:after="0" w:line="240" w:lineRule="auto"/>
              <w:jc w:val="center"/>
              <w:rPr>
                <w:rFonts w:ascii="Times New Roman" w:eastAsia="Times New Roman" w:hAnsi="Times New Roman" w:cs="Times New Roman"/>
                <w:b/>
                <w:bCs/>
                <w:color w:val="000000"/>
                <w:lang w:val="es-CO" w:eastAsia="es-CO"/>
              </w:rPr>
            </w:pPr>
            <w:r w:rsidRPr="001954E6">
              <w:rPr>
                <w:rFonts w:ascii="Times New Roman" w:eastAsia="Times New Roman" w:hAnsi="Times New Roman" w:cs="Times New Roman"/>
                <w:b/>
                <w:bCs/>
                <w:color w:val="000000"/>
                <w:lang w:val="es-CO" w:eastAsia="es-CO"/>
              </w:rPr>
              <w:t>País</w:t>
            </w:r>
          </w:p>
        </w:tc>
        <w:tc>
          <w:tcPr>
            <w:tcW w:w="1843" w:type="dxa"/>
            <w:vMerge w:val="restart"/>
            <w:vAlign w:val="center"/>
            <w:hideMark/>
          </w:tcPr>
          <w:p w14:paraId="0B399CA1" w14:textId="77777777" w:rsidR="009844DA" w:rsidRPr="001954E6" w:rsidRDefault="009844DA" w:rsidP="00D978EC">
            <w:pPr>
              <w:spacing w:after="0" w:line="240" w:lineRule="auto"/>
              <w:jc w:val="center"/>
              <w:rPr>
                <w:rFonts w:ascii="Times New Roman" w:eastAsia="Times New Roman" w:hAnsi="Times New Roman" w:cs="Times New Roman"/>
                <w:b/>
                <w:bCs/>
                <w:color w:val="000000"/>
                <w:lang w:val="es-CO" w:eastAsia="es-CO"/>
              </w:rPr>
            </w:pPr>
            <w:r w:rsidRPr="001954E6">
              <w:rPr>
                <w:rFonts w:ascii="Times New Roman" w:eastAsia="Times New Roman" w:hAnsi="Times New Roman" w:cs="Times New Roman"/>
                <w:b/>
                <w:bCs/>
                <w:color w:val="000000"/>
                <w:lang w:val="es-CO" w:eastAsia="es-CO"/>
              </w:rPr>
              <w:t>Objeto</w:t>
            </w:r>
          </w:p>
        </w:tc>
        <w:tc>
          <w:tcPr>
            <w:tcW w:w="1700" w:type="dxa"/>
            <w:vMerge w:val="restart"/>
            <w:shd w:val="clear" w:color="000000" w:fill="D9E1F2"/>
            <w:vAlign w:val="center"/>
            <w:hideMark/>
          </w:tcPr>
          <w:p w14:paraId="3C3A70D4" w14:textId="77777777" w:rsidR="009844DA" w:rsidRPr="001954E6" w:rsidRDefault="009844DA" w:rsidP="00D978EC">
            <w:pPr>
              <w:spacing w:after="0" w:line="240" w:lineRule="auto"/>
              <w:jc w:val="center"/>
              <w:rPr>
                <w:rFonts w:ascii="Times New Roman" w:eastAsia="Times New Roman" w:hAnsi="Times New Roman" w:cs="Times New Roman"/>
                <w:b/>
                <w:bCs/>
                <w:color w:val="000000"/>
                <w:lang w:val="es-CO" w:eastAsia="es-CO"/>
              </w:rPr>
            </w:pPr>
            <w:r w:rsidRPr="001954E6">
              <w:rPr>
                <w:rFonts w:ascii="Times New Roman" w:eastAsia="Times New Roman" w:hAnsi="Times New Roman" w:cs="Times New Roman"/>
                <w:b/>
                <w:bCs/>
                <w:color w:val="000000"/>
                <w:lang w:val="es-CO" w:eastAsia="es-CO"/>
              </w:rPr>
              <w:t>Duración Tiempo Estadía (días)</w:t>
            </w:r>
          </w:p>
        </w:tc>
      </w:tr>
      <w:tr w:rsidR="009844DA" w:rsidRPr="001954E6" w14:paraId="285B7334" w14:textId="77777777" w:rsidTr="00D978EC">
        <w:trPr>
          <w:trHeight w:val="450"/>
        </w:trPr>
        <w:tc>
          <w:tcPr>
            <w:tcW w:w="1914" w:type="dxa"/>
            <w:vMerge/>
            <w:vAlign w:val="center"/>
            <w:hideMark/>
          </w:tcPr>
          <w:p w14:paraId="18F5D2E5" w14:textId="77777777" w:rsidR="009844DA" w:rsidRPr="001954E6" w:rsidRDefault="009844DA" w:rsidP="00D978EC">
            <w:pPr>
              <w:spacing w:after="0" w:line="240" w:lineRule="auto"/>
              <w:rPr>
                <w:rFonts w:ascii="Times New Roman" w:eastAsia="Times New Roman" w:hAnsi="Times New Roman" w:cs="Times New Roman"/>
                <w:b/>
                <w:bCs/>
                <w:color w:val="000000"/>
                <w:lang w:val="es-CO" w:eastAsia="es-CO"/>
              </w:rPr>
            </w:pPr>
          </w:p>
        </w:tc>
        <w:tc>
          <w:tcPr>
            <w:tcW w:w="2443" w:type="dxa"/>
            <w:vMerge/>
            <w:vAlign w:val="center"/>
            <w:hideMark/>
          </w:tcPr>
          <w:p w14:paraId="29A86A78" w14:textId="77777777" w:rsidR="009844DA" w:rsidRPr="001954E6" w:rsidRDefault="009844DA" w:rsidP="00D978EC">
            <w:pPr>
              <w:spacing w:after="0" w:line="240" w:lineRule="auto"/>
              <w:rPr>
                <w:rFonts w:ascii="Times New Roman" w:eastAsia="Times New Roman" w:hAnsi="Times New Roman" w:cs="Times New Roman"/>
                <w:b/>
                <w:bCs/>
                <w:color w:val="000000"/>
                <w:lang w:val="es-CO" w:eastAsia="es-CO"/>
              </w:rPr>
            </w:pPr>
          </w:p>
        </w:tc>
        <w:tc>
          <w:tcPr>
            <w:tcW w:w="1166" w:type="dxa"/>
            <w:vMerge/>
            <w:vAlign w:val="center"/>
            <w:hideMark/>
          </w:tcPr>
          <w:p w14:paraId="3D0937D0" w14:textId="77777777" w:rsidR="009844DA" w:rsidRPr="001954E6" w:rsidRDefault="009844DA" w:rsidP="00D978EC">
            <w:pPr>
              <w:spacing w:after="0" w:line="240" w:lineRule="auto"/>
              <w:rPr>
                <w:rFonts w:ascii="Times New Roman" w:eastAsia="Times New Roman" w:hAnsi="Times New Roman" w:cs="Times New Roman"/>
                <w:b/>
                <w:bCs/>
                <w:color w:val="000000"/>
                <w:lang w:val="es-CO" w:eastAsia="es-CO"/>
              </w:rPr>
            </w:pPr>
          </w:p>
        </w:tc>
        <w:tc>
          <w:tcPr>
            <w:tcW w:w="1843" w:type="dxa"/>
            <w:vMerge/>
            <w:vAlign w:val="center"/>
            <w:hideMark/>
          </w:tcPr>
          <w:p w14:paraId="25AF0593" w14:textId="77777777" w:rsidR="009844DA" w:rsidRPr="001954E6" w:rsidRDefault="009844DA" w:rsidP="00D978EC">
            <w:pPr>
              <w:spacing w:after="0" w:line="240" w:lineRule="auto"/>
              <w:rPr>
                <w:rFonts w:ascii="Times New Roman" w:eastAsia="Times New Roman" w:hAnsi="Times New Roman" w:cs="Times New Roman"/>
                <w:b/>
                <w:bCs/>
                <w:color w:val="000000"/>
                <w:lang w:val="es-CO" w:eastAsia="es-CO"/>
              </w:rPr>
            </w:pPr>
          </w:p>
        </w:tc>
        <w:tc>
          <w:tcPr>
            <w:tcW w:w="1700" w:type="dxa"/>
            <w:vMerge/>
            <w:vAlign w:val="center"/>
            <w:hideMark/>
          </w:tcPr>
          <w:p w14:paraId="4675982B" w14:textId="77777777" w:rsidR="009844DA" w:rsidRPr="001954E6" w:rsidRDefault="009844DA" w:rsidP="00D978EC">
            <w:pPr>
              <w:spacing w:after="0" w:line="240" w:lineRule="auto"/>
              <w:rPr>
                <w:rFonts w:ascii="Times New Roman" w:eastAsia="Times New Roman" w:hAnsi="Times New Roman" w:cs="Times New Roman"/>
                <w:b/>
                <w:bCs/>
                <w:color w:val="000000"/>
                <w:lang w:val="es-CO" w:eastAsia="es-CO"/>
              </w:rPr>
            </w:pPr>
          </w:p>
        </w:tc>
      </w:tr>
      <w:tr w:rsidR="009844DA" w:rsidRPr="001954E6" w14:paraId="65904724" w14:textId="77777777" w:rsidTr="00D978EC">
        <w:trPr>
          <w:trHeight w:val="540"/>
        </w:trPr>
        <w:tc>
          <w:tcPr>
            <w:tcW w:w="1914" w:type="dxa"/>
            <w:vAlign w:val="center"/>
            <w:hideMark/>
          </w:tcPr>
          <w:p w14:paraId="575F539A"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Hebbertt Sira Ramírez</w:t>
            </w:r>
          </w:p>
        </w:tc>
        <w:tc>
          <w:tcPr>
            <w:tcW w:w="2443" w:type="dxa"/>
            <w:vAlign w:val="center"/>
            <w:hideMark/>
          </w:tcPr>
          <w:p w14:paraId="7F17203F"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 xml:space="preserve">IEEE CCAC 2023 </w:t>
            </w:r>
          </w:p>
        </w:tc>
        <w:tc>
          <w:tcPr>
            <w:tcW w:w="1166" w:type="dxa"/>
            <w:vAlign w:val="center"/>
            <w:hideMark/>
          </w:tcPr>
          <w:p w14:paraId="353D00E8"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Popayán, Colombia</w:t>
            </w:r>
          </w:p>
        </w:tc>
        <w:tc>
          <w:tcPr>
            <w:tcW w:w="1843" w:type="dxa"/>
            <w:vAlign w:val="center"/>
            <w:hideMark/>
          </w:tcPr>
          <w:p w14:paraId="00588D0A"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Conferencista </w:t>
            </w:r>
          </w:p>
        </w:tc>
        <w:tc>
          <w:tcPr>
            <w:tcW w:w="1700" w:type="dxa"/>
            <w:shd w:val="clear" w:color="000000" w:fill="D9E1F2"/>
            <w:vAlign w:val="center"/>
            <w:hideMark/>
          </w:tcPr>
          <w:p w14:paraId="60277A6B"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4</w:t>
            </w:r>
          </w:p>
        </w:tc>
      </w:tr>
      <w:tr w:rsidR="009844DA" w:rsidRPr="001954E6" w14:paraId="42393241" w14:textId="77777777" w:rsidTr="00D978EC">
        <w:trPr>
          <w:trHeight w:val="270"/>
        </w:trPr>
        <w:tc>
          <w:tcPr>
            <w:tcW w:w="1914" w:type="dxa"/>
            <w:vAlign w:val="center"/>
            <w:hideMark/>
          </w:tcPr>
          <w:p w14:paraId="6B062A5C"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Elvira Susana Bocos Álvarez</w:t>
            </w:r>
          </w:p>
        </w:tc>
        <w:tc>
          <w:tcPr>
            <w:tcW w:w="2443" w:type="dxa"/>
            <w:vAlign w:val="center"/>
            <w:hideMark/>
          </w:tcPr>
          <w:p w14:paraId="6693F60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Doctorado en Ingeniería</w:t>
            </w:r>
          </w:p>
        </w:tc>
        <w:tc>
          <w:tcPr>
            <w:tcW w:w="1166" w:type="dxa"/>
            <w:vAlign w:val="center"/>
            <w:hideMark/>
          </w:tcPr>
          <w:p w14:paraId="5552F01E"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hideMark/>
          </w:tcPr>
          <w:p w14:paraId="69D28CD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4D72A538"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4</w:t>
            </w:r>
          </w:p>
        </w:tc>
      </w:tr>
      <w:tr w:rsidR="009844DA" w:rsidRPr="001954E6" w14:paraId="477C9A2B" w14:textId="77777777" w:rsidTr="00D978EC">
        <w:trPr>
          <w:trHeight w:val="270"/>
        </w:trPr>
        <w:tc>
          <w:tcPr>
            <w:tcW w:w="1914" w:type="dxa"/>
            <w:vAlign w:val="center"/>
            <w:hideMark/>
          </w:tcPr>
          <w:p w14:paraId="2749CA72"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lastRenderedPageBreak/>
              <w:t>Lorna Uden</w:t>
            </w:r>
          </w:p>
        </w:tc>
        <w:tc>
          <w:tcPr>
            <w:tcW w:w="2443" w:type="dxa"/>
            <w:vAlign w:val="center"/>
            <w:hideMark/>
          </w:tcPr>
          <w:p w14:paraId="54E8414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Doctorado en Ingeniería</w:t>
            </w:r>
          </w:p>
        </w:tc>
        <w:tc>
          <w:tcPr>
            <w:tcW w:w="1166" w:type="dxa"/>
            <w:vAlign w:val="center"/>
            <w:hideMark/>
          </w:tcPr>
          <w:p w14:paraId="6D1DB7D4"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hideMark/>
          </w:tcPr>
          <w:p w14:paraId="28223B33"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4445DEAE"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4</w:t>
            </w:r>
          </w:p>
        </w:tc>
      </w:tr>
      <w:tr w:rsidR="009844DA" w:rsidRPr="001954E6" w14:paraId="4CEC4330" w14:textId="77777777" w:rsidTr="00D978EC">
        <w:trPr>
          <w:trHeight w:val="270"/>
        </w:trPr>
        <w:tc>
          <w:tcPr>
            <w:tcW w:w="1914" w:type="dxa"/>
            <w:vAlign w:val="center"/>
            <w:hideMark/>
          </w:tcPr>
          <w:p w14:paraId="12333F1D"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Henry Leonardo López Salamanca</w:t>
            </w:r>
          </w:p>
        </w:tc>
        <w:tc>
          <w:tcPr>
            <w:tcW w:w="2443" w:type="dxa"/>
            <w:vAlign w:val="center"/>
            <w:hideMark/>
          </w:tcPr>
          <w:p w14:paraId="5308E6B1"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Doctorado en Ingeniería</w:t>
            </w:r>
          </w:p>
        </w:tc>
        <w:tc>
          <w:tcPr>
            <w:tcW w:w="1166" w:type="dxa"/>
            <w:vAlign w:val="center"/>
            <w:hideMark/>
          </w:tcPr>
          <w:p w14:paraId="1787061F"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hideMark/>
          </w:tcPr>
          <w:p w14:paraId="3202835E"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25767827"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11</w:t>
            </w:r>
          </w:p>
        </w:tc>
      </w:tr>
      <w:tr w:rsidR="009844DA" w:rsidRPr="001954E6" w14:paraId="75B19462" w14:textId="77777777" w:rsidTr="00D978EC">
        <w:trPr>
          <w:trHeight w:val="540"/>
        </w:trPr>
        <w:tc>
          <w:tcPr>
            <w:tcW w:w="1914" w:type="dxa"/>
            <w:vAlign w:val="center"/>
            <w:hideMark/>
          </w:tcPr>
          <w:p w14:paraId="1EDA6C2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Alejandro Palacios</w:t>
            </w:r>
          </w:p>
        </w:tc>
        <w:tc>
          <w:tcPr>
            <w:tcW w:w="2443" w:type="dxa"/>
            <w:vAlign w:val="center"/>
            <w:hideMark/>
          </w:tcPr>
          <w:p w14:paraId="3C747E65"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I Congreso Internacional de Avalúos</w:t>
            </w:r>
          </w:p>
        </w:tc>
        <w:tc>
          <w:tcPr>
            <w:tcW w:w="1166" w:type="dxa"/>
            <w:vAlign w:val="center"/>
            <w:hideMark/>
          </w:tcPr>
          <w:p w14:paraId="5C21BB30"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hideMark/>
          </w:tcPr>
          <w:p w14:paraId="1516F9C1"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2D78285F"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2</w:t>
            </w:r>
          </w:p>
        </w:tc>
      </w:tr>
      <w:tr w:rsidR="009844DA" w:rsidRPr="001954E6" w14:paraId="0C7281BC" w14:textId="77777777" w:rsidTr="00D978EC">
        <w:trPr>
          <w:trHeight w:val="540"/>
        </w:trPr>
        <w:tc>
          <w:tcPr>
            <w:tcW w:w="1914" w:type="dxa"/>
            <w:vAlign w:val="center"/>
            <w:hideMark/>
          </w:tcPr>
          <w:p w14:paraId="38966591"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Javier Furlong Salgado</w:t>
            </w:r>
          </w:p>
        </w:tc>
        <w:tc>
          <w:tcPr>
            <w:tcW w:w="2443" w:type="dxa"/>
            <w:vAlign w:val="center"/>
            <w:hideMark/>
          </w:tcPr>
          <w:p w14:paraId="7CC35027"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I Congreso Internacional de Avalúos</w:t>
            </w:r>
          </w:p>
        </w:tc>
        <w:tc>
          <w:tcPr>
            <w:tcW w:w="1166" w:type="dxa"/>
            <w:vAlign w:val="center"/>
            <w:hideMark/>
          </w:tcPr>
          <w:p w14:paraId="6BE6D842"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hideMark/>
          </w:tcPr>
          <w:p w14:paraId="120351FE"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Reconocimiento a invitado nacional</w:t>
            </w:r>
          </w:p>
        </w:tc>
        <w:tc>
          <w:tcPr>
            <w:tcW w:w="1700" w:type="dxa"/>
            <w:shd w:val="clear" w:color="000000" w:fill="D9E1F2"/>
            <w:vAlign w:val="center"/>
            <w:hideMark/>
          </w:tcPr>
          <w:p w14:paraId="246D340C"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2</w:t>
            </w:r>
          </w:p>
        </w:tc>
      </w:tr>
      <w:tr w:rsidR="009844DA" w:rsidRPr="001954E6" w14:paraId="0FA225C7" w14:textId="77777777" w:rsidTr="00D978EC">
        <w:trPr>
          <w:trHeight w:val="841"/>
        </w:trPr>
        <w:tc>
          <w:tcPr>
            <w:tcW w:w="1914" w:type="dxa"/>
            <w:vAlign w:val="center"/>
            <w:hideMark/>
          </w:tcPr>
          <w:p w14:paraId="1FE7C6D1"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Jorge David Beluche Jurado</w:t>
            </w:r>
          </w:p>
        </w:tc>
        <w:tc>
          <w:tcPr>
            <w:tcW w:w="2443" w:type="dxa"/>
            <w:vAlign w:val="center"/>
            <w:hideMark/>
          </w:tcPr>
          <w:p w14:paraId="19C2F84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I Congreso Internacional de Avalúos</w:t>
            </w:r>
          </w:p>
        </w:tc>
        <w:tc>
          <w:tcPr>
            <w:tcW w:w="1166" w:type="dxa"/>
            <w:vAlign w:val="center"/>
            <w:hideMark/>
          </w:tcPr>
          <w:p w14:paraId="67BB5FAE"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1A5296A4"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6D69D1CA"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2</w:t>
            </w:r>
          </w:p>
        </w:tc>
      </w:tr>
      <w:tr w:rsidR="009844DA" w:rsidRPr="001954E6" w14:paraId="14D57E7C" w14:textId="77777777" w:rsidTr="00D978EC">
        <w:trPr>
          <w:trHeight w:val="810"/>
        </w:trPr>
        <w:tc>
          <w:tcPr>
            <w:tcW w:w="1914" w:type="dxa"/>
            <w:vAlign w:val="center"/>
            <w:hideMark/>
          </w:tcPr>
          <w:p w14:paraId="5A8FEC47"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Luis Alberto Bernales Ghacham</w:t>
            </w:r>
          </w:p>
        </w:tc>
        <w:tc>
          <w:tcPr>
            <w:tcW w:w="2443" w:type="dxa"/>
            <w:vAlign w:val="center"/>
            <w:hideMark/>
          </w:tcPr>
          <w:p w14:paraId="5E684758"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I Congreso Internacional de Avalúos</w:t>
            </w:r>
          </w:p>
        </w:tc>
        <w:tc>
          <w:tcPr>
            <w:tcW w:w="1166" w:type="dxa"/>
            <w:vAlign w:val="center"/>
            <w:hideMark/>
          </w:tcPr>
          <w:p w14:paraId="6185D5D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666A190F"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Reconocimiento a invitado nacional</w:t>
            </w:r>
          </w:p>
        </w:tc>
        <w:tc>
          <w:tcPr>
            <w:tcW w:w="1700" w:type="dxa"/>
            <w:shd w:val="clear" w:color="000000" w:fill="D9E1F2"/>
            <w:vAlign w:val="center"/>
            <w:hideMark/>
          </w:tcPr>
          <w:p w14:paraId="0F5040E0"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2</w:t>
            </w:r>
          </w:p>
        </w:tc>
      </w:tr>
      <w:tr w:rsidR="009844DA" w:rsidRPr="001954E6" w14:paraId="0FFC5469" w14:textId="77777777" w:rsidTr="00D978EC">
        <w:trPr>
          <w:trHeight w:val="810"/>
        </w:trPr>
        <w:tc>
          <w:tcPr>
            <w:tcW w:w="1914" w:type="dxa"/>
            <w:vAlign w:val="center"/>
            <w:hideMark/>
          </w:tcPr>
          <w:p w14:paraId="5D621BDC"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Robert Laurent Sanabria</w:t>
            </w:r>
          </w:p>
        </w:tc>
        <w:tc>
          <w:tcPr>
            <w:tcW w:w="2443" w:type="dxa"/>
            <w:vAlign w:val="center"/>
            <w:hideMark/>
          </w:tcPr>
          <w:p w14:paraId="17D3A55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I Congreso Internacional de Avalúos</w:t>
            </w:r>
          </w:p>
        </w:tc>
        <w:tc>
          <w:tcPr>
            <w:tcW w:w="1166" w:type="dxa"/>
            <w:vAlign w:val="center"/>
            <w:hideMark/>
          </w:tcPr>
          <w:p w14:paraId="2D7A82A0"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4FF1F84F"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10CFD3C8"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2</w:t>
            </w:r>
          </w:p>
        </w:tc>
      </w:tr>
      <w:tr w:rsidR="009844DA" w:rsidRPr="001954E6" w14:paraId="340D8931" w14:textId="77777777" w:rsidTr="00D978EC">
        <w:trPr>
          <w:trHeight w:val="270"/>
        </w:trPr>
        <w:tc>
          <w:tcPr>
            <w:tcW w:w="1914" w:type="dxa"/>
            <w:vAlign w:val="center"/>
            <w:hideMark/>
          </w:tcPr>
          <w:p w14:paraId="5E3EEED3"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Ricardo Naranjo Faccini</w:t>
            </w:r>
          </w:p>
        </w:tc>
        <w:tc>
          <w:tcPr>
            <w:tcW w:w="2443" w:type="dxa"/>
            <w:vAlign w:val="center"/>
            <w:hideMark/>
          </w:tcPr>
          <w:p w14:paraId="2F5CF4B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1C24BEB7"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48B528BA"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68E854E3"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w:t>
            </w:r>
          </w:p>
        </w:tc>
      </w:tr>
      <w:tr w:rsidR="009844DA" w:rsidRPr="001954E6" w14:paraId="62989206" w14:textId="77777777" w:rsidTr="00D978EC">
        <w:trPr>
          <w:trHeight w:val="810"/>
        </w:trPr>
        <w:tc>
          <w:tcPr>
            <w:tcW w:w="1914" w:type="dxa"/>
            <w:vAlign w:val="center"/>
            <w:hideMark/>
          </w:tcPr>
          <w:p w14:paraId="0654F8E4"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CHRISTIAN SCHWEDE</w:t>
            </w:r>
          </w:p>
        </w:tc>
        <w:tc>
          <w:tcPr>
            <w:tcW w:w="2443" w:type="dxa"/>
            <w:vAlign w:val="center"/>
            <w:hideMark/>
          </w:tcPr>
          <w:p w14:paraId="04DCFF60"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2D3DB05C"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32A392E3"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4846E3A8"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12</w:t>
            </w:r>
          </w:p>
        </w:tc>
      </w:tr>
      <w:tr w:rsidR="009844DA" w:rsidRPr="001954E6" w14:paraId="0EEBD677" w14:textId="77777777" w:rsidTr="00D978EC">
        <w:trPr>
          <w:trHeight w:val="540"/>
        </w:trPr>
        <w:tc>
          <w:tcPr>
            <w:tcW w:w="1914" w:type="dxa"/>
            <w:vAlign w:val="center"/>
            <w:hideMark/>
          </w:tcPr>
          <w:p w14:paraId="1226E2E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Rafael Esteban Bello Pérez</w:t>
            </w:r>
          </w:p>
        </w:tc>
        <w:tc>
          <w:tcPr>
            <w:tcW w:w="2443" w:type="dxa"/>
            <w:vAlign w:val="center"/>
            <w:hideMark/>
          </w:tcPr>
          <w:p w14:paraId="78DB488D"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0F7B2F81"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03DA1918"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61016E28"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12</w:t>
            </w:r>
          </w:p>
        </w:tc>
      </w:tr>
      <w:tr w:rsidR="009844DA" w:rsidRPr="001954E6" w14:paraId="10A37035" w14:textId="77777777" w:rsidTr="00D978EC">
        <w:trPr>
          <w:trHeight w:val="810"/>
        </w:trPr>
        <w:tc>
          <w:tcPr>
            <w:tcW w:w="1914" w:type="dxa"/>
            <w:vAlign w:val="center"/>
            <w:hideMark/>
          </w:tcPr>
          <w:p w14:paraId="088F5638"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Johanna Amaya Leal</w:t>
            </w:r>
          </w:p>
        </w:tc>
        <w:tc>
          <w:tcPr>
            <w:tcW w:w="2443" w:type="dxa"/>
            <w:vAlign w:val="center"/>
            <w:hideMark/>
          </w:tcPr>
          <w:p w14:paraId="7DEB64A7"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4A81515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5E1ADF1B"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Conferencista </w:t>
            </w:r>
          </w:p>
        </w:tc>
        <w:tc>
          <w:tcPr>
            <w:tcW w:w="1700" w:type="dxa"/>
            <w:shd w:val="clear" w:color="000000" w:fill="D9E1F2"/>
            <w:vAlign w:val="center"/>
            <w:hideMark/>
          </w:tcPr>
          <w:p w14:paraId="47EE00D9"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3</w:t>
            </w:r>
          </w:p>
        </w:tc>
      </w:tr>
      <w:tr w:rsidR="009844DA" w:rsidRPr="001954E6" w14:paraId="4906AB2F" w14:textId="77777777" w:rsidTr="00D978EC">
        <w:trPr>
          <w:trHeight w:val="810"/>
        </w:trPr>
        <w:tc>
          <w:tcPr>
            <w:tcW w:w="1914" w:type="dxa"/>
            <w:vAlign w:val="center"/>
            <w:hideMark/>
          </w:tcPr>
          <w:p w14:paraId="69145FE4"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Sofía Pérez Guzmán</w:t>
            </w:r>
          </w:p>
        </w:tc>
        <w:tc>
          <w:tcPr>
            <w:tcW w:w="2443" w:type="dxa"/>
            <w:vAlign w:val="center"/>
            <w:hideMark/>
          </w:tcPr>
          <w:p w14:paraId="4DAFA85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66D9C468"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4B50A977"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70821258"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12</w:t>
            </w:r>
          </w:p>
        </w:tc>
      </w:tr>
      <w:tr w:rsidR="009844DA" w:rsidRPr="001954E6" w14:paraId="2DCB1A8F" w14:textId="77777777" w:rsidTr="00D978EC">
        <w:trPr>
          <w:trHeight w:val="810"/>
        </w:trPr>
        <w:tc>
          <w:tcPr>
            <w:tcW w:w="1914" w:type="dxa"/>
            <w:vAlign w:val="center"/>
            <w:hideMark/>
          </w:tcPr>
          <w:p w14:paraId="1FE21599"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Guillermo O´Perez-Bustamante Ilander</w:t>
            </w:r>
          </w:p>
        </w:tc>
        <w:tc>
          <w:tcPr>
            <w:tcW w:w="2443" w:type="dxa"/>
            <w:vAlign w:val="center"/>
            <w:hideMark/>
          </w:tcPr>
          <w:p w14:paraId="3F635B29"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Facultad de Ingeniería.</w:t>
            </w:r>
          </w:p>
        </w:tc>
        <w:tc>
          <w:tcPr>
            <w:tcW w:w="1166" w:type="dxa"/>
            <w:vAlign w:val="center"/>
            <w:hideMark/>
          </w:tcPr>
          <w:p w14:paraId="61ACFFCC"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Bogotá, Colombia</w:t>
            </w:r>
          </w:p>
        </w:tc>
        <w:tc>
          <w:tcPr>
            <w:tcW w:w="1843" w:type="dxa"/>
            <w:vAlign w:val="center"/>
          </w:tcPr>
          <w:p w14:paraId="44DE0F06" w14:textId="77777777" w:rsidR="009844DA" w:rsidRPr="001954E6" w:rsidRDefault="009844DA" w:rsidP="00D978EC">
            <w:pPr>
              <w:spacing w:after="0" w:line="240" w:lineRule="auto"/>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15F331D3" w14:textId="77777777" w:rsidR="009844DA" w:rsidRPr="001954E6" w:rsidRDefault="009844DA" w:rsidP="00D978EC">
            <w:pPr>
              <w:spacing w:after="0" w:line="240" w:lineRule="auto"/>
              <w:jc w:val="center"/>
              <w:rPr>
                <w:rFonts w:ascii="Times New Roman" w:eastAsia="Times New Roman" w:hAnsi="Times New Roman" w:cs="Times New Roman"/>
                <w:color w:val="000000"/>
                <w:lang w:val="es-CO" w:eastAsia="es-CO"/>
              </w:rPr>
            </w:pPr>
            <w:r w:rsidRPr="001954E6">
              <w:rPr>
                <w:rFonts w:ascii="Times New Roman" w:eastAsia="Times New Roman" w:hAnsi="Times New Roman" w:cs="Times New Roman"/>
                <w:color w:val="000000"/>
                <w:lang w:val="es-CO" w:eastAsia="es-CO"/>
              </w:rPr>
              <w:t>10</w:t>
            </w:r>
          </w:p>
        </w:tc>
      </w:tr>
    </w:tbl>
    <w:p w14:paraId="63C6AE8C" w14:textId="77777777" w:rsidR="009844DA" w:rsidRPr="001954E6" w:rsidRDefault="009844DA" w:rsidP="009844DA">
      <w:pPr>
        <w:pStyle w:val="Sinespaciado"/>
        <w:spacing w:line="276" w:lineRule="auto"/>
        <w:jc w:val="center"/>
        <w:rPr>
          <w:rFonts w:ascii="Times New Roman" w:hAnsi="Times New Roman" w:cs="Times New Roman"/>
          <w:i/>
          <w:iCs/>
          <w:color w:val="00B0F0"/>
        </w:rPr>
      </w:pPr>
      <w:r w:rsidRPr="001954E6">
        <w:rPr>
          <w:rFonts w:ascii="Times New Roman" w:hAnsi="Times New Roman" w:cs="Times New Roman"/>
        </w:rPr>
        <w:t>Fuente: Proyecto curricular (2023-1 a 2025-1).</w:t>
      </w:r>
    </w:p>
    <w:p w14:paraId="58231F74" w14:textId="77777777" w:rsidR="009844DA" w:rsidRPr="001954E6" w:rsidRDefault="009844DA" w:rsidP="009844DA">
      <w:pPr>
        <w:spacing w:before="100" w:beforeAutospacing="1" w:after="0" w:line="276" w:lineRule="auto"/>
        <w:jc w:val="both"/>
        <w:rPr>
          <w:rFonts w:ascii="Times New Roman" w:hAnsi="Times New Roman" w:cs="Times New Roman"/>
          <w:lang w:val="es-CO"/>
        </w:rPr>
      </w:pPr>
      <w:commentRangeStart w:id="309"/>
      <w:r w:rsidRPr="001954E6">
        <w:rPr>
          <w:rFonts w:ascii="Times New Roman" w:hAnsi="Times New Roman" w:cs="Times New Roman"/>
          <w:lang w:val="es-CO"/>
        </w:rPr>
        <w:t>El análisis evidencia</w:t>
      </w:r>
      <w:commentRangeEnd w:id="309"/>
      <w:r w:rsidR="000F47BD">
        <w:rPr>
          <w:rStyle w:val="Refdecomentario"/>
        </w:rPr>
        <w:commentReference w:id="309"/>
      </w:r>
      <w:r w:rsidRPr="001954E6">
        <w:rPr>
          <w:rFonts w:ascii="Times New Roman" w:hAnsi="Times New Roman" w:cs="Times New Roman"/>
          <w:lang w:val="es-CO"/>
        </w:rPr>
        <w:t xml:space="preserve">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14:paraId="567A82E0"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programa académico demuestra una flexibilidad curricular sólida y estructurada,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14:paraId="5E8952B7" w14:textId="2A68F743" w:rsidR="00455276" w:rsidRPr="00FB3789" w:rsidRDefault="00455276" w:rsidP="000C4C41">
      <w:pPr>
        <w:pStyle w:val="Descripcin"/>
        <w:keepNext/>
        <w:spacing w:before="240" w:after="0" w:line="276" w:lineRule="auto"/>
        <w:jc w:val="center"/>
        <w:rPr>
          <w:rFonts w:ascii="Times New Roman" w:hAnsi="Times New Roman" w:cs="Times New Roman"/>
          <w:i w:val="0"/>
          <w:color w:val="auto"/>
          <w:sz w:val="22"/>
          <w:szCs w:val="22"/>
        </w:rPr>
      </w:pPr>
      <w:bookmarkStart w:id="310" w:name="_Toc211354473"/>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w:t>
      </w:r>
      <w:r w:rsidRPr="00396F9A">
        <w:rPr>
          <w:rFonts w:ascii="Times New Roman" w:hAnsi="Times New Roman" w:cs="Times New Roman"/>
          <w:i w:val="0"/>
          <w:color w:val="auto"/>
          <w:sz w:val="22"/>
          <w:szCs w:val="22"/>
        </w:rPr>
        <w:t>racterística 19. Flexibilidad de los aspectos curriculares</w:t>
      </w:r>
      <w:r w:rsidR="00D07D24" w:rsidRPr="00FB3789">
        <w:rPr>
          <w:rFonts w:ascii="Times New Roman" w:hAnsi="Times New Roman" w:cs="Times New Roman"/>
          <w:i w:val="0"/>
          <w:color w:val="auto"/>
          <w:sz w:val="22"/>
          <w:szCs w:val="22"/>
        </w:rPr>
        <w:t>.</w:t>
      </w:r>
      <w:bookmarkEnd w:id="310"/>
    </w:p>
    <w:tbl>
      <w:tblPr>
        <w:tblStyle w:val="Tablaconcuadrcula"/>
        <w:tblW w:w="9015" w:type="dxa"/>
        <w:tblInd w:w="-5" w:type="dxa"/>
        <w:tblLook w:val="04A0" w:firstRow="1" w:lastRow="0" w:firstColumn="1" w:lastColumn="0" w:noHBand="0" w:noVBand="1"/>
      </w:tblPr>
      <w:tblGrid>
        <w:gridCol w:w="3005"/>
        <w:gridCol w:w="3005"/>
        <w:gridCol w:w="3005"/>
      </w:tblGrid>
      <w:tr w:rsidR="00455276" w:rsidRPr="009844DA" w14:paraId="6E1A365C" w14:textId="77777777" w:rsidTr="00A15B77">
        <w:trPr>
          <w:trHeight w:val="336"/>
        </w:trPr>
        <w:tc>
          <w:tcPr>
            <w:tcW w:w="3005" w:type="dxa"/>
            <w:shd w:val="clear" w:color="auto" w:fill="DEEAF6" w:themeFill="accent5" w:themeFillTint="33"/>
            <w:vAlign w:val="center"/>
          </w:tcPr>
          <w:p w14:paraId="55371F87" w14:textId="77777777" w:rsidR="00455276" w:rsidRPr="009844DA" w:rsidRDefault="00455276" w:rsidP="00D07D24">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3005" w:type="dxa"/>
            <w:shd w:val="clear" w:color="auto" w:fill="DEEAF6" w:themeFill="accent5" w:themeFillTint="33"/>
            <w:vAlign w:val="center"/>
          </w:tcPr>
          <w:p w14:paraId="3EC17135" w14:textId="77777777" w:rsidR="00455276" w:rsidRPr="009844DA" w:rsidRDefault="00455276" w:rsidP="00D07D24">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3005" w:type="dxa"/>
            <w:shd w:val="clear" w:color="auto" w:fill="DEEAF6" w:themeFill="accent5" w:themeFillTint="33"/>
            <w:vAlign w:val="center"/>
          </w:tcPr>
          <w:p w14:paraId="1E20DF10" w14:textId="77777777" w:rsidR="00455276" w:rsidRPr="009844DA" w:rsidRDefault="00455276" w:rsidP="00D07D24">
            <w:pPr>
              <w:pStyle w:val="Sinespaciado"/>
              <w:jc w:val="center"/>
              <w:rPr>
                <w:rFonts w:ascii="Times New Roman" w:hAnsi="Times New Roman" w:cs="Times New Roman"/>
                <w:b/>
                <w:bCs/>
              </w:rPr>
            </w:pPr>
            <w:r w:rsidRPr="009844DA">
              <w:rPr>
                <w:rFonts w:ascii="Times New Roman" w:hAnsi="Times New Roman" w:cs="Times New Roman"/>
                <w:b/>
                <w:bCs/>
              </w:rPr>
              <w:t>Ponderación de característica en el factor</w:t>
            </w:r>
          </w:p>
        </w:tc>
      </w:tr>
      <w:tr w:rsidR="00455276" w:rsidRPr="009844DA" w14:paraId="027BA52E" w14:textId="77777777" w:rsidTr="00A15B77">
        <w:trPr>
          <w:trHeight w:val="312"/>
        </w:trPr>
        <w:tc>
          <w:tcPr>
            <w:tcW w:w="3005" w:type="dxa"/>
            <w:vAlign w:val="center"/>
          </w:tcPr>
          <w:p w14:paraId="7EA4678C" w14:textId="12F64624" w:rsidR="00455276" w:rsidRPr="009844DA" w:rsidRDefault="00D47724" w:rsidP="00D07D24">
            <w:pPr>
              <w:pStyle w:val="Sinespaciado"/>
              <w:jc w:val="center"/>
              <w:rPr>
                <w:rFonts w:ascii="Times New Roman" w:hAnsi="Times New Roman" w:cs="Times New Roman"/>
              </w:rPr>
            </w:pPr>
            <w:r w:rsidRPr="009844DA">
              <w:rPr>
                <w:rFonts w:ascii="Times New Roman" w:hAnsi="Times New Roman" w:cs="Times New Roman"/>
              </w:rPr>
              <w:t>Se cumple en alto grado</w:t>
            </w:r>
          </w:p>
        </w:tc>
        <w:tc>
          <w:tcPr>
            <w:tcW w:w="3005" w:type="dxa"/>
            <w:vAlign w:val="center"/>
          </w:tcPr>
          <w:p w14:paraId="04255714" w14:textId="643286A5" w:rsidR="00455276" w:rsidRPr="009844DA" w:rsidRDefault="2860FB46" w:rsidP="00D07D24">
            <w:pPr>
              <w:pStyle w:val="Sinespaciado"/>
              <w:jc w:val="center"/>
              <w:rPr>
                <w:rFonts w:ascii="Times New Roman" w:hAnsi="Times New Roman" w:cs="Times New Roman"/>
              </w:rPr>
            </w:pPr>
            <w:commentRangeStart w:id="311"/>
            <w:r w:rsidRPr="009844DA">
              <w:rPr>
                <w:rFonts w:ascii="Times New Roman" w:hAnsi="Times New Roman" w:cs="Times New Roman"/>
              </w:rPr>
              <w:t>4,0</w:t>
            </w:r>
            <w:commentRangeEnd w:id="311"/>
            <w:r w:rsidR="000F47BD">
              <w:rPr>
                <w:rStyle w:val="Refdecomentario"/>
                <w:lang w:val="es-ES"/>
              </w:rPr>
              <w:commentReference w:id="311"/>
            </w:r>
          </w:p>
        </w:tc>
        <w:tc>
          <w:tcPr>
            <w:tcW w:w="3005" w:type="dxa"/>
            <w:vAlign w:val="center"/>
          </w:tcPr>
          <w:p w14:paraId="278A5F6D" w14:textId="68CA63AA" w:rsidR="00455276" w:rsidRPr="009844DA" w:rsidRDefault="44DD47A8" w:rsidP="00D07D24">
            <w:pPr>
              <w:pStyle w:val="Sinespaciado"/>
              <w:jc w:val="center"/>
              <w:rPr>
                <w:rFonts w:ascii="Times New Roman" w:hAnsi="Times New Roman" w:cs="Times New Roman"/>
              </w:rPr>
            </w:pPr>
            <w:r w:rsidRPr="009844DA">
              <w:rPr>
                <w:rFonts w:ascii="Times New Roman" w:hAnsi="Times New Roman" w:cs="Times New Roman"/>
              </w:rPr>
              <w:t>14.69</w:t>
            </w:r>
          </w:p>
        </w:tc>
      </w:tr>
    </w:tbl>
    <w:p w14:paraId="317E6C3B" w14:textId="2661E521" w:rsidR="008D0DD0" w:rsidRPr="00FB3789" w:rsidRDefault="00455276" w:rsidP="000C4C41">
      <w:pPr>
        <w:pStyle w:val="Sinespaciado"/>
        <w:spacing w:line="276" w:lineRule="auto"/>
        <w:jc w:val="center"/>
        <w:rPr>
          <w:rFonts w:ascii="Times New Roman" w:hAnsi="Times New Roman" w:cs="Times New Roman"/>
          <w:i/>
          <w:iCs/>
          <w:color w:val="00B0F0"/>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D07D24" w:rsidRPr="00FB3789">
        <w:rPr>
          <w:rFonts w:ascii="Times New Roman" w:hAnsi="Times New Roman" w:cs="Times New Roman"/>
        </w:rPr>
        <w:t>.</w:t>
      </w:r>
    </w:p>
    <w:p w14:paraId="01639FC7" w14:textId="70366F9E" w:rsidR="008D0DD0"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Característica 20. Interdisciplinariedad</w:t>
      </w:r>
    </w:p>
    <w:p w14:paraId="245076B2"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14:paraId="3DE6597D"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14:paraId="4903ED8C"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commentRangeStart w:id="312"/>
      <w:r w:rsidRPr="001954E6">
        <w:rPr>
          <w:rFonts w:eastAsiaTheme="minorEastAsia"/>
          <w:sz w:val="22"/>
          <w:szCs w:val="22"/>
          <w:lang w:eastAsia="en-US"/>
        </w:rPr>
        <w:t xml:space="preserve">La evidencia documental, estadística y de apreciación </w:t>
      </w:r>
      <w:commentRangeEnd w:id="312"/>
      <w:r w:rsidR="000F47BD">
        <w:rPr>
          <w:rStyle w:val="Refdecomentario"/>
          <w:rFonts w:asciiTheme="minorHAnsi" w:eastAsiaTheme="minorHAnsi" w:hAnsiTheme="minorHAnsi" w:cstheme="minorBidi"/>
          <w:lang w:val="es-ES" w:eastAsia="en-US"/>
        </w:rPr>
        <w:commentReference w:id="312"/>
      </w:r>
      <w:r w:rsidRPr="001954E6">
        <w:rPr>
          <w:rFonts w:eastAsiaTheme="minorEastAsia"/>
          <w:sz w:val="22"/>
          <w:szCs w:val="22"/>
          <w:lang w:eastAsia="en-US"/>
        </w:rPr>
        <w:t>permite identificar logros, avances y el impacto de la interdisciplinariedad en la formación de los estudiantes, demostrando cómo esta característica ha evolucionado y se ha consolidado durante la vigencia del reconocimiento de acreditación en alta calidad.</w:t>
      </w:r>
    </w:p>
    <w:p w14:paraId="36BCE53B" w14:textId="77777777" w:rsidR="009844DA" w:rsidRPr="001954E6" w:rsidRDefault="009844DA" w:rsidP="009844DA">
      <w:pPr>
        <w:pStyle w:val="Sinespaciado"/>
        <w:spacing w:line="276" w:lineRule="auto"/>
        <w:jc w:val="both"/>
        <w:rPr>
          <w:rFonts w:ascii="Times New Roman" w:hAnsi="Times New Roman" w:cs="Times New Roman"/>
        </w:rPr>
      </w:pPr>
    </w:p>
    <w:p w14:paraId="6BD46BE4" w14:textId="296DE70E" w:rsidR="009844DA" w:rsidRPr="00FB3789" w:rsidRDefault="009844DA" w:rsidP="000C4C41">
      <w:pPr>
        <w:pStyle w:val="Sinespaciado"/>
        <w:spacing w:line="276" w:lineRule="auto"/>
        <w:jc w:val="both"/>
        <w:rPr>
          <w:rFonts w:ascii="Times New Roman" w:hAnsi="Times New Roman" w:cs="Times New Roman"/>
          <w:highlight w:val="magenta"/>
        </w:rPr>
      </w:pPr>
      <w:r w:rsidRPr="001954E6">
        <w:rPr>
          <w:rFonts w:ascii="Times New Roman" w:hAnsi="Times New Roman" w:cs="Times New Roman"/>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14:paraId="1A7CABEA" w14:textId="59BA7355" w:rsidR="00EF0A6C" w:rsidRPr="00FB3789" w:rsidRDefault="00EF0A6C" w:rsidP="000C4C41">
      <w:pPr>
        <w:pStyle w:val="Descripcin"/>
        <w:keepNext/>
        <w:spacing w:before="240" w:after="0" w:line="276" w:lineRule="auto"/>
        <w:jc w:val="center"/>
        <w:rPr>
          <w:rFonts w:ascii="Times New Roman" w:hAnsi="Times New Roman" w:cs="Times New Roman"/>
          <w:i w:val="0"/>
          <w:color w:val="auto"/>
          <w:sz w:val="22"/>
          <w:szCs w:val="22"/>
        </w:rPr>
      </w:pPr>
      <w:bookmarkStart w:id="313" w:name="_Toc211354474"/>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34</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20. Interdisciplinariedad</w:t>
      </w:r>
      <w:r w:rsidR="00D07D24" w:rsidRPr="00396F9A">
        <w:rPr>
          <w:rFonts w:ascii="Times New Roman" w:hAnsi="Times New Roman" w:cs="Times New Roman"/>
          <w:i w:val="0"/>
          <w:color w:val="auto"/>
          <w:sz w:val="22"/>
          <w:szCs w:val="22"/>
        </w:rPr>
        <w:t>.</w:t>
      </w:r>
      <w:bookmarkEnd w:id="313"/>
    </w:p>
    <w:tbl>
      <w:tblPr>
        <w:tblStyle w:val="Tablaconcuadrcula"/>
        <w:tblW w:w="8964" w:type="dxa"/>
        <w:tblInd w:w="-5" w:type="dxa"/>
        <w:tblLook w:val="04A0" w:firstRow="1" w:lastRow="0" w:firstColumn="1" w:lastColumn="0" w:noHBand="0" w:noVBand="1"/>
      </w:tblPr>
      <w:tblGrid>
        <w:gridCol w:w="2988"/>
        <w:gridCol w:w="2988"/>
        <w:gridCol w:w="2988"/>
      </w:tblGrid>
      <w:tr w:rsidR="00EF0A6C" w:rsidRPr="009844DA" w14:paraId="048FCB6C" w14:textId="77777777" w:rsidTr="00503565">
        <w:trPr>
          <w:trHeight w:val="341"/>
        </w:trPr>
        <w:tc>
          <w:tcPr>
            <w:tcW w:w="2988" w:type="dxa"/>
            <w:shd w:val="clear" w:color="auto" w:fill="DEEAF6" w:themeFill="accent5" w:themeFillTint="33"/>
            <w:vAlign w:val="center"/>
          </w:tcPr>
          <w:p w14:paraId="3BDBE8CE" w14:textId="77777777" w:rsidR="00EF0A6C" w:rsidRPr="009844DA" w:rsidRDefault="00EF0A6C" w:rsidP="00D07D24">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2988" w:type="dxa"/>
            <w:shd w:val="clear" w:color="auto" w:fill="DEEAF6" w:themeFill="accent5" w:themeFillTint="33"/>
            <w:vAlign w:val="center"/>
          </w:tcPr>
          <w:p w14:paraId="7E7EF488" w14:textId="77777777" w:rsidR="00EF0A6C" w:rsidRPr="009844DA" w:rsidRDefault="00EF0A6C" w:rsidP="00D07D24">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2988" w:type="dxa"/>
            <w:shd w:val="clear" w:color="auto" w:fill="DEEAF6" w:themeFill="accent5" w:themeFillTint="33"/>
            <w:vAlign w:val="center"/>
          </w:tcPr>
          <w:p w14:paraId="67781378" w14:textId="77777777" w:rsidR="00EF0A6C" w:rsidRPr="009844DA" w:rsidRDefault="00EF0A6C" w:rsidP="00D07D24">
            <w:pPr>
              <w:pStyle w:val="Sinespaciado"/>
              <w:jc w:val="center"/>
              <w:rPr>
                <w:rFonts w:ascii="Times New Roman" w:hAnsi="Times New Roman" w:cs="Times New Roman"/>
                <w:b/>
                <w:bCs/>
              </w:rPr>
            </w:pPr>
            <w:r w:rsidRPr="009844DA">
              <w:rPr>
                <w:rFonts w:ascii="Times New Roman" w:hAnsi="Times New Roman" w:cs="Times New Roman"/>
                <w:b/>
                <w:bCs/>
              </w:rPr>
              <w:t>Ponderación de característica en el factor</w:t>
            </w:r>
          </w:p>
        </w:tc>
      </w:tr>
      <w:tr w:rsidR="00D47724" w:rsidRPr="009844DA" w14:paraId="0986101F" w14:textId="77777777" w:rsidTr="00503565">
        <w:trPr>
          <w:trHeight w:val="317"/>
        </w:trPr>
        <w:tc>
          <w:tcPr>
            <w:tcW w:w="2988" w:type="dxa"/>
            <w:vAlign w:val="center"/>
          </w:tcPr>
          <w:p w14:paraId="1B7BA622" w14:textId="12633586" w:rsidR="00D47724" w:rsidRPr="009844DA" w:rsidRDefault="00D47724" w:rsidP="00D07D24">
            <w:pPr>
              <w:pStyle w:val="Sinespaciado"/>
              <w:jc w:val="center"/>
              <w:rPr>
                <w:rFonts w:ascii="Times New Roman" w:hAnsi="Times New Roman" w:cs="Times New Roman"/>
              </w:rPr>
            </w:pPr>
            <w:r w:rsidRPr="009844DA">
              <w:rPr>
                <w:rFonts w:ascii="Times New Roman" w:hAnsi="Times New Roman" w:cs="Times New Roman"/>
              </w:rPr>
              <w:t>Se cumple plenamente</w:t>
            </w:r>
          </w:p>
        </w:tc>
        <w:tc>
          <w:tcPr>
            <w:tcW w:w="2988" w:type="dxa"/>
            <w:vAlign w:val="center"/>
          </w:tcPr>
          <w:p w14:paraId="71A12D28" w14:textId="03090E41" w:rsidR="00D47724" w:rsidRPr="009844DA" w:rsidRDefault="2860FB46" w:rsidP="00D07D24">
            <w:pPr>
              <w:pStyle w:val="Sinespaciado"/>
              <w:jc w:val="center"/>
              <w:rPr>
                <w:rFonts w:ascii="Times New Roman" w:hAnsi="Times New Roman" w:cs="Times New Roman"/>
              </w:rPr>
            </w:pPr>
            <w:commentRangeStart w:id="314"/>
            <w:r w:rsidRPr="009844DA">
              <w:rPr>
                <w:rFonts w:ascii="Times New Roman" w:hAnsi="Times New Roman" w:cs="Times New Roman"/>
              </w:rPr>
              <w:t>5,0</w:t>
            </w:r>
            <w:commentRangeEnd w:id="314"/>
            <w:r w:rsidR="003077CD">
              <w:rPr>
                <w:rStyle w:val="Refdecomentario"/>
                <w:lang w:val="es-ES"/>
              </w:rPr>
              <w:commentReference w:id="314"/>
            </w:r>
          </w:p>
        </w:tc>
        <w:tc>
          <w:tcPr>
            <w:tcW w:w="2988" w:type="dxa"/>
            <w:vAlign w:val="center"/>
          </w:tcPr>
          <w:p w14:paraId="4F4E4A52" w14:textId="5E8D50AD" w:rsidR="00D47724" w:rsidRPr="009844DA" w:rsidRDefault="2860FB46" w:rsidP="00D07D24">
            <w:pPr>
              <w:pStyle w:val="Sinespaciado"/>
              <w:jc w:val="center"/>
              <w:rPr>
                <w:rFonts w:ascii="Times New Roman" w:hAnsi="Times New Roman" w:cs="Times New Roman"/>
              </w:rPr>
            </w:pPr>
            <w:r w:rsidRPr="009844DA">
              <w:rPr>
                <w:rFonts w:ascii="Times New Roman" w:hAnsi="Times New Roman" w:cs="Times New Roman"/>
              </w:rPr>
              <w:t>12.84</w:t>
            </w:r>
          </w:p>
        </w:tc>
      </w:tr>
    </w:tbl>
    <w:p w14:paraId="7725310D" w14:textId="3233B453" w:rsidR="00EF0A6C" w:rsidRPr="00FB3789" w:rsidRDefault="00EF0A6C" w:rsidP="000C4C41">
      <w:pPr>
        <w:pStyle w:val="Sinespaciado"/>
        <w:spacing w:line="276" w:lineRule="auto"/>
        <w:jc w:val="center"/>
        <w:rPr>
          <w:rFonts w:ascii="Times New Roman" w:hAnsi="Times New Roman" w:cs="Times New Roman"/>
          <w:i/>
          <w:iCs/>
          <w:color w:val="00B0F0"/>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D07D24" w:rsidRPr="00FB3789">
        <w:rPr>
          <w:rFonts w:ascii="Times New Roman" w:hAnsi="Times New Roman" w:cs="Times New Roman"/>
        </w:rPr>
        <w:t>.</w:t>
      </w:r>
    </w:p>
    <w:p w14:paraId="20D37494" w14:textId="327BFBAF" w:rsidR="008D0DD0" w:rsidRPr="00FB3789" w:rsidRDefault="72578CCD"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21. Estrategias </w:t>
      </w:r>
      <w:r w:rsidR="00D16EE8" w:rsidRPr="00FB3789">
        <w:rPr>
          <w:rFonts w:ascii="Times New Roman" w:hAnsi="Times New Roman" w:cs="Times New Roman"/>
          <w:b/>
          <w:bCs/>
        </w:rPr>
        <w:t>p</w:t>
      </w:r>
      <w:r w:rsidRPr="00FB3789">
        <w:rPr>
          <w:rFonts w:ascii="Times New Roman" w:hAnsi="Times New Roman" w:cs="Times New Roman"/>
          <w:b/>
          <w:bCs/>
        </w:rPr>
        <w:t>edagógicas</w:t>
      </w:r>
    </w:p>
    <w:p w14:paraId="72922539" w14:textId="77777777" w:rsidR="009844DA" w:rsidRPr="001954E6" w:rsidRDefault="009844DA" w:rsidP="009844DA">
      <w:pPr>
        <w:pStyle w:val="Sinespaciado"/>
        <w:keepNext/>
        <w:spacing w:before="240" w:line="276" w:lineRule="auto"/>
        <w:jc w:val="both"/>
        <w:rPr>
          <w:rFonts w:ascii="Times New Roman" w:hAnsi="Times New Roman" w:cs="Times New Roman"/>
        </w:rPr>
      </w:pPr>
      <w:r w:rsidRPr="001954E6">
        <w:rPr>
          <w:rFonts w:ascii="Times New Roman" w:hAnsi="Times New Roman" w:cs="Times New Roman"/>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14:paraId="6BAAF8E9" w14:textId="77777777" w:rsidR="009844DA" w:rsidRPr="001954E6" w:rsidRDefault="009844DA" w:rsidP="009844DA">
      <w:pPr>
        <w:pStyle w:val="Sinespaciado"/>
        <w:keepNext/>
        <w:spacing w:before="240" w:line="276" w:lineRule="auto"/>
        <w:jc w:val="both"/>
        <w:rPr>
          <w:rFonts w:ascii="Times New Roman" w:hAnsi="Times New Roman" w:cs="Times New Roman"/>
        </w:rPr>
      </w:pPr>
      <w:r w:rsidRPr="001954E6">
        <w:rPr>
          <w:rFonts w:ascii="Times New Roman" w:hAnsi="Times New Roman" w:cs="Times New Roman"/>
        </w:rPr>
        <w:t xml:space="preserve">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w:t>
      </w:r>
      <w:r w:rsidRPr="001954E6">
        <w:rPr>
          <w:rFonts w:ascii="Times New Roman" w:hAnsi="Times New Roman" w:cs="Times New Roman"/>
        </w:rPr>
        <w:lastRenderedPageBreak/>
        <w:t>trabajos de grado, se caracteriza por tutorías personalizadas, acompañamiento cercano de los docentes y articulación con los grupos de investigación del programa.</w:t>
      </w:r>
    </w:p>
    <w:p w14:paraId="191BF091" w14:textId="77777777" w:rsidR="009844DA" w:rsidRPr="001954E6" w:rsidRDefault="009844DA" w:rsidP="009844DA">
      <w:pPr>
        <w:pStyle w:val="Sinespaciado"/>
        <w:keepNext/>
        <w:spacing w:before="240" w:line="276" w:lineRule="auto"/>
        <w:jc w:val="both"/>
        <w:rPr>
          <w:rFonts w:ascii="Times New Roman" w:hAnsi="Times New Roman" w:cs="Times New Roman"/>
        </w:rPr>
      </w:pPr>
      <w:r w:rsidRPr="001954E6">
        <w:rPr>
          <w:rFonts w:ascii="Times New Roman" w:hAnsi="Times New Roman" w:cs="Times New Roman"/>
        </w:rPr>
        <w:t>El uso de TIC, como la Suite de PlanesTic y la plataforma Moodle, complementa la enseñanza presencial mediante estrategias sincrónicas y asincrónicas, promoviendo un aprendizaje activo, colaborativo y flexible. La diversidad de metodologías asegura que los estudiantes puedan integrar conocimientos de distintos énfasis y áreas del saber, aplicándolos en contextos reales y complejos.</w:t>
      </w:r>
    </w:p>
    <w:p w14:paraId="5FE8B022" w14:textId="32A538F4" w:rsidR="009844DA" w:rsidRPr="001954E6" w:rsidRDefault="009844DA" w:rsidP="009844DA">
      <w:pPr>
        <w:pStyle w:val="NormalWeb"/>
        <w:spacing w:before="240" w:beforeAutospacing="0" w:after="0" w:afterAutospacing="0" w:line="276" w:lineRule="auto"/>
        <w:jc w:val="center"/>
        <w:rPr>
          <w:rFonts w:eastAsiaTheme="minorEastAsia"/>
          <w:sz w:val="22"/>
          <w:szCs w:val="22"/>
          <w:lang w:eastAsia="en-US"/>
        </w:rPr>
      </w:pPr>
      <w:bookmarkStart w:id="315" w:name="_Toc211349235"/>
      <w:bookmarkStart w:id="316" w:name="_Toc211354541"/>
      <w:r w:rsidRPr="001954E6">
        <w:rPr>
          <w:sz w:val="22"/>
          <w:szCs w:val="22"/>
        </w:rPr>
        <w:t xml:space="preserve">Ilustración </w:t>
      </w:r>
      <w:r w:rsidRPr="001954E6">
        <w:rPr>
          <w:sz w:val="22"/>
          <w:szCs w:val="22"/>
        </w:rPr>
        <w:fldChar w:fldCharType="begin"/>
      </w:r>
      <w:r w:rsidRPr="001954E6">
        <w:rPr>
          <w:sz w:val="22"/>
          <w:szCs w:val="22"/>
        </w:rPr>
        <w:instrText xml:space="preserve"> SEQ Ilustración \* ARABIC </w:instrText>
      </w:r>
      <w:r w:rsidRPr="001954E6">
        <w:rPr>
          <w:sz w:val="22"/>
          <w:szCs w:val="22"/>
        </w:rPr>
        <w:fldChar w:fldCharType="separate"/>
      </w:r>
      <w:r w:rsidR="00D978EC">
        <w:rPr>
          <w:noProof/>
          <w:sz w:val="22"/>
          <w:szCs w:val="22"/>
        </w:rPr>
        <w:t>25</w:t>
      </w:r>
      <w:r w:rsidRPr="001954E6">
        <w:rPr>
          <w:sz w:val="22"/>
          <w:szCs w:val="22"/>
        </w:rPr>
        <w:fldChar w:fldCharType="end"/>
      </w:r>
      <w:r w:rsidRPr="001954E6">
        <w:rPr>
          <w:sz w:val="22"/>
          <w:szCs w:val="22"/>
        </w:rPr>
        <w:t xml:space="preserve"> </w:t>
      </w:r>
      <w:r w:rsidRPr="001954E6">
        <w:rPr>
          <w:rFonts w:eastAsiaTheme="minorEastAsia"/>
          <w:sz w:val="22"/>
          <w:szCs w:val="22"/>
          <w:lang w:eastAsia="en-US"/>
        </w:rPr>
        <w:t>Percepción de los estudiantes a las estrategias pedagógicas de los docentes</w:t>
      </w:r>
      <w:bookmarkEnd w:id="315"/>
      <w:bookmarkEnd w:id="316"/>
    </w:p>
    <w:p w14:paraId="7CB9F0CC" w14:textId="77777777" w:rsidR="009844DA" w:rsidRPr="001954E6" w:rsidRDefault="009844DA" w:rsidP="009844DA">
      <w:pPr>
        <w:pStyle w:val="Sinespaciado"/>
        <w:keepNext/>
        <w:spacing w:line="276" w:lineRule="auto"/>
        <w:jc w:val="center"/>
        <w:rPr>
          <w:rFonts w:ascii="Times New Roman" w:hAnsi="Times New Roman" w:cs="Times New Roman"/>
        </w:rPr>
      </w:pPr>
      <w:r w:rsidRPr="001954E6">
        <w:rPr>
          <w:rFonts w:ascii="Times New Roman" w:hAnsi="Times New Roman" w:cs="Times New Roman"/>
          <w:noProof/>
        </w:rPr>
        <w:t xml:space="preserve"> </w:t>
      </w:r>
      <w:r w:rsidRPr="001954E6">
        <w:rPr>
          <w:rFonts w:ascii="Times New Roman" w:hAnsi="Times New Roman" w:cs="Times New Roman"/>
          <w:noProof/>
        </w:rPr>
        <w:drawing>
          <wp:inline distT="0" distB="0" distL="0" distR="0" wp14:anchorId="3C0BE5F8" wp14:editId="2F82268C">
            <wp:extent cx="4572000" cy="2666333"/>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05122" cy="2685649"/>
                    </a:xfrm>
                    <a:prstGeom prst="rect">
                      <a:avLst/>
                    </a:prstGeom>
                  </pic:spPr>
                </pic:pic>
              </a:graphicData>
            </a:graphic>
          </wp:inline>
        </w:drawing>
      </w:r>
    </w:p>
    <w:p w14:paraId="0457CA42" w14:textId="77777777" w:rsidR="009844DA" w:rsidRPr="001954E6" w:rsidRDefault="009844DA" w:rsidP="009844DA">
      <w:pPr>
        <w:pStyle w:val="Sinespaciado"/>
        <w:keepNext/>
        <w:spacing w:line="276" w:lineRule="auto"/>
        <w:jc w:val="center"/>
        <w:rPr>
          <w:rFonts w:ascii="Times New Roman" w:hAnsi="Times New Roman" w:cs="Times New Roman"/>
        </w:rPr>
      </w:pPr>
      <w:bookmarkStart w:id="317" w:name="_Hlk211320827"/>
      <w:r w:rsidRPr="001954E6">
        <w:rPr>
          <w:rFonts w:ascii="Times New Roman" w:hAnsi="Times New Roman" w:cs="Times New Roman"/>
        </w:rPr>
        <w:t>Fuente: Encuestas de estudiantes, proceso de Autoevaluación 2025.</w:t>
      </w:r>
    </w:p>
    <w:bookmarkEnd w:id="317"/>
    <w:p w14:paraId="36F6FB1A" w14:textId="77777777" w:rsidR="009844DA" w:rsidRPr="001954E6" w:rsidRDefault="009844DA" w:rsidP="009844DA">
      <w:pPr>
        <w:pStyle w:val="Descripcin"/>
        <w:keepNext/>
        <w:spacing w:before="240" w:after="0" w:line="276" w:lineRule="auto"/>
        <w:jc w:val="both"/>
        <w:rPr>
          <w:rFonts w:ascii="Times New Roman" w:hAnsi="Times New Roman" w:cs="Times New Roman"/>
          <w:i w:val="0"/>
          <w:iCs w:val="0"/>
          <w:color w:val="auto"/>
          <w:sz w:val="22"/>
          <w:szCs w:val="22"/>
          <w:lang w:val="es-CO"/>
        </w:rPr>
      </w:pPr>
      <w:r w:rsidRPr="001954E6">
        <w:rPr>
          <w:rFonts w:ascii="Times New Roman" w:hAnsi="Times New Roman" w:cs="Times New Roman"/>
          <w:i w:val="0"/>
          <w:iCs w:val="0"/>
          <w:color w:val="auto"/>
          <w:sz w:val="22"/>
          <w:szCs w:val="22"/>
          <w:lang w:val="es-CO"/>
        </w:rPr>
        <w:t>La percepción estudiantil respalda la efectividad de estas estrategias. En la encuesta aplicada a estudiantes, el 86% manifestó estar de acuerdo o totalmente de acuerdo en que las estrategias pedagógicas y los escenarios de práctica son coherentes y efectivos para facilitar los resultados de aprendizaje esperados, mientras que solo un 6% expresó desacuerdo. En conjunto, 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14:paraId="62512115" w14:textId="6E638757" w:rsidR="00081BF9" w:rsidRPr="00FB3789" w:rsidRDefault="00081BF9" w:rsidP="000C4C41">
      <w:pPr>
        <w:pStyle w:val="Descripcin"/>
        <w:keepNext/>
        <w:spacing w:before="240" w:after="0" w:line="276" w:lineRule="auto"/>
        <w:jc w:val="center"/>
        <w:rPr>
          <w:rFonts w:ascii="Times New Roman" w:hAnsi="Times New Roman" w:cs="Times New Roman"/>
          <w:i w:val="0"/>
          <w:color w:val="auto"/>
          <w:sz w:val="22"/>
          <w:szCs w:val="22"/>
        </w:rPr>
      </w:pPr>
      <w:bookmarkStart w:id="318" w:name="_Toc211354475"/>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w:t>
      </w:r>
      <w:r w:rsidRPr="00396F9A">
        <w:rPr>
          <w:rFonts w:ascii="Times New Roman" w:hAnsi="Times New Roman" w:cs="Times New Roman"/>
          <w:i w:val="0"/>
          <w:color w:val="auto"/>
          <w:sz w:val="22"/>
          <w:szCs w:val="22"/>
        </w:rPr>
        <w:t>terística 21. Estrategias pedagógicas</w:t>
      </w:r>
      <w:r w:rsidR="00FD1B7F" w:rsidRPr="00FB3789">
        <w:rPr>
          <w:rFonts w:ascii="Times New Roman" w:hAnsi="Times New Roman" w:cs="Times New Roman"/>
          <w:i w:val="0"/>
          <w:color w:val="auto"/>
          <w:sz w:val="22"/>
          <w:szCs w:val="22"/>
        </w:rPr>
        <w:t>.</w:t>
      </w:r>
      <w:bookmarkEnd w:id="318"/>
    </w:p>
    <w:tbl>
      <w:tblPr>
        <w:tblStyle w:val="Tablaconcuadrcula"/>
        <w:tblW w:w="9003" w:type="dxa"/>
        <w:tblInd w:w="-5" w:type="dxa"/>
        <w:tblLook w:val="04A0" w:firstRow="1" w:lastRow="0" w:firstColumn="1" w:lastColumn="0" w:noHBand="0" w:noVBand="1"/>
      </w:tblPr>
      <w:tblGrid>
        <w:gridCol w:w="3001"/>
        <w:gridCol w:w="3001"/>
        <w:gridCol w:w="3001"/>
      </w:tblGrid>
      <w:tr w:rsidR="00081BF9" w:rsidRPr="009844DA" w14:paraId="1527789F" w14:textId="77777777" w:rsidTr="00D81914">
        <w:trPr>
          <w:trHeight w:val="331"/>
        </w:trPr>
        <w:tc>
          <w:tcPr>
            <w:tcW w:w="3001" w:type="dxa"/>
            <w:shd w:val="clear" w:color="auto" w:fill="DEEAF6" w:themeFill="accent5" w:themeFillTint="33"/>
            <w:vAlign w:val="center"/>
          </w:tcPr>
          <w:p w14:paraId="5D6F198A" w14:textId="77777777" w:rsidR="00081BF9" w:rsidRPr="009844DA" w:rsidRDefault="00081BF9" w:rsidP="00FD1B7F">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3001" w:type="dxa"/>
            <w:shd w:val="clear" w:color="auto" w:fill="DEEAF6" w:themeFill="accent5" w:themeFillTint="33"/>
            <w:vAlign w:val="center"/>
          </w:tcPr>
          <w:p w14:paraId="0A33A717" w14:textId="77777777" w:rsidR="00081BF9" w:rsidRPr="009844DA" w:rsidRDefault="00081BF9" w:rsidP="00FD1B7F">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3001" w:type="dxa"/>
            <w:shd w:val="clear" w:color="auto" w:fill="DEEAF6" w:themeFill="accent5" w:themeFillTint="33"/>
            <w:vAlign w:val="center"/>
          </w:tcPr>
          <w:p w14:paraId="7A9DDCAB" w14:textId="77777777" w:rsidR="00081BF9" w:rsidRPr="009844DA" w:rsidRDefault="00081BF9" w:rsidP="00FD1B7F">
            <w:pPr>
              <w:pStyle w:val="Sinespaciado"/>
              <w:jc w:val="center"/>
              <w:rPr>
                <w:rFonts w:ascii="Times New Roman" w:hAnsi="Times New Roman" w:cs="Times New Roman"/>
                <w:b/>
                <w:bCs/>
              </w:rPr>
            </w:pPr>
            <w:r w:rsidRPr="009844DA">
              <w:rPr>
                <w:rFonts w:ascii="Times New Roman" w:hAnsi="Times New Roman" w:cs="Times New Roman"/>
                <w:b/>
                <w:bCs/>
              </w:rPr>
              <w:t>Ponderación de característica en el factor</w:t>
            </w:r>
          </w:p>
        </w:tc>
      </w:tr>
      <w:tr w:rsidR="00081BF9" w:rsidRPr="009844DA" w14:paraId="7BB60169" w14:textId="77777777" w:rsidTr="00D81914">
        <w:trPr>
          <w:trHeight w:val="308"/>
        </w:trPr>
        <w:tc>
          <w:tcPr>
            <w:tcW w:w="3001" w:type="dxa"/>
            <w:vAlign w:val="center"/>
          </w:tcPr>
          <w:p w14:paraId="264B1FD7" w14:textId="2AD9DF6C" w:rsidR="00081BF9" w:rsidRPr="009844DA" w:rsidRDefault="00D47724" w:rsidP="00FD1B7F">
            <w:pPr>
              <w:pStyle w:val="Sinespaciado"/>
              <w:jc w:val="center"/>
              <w:rPr>
                <w:rFonts w:ascii="Times New Roman" w:hAnsi="Times New Roman" w:cs="Times New Roman"/>
              </w:rPr>
            </w:pPr>
            <w:r w:rsidRPr="009844DA">
              <w:rPr>
                <w:rFonts w:ascii="Times New Roman" w:hAnsi="Times New Roman" w:cs="Times New Roman"/>
              </w:rPr>
              <w:t>Se cumple aceptablemente</w:t>
            </w:r>
          </w:p>
        </w:tc>
        <w:tc>
          <w:tcPr>
            <w:tcW w:w="3001" w:type="dxa"/>
            <w:vAlign w:val="center"/>
          </w:tcPr>
          <w:p w14:paraId="2B1137CD" w14:textId="440DB52F" w:rsidR="00081BF9" w:rsidRPr="009844DA" w:rsidRDefault="00D47724" w:rsidP="00FD1B7F">
            <w:pPr>
              <w:pStyle w:val="Sinespaciado"/>
              <w:jc w:val="center"/>
              <w:rPr>
                <w:rFonts w:ascii="Times New Roman" w:hAnsi="Times New Roman" w:cs="Times New Roman"/>
              </w:rPr>
            </w:pPr>
            <w:commentRangeStart w:id="319"/>
            <w:r w:rsidRPr="009844DA">
              <w:rPr>
                <w:rFonts w:ascii="Times New Roman" w:hAnsi="Times New Roman" w:cs="Times New Roman"/>
              </w:rPr>
              <w:t>3,5</w:t>
            </w:r>
            <w:commentRangeEnd w:id="319"/>
            <w:r w:rsidR="00AF1092">
              <w:rPr>
                <w:rStyle w:val="Refdecomentario"/>
                <w:lang w:val="es-ES"/>
              </w:rPr>
              <w:commentReference w:id="319"/>
            </w:r>
          </w:p>
        </w:tc>
        <w:tc>
          <w:tcPr>
            <w:tcW w:w="3001" w:type="dxa"/>
            <w:vAlign w:val="center"/>
          </w:tcPr>
          <w:p w14:paraId="4E966BE5" w14:textId="350DAB25" w:rsidR="00081BF9" w:rsidRPr="009844DA" w:rsidRDefault="00224E10" w:rsidP="00FD1B7F">
            <w:pPr>
              <w:pStyle w:val="Sinespaciado"/>
              <w:jc w:val="center"/>
              <w:rPr>
                <w:rFonts w:ascii="Times New Roman" w:hAnsi="Times New Roman" w:cs="Times New Roman"/>
              </w:rPr>
            </w:pPr>
            <w:r w:rsidRPr="009844DA">
              <w:rPr>
                <w:rFonts w:ascii="Times New Roman" w:hAnsi="Times New Roman" w:cs="Times New Roman"/>
              </w:rPr>
              <w:t>11.36</w:t>
            </w:r>
          </w:p>
        </w:tc>
      </w:tr>
    </w:tbl>
    <w:p w14:paraId="10611574" w14:textId="524F544D" w:rsidR="00081BF9" w:rsidRPr="00FB3789" w:rsidRDefault="00081BF9" w:rsidP="000C4C41">
      <w:pPr>
        <w:pStyle w:val="Sinespaciado"/>
        <w:spacing w:line="276" w:lineRule="auto"/>
        <w:jc w:val="center"/>
        <w:rPr>
          <w:rFonts w:ascii="Times New Roman" w:hAnsi="Times New Roman" w:cs="Times New Roman"/>
          <w:i/>
          <w:iCs/>
          <w:color w:val="00B0F0"/>
        </w:rPr>
      </w:pPr>
      <w:r w:rsidRPr="001A2CAA">
        <w:rPr>
          <w:rFonts w:ascii="Times New Roman" w:hAnsi="Times New Roman" w:cs="Times New Roman"/>
        </w:rPr>
        <w:t xml:space="preserve">Fuente: Proyecto curricular </w:t>
      </w:r>
      <w:r w:rsidR="005F2DED" w:rsidRPr="00FB3789">
        <w:rPr>
          <w:rFonts w:ascii="Times New Roman" w:hAnsi="Times New Roman" w:cs="Times New Roman"/>
        </w:rPr>
        <w:t>(2023-1 a 2025-1)</w:t>
      </w:r>
      <w:r w:rsidR="00FD1B7F" w:rsidRPr="00FB3789">
        <w:rPr>
          <w:rFonts w:ascii="Times New Roman" w:hAnsi="Times New Roman" w:cs="Times New Roman"/>
        </w:rPr>
        <w:t>.</w:t>
      </w:r>
    </w:p>
    <w:p w14:paraId="411E1F86" w14:textId="6321E958" w:rsidR="008D0DD0"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22. Sistema </w:t>
      </w:r>
      <w:r w:rsidR="00D16EE8" w:rsidRPr="00FB3789">
        <w:rPr>
          <w:rFonts w:ascii="Times New Roman" w:hAnsi="Times New Roman" w:cs="Times New Roman"/>
          <w:b/>
          <w:bCs/>
        </w:rPr>
        <w:t xml:space="preserve">de evaluación de estudiantes </w:t>
      </w:r>
    </w:p>
    <w:p w14:paraId="6E5F2E84" w14:textId="77777777" w:rsidR="009844DA" w:rsidRPr="001954E6" w:rsidRDefault="009844DA" w:rsidP="009844DA">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 xml:space="preserve">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w:t>
      </w:r>
      <w:r w:rsidRPr="001954E6">
        <w:rPr>
          <w:rFonts w:ascii="Times New Roman" w:hAnsi="Times New Roman" w:cs="Times New Roman"/>
          <w:lang w:val="es-CO"/>
        </w:rPr>
        <w:lastRenderedPageBreak/>
        <w:t>ética y trabajo colaborativo). La evaluación se realiza mediante múltiples instrumentos y estrategias, incluyendo:</w:t>
      </w:r>
    </w:p>
    <w:p w14:paraId="548877B6" w14:textId="77777777" w:rsidR="009844DA" w:rsidRPr="001954E6" w:rsidRDefault="009844DA" w:rsidP="009844DA">
      <w:pPr>
        <w:numPr>
          <w:ilvl w:val="0"/>
          <w:numId w:val="14"/>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Pruebas y exámenes que valoran conocimientos teóricos.</w:t>
      </w:r>
    </w:p>
    <w:p w14:paraId="12656167" w14:textId="77777777" w:rsidR="009844DA" w:rsidRPr="001954E6" w:rsidRDefault="009844DA" w:rsidP="009844DA">
      <w:pPr>
        <w:numPr>
          <w:ilvl w:val="0"/>
          <w:numId w:val="14"/>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Trabajos prácticos y proyectos de investigación que permiten evidenciar la aplicación de conocimientos y competencias en contextos reales.</w:t>
      </w:r>
    </w:p>
    <w:p w14:paraId="56566F8D" w14:textId="77777777" w:rsidR="009844DA" w:rsidRPr="001954E6" w:rsidRDefault="009844DA" w:rsidP="009844DA">
      <w:pPr>
        <w:numPr>
          <w:ilvl w:val="0"/>
          <w:numId w:val="14"/>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Presentaciones, seminarios y tutorías que evalúan habilidades comunicativas, argumentación y participación en el trabajo en equipo.</w:t>
      </w:r>
    </w:p>
    <w:p w14:paraId="4D026AD5" w14:textId="77777777" w:rsidR="009844DA" w:rsidRPr="001954E6" w:rsidRDefault="009844DA" w:rsidP="009844DA">
      <w:pPr>
        <w:numPr>
          <w:ilvl w:val="0"/>
          <w:numId w:val="14"/>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Evaluaciones de seguimiento continuo, retroalimentaciones y registros de desempeño académico, que facilitan la mejora continua y la identificación temprana de necesidades de aprendizaje.</w:t>
      </w:r>
    </w:p>
    <w:p w14:paraId="70C95BD2" w14:textId="77777777" w:rsidR="009844DA" w:rsidRPr="001954E6" w:rsidRDefault="009844DA" w:rsidP="009844DA">
      <w:pPr>
        <w:spacing w:before="100" w:beforeAutospacing="1" w:after="0" w:line="276" w:lineRule="auto"/>
        <w:jc w:val="both"/>
        <w:rPr>
          <w:rFonts w:ascii="Times New Roman" w:hAnsi="Times New Roman" w:cs="Times New Roman"/>
        </w:rPr>
      </w:pPr>
      <w:r w:rsidRPr="001954E6">
        <w:rPr>
          <w:rFonts w:ascii="Times New Roman" w:hAnsi="Times New Roman" w:cs="Times New Roman"/>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14:paraId="77D47D73"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En conjunto, el programa dispone de un sistema de evaluación integral y coherente con el currículo y los resultados de aprendizaje que mide objetivamente el desarrollo de competencias y favorece la retroalimentación y la mejora permanente. Este sistema asegura que los egresados alcancen las competencias necesarias para su desempeño profesional, reflejando un compromiso sostenido con la calidad, la pertinencia y la excelencia académica del programa.</w:t>
      </w:r>
    </w:p>
    <w:p w14:paraId="39291236" w14:textId="60A96D5E" w:rsidR="00DE6712" w:rsidRPr="009844DA" w:rsidRDefault="00DE6712" w:rsidP="000C4C41">
      <w:pPr>
        <w:pStyle w:val="Descripcin"/>
        <w:keepNext/>
        <w:spacing w:before="240" w:after="0" w:line="276" w:lineRule="auto"/>
        <w:jc w:val="center"/>
        <w:rPr>
          <w:rFonts w:ascii="Times New Roman" w:hAnsi="Times New Roman" w:cs="Times New Roman"/>
          <w:i w:val="0"/>
          <w:color w:val="auto"/>
          <w:sz w:val="22"/>
          <w:szCs w:val="22"/>
        </w:rPr>
      </w:pPr>
      <w:bookmarkStart w:id="320" w:name="_Toc211354476"/>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w:t>
      </w:r>
      <w:r w:rsidRPr="00396F9A">
        <w:rPr>
          <w:rFonts w:ascii="Times New Roman" w:hAnsi="Times New Roman" w:cs="Times New Roman"/>
          <w:i w:val="0"/>
          <w:color w:val="auto"/>
          <w:sz w:val="22"/>
          <w:szCs w:val="22"/>
        </w:rPr>
        <w:t>va y cuantitativa de la Característica 22. Sistema de evaluación de estudiantes</w:t>
      </w:r>
      <w:r w:rsidR="00FD1B7F" w:rsidRPr="00FB3789">
        <w:rPr>
          <w:rFonts w:ascii="Times New Roman" w:hAnsi="Times New Roman" w:cs="Times New Roman"/>
          <w:i w:val="0"/>
          <w:color w:val="auto"/>
          <w:sz w:val="22"/>
          <w:szCs w:val="22"/>
        </w:rPr>
        <w:t>.</w:t>
      </w:r>
      <w:bookmarkEnd w:id="320"/>
    </w:p>
    <w:tbl>
      <w:tblPr>
        <w:tblStyle w:val="Tablaconcuadrcula"/>
        <w:tblW w:w="9366" w:type="dxa"/>
        <w:tblInd w:w="-5" w:type="dxa"/>
        <w:tblLook w:val="04A0" w:firstRow="1" w:lastRow="0" w:firstColumn="1" w:lastColumn="0" w:noHBand="0" w:noVBand="1"/>
      </w:tblPr>
      <w:tblGrid>
        <w:gridCol w:w="3122"/>
        <w:gridCol w:w="3122"/>
        <w:gridCol w:w="3122"/>
      </w:tblGrid>
      <w:tr w:rsidR="00DE6712" w:rsidRPr="009844DA" w14:paraId="484AF73E" w14:textId="77777777" w:rsidTr="00FD1B7F">
        <w:trPr>
          <w:trHeight w:val="297"/>
        </w:trPr>
        <w:tc>
          <w:tcPr>
            <w:tcW w:w="3122" w:type="dxa"/>
            <w:shd w:val="clear" w:color="auto" w:fill="DEEAF6" w:themeFill="accent5" w:themeFillTint="33"/>
            <w:vAlign w:val="center"/>
          </w:tcPr>
          <w:p w14:paraId="77AC6D97" w14:textId="77777777" w:rsidR="00DE6712" w:rsidRPr="001A2CAA" w:rsidRDefault="00DE6712" w:rsidP="00FD1B7F">
            <w:pPr>
              <w:pStyle w:val="Sinespaciado"/>
              <w:jc w:val="center"/>
              <w:rPr>
                <w:rFonts w:ascii="Times New Roman" w:hAnsi="Times New Roman" w:cs="Times New Roman"/>
                <w:b/>
                <w:bCs/>
              </w:rPr>
            </w:pPr>
            <w:r w:rsidRPr="001A2CAA">
              <w:rPr>
                <w:rFonts w:ascii="Times New Roman" w:hAnsi="Times New Roman" w:cs="Times New Roman"/>
                <w:b/>
                <w:bCs/>
              </w:rPr>
              <w:t>Grado de cumplimiento</w:t>
            </w:r>
          </w:p>
        </w:tc>
        <w:tc>
          <w:tcPr>
            <w:tcW w:w="3122" w:type="dxa"/>
            <w:shd w:val="clear" w:color="auto" w:fill="DEEAF6" w:themeFill="accent5" w:themeFillTint="33"/>
            <w:vAlign w:val="center"/>
          </w:tcPr>
          <w:p w14:paraId="2CF5411A" w14:textId="77777777" w:rsidR="00DE6712" w:rsidRPr="00396F9A" w:rsidRDefault="00DE6712" w:rsidP="00FD1B7F">
            <w:pPr>
              <w:pStyle w:val="Sinespaciado"/>
              <w:jc w:val="center"/>
              <w:rPr>
                <w:rFonts w:ascii="Times New Roman" w:hAnsi="Times New Roman" w:cs="Times New Roman"/>
                <w:b/>
                <w:bCs/>
              </w:rPr>
            </w:pPr>
            <w:r w:rsidRPr="00396F9A">
              <w:rPr>
                <w:rFonts w:ascii="Times New Roman" w:hAnsi="Times New Roman" w:cs="Times New Roman"/>
                <w:b/>
                <w:bCs/>
              </w:rPr>
              <w:t>Calificación numérica</w:t>
            </w:r>
          </w:p>
        </w:tc>
        <w:tc>
          <w:tcPr>
            <w:tcW w:w="3122" w:type="dxa"/>
            <w:shd w:val="clear" w:color="auto" w:fill="DEEAF6" w:themeFill="accent5" w:themeFillTint="33"/>
            <w:vAlign w:val="center"/>
          </w:tcPr>
          <w:p w14:paraId="57CF570A" w14:textId="77777777" w:rsidR="00DE6712" w:rsidRPr="00FB3789" w:rsidRDefault="00DE6712" w:rsidP="00FD1B7F">
            <w:pPr>
              <w:pStyle w:val="Sinespaciado"/>
              <w:jc w:val="center"/>
              <w:rPr>
                <w:rFonts w:ascii="Times New Roman" w:hAnsi="Times New Roman" w:cs="Times New Roman"/>
                <w:b/>
                <w:bCs/>
              </w:rPr>
            </w:pPr>
            <w:r w:rsidRPr="00FB3789">
              <w:rPr>
                <w:rFonts w:ascii="Times New Roman" w:hAnsi="Times New Roman" w:cs="Times New Roman"/>
                <w:b/>
                <w:bCs/>
              </w:rPr>
              <w:t>Ponderación de característica en el factor</w:t>
            </w:r>
          </w:p>
        </w:tc>
      </w:tr>
      <w:tr w:rsidR="00DE6712" w:rsidRPr="009844DA" w14:paraId="66C774E0" w14:textId="77777777" w:rsidTr="00FD1B7F">
        <w:trPr>
          <w:trHeight w:val="276"/>
        </w:trPr>
        <w:tc>
          <w:tcPr>
            <w:tcW w:w="3122" w:type="dxa"/>
            <w:vAlign w:val="center"/>
          </w:tcPr>
          <w:p w14:paraId="7EFBF2D7" w14:textId="2C76B682" w:rsidR="00DE6712" w:rsidRPr="00396F9A" w:rsidRDefault="00D47724" w:rsidP="00FD1B7F">
            <w:pPr>
              <w:pStyle w:val="Sinespaciado"/>
              <w:jc w:val="center"/>
              <w:rPr>
                <w:rFonts w:ascii="Times New Roman" w:hAnsi="Times New Roman" w:cs="Times New Roman"/>
              </w:rPr>
            </w:pPr>
            <w:r w:rsidRPr="001A2CAA">
              <w:rPr>
                <w:rFonts w:ascii="Times New Roman" w:hAnsi="Times New Roman" w:cs="Times New Roman"/>
              </w:rPr>
              <w:t>Se cumple aceptablemente</w:t>
            </w:r>
          </w:p>
        </w:tc>
        <w:tc>
          <w:tcPr>
            <w:tcW w:w="3122" w:type="dxa"/>
            <w:vAlign w:val="center"/>
          </w:tcPr>
          <w:p w14:paraId="22A022D6" w14:textId="1F9A6D98" w:rsidR="00DE6712" w:rsidRPr="00FB3789" w:rsidRDefault="2860FB46" w:rsidP="00FD1B7F">
            <w:pPr>
              <w:pStyle w:val="Sinespaciado"/>
              <w:jc w:val="center"/>
              <w:rPr>
                <w:rFonts w:ascii="Times New Roman" w:hAnsi="Times New Roman" w:cs="Times New Roman"/>
              </w:rPr>
            </w:pPr>
            <w:commentRangeStart w:id="321"/>
            <w:r w:rsidRPr="00FB3789">
              <w:rPr>
                <w:rFonts w:ascii="Times New Roman" w:hAnsi="Times New Roman" w:cs="Times New Roman"/>
              </w:rPr>
              <w:t>3,7</w:t>
            </w:r>
            <w:commentRangeEnd w:id="321"/>
            <w:r w:rsidR="00AF1092">
              <w:rPr>
                <w:rStyle w:val="Refdecomentario"/>
                <w:lang w:val="es-ES"/>
              </w:rPr>
              <w:commentReference w:id="321"/>
            </w:r>
          </w:p>
        </w:tc>
        <w:tc>
          <w:tcPr>
            <w:tcW w:w="3122" w:type="dxa"/>
            <w:vAlign w:val="center"/>
          </w:tcPr>
          <w:p w14:paraId="7465219D" w14:textId="2C948F76" w:rsidR="00DE6712" w:rsidRPr="00FB3789" w:rsidRDefault="44DD47A8" w:rsidP="00FD1B7F">
            <w:pPr>
              <w:pStyle w:val="Sinespaciado"/>
              <w:jc w:val="center"/>
              <w:rPr>
                <w:rFonts w:ascii="Times New Roman" w:hAnsi="Times New Roman" w:cs="Times New Roman"/>
              </w:rPr>
            </w:pPr>
            <w:r w:rsidRPr="00FB3789">
              <w:rPr>
                <w:rFonts w:ascii="Times New Roman" w:hAnsi="Times New Roman" w:cs="Times New Roman"/>
              </w:rPr>
              <w:t>7.53</w:t>
            </w:r>
          </w:p>
        </w:tc>
      </w:tr>
    </w:tbl>
    <w:p w14:paraId="0CDBA47F" w14:textId="70F6B232" w:rsidR="00DE6712" w:rsidRPr="00FB3789" w:rsidRDefault="00DE6712"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FD1B7F" w:rsidRPr="00FB3789">
        <w:rPr>
          <w:rFonts w:ascii="Times New Roman" w:hAnsi="Times New Roman" w:cs="Times New Roman"/>
        </w:rPr>
        <w:t>.</w:t>
      </w:r>
    </w:p>
    <w:p w14:paraId="6F63FBCE" w14:textId="0A8C271A" w:rsidR="00D97984"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Característica 23. Resultados de Aprendizaje</w:t>
      </w:r>
    </w:p>
    <w:p w14:paraId="407BD181" w14:textId="77777777" w:rsidR="009844DA" w:rsidRPr="001954E6" w:rsidRDefault="009844DA" w:rsidP="009844D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programa evidencia un logro consistente de los resultados de aprendizaje,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14:paraId="69212BA9" w14:textId="77777777" w:rsidR="009844DA" w:rsidRPr="001954E6" w:rsidRDefault="009844DA" w:rsidP="009844DA">
      <w:pPr>
        <w:pStyle w:val="NormalWeb"/>
        <w:spacing w:line="276" w:lineRule="auto"/>
        <w:jc w:val="both"/>
        <w:rPr>
          <w:rFonts w:eastAsiaTheme="minorEastAsia"/>
          <w:sz w:val="22"/>
          <w:szCs w:val="22"/>
          <w:lang w:eastAsia="en-US"/>
        </w:rPr>
      </w:pPr>
      <w:r w:rsidRPr="001954E6">
        <w:rPr>
          <w:rFonts w:eastAsiaTheme="minorEastAsia"/>
          <w:sz w:val="22"/>
          <w:szCs w:val="22"/>
          <w:lang w:eastAsia="en-US"/>
        </w:rPr>
        <w:t>La Universidad se encuentra en un proceso de transición para formular, modelar, implementar y verificar los Resultados de Aprendizaje (RA) en los proyectos curriculares. Este proceso contempla, entre otras acciones:</w:t>
      </w:r>
    </w:p>
    <w:p w14:paraId="3894DE84" w14:textId="77777777" w:rsidR="009844DA" w:rsidRPr="001954E6" w:rsidRDefault="009844DA" w:rsidP="009844DA">
      <w:pPr>
        <w:pStyle w:val="NormalWeb"/>
        <w:numPr>
          <w:ilvl w:val="0"/>
          <w:numId w:val="19"/>
        </w:numPr>
        <w:spacing w:line="276" w:lineRule="auto"/>
        <w:jc w:val="both"/>
        <w:rPr>
          <w:rFonts w:eastAsiaTheme="minorEastAsia"/>
          <w:sz w:val="22"/>
          <w:szCs w:val="22"/>
          <w:lang w:eastAsia="en-US"/>
        </w:rPr>
      </w:pPr>
      <w:r w:rsidRPr="001954E6">
        <w:rPr>
          <w:rFonts w:eastAsiaTheme="minorEastAsia"/>
          <w:sz w:val="22"/>
          <w:szCs w:val="22"/>
          <w:lang w:eastAsia="en-US"/>
        </w:rPr>
        <w:t>La definición y normalización de RA de programa y RA de asignatura, redactados en términos observables y medibles.</w:t>
      </w:r>
    </w:p>
    <w:p w14:paraId="42294BEA" w14:textId="77777777" w:rsidR="009844DA" w:rsidRPr="001954E6" w:rsidRDefault="009844DA" w:rsidP="009844DA">
      <w:pPr>
        <w:pStyle w:val="NormalWeb"/>
        <w:numPr>
          <w:ilvl w:val="0"/>
          <w:numId w:val="19"/>
        </w:numPr>
        <w:spacing w:line="276" w:lineRule="auto"/>
        <w:jc w:val="both"/>
        <w:rPr>
          <w:rFonts w:eastAsiaTheme="minorEastAsia"/>
          <w:sz w:val="22"/>
          <w:szCs w:val="22"/>
          <w:lang w:eastAsia="en-US"/>
        </w:rPr>
      </w:pPr>
      <w:r w:rsidRPr="001954E6">
        <w:rPr>
          <w:rFonts w:eastAsiaTheme="minorEastAsia"/>
          <w:sz w:val="22"/>
          <w:szCs w:val="22"/>
          <w:lang w:eastAsia="en-US"/>
        </w:rPr>
        <w:lastRenderedPageBreak/>
        <w:t>La construcción de matrices de alineación RA–asignaturas–estrategias didácticas–evidencias de desempeño, que aseguran coherencia horizontal y vertical en el plan de estudios.</w:t>
      </w:r>
    </w:p>
    <w:p w14:paraId="4552214E" w14:textId="77777777" w:rsidR="009844DA" w:rsidRPr="001954E6" w:rsidRDefault="009844DA" w:rsidP="009844DA">
      <w:pPr>
        <w:pStyle w:val="NormalWeb"/>
        <w:numPr>
          <w:ilvl w:val="0"/>
          <w:numId w:val="19"/>
        </w:numPr>
        <w:spacing w:line="276" w:lineRule="auto"/>
        <w:jc w:val="both"/>
        <w:rPr>
          <w:rFonts w:eastAsiaTheme="minorEastAsia"/>
          <w:sz w:val="22"/>
          <w:szCs w:val="22"/>
          <w:lang w:eastAsia="en-US"/>
        </w:rPr>
      </w:pPr>
      <w:r w:rsidRPr="001954E6">
        <w:rPr>
          <w:rFonts w:eastAsiaTheme="minorEastAsia"/>
          <w:sz w:val="22"/>
          <w:szCs w:val="22"/>
          <w:lang w:eastAsia="en-US"/>
        </w:rPr>
        <w:t>El diseño de rúbricas e indicadores de logro comunes, con criterios y niveles de desempeño comparables entre asignaturas y énfasis.</w:t>
      </w:r>
    </w:p>
    <w:p w14:paraId="7AD48A3E" w14:textId="77777777" w:rsidR="009844DA" w:rsidRPr="001954E6" w:rsidRDefault="009844DA" w:rsidP="009844DA">
      <w:pPr>
        <w:pStyle w:val="NormalWeb"/>
        <w:numPr>
          <w:ilvl w:val="0"/>
          <w:numId w:val="19"/>
        </w:numPr>
        <w:spacing w:line="276" w:lineRule="auto"/>
        <w:jc w:val="both"/>
        <w:rPr>
          <w:rFonts w:eastAsiaTheme="minorEastAsia"/>
          <w:sz w:val="22"/>
          <w:szCs w:val="22"/>
          <w:lang w:eastAsia="en-US"/>
        </w:rPr>
      </w:pPr>
      <w:r w:rsidRPr="001954E6">
        <w:rPr>
          <w:rFonts w:eastAsiaTheme="minorEastAsia"/>
          <w:sz w:val="22"/>
          <w:szCs w:val="22"/>
          <w:lang w:eastAsia="en-US"/>
        </w:rPr>
        <w:t>La calibración y validación de instrumentos (rúbricas, listas de cotejo, portafolios y proyectos integradores), mediante pilotajes y sesiones de coevaluación entre docentes.</w:t>
      </w:r>
    </w:p>
    <w:p w14:paraId="46C875B8" w14:textId="77777777" w:rsidR="009844DA" w:rsidRPr="001954E6" w:rsidRDefault="009844DA" w:rsidP="009844DA">
      <w:pPr>
        <w:pStyle w:val="NormalWeb"/>
        <w:numPr>
          <w:ilvl w:val="0"/>
          <w:numId w:val="19"/>
        </w:numPr>
        <w:spacing w:line="276" w:lineRule="auto"/>
        <w:jc w:val="both"/>
        <w:rPr>
          <w:rFonts w:eastAsiaTheme="minorEastAsia"/>
          <w:sz w:val="22"/>
          <w:szCs w:val="22"/>
          <w:lang w:eastAsia="en-US"/>
        </w:rPr>
      </w:pPr>
      <w:r w:rsidRPr="001954E6">
        <w:rPr>
          <w:rFonts w:eastAsiaTheme="minorEastAsia"/>
          <w:sz w:val="22"/>
          <w:szCs w:val="22"/>
          <w:lang w:eastAsia="en-US"/>
        </w:rPr>
        <w:t>La trazabilidad del aprendizaje a través de portafolios de evidencias y proyectos de investigación/trabajo de grado, articulados con los RA del programa.</w:t>
      </w:r>
    </w:p>
    <w:p w14:paraId="1358DDCD" w14:textId="77777777" w:rsidR="009844DA" w:rsidRPr="001954E6" w:rsidRDefault="009844DA" w:rsidP="009844DA">
      <w:pPr>
        <w:spacing w:line="276" w:lineRule="auto"/>
        <w:jc w:val="both"/>
        <w:rPr>
          <w:rFonts w:ascii="Times New Roman" w:eastAsia="Calibri" w:hAnsi="Times New Roman" w:cs="Times New Roman"/>
          <w:lang w:val="es-CO"/>
        </w:rPr>
      </w:pPr>
      <w:r w:rsidRPr="001954E6">
        <w:rPr>
          <w:rFonts w:ascii="Times New Roman" w:eastAsia="Calibri" w:hAnsi="Times New Roman" w:cs="Times New Roman"/>
          <w:lang w:val="es-CO"/>
        </w:rPr>
        <w:t>En la actualidad, los syllabus de las asignaturas incluyen los resultados de aprendizaje y sus mecanismos de evaluación, si bien como se mencionó con anterioridad, la Universidad está en proceso de transición, y por ende la Maestría también lo está, por lo cual no se ha establecido completamente los resultados de aprendizaje a nivel curricular, pero si se ha realizado a nivel micro curricular.</w:t>
      </w:r>
    </w:p>
    <w:p w14:paraId="5341BFAA" w14:textId="77777777" w:rsidR="009844DA" w:rsidRPr="001954E6" w:rsidRDefault="009844DA" w:rsidP="009844DA">
      <w:pPr>
        <w:pStyle w:val="NormalWeb"/>
        <w:spacing w:line="276" w:lineRule="auto"/>
        <w:jc w:val="both"/>
        <w:rPr>
          <w:rFonts w:eastAsiaTheme="minorEastAsia"/>
          <w:sz w:val="22"/>
          <w:szCs w:val="22"/>
          <w:lang w:eastAsia="en-US"/>
        </w:rPr>
      </w:pPr>
      <w:r w:rsidRPr="001954E6">
        <w:rPr>
          <w:sz w:val="22"/>
          <w:szCs w:val="22"/>
        </w:rPr>
        <w:t xml:space="preserve">Con esta transición, el programa avanza hacia un modelo plenamente orientado a evidencias, en el que cada RA cuenta con evidencias verificables, instrumentos válidos y decisiones de mejora basadas en datos. Este proceso se encuentra soportado en las </w:t>
      </w:r>
      <w:commentRangeStart w:id="322"/>
      <w:r>
        <w:fldChar w:fldCharType="begin"/>
      </w:r>
      <w:r>
        <w:instrText>HYPERLINK "https://udistritaleduco-my.sharepoint.com/:b:/g/personal/mcic_udistrital_edu_co/EQKPUUsYosNGk49kZqZenBoBbb_bAtVRjgnZXeo31r7FzQ?e=1m5bWT"</w:instrText>
      </w:r>
      <w:r>
        <w:fldChar w:fldCharType="separate"/>
      </w:r>
      <w:r w:rsidRPr="001954E6">
        <w:rPr>
          <w:rStyle w:val="Hipervnculo"/>
          <w:sz w:val="22"/>
          <w:szCs w:val="22"/>
        </w:rPr>
        <w:t>reuniones</w:t>
      </w:r>
      <w:r>
        <w:fldChar w:fldCharType="end"/>
      </w:r>
      <w:commentRangeEnd w:id="322"/>
      <w:r w:rsidR="00AF1092">
        <w:rPr>
          <w:rStyle w:val="Refdecomentario"/>
          <w:rFonts w:asciiTheme="minorHAnsi" w:eastAsiaTheme="minorHAnsi" w:hAnsiTheme="minorHAnsi" w:cstheme="minorBidi"/>
          <w:lang w:val="es-ES" w:eastAsia="en-US"/>
        </w:rPr>
        <w:commentReference w:id="322"/>
      </w:r>
      <w:r w:rsidRPr="001954E6">
        <w:rPr>
          <w:sz w:val="22"/>
          <w:szCs w:val="22"/>
        </w:rPr>
        <w:t xml:space="preserve"> realizadas con los docentes, tanto en el marco del proceso de autoevaluación como en los espacios de trabajo por énfasis, donde se analizan los resultados, se consolidan las evidencias y se formulan estrategias para la mejora continua. En consecuencia, se asegura que los estudiantes alcancen y demuestren los resultados esperados, manteniendo la coherencia con la misión institucional y fortaleciendo la pertinencia y excelencia académica del programa.</w:t>
      </w:r>
    </w:p>
    <w:p w14:paraId="607799B8" w14:textId="1B749704" w:rsidR="001603F5" w:rsidRPr="00FB3789" w:rsidRDefault="001603F5" w:rsidP="000C4C41">
      <w:pPr>
        <w:pStyle w:val="Descripcin"/>
        <w:keepNext/>
        <w:spacing w:after="0" w:line="276" w:lineRule="auto"/>
        <w:jc w:val="center"/>
        <w:rPr>
          <w:rFonts w:ascii="Times New Roman" w:hAnsi="Times New Roman" w:cs="Times New Roman"/>
          <w:i w:val="0"/>
          <w:color w:val="auto"/>
          <w:sz w:val="22"/>
          <w:szCs w:val="22"/>
        </w:rPr>
      </w:pPr>
      <w:bookmarkStart w:id="323" w:name="_Toc211354477"/>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w:t>
      </w:r>
      <w:r w:rsidRPr="00396F9A">
        <w:rPr>
          <w:rFonts w:ascii="Times New Roman" w:hAnsi="Times New Roman" w:cs="Times New Roman"/>
          <w:i w:val="0"/>
          <w:color w:val="auto"/>
          <w:sz w:val="22"/>
          <w:szCs w:val="22"/>
        </w:rPr>
        <w:t>titativa de la Característica 23. Resultados de aprendizaje</w:t>
      </w:r>
      <w:r w:rsidR="00FD1B7F" w:rsidRPr="00FB3789">
        <w:rPr>
          <w:rFonts w:ascii="Times New Roman" w:hAnsi="Times New Roman" w:cs="Times New Roman"/>
          <w:i w:val="0"/>
          <w:color w:val="auto"/>
          <w:sz w:val="22"/>
          <w:szCs w:val="22"/>
        </w:rPr>
        <w:t>.</w:t>
      </w:r>
      <w:bookmarkEnd w:id="323"/>
    </w:p>
    <w:tbl>
      <w:tblPr>
        <w:tblStyle w:val="Tablaconcuadrcula"/>
        <w:tblW w:w="8901" w:type="dxa"/>
        <w:tblInd w:w="-5" w:type="dxa"/>
        <w:tblLook w:val="04A0" w:firstRow="1" w:lastRow="0" w:firstColumn="1" w:lastColumn="0" w:noHBand="0" w:noVBand="1"/>
      </w:tblPr>
      <w:tblGrid>
        <w:gridCol w:w="2967"/>
        <w:gridCol w:w="2967"/>
        <w:gridCol w:w="2967"/>
      </w:tblGrid>
      <w:tr w:rsidR="001603F5" w:rsidRPr="009844DA" w14:paraId="240E91F0" w14:textId="77777777" w:rsidTr="00511936">
        <w:trPr>
          <w:trHeight w:val="336"/>
        </w:trPr>
        <w:tc>
          <w:tcPr>
            <w:tcW w:w="2967" w:type="dxa"/>
            <w:shd w:val="clear" w:color="auto" w:fill="DEEAF6" w:themeFill="accent5" w:themeFillTint="33"/>
            <w:vAlign w:val="center"/>
          </w:tcPr>
          <w:p w14:paraId="67510FB1" w14:textId="77777777" w:rsidR="001603F5" w:rsidRPr="009844DA" w:rsidRDefault="001603F5" w:rsidP="00FD1B7F">
            <w:pPr>
              <w:pStyle w:val="Sinespaciado"/>
              <w:jc w:val="center"/>
              <w:rPr>
                <w:rFonts w:ascii="Times New Roman" w:hAnsi="Times New Roman" w:cs="Times New Roman"/>
                <w:b/>
                <w:bCs/>
              </w:rPr>
            </w:pPr>
            <w:r w:rsidRPr="009844DA">
              <w:rPr>
                <w:rFonts w:ascii="Times New Roman" w:hAnsi="Times New Roman" w:cs="Times New Roman"/>
                <w:b/>
                <w:bCs/>
              </w:rPr>
              <w:t>Grado de cumplimiento</w:t>
            </w:r>
          </w:p>
        </w:tc>
        <w:tc>
          <w:tcPr>
            <w:tcW w:w="2967" w:type="dxa"/>
            <w:shd w:val="clear" w:color="auto" w:fill="DEEAF6" w:themeFill="accent5" w:themeFillTint="33"/>
            <w:vAlign w:val="center"/>
          </w:tcPr>
          <w:p w14:paraId="2BD3F010" w14:textId="77777777" w:rsidR="001603F5" w:rsidRPr="009844DA" w:rsidRDefault="001603F5" w:rsidP="00FD1B7F">
            <w:pPr>
              <w:pStyle w:val="Sinespaciado"/>
              <w:jc w:val="center"/>
              <w:rPr>
                <w:rFonts w:ascii="Times New Roman" w:hAnsi="Times New Roman" w:cs="Times New Roman"/>
                <w:b/>
                <w:bCs/>
              </w:rPr>
            </w:pPr>
            <w:r w:rsidRPr="009844DA">
              <w:rPr>
                <w:rFonts w:ascii="Times New Roman" w:hAnsi="Times New Roman" w:cs="Times New Roman"/>
                <w:b/>
                <w:bCs/>
              </w:rPr>
              <w:t>Calificación numérica</w:t>
            </w:r>
          </w:p>
        </w:tc>
        <w:tc>
          <w:tcPr>
            <w:tcW w:w="2967" w:type="dxa"/>
            <w:shd w:val="clear" w:color="auto" w:fill="DEEAF6" w:themeFill="accent5" w:themeFillTint="33"/>
            <w:vAlign w:val="center"/>
          </w:tcPr>
          <w:p w14:paraId="7CAD6BD4" w14:textId="77777777" w:rsidR="001603F5" w:rsidRPr="009844DA" w:rsidRDefault="001603F5" w:rsidP="00FD1B7F">
            <w:pPr>
              <w:pStyle w:val="Sinespaciado"/>
              <w:jc w:val="center"/>
              <w:rPr>
                <w:rFonts w:ascii="Times New Roman" w:hAnsi="Times New Roman" w:cs="Times New Roman"/>
                <w:b/>
                <w:bCs/>
              </w:rPr>
            </w:pPr>
            <w:r w:rsidRPr="009844DA">
              <w:rPr>
                <w:rFonts w:ascii="Times New Roman" w:hAnsi="Times New Roman" w:cs="Times New Roman"/>
                <w:b/>
                <w:bCs/>
              </w:rPr>
              <w:t>Ponderación de característica en el factor</w:t>
            </w:r>
          </w:p>
        </w:tc>
      </w:tr>
      <w:tr w:rsidR="001603F5" w:rsidRPr="009844DA" w14:paraId="0959F2AA" w14:textId="77777777" w:rsidTr="00511936">
        <w:trPr>
          <w:trHeight w:val="312"/>
        </w:trPr>
        <w:tc>
          <w:tcPr>
            <w:tcW w:w="2967" w:type="dxa"/>
            <w:vAlign w:val="center"/>
          </w:tcPr>
          <w:p w14:paraId="5E0169A5" w14:textId="4B3DC97A" w:rsidR="001603F5" w:rsidRPr="009844DA" w:rsidRDefault="00D47724" w:rsidP="00FD1B7F">
            <w:pPr>
              <w:pStyle w:val="Sinespaciado"/>
              <w:jc w:val="center"/>
              <w:rPr>
                <w:rFonts w:ascii="Times New Roman" w:hAnsi="Times New Roman" w:cs="Times New Roman"/>
              </w:rPr>
            </w:pPr>
            <w:r w:rsidRPr="009844DA">
              <w:rPr>
                <w:rFonts w:ascii="Times New Roman" w:hAnsi="Times New Roman" w:cs="Times New Roman"/>
              </w:rPr>
              <w:t>Se cumple en alto grado</w:t>
            </w:r>
          </w:p>
        </w:tc>
        <w:tc>
          <w:tcPr>
            <w:tcW w:w="2967" w:type="dxa"/>
            <w:vAlign w:val="center"/>
          </w:tcPr>
          <w:p w14:paraId="773EC763" w14:textId="43CA1B93" w:rsidR="001603F5" w:rsidRPr="009844DA" w:rsidRDefault="2860FB46" w:rsidP="00FD1B7F">
            <w:pPr>
              <w:pStyle w:val="Sinespaciado"/>
              <w:jc w:val="center"/>
              <w:rPr>
                <w:rFonts w:ascii="Times New Roman" w:hAnsi="Times New Roman" w:cs="Times New Roman"/>
              </w:rPr>
            </w:pPr>
            <w:r w:rsidRPr="009844DA">
              <w:rPr>
                <w:rFonts w:ascii="Times New Roman" w:hAnsi="Times New Roman" w:cs="Times New Roman"/>
              </w:rPr>
              <w:t>4,0</w:t>
            </w:r>
          </w:p>
        </w:tc>
        <w:tc>
          <w:tcPr>
            <w:tcW w:w="2967" w:type="dxa"/>
            <w:vAlign w:val="center"/>
          </w:tcPr>
          <w:p w14:paraId="3E74291C" w14:textId="0BCCCA4F" w:rsidR="001603F5" w:rsidRPr="009844DA" w:rsidRDefault="44DD47A8" w:rsidP="00FD1B7F">
            <w:pPr>
              <w:pStyle w:val="Sinespaciado"/>
              <w:jc w:val="center"/>
              <w:rPr>
                <w:rFonts w:ascii="Times New Roman" w:hAnsi="Times New Roman" w:cs="Times New Roman"/>
              </w:rPr>
            </w:pPr>
            <w:r w:rsidRPr="009844DA">
              <w:rPr>
                <w:rFonts w:ascii="Times New Roman" w:hAnsi="Times New Roman" w:cs="Times New Roman"/>
              </w:rPr>
              <w:t>12.84</w:t>
            </w:r>
          </w:p>
        </w:tc>
      </w:tr>
    </w:tbl>
    <w:p w14:paraId="5ABF0EEA" w14:textId="069CC513" w:rsidR="001603F5" w:rsidRPr="00FB3789" w:rsidRDefault="001603F5"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FD1B7F" w:rsidRPr="00FB3789">
        <w:rPr>
          <w:rFonts w:ascii="Times New Roman" w:hAnsi="Times New Roman" w:cs="Times New Roman"/>
        </w:rPr>
        <w:t>.</w:t>
      </w:r>
    </w:p>
    <w:p w14:paraId="64CEC07B" w14:textId="6A443055" w:rsidR="001603F5"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Característica 24. Competencias</w:t>
      </w:r>
    </w:p>
    <w:p w14:paraId="4565C711" w14:textId="77777777" w:rsidR="00F4437A" w:rsidRPr="00EA70B2" w:rsidRDefault="00F4437A" w:rsidP="000C4C41">
      <w:p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14:paraId="6C92B0CA" w14:textId="77777777" w:rsidR="00F4437A" w:rsidRPr="00EA70B2" w:rsidRDefault="00F4437A" w:rsidP="00EA70B2">
      <w:pPr>
        <w:numPr>
          <w:ilvl w:val="0"/>
          <w:numId w:val="15"/>
        </w:num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Competencias cognitivas: Capacidad de análisis, síntesis y aplicación de conocimientos en ciencias de la información y las comunicaciones, así como comprensión de principios y teorías avanzadas de la disciplina.</w:t>
      </w:r>
    </w:p>
    <w:p w14:paraId="52951883" w14:textId="77777777" w:rsidR="00F4437A" w:rsidRPr="00EA70B2" w:rsidRDefault="00F4437A" w:rsidP="00EA70B2">
      <w:pPr>
        <w:numPr>
          <w:ilvl w:val="0"/>
          <w:numId w:val="15"/>
        </w:num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Competencias procedimentales: Habilidades para la investigación científica, resolución de problemas complejos, diseño e implementación de soluciones tecnológicas, gestión de proyectos y uso de herramientas TIC.</w:t>
      </w:r>
    </w:p>
    <w:p w14:paraId="3CDA3F6B" w14:textId="77777777" w:rsidR="00F4437A" w:rsidRPr="00EA70B2" w:rsidRDefault="00F4437A" w:rsidP="00EA70B2">
      <w:pPr>
        <w:numPr>
          <w:ilvl w:val="0"/>
          <w:numId w:val="15"/>
        </w:num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Competencias actitudinales y sociales: Trabajo colaborativo, liderazgo, pensamiento crítico, ética profesional, autonomía y capacidad para adaptarse a entornos dinámicos y multidisciplinarios.</w:t>
      </w:r>
    </w:p>
    <w:p w14:paraId="1BBFBFF1" w14:textId="77777777" w:rsidR="00F4437A" w:rsidRPr="00EA70B2" w:rsidRDefault="00F4437A" w:rsidP="000C4C41">
      <w:p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La adquisición de competencias se garantiza mediante:</w:t>
      </w:r>
    </w:p>
    <w:p w14:paraId="263352C0" w14:textId="77777777" w:rsidR="00F4437A" w:rsidRPr="00EA70B2" w:rsidRDefault="00F4437A" w:rsidP="00EA70B2">
      <w:pPr>
        <w:numPr>
          <w:ilvl w:val="0"/>
          <w:numId w:val="16"/>
        </w:num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lastRenderedPageBreak/>
        <w:t>Estrategias pedagógicas constructivistas que integran clases magistrales, prácticas académicas, talleres, laboratorios, proyectos de investigación y trabajos de grado.</w:t>
      </w:r>
    </w:p>
    <w:p w14:paraId="400A4876" w14:textId="77777777" w:rsidR="0059432D" w:rsidRPr="00EA70B2" w:rsidRDefault="00F4437A" w:rsidP="00EA70B2">
      <w:pPr>
        <w:numPr>
          <w:ilvl w:val="0"/>
          <w:numId w:val="16"/>
        </w:numPr>
        <w:spacing w:before="100" w:beforeAutospacing="1" w:after="0" w:line="276" w:lineRule="auto"/>
        <w:jc w:val="both"/>
        <w:rPr>
          <w:rFonts w:ascii="Times New Roman" w:hAnsi="Times New Roman" w:cs="Times New Roman"/>
          <w:lang w:val="es-CO"/>
        </w:rPr>
      </w:pPr>
      <w:r w:rsidRPr="00EA70B2">
        <w:rPr>
          <w:rFonts w:ascii="Times New Roman" w:hAnsi="Times New Roman" w:cs="Times New Roman"/>
          <w:lang w:val="es-CO"/>
        </w:rPr>
        <w:t>Flexibilidad curricular e interdisciplinariedad, que permite a los estudiantes seleccionar énfasis y electivos, participar en movilidad académica y desarrollar habilidades transversales.</w:t>
      </w:r>
    </w:p>
    <w:p w14:paraId="3270288B" w14:textId="0AAA3D9C" w:rsidR="00F4437A" w:rsidRPr="00EA70B2" w:rsidRDefault="00F4437A" w:rsidP="00EA70B2">
      <w:pPr>
        <w:numPr>
          <w:ilvl w:val="0"/>
          <w:numId w:val="16"/>
        </w:numPr>
        <w:spacing w:before="100" w:beforeAutospacing="1" w:after="0" w:line="276" w:lineRule="auto"/>
        <w:jc w:val="both"/>
        <w:rPr>
          <w:rFonts w:ascii="Times New Roman" w:hAnsi="Times New Roman" w:cs="Times New Roman"/>
          <w:lang w:val="es-CO"/>
        </w:rPr>
      </w:pPr>
      <w:commentRangeStart w:id="324"/>
      <w:r w:rsidRPr="00EA70B2">
        <w:rPr>
          <w:rFonts w:ascii="Times New Roman" w:hAnsi="Times New Roman" w:cs="Times New Roman"/>
          <w:lang w:val="es-CO"/>
        </w:rPr>
        <w:t xml:space="preserve">Evaluación integral y seguimiento </w:t>
      </w:r>
      <w:commentRangeEnd w:id="324"/>
      <w:r w:rsidR="00A0329C">
        <w:rPr>
          <w:rStyle w:val="Refdecomentario"/>
        </w:rPr>
        <w:commentReference w:id="324"/>
      </w:r>
      <w:r w:rsidRPr="00EA70B2">
        <w:rPr>
          <w:rFonts w:ascii="Times New Roman" w:hAnsi="Times New Roman" w:cs="Times New Roman"/>
          <w:lang w:val="es-CO"/>
        </w:rPr>
        <w:t>de resultados de aprendizaje, que asegura que las competencias alcanzadas sean pertinentes, medibles y alineadas con el perfil de egreso.</w:t>
      </w:r>
    </w:p>
    <w:p w14:paraId="45D29BC8" w14:textId="1146FAD7" w:rsidR="00F030A3" w:rsidRPr="00EA70B2" w:rsidRDefault="00F030A3" w:rsidP="000C4C41">
      <w:pPr>
        <w:pStyle w:val="Sinespaciado"/>
        <w:spacing w:line="276" w:lineRule="auto"/>
        <w:jc w:val="both"/>
        <w:rPr>
          <w:rFonts w:ascii="Times New Roman" w:hAnsi="Times New Roman" w:cs="Times New Roman"/>
          <w:color w:val="00B0F0"/>
        </w:rPr>
      </w:pPr>
    </w:p>
    <w:p w14:paraId="6B11C453" w14:textId="0A4C29B3" w:rsidR="00F4437A" w:rsidRPr="00EA70B2" w:rsidRDefault="00F4437A" w:rsidP="000C4C41">
      <w:pPr>
        <w:pStyle w:val="Sinespaciado"/>
        <w:spacing w:line="276" w:lineRule="auto"/>
        <w:jc w:val="both"/>
        <w:rPr>
          <w:rFonts w:ascii="Times New Roman" w:hAnsi="Times New Roman" w:cs="Times New Roman"/>
        </w:rPr>
      </w:pPr>
      <w:r w:rsidRPr="00EA70B2">
        <w:rPr>
          <w:rFonts w:ascii="Times New Roman" w:hAnsi="Times New Roman" w:cs="Times New Roman"/>
        </w:rPr>
        <w:t>El programa garantiza el desarrollo de competencias integrales,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14:paraId="4A3184F6" w14:textId="4E37672B" w:rsidR="00F030A3" w:rsidRPr="00FB3789" w:rsidRDefault="00F030A3" w:rsidP="000C4C41">
      <w:pPr>
        <w:pStyle w:val="Descripcin"/>
        <w:keepNext/>
        <w:spacing w:before="240" w:after="0" w:line="276" w:lineRule="auto"/>
        <w:jc w:val="center"/>
        <w:rPr>
          <w:rFonts w:ascii="Times New Roman" w:hAnsi="Times New Roman" w:cs="Times New Roman"/>
          <w:i w:val="0"/>
          <w:color w:val="auto"/>
          <w:sz w:val="22"/>
          <w:szCs w:val="22"/>
        </w:rPr>
      </w:pPr>
      <w:bookmarkStart w:id="325" w:name="_Toc211354478"/>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24. Competencias</w:t>
      </w:r>
      <w:r w:rsidR="00FD1B7F" w:rsidRPr="00396F9A">
        <w:rPr>
          <w:rFonts w:ascii="Times New Roman" w:hAnsi="Times New Roman" w:cs="Times New Roman"/>
          <w:i w:val="0"/>
          <w:color w:val="auto"/>
          <w:sz w:val="22"/>
          <w:szCs w:val="22"/>
        </w:rPr>
        <w:t>.</w:t>
      </w:r>
      <w:bookmarkEnd w:id="325"/>
    </w:p>
    <w:tbl>
      <w:tblPr>
        <w:tblStyle w:val="Tablaconcuadrcula"/>
        <w:tblW w:w="9027" w:type="dxa"/>
        <w:tblInd w:w="-5" w:type="dxa"/>
        <w:tblLook w:val="04A0" w:firstRow="1" w:lastRow="0" w:firstColumn="1" w:lastColumn="0" w:noHBand="0" w:noVBand="1"/>
      </w:tblPr>
      <w:tblGrid>
        <w:gridCol w:w="3009"/>
        <w:gridCol w:w="3009"/>
        <w:gridCol w:w="3009"/>
      </w:tblGrid>
      <w:tr w:rsidR="00F030A3" w:rsidRPr="00EA70B2" w14:paraId="45894CAB" w14:textId="77777777" w:rsidTr="00494FCC">
        <w:trPr>
          <w:trHeight w:val="331"/>
        </w:trPr>
        <w:tc>
          <w:tcPr>
            <w:tcW w:w="3009" w:type="dxa"/>
            <w:shd w:val="clear" w:color="auto" w:fill="DEEAF6" w:themeFill="accent5" w:themeFillTint="33"/>
            <w:vAlign w:val="center"/>
          </w:tcPr>
          <w:p w14:paraId="68C6B17F" w14:textId="77777777" w:rsidR="00F030A3" w:rsidRPr="00EA70B2" w:rsidRDefault="00F030A3" w:rsidP="00FD1B7F">
            <w:pPr>
              <w:pStyle w:val="Sinespaciado"/>
              <w:jc w:val="center"/>
              <w:rPr>
                <w:rFonts w:ascii="Times New Roman" w:hAnsi="Times New Roman" w:cs="Times New Roman"/>
                <w:b/>
                <w:bCs/>
              </w:rPr>
            </w:pPr>
            <w:r w:rsidRPr="00EA70B2">
              <w:rPr>
                <w:rFonts w:ascii="Times New Roman" w:hAnsi="Times New Roman" w:cs="Times New Roman"/>
                <w:b/>
                <w:bCs/>
              </w:rPr>
              <w:t>Grado de cumplimiento</w:t>
            </w:r>
          </w:p>
        </w:tc>
        <w:tc>
          <w:tcPr>
            <w:tcW w:w="3009" w:type="dxa"/>
            <w:shd w:val="clear" w:color="auto" w:fill="DEEAF6" w:themeFill="accent5" w:themeFillTint="33"/>
            <w:vAlign w:val="center"/>
          </w:tcPr>
          <w:p w14:paraId="29945710" w14:textId="77777777" w:rsidR="00F030A3" w:rsidRPr="00EA70B2" w:rsidRDefault="00F030A3" w:rsidP="00FD1B7F">
            <w:pPr>
              <w:pStyle w:val="Sinespaciado"/>
              <w:jc w:val="center"/>
              <w:rPr>
                <w:rFonts w:ascii="Times New Roman" w:hAnsi="Times New Roman" w:cs="Times New Roman"/>
                <w:b/>
                <w:bCs/>
              </w:rPr>
            </w:pPr>
            <w:r w:rsidRPr="00EA70B2">
              <w:rPr>
                <w:rFonts w:ascii="Times New Roman" w:hAnsi="Times New Roman" w:cs="Times New Roman"/>
                <w:b/>
                <w:bCs/>
              </w:rPr>
              <w:t>Calificación numérica</w:t>
            </w:r>
          </w:p>
        </w:tc>
        <w:tc>
          <w:tcPr>
            <w:tcW w:w="3009" w:type="dxa"/>
            <w:shd w:val="clear" w:color="auto" w:fill="DEEAF6" w:themeFill="accent5" w:themeFillTint="33"/>
            <w:vAlign w:val="center"/>
          </w:tcPr>
          <w:p w14:paraId="3ADCD94E" w14:textId="77777777" w:rsidR="00F030A3" w:rsidRPr="00EA70B2" w:rsidRDefault="00F030A3" w:rsidP="00FD1B7F">
            <w:pPr>
              <w:pStyle w:val="Sinespaciado"/>
              <w:jc w:val="center"/>
              <w:rPr>
                <w:rFonts w:ascii="Times New Roman" w:hAnsi="Times New Roman" w:cs="Times New Roman"/>
                <w:b/>
                <w:bCs/>
              </w:rPr>
            </w:pPr>
            <w:r w:rsidRPr="00EA70B2">
              <w:rPr>
                <w:rFonts w:ascii="Times New Roman" w:hAnsi="Times New Roman" w:cs="Times New Roman"/>
                <w:b/>
                <w:bCs/>
              </w:rPr>
              <w:t>Ponderación de característica en el factor</w:t>
            </w:r>
          </w:p>
        </w:tc>
      </w:tr>
      <w:tr w:rsidR="00D47724" w:rsidRPr="00EA70B2" w14:paraId="79B6514A" w14:textId="77777777" w:rsidTr="00494FCC">
        <w:trPr>
          <w:trHeight w:val="308"/>
        </w:trPr>
        <w:tc>
          <w:tcPr>
            <w:tcW w:w="3009" w:type="dxa"/>
            <w:vAlign w:val="center"/>
          </w:tcPr>
          <w:p w14:paraId="3F4F12F7" w14:textId="57FA8912" w:rsidR="00D47724" w:rsidRPr="00EA70B2" w:rsidRDefault="00D47724" w:rsidP="00FD1B7F">
            <w:pPr>
              <w:pStyle w:val="Sinespaciado"/>
              <w:jc w:val="center"/>
              <w:rPr>
                <w:rFonts w:ascii="Times New Roman" w:hAnsi="Times New Roman" w:cs="Times New Roman"/>
              </w:rPr>
            </w:pPr>
            <w:r w:rsidRPr="00EA70B2">
              <w:rPr>
                <w:rFonts w:ascii="Times New Roman" w:hAnsi="Times New Roman" w:cs="Times New Roman"/>
                <w:lang w:val="es-ES"/>
              </w:rPr>
              <w:t>Se cumple plenamente</w:t>
            </w:r>
          </w:p>
        </w:tc>
        <w:tc>
          <w:tcPr>
            <w:tcW w:w="3009" w:type="dxa"/>
            <w:vAlign w:val="center"/>
          </w:tcPr>
          <w:p w14:paraId="57975536" w14:textId="416956EC" w:rsidR="00D47724" w:rsidRPr="00EA70B2" w:rsidRDefault="2860FB46" w:rsidP="00FD1B7F">
            <w:pPr>
              <w:pStyle w:val="Sinespaciado"/>
              <w:jc w:val="center"/>
              <w:rPr>
                <w:rFonts w:ascii="Times New Roman" w:hAnsi="Times New Roman" w:cs="Times New Roman"/>
              </w:rPr>
            </w:pPr>
            <w:r w:rsidRPr="00EA70B2">
              <w:rPr>
                <w:rFonts w:ascii="Times New Roman" w:hAnsi="Times New Roman" w:cs="Times New Roman"/>
                <w:lang w:val="es-ES"/>
              </w:rPr>
              <w:t>5,0</w:t>
            </w:r>
          </w:p>
        </w:tc>
        <w:tc>
          <w:tcPr>
            <w:tcW w:w="3009" w:type="dxa"/>
            <w:vAlign w:val="center"/>
          </w:tcPr>
          <w:p w14:paraId="63ACDD65" w14:textId="6A16CC82" w:rsidR="00D47724" w:rsidRPr="00EA70B2" w:rsidRDefault="2860FB46" w:rsidP="00FD1B7F">
            <w:pPr>
              <w:pStyle w:val="Sinespaciado"/>
              <w:jc w:val="center"/>
              <w:rPr>
                <w:rFonts w:ascii="Times New Roman" w:hAnsi="Times New Roman" w:cs="Times New Roman"/>
              </w:rPr>
            </w:pPr>
            <w:r w:rsidRPr="00EA70B2">
              <w:rPr>
                <w:rFonts w:ascii="Times New Roman" w:hAnsi="Times New Roman" w:cs="Times New Roman"/>
              </w:rPr>
              <w:t>10.99</w:t>
            </w:r>
          </w:p>
        </w:tc>
      </w:tr>
    </w:tbl>
    <w:p w14:paraId="62598FC6" w14:textId="0C0A285E" w:rsidR="00F030A3" w:rsidRPr="00FB3789" w:rsidRDefault="00F030A3"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FD1B7F" w:rsidRPr="00FB3789">
        <w:rPr>
          <w:rFonts w:ascii="Times New Roman" w:hAnsi="Times New Roman" w:cs="Times New Roman"/>
        </w:rPr>
        <w:t>.</w:t>
      </w:r>
    </w:p>
    <w:p w14:paraId="59CD463C" w14:textId="6D2F48AF" w:rsidR="00B31DD4"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25. Evaluación y </w:t>
      </w:r>
      <w:r w:rsidR="00D42E34" w:rsidRPr="00FB3789">
        <w:rPr>
          <w:rFonts w:ascii="Times New Roman" w:hAnsi="Times New Roman" w:cs="Times New Roman"/>
          <w:b/>
          <w:bCs/>
        </w:rPr>
        <w:t>autorregulación del programa académico</w:t>
      </w:r>
    </w:p>
    <w:p w14:paraId="378E7355" w14:textId="77777777" w:rsidR="00EA70B2" w:rsidRPr="001954E6" w:rsidRDefault="00EA70B2" w:rsidP="00EA70B2">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El programa implementa un sistema de evaluación y autorregulación institucional que permite revisar de manera continua su pertinencia, calidad y eficacia en la formación de los estudiantes. Este sistema contempla:</w:t>
      </w:r>
    </w:p>
    <w:p w14:paraId="6EEB4C68" w14:textId="77777777" w:rsidR="00EA70B2" w:rsidRPr="001954E6" w:rsidRDefault="00EA70B2" w:rsidP="00EA70B2">
      <w:pPr>
        <w:numPr>
          <w:ilvl w:val="0"/>
          <w:numId w:val="17"/>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Monitoreo y seguimiento curricular: Evaluación periódica de los contenidos, estructura curricular, metodología y resultados de aprendizaje para garantizar la coherencia con los objetivos del programa y el perfil de egreso.</w:t>
      </w:r>
    </w:p>
    <w:p w14:paraId="53DF2B64" w14:textId="77777777" w:rsidR="00EA70B2" w:rsidRPr="001954E6" w:rsidRDefault="00EA70B2" w:rsidP="00EA70B2">
      <w:pPr>
        <w:numPr>
          <w:ilvl w:val="0"/>
          <w:numId w:val="17"/>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Retroalimentación de la comunidad académica: Incorporación de apreciaciones de estudiantes, egresados, docentes y empleadores para identificar fortalezas, áreas de mejora y oportunidades de innovación.</w:t>
      </w:r>
    </w:p>
    <w:p w14:paraId="33906DAD" w14:textId="77777777" w:rsidR="00EA70B2" w:rsidRPr="001954E6" w:rsidRDefault="00EA70B2" w:rsidP="00EA70B2">
      <w:pPr>
        <w:numPr>
          <w:ilvl w:val="0"/>
          <w:numId w:val="17"/>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 xml:space="preserve">Mecanismos de mejora continua: Ajustes curriculares, implementación de </w:t>
      </w:r>
      <w:commentRangeStart w:id="326"/>
      <w:r w:rsidRPr="0078683D">
        <w:rPr>
          <w:rFonts w:ascii="Times New Roman" w:hAnsi="Times New Roman" w:cs="Times New Roman"/>
          <w:highlight w:val="yellow"/>
          <w:lang w:val="es-CO"/>
          <w:rPrChange w:id="327" w:author="roberto cardenas" w:date="2025-10-29T18:42:00Z" w16du:dateUtc="2025-10-29T23:42:00Z">
            <w:rPr>
              <w:rFonts w:ascii="Times New Roman" w:hAnsi="Times New Roman" w:cs="Times New Roman"/>
              <w:lang w:val="es-CO"/>
            </w:rPr>
          </w:rPrChange>
        </w:rPr>
        <w:t>nuevas estrategias pedagógicas</w:t>
      </w:r>
      <w:r w:rsidRPr="001954E6">
        <w:rPr>
          <w:rFonts w:ascii="Times New Roman" w:hAnsi="Times New Roman" w:cs="Times New Roman"/>
          <w:lang w:val="es-CO"/>
        </w:rPr>
        <w:t xml:space="preserve"> </w:t>
      </w:r>
      <w:r w:rsidRPr="0078683D">
        <w:rPr>
          <w:rFonts w:ascii="Times New Roman" w:hAnsi="Times New Roman" w:cs="Times New Roman"/>
          <w:highlight w:val="yellow"/>
          <w:lang w:val="es-CO"/>
          <w:rPrChange w:id="328" w:author="roberto cardenas" w:date="2025-10-29T18:43:00Z" w16du:dateUtc="2025-10-29T23:43:00Z">
            <w:rPr>
              <w:rFonts w:ascii="Times New Roman" w:hAnsi="Times New Roman" w:cs="Times New Roman"/>
              <w:lang w:val="es-CO"/>
            </w:rPr>
          </w:rPrChange>
        </w:rPr>
        <w:t>y actualización de recursos educativos</w:t>
      </w:r>
      <w:r w:rsidRPr="001954E6">
        <w:rPr>
          <w:rFonts w:ascii="Times New Roman" w:hAnsi="Times New Roman" w:cs="Times New Roman"/>
          <w:lang w:val="es-CO"/>
        </w:rPr>
        <w:t xml:space="preserve"> </w:t>
      </w:r>
      <w:commentRangeEnd w:id="326"/>
      <w:r w:rsidR="00D7024D">
        <w:rPr>
          <w:rStyle w:val="Refdecomentario"/>
        </w:rPr>
        <w:commentReference w:id="326"/>
      </w:r>
      <w:r w:rsidRPr="001954E6">
        <w:rPr>
          <w:rFonts w:ascii="Times New Roman" w:hAnsi="Times New Roman" w:cs="Times New Roman"/>
          <w:lang w:val="es-CO"/>
        </w:rPr>
        <w:t>con base en los resultados de la evaluación interna y externa.</w:t>
      </w:r>
    </w:p>
    <w:p w14:paraId="46CC513A" w14:textId="77777777" w:rsidR="00EA70B2" w:rsidRPr="001954E6" w:rsidRDefault="00EA70B2" w:rsidP="00EA70B2">
      <w:pPr>
        <w:numPr>
          <w:ilvl w:val="0"/>
          <w:numId w:val="17"/>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Indicadores de desempeño: Medición del impacto de la formación en el logro de competencias, resultados de aprendizaje y pertinencia profesional, así como seguimiento de la trayectoria académica y profesional de los egresados.</w:t>
      </w:r>
    </w:p>
    <w:p w14:paraId="2754ED92" w14:textId="77777777" w:rsidR="00EA70B2" w:rsidRPr="001954E6" w:rsidRDefault="00EA70B2" w:rsidP="00EA70B2">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 xml:space="preserve">La </w:t>
      </w:r>
      <w:r w:rsidRPr="0078683D">
        <w:rPr>
          <w:rFonts w:ascii="Times New Roman" w:hAnsi="Times New Roman" w:cs="Times New Roman"/>
          <w:highlight w:val="yellow"/>
          <w:lang w:val="es-CO"/>
          <w:rPrChange w:id="329" w:author="roberto cardenas" w:date="2025-10-29T18:42:00Z" w16du:dateUtc="2025-10-29T23:42:00Z">
            <w:rPr>
              <w:rFonts w:ascii="Times New Roman" w:hAnsi="Times New Roman" w:cs="Times New Roman"/>
              <w:lang w:val="es-CO"/>
            </w:rPr>
          </w:rPrChange>
        </w:rPr>
        <w:t>evidencia documental</w:t>
      </w:r>
      <w:r w:rsidRPr="001954E6">
        <w:rPr>
          <w:rFonts w:ascii="Times New Roman" w:hAnsi="Times New Roman" w:cs="Times New Roman"/>
          <w:lang w:val="es-CO"/>
        </w:rPr>
        <w:t>, estadística y de apreciación permite demostrar que el programa ha evolucionado y se ha adaptado a los cambios del contexto académico y profesional, asegurando la calidad, pertinencia y sostenibilidad del proyecto curricular.</w:t>
      </w:r>
    </w:p>
    <w:p w14:paraId="002AC92B" w14:textId="77777777" w:rsidR="00EA70B2" w:rsidRPr="001954E6" w:rsidRDefault="00EA70B2" w:rsidP="00EA70B2">
      <w:pPr>
        <w:pStyle w:val="Sinespaciado"/>
        <w:spacing w:line="276" w:lineRule="auto"/>
        <w:jc w:val="both"/>
        <w:rPr>
          <w:rFonts w:ascii="Times New Roman" w:hAnsi="Times New Roman" w:cs="Times New Roman"/>
        </w:rPr>
      </w:pPr>
      <w:r w:rsidRPr="001954E6">
        <w:rPr>
          <w:rFonts w:ascii="Times New Roman" w:hAnsi="Times New Roman" w:cs="Times New Roman"/>
        </w:rPr>
        <w:t xml:space="preserve">El programa demuestra un sistema robusto de evaluación y autorregulación, que asegura la pertinencia, calidad y eficacia del proyecto curricular. La incorporación de retroalimentación de estudiantes, </w:t>
      </w:r>
    </w:p>
    <w:p w14:paraId="047422E8" w14:textId="77777777" w:rsidR="00EA70B2" w:rsidRPr="001954E6" w:rsidRDefault="00EA70B2" w:rsidP="00EA70B2">
      <w:pPr>
        <w:pStyle w:val="Sinespaciado"/>
        <w:spacing w:line="276" w:lineRule="auto"/>
        <w:jc w:val="both"/>
        <w:rPr>
          <w:rFonts w:ascii="Times New Roman" w:hAnsi="Times New Roman" w:cs="Times New Roman"/>
        </w:rPr>
      </w:pPr>
      <w:r w:rsidRPr="001954E6">
        <w:rPr>
          <w:rFonts w:ascii="Times New Roman" w:hAnsi="Times New Roman" w:cs="Times New Roman"/>
        </w:rPr>
        <w:t xml:space="preserve">docentes y egresados, junto con indicadores de desempeño y mecanismos de mejora continua, permite ajustar estrategias pedagógicas, contenidos y recursos educativos de manera sistemática. Esta </w:t>
      </w:r>
      <w:r w:rsidRPr="001954E6">
        <w:rPr>
          <w:rFonts w:ascii="Times New Roman" w:hAnsi="Times New Roman" w:cs="Times New Roman"/>
        </w:rPr>
        <w:lastRenderedPageBreak/>
        <w:t>característica evidencia un compromiso sostenido con la mejora continua, la adaptación a nuevas demandas académicas y profesionales, y la consolidación de un programa de alta calidad.</w:t>
      </w:r>
    </w:p>
    <w:p w14:paraId="522DEE5B" w14:textId="1FB762C4" w:rsidR="00572930" w:rsidRPr="001A2CAA" w:rsidRDefault="00572930" w:rsidP="000C4C41">
      <w:pPr>
        <w:pStyle w:val="Descripcin"/>
        <w:keepNext/>
        <w:spacing w:before="240" w:after="0" w:line="276" w:lineRule="auto"/>
        <w:jc w:val="center"/>
        <w:rPr>
          <w:rFonts w:ascii="Times New Roman" w:hAnsi="Times New Roman" w:cs="Times New Roman"/>
          <w:i w:val="0"/>
          <w:color w:val="auto"/>
          <w:sz w:val="22"/>
          <w:szCs w:val="22"/>
        </w:rPr>
      </w:pPr>
      <w:bookmarkStart w:id="330" w:name="_Toc211354479"/>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39</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25. Evaluación y autorregulación del programa académico</w:t>
      </w:r>
      <w:bookmarkEnd w:id="330"/>
    </w:p>
    <w:tbl>
      <w:tblPr>
        <w:tblStyle w:val="Tablaconcuadrcula"/>
        <w:tblW w:w="8925" w:type="dxa"/>
        <w:tblInd w:w="-5" w:type="dxa"/>
        <w:tblLook w:val="04A0" w:firstRow="1" w:lastRow="0" w:firstColumn="1" w:lastColumn="0" w:noHBand="0" w:noVBand="1"/>
      </w:tblPr>
      <w:tblGrid>
        <w:gridCol w:w="2975"/>
        <w:gridCol w:w="2975"/>
        <w:gridCol w:w="2975"/>
      </w:tblGrid>
      <w:tr w:rsidR="00572930" w:rsidRPr="00EA70B2" w14:paraId="6B55661C" w14:textId="77777777" w:rsidTr="009B4CBE">
        <w:trPr>
          <w:trHeight w:val="351"/>
        </w:trPr>
        <w:tc>
          <w:tcPr>
            <w:tcW w:w="2975" w:type="dxa"/>
            <w:shd w:val="clear" w:color="auto" w:fill="DEEAF6" w:themeFill="accent5" w:themeFillTint="33"/>
            <w:vAlign w:val="center"/>
          </w:tcPr>
          <w:p w14:paraId="471E0914" w14:textId="77777777" w:rsidR="00572930" w:rsidRPr="00EA70B2" w:rsidRDefault="00572930" w:rsidP="00FD1B7F">
            <w:pPr>
              <w:pStyle w:val="Sinespaciado"/>
              <w:jc w:val="center"/>
              <w:rPr>
                <w:rFonts w:ascii="Times New Roman" w:hAnsi="Times New Roman" w:cs="Times New Roman"/>
                <w:b/>
                <w:bCs/>
              </w:rPr>
            </w:pPr>
            <w:r w:rsidRPr="00EA70B2">
              <w:rPr>
                <w:rFonts w:ascii="Times New Roman" w:hAnsi="Times New Roman" w:cs="Times New Roman"/>
                <w:b/>
                <w:bCs/>
              </w:rPr>
              <w:t>Grado de cumplimiento</w:t>
            </w:r>
          </w:p>
        </w:tc>
        <w:tc>
          <w:tcPr>
            <w:tcW w:w="2975" w:type="dxa"/>
            <w:shd w:val="clear" w:color="auto" w:fill="DEEAF6" w:themeFill="accent5" w:themeFillTint="33"/>
            <w:vAlign w:val="center"/>
          </w:tcPr>
          <w:p w14:paraId="664F0CF2" w14:textId="77777777" w:rsidR="00572930" w:rsidRPr="00EA70B2" w:rsidRDefault="00572930" w:rsidP="00FD1B7F">
            <w:pPr>
              <w:pStyle w:val="Sinespaciado"/>
              <w:jc w:val="center"/>
              <w:rPr>
                <w:rFonts w:ascii="Times New Roman" w:hAnsi="Times New Roman" w:cs="Times New Roman"/>
                <w:b/>
                <w:bCs/>
              </w:rPr>
            </w:pPr>
            <w:r w:rsidRPr="00EA70B2">
              <w:rPr>
                <w:rFonts w:ascii="Times New Roman" w:hAnsi="Times New Roman" w:cs="Times New Roman"/>
                <w:b/>
                <w:bCs/>
              </w:rPr>
              <w:t>Calificación numérica</w:t>
            </w:r>
          </w:p>
        </w:tc>
        <w:tc>
          <w:tcPr>
            <w:tcW w:w="2975" w:type="dxa"/>
            <w:shd w:val="clear" w:color="auto" w:fill="DEEAF6" w:themeFill="accent5" w:themeFillTint="33"/>
            <w:vAlign w:val="center"/>
          </w:tcPr>
          <w:p w14:paraId="01B0811A" w14:textId="77777777" w:rsidR="00572930" w:rsidRPr="00EA70B2" w:rsidRDefault="00572930" w:rsidP="00FD1B7F">
            <w:pPr>
              <w:pStyle w:val="Sinespaciado"/>
              <w:jc w:val="center"/>
              <w:rPr>
                <w:rFonts w:ascii="Times New Roman" w:hAnsi="Times New Roman" w:cs="Times New Roman"/>
                <w:b/>
                <w:bCs/>
              </w:rPr>
            </w:pPr>
            <w:r w:rsidRPr="00EA70B2">
              <w:rPr>
                <w:rFonts w:ascii="Times New Roman" w:hAnsi="Times New Roman" w:cs="Times New Roman"/>
                <w:b/>
                <w:bCs/>
              </w:rPr>
              <w:t>Ponderación de característica en el factor</w:t>
            </w:r>
          </w:p>
        </w:tc>
      </w:tr>
      <w:tr w:rsidR="00D47724" w:rsidRPr="00EA70B2" w14:paraId="3EEB01F2" w14:textId="77777777" w:rsidTr="009B4CBE">
        <w:trPr>
          <w:trHeight w:val="326"/>
        </w:trPr>
        <w:tc>
          <w:tcPr>
            <w:tcW w:w="2975" w:type="dxa"/>
            <w:vAlign w:val="center"/>
          </w:tcPr>
          <w:p w14:paraId="463B2BB2" w14:textId="71B54A1A" w:rsidR="00D47724" w:rsidRPr="00EA70B2" w:rsidRDefault="00D47724" w:rsidP="00FD1B7F">
            <w:pPr>
              <w:pStyle w:val="Sinespaciado"/>
              <w:jc w:val="center"/>
              <w:rPr>
                <w:rFonts w:ascii="Times New Roman" w:hAnsi="Times New Roman" w:cs="Times New Roman"/>
              </w:rPr>
            </w:pPr>
            <w:r w:rsidRPr="00EA70B2">
              <w:rPr>
                <w:rFonts w:ascii="Times New Roman" w:hAnsi="Times New Roman" w:cs="Times New Roman"/>
                <w:lang w:val="es-ES"/>
              </w:rPr>
              <w:t>Se cumple plenamente</w:t>
            </w:r>
          </w:p>
        </w:tc>
        <w:tc>
          <w:tcPr>
            <w:tcW w:w="2975" w:type="dxa"/>
            <w:vAlign w:val="center"/>
          </w:tcPr>
          <w:p w14:paraId="67082F3E" w14:textId="575453F2" w:rsidR="00D47724" w:rsidRPr="00EA70B2" w:rsidRDefault="58C1DDCF" w:rsidP="00FD1B7F">
            <w:pPr>
              <w:pStyle w:val="Sinespaciado"/>
              <w:jc w:val="center"/>
              <w:rPr>
                <w:rFonts w:ascii="Times New Roman" w:hAnsi="Times New Roman" w:cs="Times New Roman"/>
              </w:rPr>
            </w:pPr>
            <w:r w:rsidRPr="00EA70B2">
              <w:rPr>
                <w:rFonts w:ascii="Times New Roman" w:hAnsi="Times New Roman" w:cs="Times New Roman"/>
                <w:lang w:val="es-ES"/>
              </w:rPr>
              <w:t>4,5</w:t>
            </w:r>
          </w:p>
        </w:tc>
        <w:tc>
          <w:tcPr>
            <w:tcW w:w="2975" w:type="dxa"/>
            <w:vAlign w:val="center"/>
          </w:tcPr>
          <w:p w14:paraId="400946B9" w14:textId="0F0ACBA5" w:rsidR="00D47724" w:rsidRPr="00EA70B2" w:rsidRDefault="58C1DDCF" w:rsidP="00FD1B7F">
            <w:pPr>
              <w:pStyle w:val="Sinespaciado"/>
              <w:jc w:val="center"/>
              <w:rPr>
                <w:rFonts w:ascii="Times New Roman" w:hAnsi="Times New Roman" w:cs="Times New Roman"/>
              </w:rPr>
            </w:pPr>
            <w:r w:rsidRPr="00EA70B2">
              <w:rPr>
                <w:rFonts w:ascii="Times New Roman" w:hAnsi="Times New Roman" w:cs="Times New Roman"/>
              </w:rPr>
              <w:t>6.79</w:t>
            </w:r>
          </w:p>
        </w:tc>
      </w:tr>
    </w:tbl>
    <w:p w14:paraId="5BEE3CA0" w14:textId="596A115C" w:rsidR="008D0DD0" w:rsidRPr="00FB3789" w:rsidRDefault="00572930"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Fuen</w:t>
      </w:r>
      <w:r w:rsidRPr="00396F9A">
        <w:rPr>
          <w:rFonts w:ascii="Times New Roman" w:hAnsi="Times New Roman" w:cs="Times New Roman"/>
        </w:rPr>
        <w:t xml:space="preserve">te: Proyecto curricular </w:t>
      </w:r>
      <w:r w:rsidR="005F2DED" w:rsidRPr="00FB3789">
        <w:rPr>
          <w:rFonts w:ascii="Times New Roman" w:hAnsi="Times New Roman" w:cs="Times New Roman"/>
        </w:rPr>
        <w:t>(2023-1 a 2025-1)</w:t>
      </w:r>
      <w:r w:rsidR="00FD1B7F" w:rsidRPr="00FB3789">
        <w:rPr>
          <w:rFonts w:ascii="Times New Roman" w:hAnsi="Times New Roman" w:cs="Times New Roman"/>
        </w:rPr>
        <w:t>.</w:t>
      </w:r>
    </w:p>
    <w:p w14:paraId="6C7C757A" w14:textId="143A424C" w:rsidR="008D0DD0" w:rsidRPr="001A2CAA" w:rsidRDefault="55F4F7A3" w:rsidP="000C4C41">
      <w:pPr>
        <w:pStyle w:val="Sinespaciado"/>
        <w:spacing w:before="240" w:line="276" w:lineRule="auto"/>
        <w:rPr>
          <w:rFonts w:ascii="Times New Roman" w:hAnsi="Times New Roman" w:cs="Times New Roman"/>
          <w:b/>
          <w:bCs/>
        </w:rPr>
      </w:pPr>
      <w:r w:rsidRPr="55F4F7A3">
        <w:rPr>
          <w:rFonts w:ascii="Times New Roman" w:hAnsi="Times New Roman" w:cs="Times New Roman"/>
          <w:b/>
          <w:bCs/>
        </w:rPr>
        <w:t>Característica 26. Vinculación e interacción social</w:t>
      </w:r>
    </w:p>
    <w:p w14:paraId="4BCC82FD" w14:textId="77777777" w:rsidR="00EA70B2" w:rsidRPr="001954E6" w:rsidRDefault="00EA70B2" w:rsidP="00EA70B2">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14:paraId="7FC9F8A7" w14:textId="77777777" w:rsidR="00EA70B2" w:rsidRPr="001954E6" w:rsidRDefault="00EA70B2" w:rsidP="00EA70B2">
      <w:pPr>
        <w:numPr>
          <w:ilvl w:val="0"/>
          <w:numId w:val="18"/>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Proyectos de extensión y responsabilidad social: Actividades que permiten a los estudiantes aplicar sus conocimientos en contextos reales, generando impacto positivo en comunidades, organizaciones y sectores productivos.</w:t>
      </w:r>
    </w:p>
    <w:p w14:paraId="02550938" w14:textId="77777777" w:rsidR="00EA70B2" w:rsidRPr="001954E6" w:rsidRDefault="00EA70B2" w:rsidP="00EA70B2">
      <w:pPr>
        <w:numPr>
          <w:ilvl w:val="0"/>
          <w:numId w:val="18"/>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Colaboración con entidades externas: Convenios con empresas, instituciones públicas y organizaciones internacionales que facilitan pasantías, investigación aplicada y participación en redes académicas.</w:t>
      </w:r>
    </w:p>
    <w:p w14:paraId="134F6836" w14:textId="77777777" w:rsidR="00EA70B2" w:rsidRPr="001954E6" w:rsidRDefault="00EA70B2" w:rsidP="00EA70B2">
      <w:pPr>
        <w:numPr>
          <w:ilvl w:val="0"/>
          <w:numId w:val="18"/>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Eventos académicos y de divulgación científica: Seminarios, conferencias, talleres y foros que integran estudiantes, docentes y la comunidad externa, promoviendo el intercambio de conocimientos y experiencias.</w:t>
      </w:r>
    </w:p>
    <w:p w14:paraId="685DA24E" w14:textId="77777777" w:rsidR="00EA70B2" w:rsidRPr="001954E6" w:rsidRDefault="00EA70B2" w:rsidP="00EA70B2">
      <w:pPr>
        <w:numPr>
          <w:ilvl w:val="0"/>
          <w:numId w:val="18"/>
        </w:num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Articulación con egresados: Seguimiento de la trayectoria profesional de los graduados y su participación en actividades del programa, fortaleciendo la retroalimentación y la pertinencia de la formación.</w:t>
      </w:r>
    </w:p>
    <w:p w14:paraId="6B286E23" w14:textId="5B09437B" w:rsidR="00EA70B2" w:rsidRDefault="00EA70B2" w:rsidP="00EA70B2">
      <w:pPr>
        <w:spacing w:before="100" w:beforeAutospacing="1" w:after="0" w:line="276" w:lineRule="auto"/>
        <w:jc w:val="both"/>
        <w:rPr>
          <w:rFonts w:ascii="Times New Roman" w:hAnsi="Times New Roman" w:cs="Times New Roman"/>
          <w:lang w:val="es-CO"/>
        </w:rPr>
      </w:pPr>
      <w:r w:rsidRPr="001954E6">
        <w:rPr>
          <w:rFonts w:ascii="Times New Roman" w:hAnsi="Times New Roman" w:cs="Times New Roman"/>
          <w:lang w:val="es-CO"/>
        </w:rPr>
        <w:t xml:space="preserve">La </w:t>
      </w:r>
      <w:commentRangeStart w:id="331"/>
      <w:commentRangeStart w:id="332"/>
      <w:r w:rsidRPr="00D7024D">
        <w:rPr>
          <w:rFonts w:ascii="Times New Roman" w:hAnsi="Times New Roman" w:cs="Times New Roman"/>
          <w:highlight w:val="yellow"/>
          <w:lang w:val="es-CO"/>
          <w:rPrChange w:id="333" w:author="roberto cardenas" w:date="2025-10-29T18:45:00Z" w16du:dateUtc="2025-10-29T23:45:00Z">
            <w:rPr>
              <w:rFonts w:ascii="Times New Roman" w:hAnsi="Times New Roman" w:cs="Times New Roman"/>
              <w:lang w:val="es-CO"/>
            </w:rPr>
          </w:rPrChange>
        </w:rPr>
        <w:t>evidencia documental</w:t>
      </w:r>
      <w:r w:rsidRPr="001954E6">
        <w:rPr>
          <w:rFonts w:ascii="Times New Roman" w:hAnsi="Times New Roman" w:cs="Times New Roman"/>
          <w:lang w:val="es-CO"/>
        </w:rPr>
        <w:t xml:space="preserve"> </w:t>
      </w:r>
      <w:commentRangeEnd w:id="331"/>
      <w:r w:rsidR="00D7024D">
        <w:rPr>
          <w:rStyle w:val="Refdecomentario"/>
        </w:rPr>
        <w:commentReference w:id="331"/>
      </w:r>
      <w:commentRangeEnd w:id="332"/>
      <w:r w:rsidR="00312080">
        <w:rPr>
          <w:rStyle w:val="Refdecomentario"/>
        </w:rPr>
        <w:commentReference w:id="332"/>
      </w:r>
      <w:r w:rsidRPr="001954E6">
        <w:rPr>
          <w:rFonts w:ascii="Times New Roman" w:hAnsi="Times New Roman" w:cs="Times New Roman"/>
          <w:lang w:val="es-CO"/>
        </w:rPr>
        <w:t>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14:paraId="0D6EB9D3" w14:textId="48FA63AB" w:rsidR="00EA70B2" w:rsidRPr="001954E6" w:rsidRDefault="00EA70B2" w:rsidP="00EA70B2">
      <w:pPr>
        <w:spacing w:before="100" w:beforeAutospacing="1" w:after="0" w:line="276" w:lineRule="auto"/>
        <w:jc w:val="both"/>
        <w:rPr>
          <w:rFonts w:ascii="Times New Roman" w:hAnsi="Times New Roman" w:cs="Times New Roman"/>
          <w:lang w:val="es-CO"/>
        </w:rPr>
      </w:pPr>
      <w:commentRangeStart w:id="334"/>
      <w:r>
        <w:rPr>
          <w:rFonts w:ascii="Times New Roman" w:hAnsi="Times New Roman" w:cs="Times New Roman"/>
          <w:lang w:val="es-CO"/>
        </w:rPr>
        <w:t>LISTA DE PASANTIAS</w:t>
      </w:r>
      <w:commentRangeEnd w:id="334"/>
      <w:r w:rsidR="00A87CB8">
        <w:rPr>
          <w:rStyle w:val="Refdecomentario"/>
        </w:rPr>
        <w:commentReference w:id="334"/>
      </w:r>
    </w:p>
    <w:p w14:paraId="091632D3" w14:textId="77777777" w:rsidR="00EA70B2" w:rsidRPr="001954E6" w:rsidRDefault="00EA70B2" w:rsidP="00EA70B2">
      <w:pPr>
        <w:pStyle w:val="Sinespaciado"/>
        <w:spacing w:before="240" w:line="276" w:lineRule="auto"/>
        <w:jc w:val="both"/>
        <w:rPr>
          <w:rFonts w:ascii="Times New Roman" w:hAnsi="Times New Roman" w:cs="Times New Roman"/>
        </w:rPr>
      </w:pPr>
      <w:r w:rsidRPr="001954E6">
        <w:rPr>
          <w:rFonts w:ascii="Times New Roman" w:hAnsi="Times New Roman" w:cs="Times New Roman"/>
        </w:rPr>
        <w:t xml:space="preserve">El programa </w:t>
      </w:r>
      <w:r w:rsidRPr="00154589">
        <w:rPr>
          <w:rFonts w:ascii="Times New Roman" w:hAnsi="Times New Roman" w:cs="Times New Roman"/>
          <w:color w:val="EE0000"/>
          <w:highlight w:val="yellow"/>
          <w:rPrChange w:id="335" w:author="roberto cardenas" w:date="2025-10-29T18:47:00Z" w16du:dateUtc="2025-10-29T23:47:00Z">
            <w:rPr>
              <w:rFonts w:ascii="Times New Roman" w:hAnsi="Times New Roman" w:cs="Times New Roman"/>
            </w:rPr>
          </w:rPrChange>
        </w:rPr>
        <w:t>evidencia</w:t>
      </w:r>
      <w:r w:rsidRPr="001954E6">
        <w:rPr>
          <w:rFonts w:ascii="Times New Roman" w:hAnsi="Times New Roman" w:cs="Times New Roman"/>
        </w:rPr>
        <w:t xml:space="preserve"> un compromiso sólido con la vinculación e interacción social,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14:paraId="09F3D62C" w14:textId="0CB48428" w:rsidR="00BE52AD" w:rsidRPr="00FB3789" w:rsidRDefault="00BE52AD" w:rsidP="000C4C41">
      <w:pPr>
        <w:pStyle w:val="Descripcin"/>
        <w:keepNext/>
        <w:spacing w:before="240" w:after="0" w:line="276" w:lineRule="auto"/>
        <w:jc w:val="center"/>
        <w:rPr>
          <w:rFonts w:ascii="Times New Roman" w:hAnsi="Times New Roman" w:cs="Times New Roman"/>
          <w:i w:val="0"/>
          <w:color w:val="auto"/>
          <w:sz w:val="22"/>
          <w:szCs w:val="22"/>
        </w:rPr>
      </w:pPr>
      <w:bookmarkStart w:id="336" w:name="_Toc211354480"/>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26. Vinculación e interacción social</w:t>
      </w:r>
      <w:r w:rsidR="00F24827" w:rsidRPr="00396F9A">
        <w:rPr>
          <w:rFonts w:ascii="Times New Roman" w:hAnsi="Times New Roman" w:cs="Times New Roman"/>
          <w:i w:val="0"/>
          <w:color w:val="auto"/>
          <w:sz w:val="22"/>
          <w:szCs w:val="22"/>
        </w:rPr>
        <w:t>.</w:t>
      </w:r>
      <w:bookmarkEnd w:id="336"/>
    </w:p>
    <w:tbl>
      <w:tblPr>
        <w:tblStyle w:val="Tablaconcuadrcula"/>
        <w:tblW w:w="9027" w:type="dxa"/>
        <w:tblInd w:w="-5" w:type="dxa"/>
        <w:tblLook w:val="04A0" w:firstRow="1" w:lastRow="0" w:firstColumn="1" w:lastColumn="0" w:noHBand="0" w:noVBand="1"/>
      </w:tblPr>
      <w:tblGrid>
        <w:gridCol w:w="3009"/>
        <w:gridCol w:w="3009"/>
        <w:gridCol w:w="3009"/>
      </w:tblGrid>
      <w:tr w:rsidR="00BE52AD" w:rsidRPr="006F36EC" w14:paraId="268FD2D1" w14:textId="77777777" w:rsidTr="0067131F">
        <w:trPr>
          <w:trHeight w:val="326"/>
        </w:trPr>
        <w:tc>
          <w:tcPr>
            <w:tcW w:w="3009" w:type="dxa"/>
            <w:shd w:val="clear" w:color="auto" w:fill="DEEAF6" w:themeFill="accent5" w:themeFillTint="33"/>
            <w:vAlign w:val="center"/>
          </w:tcPr>
          <w:p w14:paraId="6A6C0C61" w14:textId="77777777" w:rsidR="00BE52AD" w:rsidRPr="006F36EC" w:rsidRDefault="00BE52AD" w:rsidP="00F24827">
            <w:pPr>
              <w:pStyle w:val="Sinespaciado"/>
              <w:jc w:val="center"/>
              <w:rPr>
                <w:rFonts w:ascii="Times New Roman" w:hAnsi="Times New Roman" w:cs="Times New Roman"/>
                <w:b/>
                <w:bCs/>
              </w:rPr>
            </w:pPr>
            <w:r w:rsidRPr="006F36EC">
              <w:rPr>
                <w:rFonts w:ascii="Times New Roman" w:hAnsi="Times New Roman" w:cs="Times New Roman"/>
                <w:b/>
                <w:bCs/>
              </w:rPr>
              <w:t>Grado de cumplimiento</w:t>
            </w:r>
          </w:p>
        </w:tc>
        <w:tc>
          <w:tcPr>
            <w:tcW w:w="3009" w:type="dxa"/>
            <w:shd w:val="clear" w:color="auto" w:fill="DEEAF6" w:themeFill="accent5" w:themeFillTint="33"/>
            <w:vAlign w:val="center"/>
          </w:tcPr>
          <w:p w14:paraId="4E23E07F" w14:textId="77777777" w:rsidR="00BE52AD" w:rsidRPr="006F36EC" w:rsidRDefault="00BE52AD" w:rsidP="00F24827">
            <w:pPr>
              <w:pStyle w:val="Sinespaciado"/>
              <w:jc w:val="center"/>
              <w:rPr>
                <w:rFonts w:ascii="Times New Roman" w:hAnsi="Times New Roman" w:cs="Times New Roman"/>
                <w:b/>
                <w:bCs/>
              </w:rPr>
            </w:pPr>
            <w:r w:rsidRPr="006F36EC">
              <w:rPr>
                <w:rFonts w:ascii="Times New Roman" w:hAnsi="Times New Roman" w:cs="Times New Roman"/>
                <w:b/>
                <w:bCs/>
              </w:rPr>
              <w:t>Calificación numérica</w:t>
            </w:r>
          </w:p>
        </w:tc>
        <w:tc>
          <w:tcPr>
            <w:tcW w:w="3009" w:type="dxa"/>
            <w:shd w:val="clear" w:color="auto" w:fill="DEEAF6" w:themeFill="accent5" w:themeFillTint="33"/>
            <w:vAlign w:val="center"/>
          </w:tcPr>
          <w:p w14:paraId="51683A42" w14:textId="77777777" w:rsidR="00BE52AD" w:rsidRPr="006F36EC" w:rsidRDefault="00BE52AD" w:rsidP="00F24827">
            <w:pPr>
              <w:pStyle w:val="Sinespaciado"/>
              <w:jc w:val="center"/>
              <w:rPr>
                <w:rFonts w:ascii="Times New Roman" w:hAnsi="Times New Roman" w:cs="Times New Roman"/>
                <w:b/>
                <w:bCs/>
              </w:rPr>
            </w:pPr>
            <w:r w:rsidRPr="006F36EC">
              <w:rPr>
                <w:rFonts w:ascii="Times New Roman" w:hAnsi="Times New Roman" w:cs="Times New Roman"/>
                <w:b/>
                <w:bCs/>
              </w:rPr>
              <w:t>Ponderación de característica en el factor</w:t>
            </w:r>
          </w:p>
        </w:tc>
      </w:tr>
      <w:tr w:rsidR="00D47724" w:rsidRPr="006F36EC" w14:paraId="7C1E95F4" w14:textId="77777777" w:rsidTr="0067131F">
        <w:trPr>
          <w:trHeight w:val="303"/>
        </w:trPr>
        <w:tc>
          <w:tcPr>
            <w:tcW w:w="3009" w:type="dxa"/>
            <w:vAlign w:val="center"/>
          </w:tcPr>
          <w:p w14:paraId="7697516C" w14:textId="115698CB" w:rsidR="00D47724" w:rsidRPr="006F36EC" w:rsidRDefault="00D47724" w:rsidP="00F24827">
            <w:pPr>
              <w:pStyle w:val="Sinespaciado"/>
              <w:jc w:val="center"/>
              <w:rPr>
                <w:rFonts w:ascii="Times New Roman" w:hAnsi="Times New Roman" w:cs="Times New Roman"/>
              </w:rPr>
            </w:pPr>
            <w:r w:rsidRPr="006F36EC">
              <w:rPr>
                <w:rFonts w:ascii="Times New Roman" w:hAnsi="Times New Roman" w:cs="Times New Roman"/>
                <w:lang w:val="es-ES"/>
              </w:rPr>
              <w:t>Se cumple plenamente</w:t>
            </w:r>
          </w:p>
        </w:tc>
        <w:tc>
          <w:tcPr>
            <w:tcW w:w="3009" w:type="dxa"/>
            <w:vAlign w:val="center"/>
          </w:tcPr>
          <w:p w14:paraId="261B909A" w14:textId="42305F3D" w:rsidR="00D47724" w:rsidRPr="006F36EC" w:rsidRDefault="58C1DDCF" w:rsidP="00F24827">
            <w:pPr>
              <w:pStyle w:val="Sinespaciado"/>
              <w:jc w:val="center"/>
              <w:rPr>
                <w:rFonts w:ascii="Times New Roman" w:hAnsi="Times New Roman" w:cs="Times New Roman"/>
              </w:rPr>
            </w:pPr>
            <w:r w:rsidRPr="006F36EC">
              <w:rPr>
                <w:rFonts w:ascii="Times New Roman" w:hAnsi="Times New Roman" w:cs="Times New Roman"/>
                <w:lang w:val="es-ES"/>
              </w:rPr>
              <w:t>5,0</w:t>
            </w:r>
          </w:p>
        </w:tc>
        <w:tc>
          <w:tcPr>
            <w:tcW w:w="3009" w:type="dxa"/>
            <w:vAlign w:val="center"/>
          </w:tcPr>
          <w:p w14:paraId="0A871ADF" w14:textId="26F2EE81" w:rsidR="00D47724" w:rsidRPr="006F36EC" w:rsidRDefault="58C1DDCF" w:rsidP="00F24827">
            <w:pPr>
              <w:pStyle w:val="Sinespaciado"/>
              <w:jc w:val="center"/>
              <w:rPr>
                <w:rFonts w:ascii="Times New Roman" w:hAnsi="Times New Roman" w:cs="Times New Roman"/>
              </w:rPr>
            </w:pPr>
            <w:r w:rsidRPr="006F36EC">
              <w:rPr>
                <w:rFonts w:ascii="Times New Roman" w:hAnsi="Times New Roman" w:cs="Times New Roman"/>
              </w:rPr>
              <w:t>5.80</w:t>
            </w:r>
          </w:p>
        </w:tc>
      </w:tr>
    </w:tbl>
    <w:p w14:paraId="3C6BB3A4" w14:textId="6B248E70" w:rsidR="00BE52AD" w:rsidRPr="00FB3789" w:rsidRDefault="00BE52AD"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F24827" w:rsidRPr="00FB3789">
        <w:rPr>
          <w:rFonts w:ascii="Times New Roman" w:hAnsi="Times New Roman" w:cs="Times New Roman"/>
        </w:rPr>
        <w:t>.</w:t>
      </w:r>
    </w:p>
    <w:p w14:paraId="6F5B6F42" w14:textId="0E89F29A" w:rsidR="00BE52AD"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lastRenderedPageBreak/>
        <w:t>Juicio de Calidad del Factor</w:t>
      </w:r>
    </w:p>
    <w:p w14:paraId="1838167A"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El programa </w:t>
      </w:r>
      <w:r w:rsidRPr="00154589">
        <w:rPr>
          <w:rFonts w:eastAsiaTheme="minorEastAsia"/>
          <w:color w:val="EE0000"/>
          <w:sz w:val="22"/>
          <w:szCs w:val="22"/>
          <w:highlight w:val="yellow"/>
          <w:lang w:eastAsia="en-US"/>
          <w:rPrChange w:id="337" w:author="roberto cardenas" w:date="2025-10-29T18:47:00Z" w16du:dateUtc="2025-10-29T23:47:00Z">
            <w:rPr>
              <w:rFonts w:eastAsiaTheme="minorEastAsia"/>
              <w:sz w:val="22"/>
              <w:szCs w:val="22"/>
              <w:lang w:eastAsia="en-US"/>
            </w:rPr>
          </w:rPrChange>
        </w:rPr>
        <w:t>demuestra</w:t>
      </w:r>
      <w:r w:rsidRPr="001954E6">
        <w:rPr>
          <w:rFonts w:eastAsiaTheme="minorEastAsia"/>
          <w:sz w:val="22"/>
          <w:szCs w:val="22"/>
          <w:lang w:eastAsia="en-US"/>
        </w:rPr>
        <w:t xml:space="preserve"> un diseño curricular integral, flexible e interdisciplinario, articulado con la misión institucional y orientado a la formación de profesionales competentes y comprometidos con el contexto social. La planeación académica </w:t>
      </w:r>
      <w:r w:rsidRPr="00154589">
        <w:rPr>
          <w:rFonts w:eastAsiaTheme="minorEastAsia"/>
          <w:color w:val="EE0000"/>
          <w:sz w:val="22"/>
          <w:szCs w:val="22"/>
          <w:highlight w:val="yellow"/>
          <w:lang w:eastAsia="en-US"/>
          <w:rPrChange w:id="338" w:author="roberto cardenas" w:date="2025-10-29T18:48:00Z" w16du:dateUtc="2025-10-29T23:48:00Z">
            <w:rPr>
              <w:rFonts w:eastAsiaTheme="minorEastAsia"/>
              <w:sz w:val="22"/>
              <w:szCs w:val="22"/>
              <w:lang w:eastAsia="en-US"/>
            </w:rPr>
          </w:rPrChange>
        </w:rPr>
        <w:t>evidencia</w:t>
      </w:r>
      <w:r w:rsidRPr="001954E6">
        <w:rPr>
          <w:rFonts w:eastAsiaTheme="minorEastAsia"/>
          <w:sz w:val="22"/>
          <w:szCs w:val="22"/>
          <w:lang w:eastAsia="en-US"/>
        </w:rPr>
        <w:t xml:space="preserve"> la coherencia entre el Proyecto Educativo del Programa, los planes de estudio, los syllabus y los resultados de aprendizaje, garantizando que la formación responda tanto al perfil de egreso como a las demandas actuales de la disciplina.</w:t>
      </w:r>
    </w:p>
    <w:p w14:paraId="3AC2FE24"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La flexibilidad curricular permite la personalización de trayectorias académicas mediante electivas, énfasis y movilidad, enriqueciendo la experiencia de los estudiantes. La </w:t>
      </w:r>
      <w:r w:rsidRPr="00154589">
        <w:rPr>
          <w:rFonts w:eastAsiaTheme="minorEastAsia"/>
          <w:color w:val="EE0000"/>
          <w:sz w:val="22"/>
          <w:szCs w:val="22"/>
          <w:lang w:eastAsia="en-US"/>
          <w:rPrChange w:id="339" w:author="roberto cardenas" w:date="2025-10-29T18:48:00Z" w16du:dateUtc="2025-10-29T23:48:00Z">
            <w:rPr>
              <w:rFonts w:eastAsiaTheme="minorEastAsia"/>
              <w:sz w:val="22"/>
              <w:szCs w:val="22"/>
              <w:lang w:eastAsia="en-US"/>
            </w:rPr>
          </w:rPrChange>
        </w:rPr>
        <w:t>interdisciplinariedad</w:t>
      </w:r>
      <w:r w:rsidRPr="001954E6">
        <w:rPr>
          <w:rFonts w:eastAsiaTheme="minorEastAsia"/>
          <w:sz w:val="22"/>
          <w:szCs w:val="22"/>
          <w:lang w:eastAsia="en-US"/>
        </w:rPr>
        <w:t xml:space="preserve"> se materializa en espacios académicos, proyectos conjuntos y colaboración docente, lo que amplía las perspectivas de análisis y resolución de problemas.</w:t>
      </w:r>
    </w:p>
    <w:p w14:paraId="659C9147"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Las estrategias pedagógicas y el sistema de evaluación promueven el aprendizaje activo, autónomo y crítico, con mecanismos de retroalimentación que fortalecen la calidad del proceso formativo. A su vez, la autorregulación del programa asegura un ciclo permanente de mejora, sustentado en la participación de la comunidad académica y en la lectura constante de los retos del entorno.</w:t>
      </w:r>
    </w:p>
    <w:p w14:paraId="427E47B4"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Los resultados de aprendizaje y el desarrollo de competencias </w:t>
      </w:r>
      <w:r w:rsidRPr="00312080">
        <w:rPr>
          <w:rFonts w:eastAsiaTheme="minorEastAsia"/>
          <w:color w:val="EE0000"/>
          <w:sz w:val="22"/>
          <w:szCs w:val="22"/>
          <w:lang w:eastAsia="en-US"/>
          <w:rPrChange w:id="340" w:author="roberto cardenas" w:date="2025-10-29T18:49:00Z" w16du:dateUtc="2025-10-29T23:49:00Z">
            <w:rPr>
              <w:rFonts w:eastAsiaTheme="minorEastAsia"/>
              <w:sz w:val="22"/>
              <w:szCs w:val="22"/>
              <w:lang w:eastAsia="en-US"/>
            </w:rPr>
          </w:rPrChange>
        </w:rPr>
        <w:t>confirman</w:t>
      </w:r>
      <w:r w:rsidRPr="001954E6">
        <w:rPr>
          <w:rFonts w:eastAsiaTheme="minorEastAsia"/>
          <w:sz w:val="22"/>
          <w:szCs w:val="22"/>
          <w:lang w:eastAsia="en-US"/>
        </w:rPr>
        <w:t xml:space="preserve"> la preparación de los estudiantes para el ejercicio profesional y la investigación, con un fuerte énfasis en la formación integral. Finalmente, la vinculación social e interacción con el entorno consolidan la pertinencia del programa, permitiendo que la academia impacte positivamente en la sociedad y se nutra de ella para actualizar sus procesos.</w:t>
      </w:r>
    </w:p>
    <w:p w14:paraId="48C8EEA8" w14:textId="563D2E90" w:rsidR="0047294E" w:rsidRPr="00FB3789" w:rsidRDefault="0047294E" w:rsidP="000C4C41">
      <w:pPr>
        <w:pStyle w:val="Descripcin"/>
        <w:keepNext/>
        <w:spacing w:before="240" w:after="0" w:line="276" w:lineRule="auto"/>
        <w:jc w:val="center"/>
        <w:rPr>
          <w:rFonts w:ascii="Times New Roman" w:hAnsi="Times New Roman" w:cs="Times New Roman"/>
          <w:i w:val="0"/>
          <w:color w:val="auto"/>
          <w:sz w:val="22"/>
          <w:szCs w:val="22"/>
        </w:rPr>
      </w:pPr>
      <w:bookmarkStart w:id="341" w:name="_Toc211354481"/>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5. Aspectos académicos y resultados de aprendizaje</w:t>
      </w:r>
      <w:r w:rsidR="00F24827" w:rsidRPr="00396F9A">
        <w:rPr>
          <w:rFonts w:ascii="Times New Roman" w:hAnsi="Times New Roman" w:cs="Times New Roman"/>
          <w:i w:val="0"/>
          <w:color w:val="auto"/>
          <w:sz w:val="22"/>
          <w:szCs w:val="22"/>
        </w:rPr>
        <w:t>.</w:t>
      </w:r>
      <w:bookmarkEnd w:id="341"/>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rsidRPr="00665527" w14:paraId="43E6D866" w14:textId="77777777" w:rsidTr="00F24827">
        <w:trPr>
          <w:trHeight w:val="579"/>
        </w:trPr>
        <w:tc>
          <w:tcPr>
            <w:tcW w:w="3964" w:type="dxa"/>
            <w:gridSpan w:val="2"/>
            <w:shd w:val="clear" w:color="auto" w:fill="DEEAF6" w:themeFill="accent5" w:themeFillTint="33"/>
            <w:vAlign w:val="center"/>
          </w:tcPr>
          <w:p w14:paraId="33FB1750" w14:textId="77777777" w:rsidR="00FD2201" w:rsidRPr="00665527" w:rsidRDefault="00FD2201" w:rsidP="00F24827">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3119" w:type="dxa"/>
            <w:gridSpan w:val="2"/>
            <w:shd w:val="clear" w:color="auto" w:fill="DEEAF6" w:themeFill="accent5" w:themeFillTint="33"/>
            <w:vAlign w:val="center"/>
          </w:tcPr>
          <w:p w14:paraId="42BA2BD5" w14:textId="77777777" w:rsidR="00FD2201" w:rsidRPr="00665527" w:rsidRDefault="00FD2201" w:rsidP="00F24827">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050C4CB1" w14:textId="77777777" w:rsidR="00FD2201" w:rsidRPr="00665527" w:rsidRDefault="00FD2201" w:rsidP="00F24827">
            <w:pPr>
              <w:pStyle w:val="Sinespaciado"/>
              <w:jc w:val="center"/>
              <w:rPr>
                <w:rFonts w:ascii="Times New Roman" w:hAnsi="Times New Roman" w:cs="Times New Roman"/>
                <w:b/>
                <w:bCs/>
              </w:rPr>
            </w:pPr>
            <w:r w:rsidRPr="00665527">
              <w:rPr>
                <w:rFonts w:ascii="Times New Roman" w:hAnsi="Times New Roman" w:cs="Times New Roman"/>
                <w:b/>
                <w:bCs/>
              </w:rPr>
              <w:t>Ponderación del factor</w:t>
            </w:r>
          </w:p>
        </w:tc>
      </w:tr>
      <w:tr w:rsidR="00D47724" w:rsidRPr="00665527" w14:paraId="534E9DD3" w14:textId="77777777" w:rsidTr="00F24827">
        <w:trPr>
          <w:trHeight w:val="96"/>
        </w:trPr>
        <w:tc>
          <w:tcPr>
            <w:tcW w:w="2263" w:type="dxa"/>
            <w:shd w:val="clear" w:color="auto" w:fill="DEEAF6" w:themeFill="accent5" w:themeFillTint="33"/>
            <w:vAlign w:val="center"/>
          </w:tcPr>
          <w:p w14:paraId="0A08A071" w14:textId="0CF01D2D" w:rsidR="00D47724" w:rsidRPr="00665527" w:rsidRDefault="00D47724" w:rsidP="00F24827">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701" w:type="dxa"/>
            <w:shd w:val="clear" w:color="auto" w:fill="DEEAF6" w:themeFill="accent5" w:themeFillTint="33"/>
            <w:vAlign w:val="center"/>
          </w:tcPr>
          <w:p w14:paraId="07FFCB4C" w14:textId="63DE4EBD" w:rsidR="00D47724" w:rsidRPr="00665527" w:rsidRDefault="00D47724" w:rsidP="00F24827">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1701" w:type="dxa"/>
            <w:shd w:val="clear" w:color="auto" w:fill="DEEAF6" w:themeFill="accent5" w:themeFillTint="33"/>
            <w:vAlign w:val="center"/>
          </w:tcPr>
          <w:p w14:paraId="7B26D795" w14:textId="527EA5FF" w:rsidR="00D47724" w:rsidRPr="00665527" w:rsidRDefault="00D47724" w:rsidP="00F24827">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418" w:type="dxa"/>
            <w:shd w:val="clear" w:color="auto" w:fill="DEEAF6" w:themeFill="accent5" w:themeFillTint="33"/>
            <w:vAlign w:val="center"/>
          </w:tcPr>
          <w:p w14:paraId="1C295914" w14:textId="729FA7BB" w:rsidR="00D47724" w:rsidRPr="00665527" w:rsidRDefault="00D47724" w:rsidP="00F24827">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2119" w:type="dxa"/>
            <w:vMerge/>
            <w:vAlign w:val="center"/>
          </w:tcPr>
          <w:p w14:paraId="794B281B" w14:textId="77777777" w:rsidR="00D47724" w:rsidRPr="00665527" w:rsidRDefault="00D47724" w:rsidP="00F24827">
            <w:pPr>
              <w:pStyle w:val="Sinespaciado"/>
              <w:jc w:val="center"/>
              <w:rPr>
                <w:rFonts w:ascii="Times New Roman" w:hAnsi="Times New Roman" w:cs="Times New Roman"/>
                <w:b/>
                <w:bCs/>
              </w:rPr>
            </w:pPr>
          </w:p>
        </w:tc>
      </w:tr>
      <w:tr w:rsidR="00D47724" w:rsidRPr="00665527" w14:paraId="7CBBC6A8" w14:textId="77777777" w:rsidTr="00F24827">
        <w:trPr>
          <w:trHeight w:val="245"/>
        </w:trPr>
        <w:tc>
          <w:tcPr>
            <w:tcW w:w="2263" w:type="dxa"/>
            <w:vAlign w:val="center"/>
          </w:tcPr>
          <w:p w14:paraId="0A0997F9" w14:textId="028E8AFD" w:rsidR="00D47724" w:rsidRPr="00665527" w:rsidRDefault="00D47724" w:rsidP="00F24827">
            <w:pPr>
              <w:pStyle w:val="Sinespaciado"/>
              <w:jc w:val="center"/>
              <w:rPr>
                <w:rFonts w:ascii="Times New Roman" w:hAnsi="Times New Roman" w:cs="Times New Roman"/>
              </w:rPr>
            </w:pPr>
            <w:r w:rsidRPr="00665527">
              <w:rPr>
                <w:rFonts w:ascii="Times New Roman" w:hAnsi="Times New Roman" w:cs="Times New Roman"/>
                <w:color w:val="000000"/>
              </w:rPr>
              <w:t>Se cumple en alto grado</w:t>
            </w:r>
          </w:p>
        </w:tc>
        <w:tc>
          <w:tcPr>
            <w:tcW w:w="1701" w:type="dxa"/>
            <w:vAlign w:val="center"/>
          </w:tcPr>
          <w:p w14:paraId="2D17E9A6" w14:textId="33820BAD" w:rsidR="00D47724" w:rsidRPr="00665527" w:rsidRDefault="00D47724" w:rsidP="00F24827">
            <w:pPr>
              <w:pStyle w:val="Sinespaciado"/>
              <w:jc w:val="center"/>
              <w:rPr>
                <w:rFonts w:ascii="Times New Roman" w:hAnsi="Times New Roman" w:cs="Times New Roman"/>
              </w:rPr>
            </w:pPr>
            <w:r w:rsidRPr="00665527">
              <w:rPr>
                <w:rFonts w:ascii="Times New Roman" w:hAnsi="Times New Roman" w:cs="Times New Roman"/>
                <w:color w:val="000000"/>
              </w:rPr>
              <w:t>Se cumple en alto grado</w:t>
            </w:r>
          </w:p>
        </w:tc>
        <w:tc>
          <w:tcPr>
            <w:tcW w:w="1701" w:type="dxa"/>
            <w:vAlign w:val="center"/>
          </w:tcPr>
          <w:p w14:paraId="096B5602" w14:textId="5EAD4735" w:rsidR="00D47724" w:rsidRPr="00665527" w:rsidRDefault="58C1DDCF" w:rsidP="00F24827">
            <w:pPr>
              <w:pStyle w:val="Sinespaciado"/>
              <w:jc w:val="center"/>
              <w:rPr>
                <w:rFonts w:ascii="Times New Roman" w:hAnsi="Times New Roman" w:cs="Times New Roman"/>
              </w:rPr>
            </w:pPr>
            <w:r w:rsidRPr="00665527">
              <w:rPr>
                <w:rFonts w:ascii="Times New Roman" w:hAnsi="Times New Roman" w:cs="Times New Roman"/>
                <w:color w:val="000000" w:themeColor="text1"/>
              </w:rPr>
              <w:t>4,2</w:t>
            </w:r>
          </w:p>
        </w:tc>
        <w:tc>
          <w:tcPr>
            <w:tcW w:w="1418" w:type="dxa"/>
            <w:vAlign w:val="center"/>
          </w:tcPr>
          <w:p w14:paraId="75CF2FE3" w14:textId="4673EEA8" w:rsidR="00D47724" w:rsidRPr="00665527" w:rsidRDefault="58C1DDCF" w:rsidP="00F24827">
            <w:pPr>
              <w:pStyle w:val="Sinespaciado"/>
              <w:jc w:val="center"/>
              <w:rPr>
                <w:rFonts w:ascii="Times New Roman" w:hAnsi="Times New Roman" w:cs="Times New Roman"/>
              </w:rPr>
            </w:pPr>
            <w:r w:rsidRPr="00665527">
              <w:rPr>
                <w:rFonts w:ascii="Times New Roman" w:hAnsi="Times New Roman" w:cs="Times New Roman"/>
                <w:color w:val="000000" w:themeColor="text1"/>
              </w:rPr>
              <w:t>4,3</w:t>
            </w:r>
          </w:p>
        </w:tc>
        <w:tc>
          <w:tcPr>
            <w:tcW w:w="2119" w:type="dxa"/>
            <w:vAlign w:val="center"/>
          </w:tcPr>
          <w:p w14:paraId="286D1B44" w14:textId="0FFBA468" w:rsidR="00D47724" w:rsidRPr="00665527" w:rsidRDefault="58C1DDCF" w:rsidP="00F24827">
            <w:pPr>
              <w:pStyle w:val="Sinespaciado"/>
              <w:jc w:val="center"/>
              <w:rPr>
                <w:rFonts w:ascii="Times New Roman" w:hAnsi="Times New Roman" w:cs="Times New Roman"/>
              </w:rPr>
            </w:pPr>
            <w:r w:rsidRPr="00665527">
              <w:rPr>
                <w:rFonts w:ascii="Times New Roman" w:hAnsi="Times New Roman" w:cs="Times New Roman"/>
              </w:rPr>
              <w:t>6,75%</w:t>
            </w:r>
          </w:p>
        </w:tc>
      </w:tr>
      <w:tr w:rsidR="00FD2201" w:rsidRPr="00665527" w14:paraId="1A44DFF6" w14:textId="77777777" w:rsidTr="00F24827">
        <w:trPr>
          <w:trHeight w:val="340"/>
        </w:trPr>
        <w:tc>
          <w:tcPr>
            <w:tcW w:w="3964" w:type="dxa"/>
            <w:gridSpan w:val="2"/>
            <w:shd w:val="clear" w:color="auto" w:fill="DEEAF6" w:themeFill="accent5" w:themeFillTint="33"/>
            <w:vAlign w:val="center"/>
          </w:tcPr>
          <w:p w14:paraId="4AC11BC2" w14:textId="77777777" w:rsidR="00FD2201" w:rsidRPr="00665527" w:rsidRDefault="00FD2201" w:rsidP="00F24827">
            <w:pPr>
              <w:pStyle w:val="Sinespaciado"/>
              <w:jc w:val="center"/>
              <w:rPr>
                <w:rFonts w:ascii="Times New Roman" w:hAnsi="Times New Roman" w:cs="Times New Roman"/>
                <w:b/>
                <w:bCs/>
              </w:rPr>
            </w:pPr>
            <w:commentRangeStart w:id="342"/>
            <w:r w:rsidRPr="00665527">
              <w:rPr>
                <w:rFonts w:ascii="Times New Roman" w:hAnsi="Times New Roman" w:cs="Times New Roman"/>
                <w:b/>
                <w:bCs/>
              </w:rPr>
              <w:t>Fortalezas</w:t>
            </w:r>
            <w:commentRangeEnd w:id="342"/>
            <w:r w:rsidR="00FD5A59">
              <w:rPr>
                <w:rStyle w:val="Refdecomentario"/>
                <w:lang w:val="es-ES"/>
              </w:rPr>
              <w:commentReference w:id="342"/>
            </w:r>
          </w:p>
        </w:tc>
        <w:tc>
          <w:tcPr>
            <w:tcW w:w="5238" w:type="dxa"/>
            <w:gridSpan w:val="3"/>
            <w:shd w:val="clear" w:color="auto" w:fill="DEEAF6" w:themeFill="accent5" w:themeFillTint="33"/>
            <w:vAlign w:val="center"/>
          </w:tcPr>
          <w:p w14:paraId="6D52BDB6" w14:textId="77777777" w:rsidR="00FD2201" w:rsidRPr="00665527" w:rsidRDefault="00FD2201" w:rsidP="00F24827">
            <w:pPr>
              <w:pStyle w:val="Sinespaciado"/>
              <w:jc w:val="center"/>
              <w:rPr>
                <w:rFonts w:ascii="Times New Roman" w:hAnsi="Times New Roman" w:cs="Times New Roman"/>
                <w:b/>
                <w:bCs/>
              </w:rPr>
            </w:pPr>
            <w:r w:rsidRPr="00665527">
              <w:rPr>
                <w:rFonts w:ascii="Times New Roman" w:hAnsi="Times New Roman" w:cs="Times New Roman"/>
                <w:b/>
                <w:bCs/>
              </w:rPr>
              <w:t>Oportunidades de mejora</w:t>
            </w:r>
          </w:p>
        </w:tc>
      </w:tr>
      <w:tr w:rsidR="00FD2201" w:rsidRPr="00665527" w14:paraId="49F1D867" w14:textId="77777777" w:rsidTr="69F9F92C">
        <w:trPr>
          <w:trHeight w:val="245"/>
        </w:trPr>
        <w:tc>
          <w:tcPr>
            <w:tcW w:w="3964" w:type="dxa"/>
            <w:gridSpan w:val="2"/>
          </w:tcPr>
          <w:p w14:paraId="3474F26A" w14:textId="17CE42CC" w:rsidR="00FD2201" w:rsidRPr="00665527" w:rsidRDefault="69D84AE5" w:rsidP="00665527">
            <w:pPr>
              <w:pStyle w:val="NormalWeb"/>
              <w:numPr>
                <w:ilvl w:val="0"/>
                <w:numId w:val="25"/>
              </w:numPr>
              <w:spacing w:after="0"/>
              <w:ind w:left="455" w:hanging="265"/>
              <w:jc w:val="both"/>
              <w:rPr>
                <w:rFonts w:eastAsiaTheme="minorEastAsia"/>
                <w:color w:val="000000"/>
                <w:sz w:val="22"/>
                <w:szCs w:val="22"/>
                <w:lang w:eastAsia="en-US"/>
              </w:rPr>
            </w:pPr>
            <w:r w:rsidRPr="00665527">
              <w:rPr>
                <w:rFonts w:eastAsiaTheme="minorEastAsia"/>
                <w:color w:val="000000" w:themeColor="text1"/>
                <w:sz w:val="22"/>
                <w:szCs w:val="22"/>
                <w:lang w:eastAsia="en-US"/>
              </w:rPr>
              <w:t>.</w:t>
            </w:r>
          </w:p>
        </w:tc>
        <w:tc>
          <w:tcPr>
            <w:tcW w:w="5238" w:type="dxa"/>
            <w:gridSpan w:val="3"/>
          </w:tcPr>
          <w:p w14:paraId="457AF6F0" w14:textId="77777777" w:rsidR="004F09A6" w:rsidRPr="00665527" w:rsidRDefault="004F09A6"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 xml:space="preserve">Necesidad de consolidar un sistema institucional más robusto de seguimiento y trazabilidad de la </w:t>
            </w:r>
            <w:r w:rsidRPr="00312080">
              <w:rPr>
                <w:rFonts w:eastAsiaTheme="minorHAnsi"/>
                <w:color w:val="000000"/>
                <w:sz w:val="22"/>
                <w:szCs w:val="22"/>
                <w:highlight w:val="yellow"/>
                <w:lang w:eastAsia="en-US"/>
                <w:rPrChange w:id="343" w:author="roberto cardenas" w:date="2025-10-29T18:50:00Z" w16du:dateUtc="2025-10-29T23:50:00Z">
                  <w:rPr>
                    <w:rFonts w:eastAsiaTheme="minorHAnsi"/>
                    <w:color w:val="000000"/>
                    <w:sz w:val="22"/>
                    <w:szCs w:val="22"/>
                    <w:lang w:eastAsia="en-US"/>
                  </w:rPr>
                </w:rPrChange>
              </w:rPr>
              <w:t>trayectoria profesional de los egresados</w:t>
            </w:r>
            <w:r w:rsidRPr="00665527">
              <w:rPr>
                <w:rFonts w:eastAsiaTheme="minorHAnsi"/>
                <w:color w:val="000000"/>
                <w:sz w:val="22"/>
                <w:szCs w:val="22"/>
                <w:lang w:eastAsia="en-US"/>
              </w:rPr>
              <w:t>, que permita sistematizar información de empleabilidad, impacto e inserción laboral.</w:t>
            </w:r>
          </w:p>
          <w:p w14:paraId="196020F1" w14:textId="77777777" w:rsidR="004F09A6" w:rsidRPr="00665527" w:rsidRDefault="004F09A6"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 xml:space="preserve">Persisten desafíos en el fortalecimiento de </w:t>
            </w:r>
            <w:r w:rsidRPr="00312080">
              <w:rPr>
                <w:rFonts w:eastAsiaTheme="minorHAnsi"/>
                <w:color w:val="000000"/>
                <w:sz w:val="22"/>
                <w:szCs w:val="22"/>
                <w:highlight w:val="yellow"/>
                <w:lang w:eastAsia="en-US"/>
                <w:rPrChange w:id="344" w:author="roberto cardenas" w:date="2025-10-29T18:50:00Z" w16du:dateUtc="2025-10-29T23:50:00Z">
                  <w:rPr>
                    <w:rFonts w:eastAsiaTheme="minorHAnsi"/>
                    <w:color w:val="000000"/>
                    <w:sz w:val="22"/>
                    <w:szCs w:val="22"/>
                    <w:lang w:eastAsia="en-US"/>
                  </w:rPr>
                </w:rPrChange>
              </w:rPr>
              <w:t>la red de egresados</w:t>
            </w:r>
            <w:r w:rsidRPr="00665527">
              <w:rPr>
                <w:rFonts w:eastAsiaTheme="minorHAnsi"/>
                <w:color w:val="000000"/>
                <w:sz w:val="22"/>
                <w:szCs w:val="22"/>
                <w:lang w:eastAsia="en-US"/>
              </w:rPr>
              <w:t>, con mayor frecuencia de encuentros y espacios de articulación con estudiantes y docentes activos.</w:t>
            </w:r>
          </w:p>
          <w:p w14:paraId="17DC8988" w14:textId="77777777" w:rsidR="004F09A6" w:rsidRPr="00665527" w:rsidRDefault="004F09A6"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 xml:space="preserve">Se identifica como oportunidad la ampliación de estrategias de </w:t>
            </w:r>
            <w:r w:rsidRPr="00312080">
              <w:rPr>
                <w:rFonts w:eastAsiaTheme="minorHAnsi"/>
                <w:color w:val="000000"/>
                <w:sz w:val="22"/>
                <w:szCs w:val="22"/>
                <w:highlight w:val="yellow"/>
                <w:lang w:eastAsia="en-US"/>
                <w:rPrChange w:id="345" w:author="roberto cardenas" w:date="2025-10-29T18:51:00Z" w16du:dateUtc="2025-10-29T23:51:00Z">
                  <w:rPr>
                    <w:rFonts w:eastAsiaTheme="minorHAnsi"/>
                    <w:color w:val="000000"/>
                    <w:sz w:val="22"/>
                    <w:szCs w:val="22"/>
                    <w:lang w:eastAsia="en-US"/>
                  </w:rPr>
                </w:rPrChange>
              </w:rPr>
              <w:t>internacionalización para egresados</w:t>
            </w:r>
            <w:r w:rsidRPr="00665527">
              <w:rPr>
                <w:rFonts w:eastAsiaTheme="minorHAnsi"/>
                <w:color w:val="000000"/>
                <w:sz w:val="22"/>
                <w:szCs w:val="22"/>
                <w:lang w:eastAsia="en-US"/>
              </w:rPr>
              <w:t>, favoreciendo su participación en redes globales y movilidad académica posterior a la graduación.</w:t>
            </w:r>
          </w:p>
          <w:p w14:paraId="0584926B" w14:textId="41D929AE" w:rsidR="00FD2201" w:rsidRPr="00665527" w:rsidRDefault="004F09A6"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 xml:space="preserve">Limitada disponibilidad de información sistemática sobre </w:t>
            </w:r>
            <w:r w:rsidRPr="00312080">
              <w:rPr>
                <w:rFonts w:eastAsiaTheme="minorHAnsi"/>
                <w:color w:val="000000"/>
                <w:sz w:val="22"/>
                <w:szCs w:val="22"/>
                <w:highlight w:val="yellow"/>
                <w:lang w:eastAsia="en-US"/>
                <w:rPrChange w:id="346" w:author="roberto cardenas" w:date="2025-10-29T18:51:00Z" w16du:dateUtc="2025-10-29T23:51:00Z">
                  <w:rPr>
                    <w:rFonts w:eastAsiaTheme="minorHAnsi"/>
                    <w:color w:val="000000"/>
                    <w:sz w:val="22"/>
                    <w:szCs w:val="22"/>
                    <w:lang w:eastAsia="en-US"/>
                  </w:rPr>
                </w:rPrChange>
              </w:rPr>
              <w:t>los aport</w:t>
            </w:r>
            <w:r w:rsidRPr="00665527">
              <w:rPr>
                <w:rFonts w:eastAsiaTheme="minorHAnsi"/>
                <w:color w:val="000000"/>
                <w:sz w:val="22"/>
                <w:szCs w:val="22"/>
                <w:lang w:eastAsia="en-US"/>
              </w:rPr>
              <w:t>es específicos de los egresados al sector productivo y a la innovación tecnológica.</w:t>
            </w:r>
          </w:p>
        </w:tc>
      </w:tr>
    </w:tbl>
    <w:p w14:paraId="5E07D6D6" w14:textId="2F0F5908" w:rsidR="00FD2201" w:rsidRPr="00FB3789" w:rsidRDefault="00FD2201"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F24827" w:rsidRPr="00FB3789">
        <w:rPr>
          <w:rFonts w:ascii="Times New Roman" w:hAnsi="Times New Roman" w:cs="Times New Roman"/>
        </w:rPr>
        <w:t>.</w:t>
      </w:r>
    </w:p>
    <w:p w14:paraId="1C1F7A7C" w14:textId="77777777" w:rsidR="00D97984" w:rsidRPr="00FB3789" w:rsidRDefault="00D97984" w:rsidP="00665527">
      <w:pPr>
        <w:pStyle w:val="Ttulo3"/>
        <w:numPr>
          <w:ilvl w:val="2"/>
          <w:numId w:val="28"/>
        </w:numPr>
        <w:spacing w:line="276" w:lineRule="auto"/>
        <w:rPr>
          <w:rFonts w:cs="Times New Roman"/>
          <w:szCs w:val="22"/>
        </w:rPr>
      </w:pPr>
      <w:bookmarkStart w:id="347" w:name="_Toc211354425"/>
      <w:r w:rsidRPr="00FB3789">
        <w:rPr>
          <w:rFonts w:cs="Times New Roman"/>
          <w:szCs w:val="22"/>
        </w:rPr>
        <w:lastRenderedPageBreak/>
        <w:t>Factor 6. Permanencia y Graduación</w:t>
      </w:r>
      <w:bookmarkEnd w:id="347"/>
      <w:r w:rsidRPr="00FB3789">
        <w:rPr>
          <w:rFonts w:cs="Times New Roman"/>
          <w:szCs w:val="22"/>
        </w:rPr>
        <w:t xml:space="preserve">   </w:t>
      </w:r>
    </w:p>
    <w:p w14:paraId="4D5DEB65" w14:textId="272030D3" w:rsidR="0073715A" w:rsidRPr="00FB3789" w:rsidRDefault="00D97984" w:rsidP="000C4C41">
      <w:pPr>
        <w:pStyle w:val="Sinespaciado"/>
        <w:spacing w:before="240" w:after="240" w:line="276" w:lineRule="auto"/>
        <w:rPr>
          <w:rFonts w:ascii="Times New Roman" w:hAnsi="Times New Roman" w:cs="Times New Roman"/>
          <w:b/>
          <w:bCs/>
        </w:rPr>
      </w:pPr>
      <w:r w:rsidRPr="00FB3789">
        <w:rPr>
          <w:rFonts w:ascii="Times New Roman" w:hAnsi="Times New Roman" w:cs="Times New Roman"/>
          <w:b/>
          <w:bCs/>
        </w:rPr>
        <w:t>Característica 27. Políticas</w:t>
      </w:r>
      <w:r w:rsidR="00D42E34" w:rsidRPr="00FB3789">
        <w:rPr>
          <w:rFonts w:ascii="Times New Roman" w:hAnsi="Times New Roman" w:cs="Times New Roman"/>
          <w:b/>
          <w:bCs/>
        </w:rPr>
        <w:t>, estrategias y estructura para la permanencia y la graduación</w:t>
      </w:r>
    </w:p>
    <w:p w14:paraId="170A39C3" w14:textId="77777777" w:rsidR="00665527" w:rsidRPr="001954E6" w:rsidRDefault="00665527" w:rsidP="00665527">
      <w:pPr>
        <w:pStyle w:val="Sinespaciado"/>
        <w:spacing w:line="276" w:lineRule="auto"/>
        <w:jc w:val="both"/>
        <w:rPr>
          <w:rFonts w:ascii="Times New Roman" w:hAnsi="Times New Roman" w:cs="Times New Roman"/>
        </w:rPr>
      </w:pPr>
      <w:r w:rsidRPr="001954E6">
        <w:rPr>
          <w:rFonts w:ascii="Times New Roman" w:hAnsi="Times New Roman" w:cs="Times New Roman"/>
        </w:rPr>
        <w:t>La Universidad Distrital ha consolidado un marco de políticas institucionales que orienta la permanencia y la graduación oportuna, en coherencia con el Estatuto de Posgrados, el Plan Estratégico de Desarrollo y el Programa de Graduación Oportuna. Estas políticas priorizan la disminución de la deserción y el cumplimiento de tiempos de titulación, exigen la coherencia entre resultados de aprendizaje, sistemas de evaluación y perfil de egreso, y reconocen como esenciales el acompañamiento académico, psicosocial y de investigación, bajo principios de equidad, inclusión, transparencia y mejora continua. Asimismo, establecen la corresponsabilidad de los distintos niveles de gobierno académico: el Consejo Académico define lineamientos y metas, la Dirección de Posgrados coordina acciones, los programas académicos ejecutan estrategias de acompañamiento, y Bienestar Universitario brinda soporte integral.</w:t>
      </w:r>
    </w:p>
    <w:p w14:paraId="7E56B5B1"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electivas,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14:paraId="5F854EEB"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14:paraId="183184E2"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14:paraId="2B7FA8AE" w14:textId="3BE986D7" w:rsidR="00875F76" w:rsidRPr="00FB3789" w:rsidRDefault="00875F76" w:rsidP="000C4C41">
      <w:pPr>
        <w:pStyle w:val="Descripcin"/>
        <w:keepNext/>
        <w:spacing w:before="240" w:after="0" w:line="276" w:lineRule="auto"/>
        <w:jc w:val="center"/>
        <w:rPr>
          <w:rFonts w:ascii="Times New Roman" w:hAnsi="Times New Roman" w:cs="Times New Roman"/>
          <w:i w:val="0"/>
          <w:color w:val="auto"/>
          <w:sz w:val="22"/>
          <w:szCs w:val="22"/>
        </w:rPr>
      </w:pPr>
      <w:bookmarkStart w:id="348" w:name="_Toc211354482"/>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42</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w:t>
      </w:r>
      <w:r w:rsidRPr="00396F9A">
        <w:rPr>
          <w:rFonts w:ascii="Times New Roman" w:hAnsi="Times New Roman" w:cs="Times New Roman"/>
          <w:i w:val="0"/>
          <w:color w:val="auto"/>
          <w:sz w:val="22"/>
          <w:szCs w:val="22"/>
        </w:rPr>
        <w:t>ón cualitativa y cuantitativa de la Característica 27. Políticas, estrategias y estructura para la permanencia y la graduación</w:t>
      </w:r>
      <w:r w:rsidR="001F1C35" w:rsidRPr="00FB3789">
        <w:rPr>
          <w:rFonts w:ascii="Times New Roman" w:hAnsi="Times New Roman" w:cs="Times New Roman"/>
          <w:i w:val="0"/>
          <w:color w:val="auto"/>
          <w:sz w:val="22"/>
          <w:szCs w:val="22"/>
        </w:rPr>
        <w:t>.</w:t>
      </w:r>
      <w:bookmarkEnd w:id="348"/>
    </w:p>
    <w:tbl>
      <w:tblPr>
        <w:tblStyle w:val="Tablaconcuadrcula"/>
        <w:tblW w:w="8988" w:type="dxa"/>
        <w:tblInd w:w="-5" w:type="dxa"/>
        <w:tblLook w:val="04A0" w:firstRow="1" w:lastRow="0" w:firstColumn="1" w:lastColumn="0" w:noHBand="0" w:noVBand="1"/>
      </w:tblPr>
      <w:tblGrid>
        <w:gridCol w:w="2996"/>
        <w:gridCol w:w="2996"/>
        <w:gridCol w:w="2996"/>
      </w:tblGrid>
      <w:tr w:rsidR="00875F76" w:rsidRPr="00665527" w14:paraId="470238AE" w14:textId="77777777" w:rsidTr="00EB78F9">
        <w:trPr>
          <w:trHeight w:val="321"/>
        </w:trPr>
        <w:tc>
          <w:tcPr>
            <w:tcW w:w="2996" w:type="dxa"/>
            <w:shd w:val="clear" w:color="auto" w:fill="DEEAF6" w:themeFill="accent5" w:themeFillTint="33"/>
            <w:vAlign w:val="center"/>
          </w:tcPr>
          <w:p w14:paraId="5B76DD26" w14:textId="77777777" w:rsidR="00875F76" w:rsidRPr="00665527" w:rsidRDefault="00875F76"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996" w:type="dxa"/>
            <w:shd w:val="clear" w:color="auto" w:fill="DEEAF6" w:themeFill="accent5" w:themeFillTint="33"/>
            <w:vAlign w:val="center"/>
          </w:tcPr>
          <w:p w14:paraId="7A0EE5A6" w14:textId="77777777" w:rsidR="00875F76" w:rsidRPr="00665527" w:rsidRDefault="00875F76"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996" w:type="dxa"/>
            <w:shd w:val="clear" w:color="auto" w:fill="DEEAF6" w:themeFill="accent5" w:themeFillTint="33"/>
            <w:vAlign w:val="center"/>
          </w:tcPr>
          <w:p w14:paraId="288D1242" w14:textId="77777777" w:rsidR="00875F76" w:rsidRPr="00665527" w:rsidRDefault="00875F76"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875F76" w:rsidRPr="00665527" w14:paraId="43CC16F1" w14:textId="77777777" w:rsidTr="00EB78F9">
        <w:trPr>
          <w:trHeight w:val="299"/>
        </w:trPr>
        <w:tc>
          <w:tcPr>
            <w:tcW w:w="2996" w:type="dxa"/>
            <w:vAlign w:val="center"/>
          </w:tcPr>
          <w:p w14:paraId="3B4548B9" w14:textId="5AAA6F91" w:rsidR="00875F76" w:rsidRPr="00665527" w:rsidRDefault="001D7026" w:rsidP="001F1C35">
            <w:pPr>
              <w:jc w:val="center"/>
              <w:rPr>
                <w:rFonts w:ascii="Times New Roman" w:hAnsi="Times New Roman" w:cs="Times New Roman"/>
                <w:b/>
                <w:bCs/>
                <w:color w:val="000000"/>
              </w:rPr>
            </w:pPr>
            <w:r w:rsidRPr="00665527">
              <w:rPr>
                <w:rFonts w:ascii="Times New Roman" w:hAnsi="Times New Roman" w:cs="Times New Roman"/>
                <w:lang w:val="es-CO"/>
              </w:rPr>
              <w:t>Se cumple plenamente</w:t>
            </w:r>
          </w:p>
        </w:tc>
        <w:tc>
          <w:tcPr>
            <w:tcW w:w="2996" w:type="dxa"/>
            <w:vAlign w:val="center"/>
          </w:tcPr>
          <w:p w14:paraId="6C03AF0E" w14:textId="470E8D5F" w:rsidR="00875F76" w:rsidRPr="00665527" w:rsidRDefault="52BD5400" w:rsidP="001F1C35">
            <w:pPr>
              <w:pStyle w:val="Sinespaciado"/>
              <w:jc w:val="center"/>
              <w:rPr>
                <w:rFonts w:ascii="Times New Roman" w:hAnsi="Times New Roman" w:cs="Times New Roman"/>
              </w:rPr>
            </w:pPr>
            <w:commentRangeStart w:id="349"/>
            <w:r w:rsidRPr="00665527">
              <w:rPr>
                <w:rFonts w:ascii="Times New Roman" w:hAnsi="Times New Roman" w:cs="Times New Roman"/>
              </w:rPr>
              <w:t>5,0</w:t>
            </w:r>
            <w:commentRangeEnd w:id="349"/>
            <w:r w:rsidR="00FD5A59">
              <w:rPr>
                <w:rStyle w:val="Refdecomentario"/>
                <w:lang w:val="es-ES"/>
              </w:rPr>
              <w:commentReference w:id="349"/>
            </w:r>
          </w:p>
        </w:tc>
        <w:tc>
          <w:tcPr>
            <w:tcW w:w="2996" w:type="dxa"/>
            <w:vAlign w:val="center"/>
          </w:tcPr>
          <w:p w14:paraId="645FA1B9" w14:textId="56195D09" w:rsidR="00875F76" w:rsidRPr="00665527" w:rsidRDefault="1A28D0A9" w:rsidP="001F1C35">
            <w:pPr>
              <w:pStyle w:val="Sinespaciado"/>
              <w:jc w:val="center"/>
              <w:rPr>
                <w:rFonts w:ascii="Times New Roman" w:hAnsi="Times New Roman" w:cs="Times New Roman"/>
              </w:rPr>
            </w:pPr>
            <w:r w:rsidRPr="00665527">
              <w:rPr>
                <w:rFonts w:ascii="Times New Roman" w:hAnsi="Times New Roman" w:cs="Times New Roman"/>
              </w:rPr>
              <w:t>26.11</w:t>
            </w:r>
          </w:p>
        </w:tc>
      </w:tr>
    </w:tbl>
    <w:p w14:paraId="0798E223" w14:textId="7D4B6172" w:rsidR="00875F76" w:rsidRDefault="00875F76"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w:t>
      </w:r>
      <w:r w:rsidRPr="00396F9A">
        <w:rPr>
          <w:rFonts w:ascii="Times New Roman" w:hAnsi="Times New Roman" w:cs="Times New Roman"/>
        </w:rPr>
        <w:t xml:space="preserve">Proyecto curricular </w:t>
      </w:r>
      <w:r w:rsidR="005F2DED" w:rsidRPr="00FB3789">
        <w:rPr>
          <w:rFonts w:ascii="Times New Roman" w:hAnsi="Times New Roman" w:cs="Times New Roman"/>
        </w:rPr>
        <w:t>(2023-1 a 2025-1)</w:t>
      </w:r>
      <w:r w:rsidR="001F1C35" w:rsidRPr="00FB3789">
        <w:rPr>
          <w:rFonts w:ascii="Times New Roman" w:hAnsi="Times New Roman" w:cs="Times New Roman"/>
        </w:rPr>
        <w:t>.</w:t>
      </w:r>
    </w:p>
    <w:p w14:paraId="4FE64CD9" w14:textId="0F04D05B" w:rsidR="00665527" w:rsidRDefault="00665527" w:rsidP="000C4C41">
      <w:pPr>
        <w:pStyle w:val="Sinespaciado"/>
        <w:spacing w:line="276" w:lineRule="auto"/>
        <w:jc w:val="center"/>
        <w:rPr>
          <w:rFonts w:ascii="Times New Roman" w:hAnsi="Times New Roman" w:cs="Times New Roman"/>
          <w:i/>
          <w:iCs/>
          <w:color w:val="00B0F0"/>
          <w:lang w:val="es-ES"/>
        </w:rPr>
      </w:pPr>
    </w:p>
    <w:p w14:paraId="46B9F6B8" w14:textId="14FFA234" w:rsidR="00665527" w:rsidRDefault="00665527" w:rsidP="000C4C41">
      <w:pPr>
        <w:pStyle w:val="Sinespaciado"/>
        <w:spacing w:line="276" w:lineRule="auto"/>
        <w:jc w:val="center"/>
        <w:rPr>
          <w:rFonts w:ascii="Times New Roman" w:hAnsi="Times New Roman" w:cs="Times New Roman"/>
          <w:i/>
          <w:iCs/>
          <w:color w:val="00B0F0"/>
          <w:lang w:val="es-ES"/>
        </w:rPr>
      </w:pPr>
    </w:p>
    <w:p w14:paraId="2DFE6B2D" w14:textId="77777777" w:rsidR="00665527" w:rsidRPr="00FB3789" w:rsidRDefault="00665527" w:rsidP="000C4C41">
      <w:pPr>
        <w:pStyle w:val="Sinespaciado"/>
        <w:spacing w:line="276" w:lineRule="auto"/>
        <w:jc w:val="center"/>
        <w:rPr>
          <w:rFonts w:ascii="Times New Roman" w:hAnsi="Times New Roman" w:cs="Times New Roman"/>
          <w:i/>
          <w:iCs/>
          <w:color w:val="00B0F0"/>
          <w:lang w:val="es-ES"/>
        </w:rPr>
      </w:pPr>
    </w:p>
    <w:p w14:paraId="2EC0C843" w14:textId="22A5184D" w:rsidR="0073715A"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lastRenderedPageBreak/>
        <w:t xml:space="preserve">Característica 28. Caracterización de </w:t>
      </w:r>
      <w:r w:rsidR="00D42E34" w:rsidRPr="00FB3789">
        <w:rPr>
          <w:rFonts w:ascii="Times New Roman" w:hAnsi="Times New Roman" w:cs="Times New Roman"/>
          <w:b/>
          <w:bCs/>
        </w:rPr>
        <w:t>estudiantes y sistema de alertas tempranas</w:t>
      </w:r>
    </w:p>
    <w:p w14:paraId="5E224A2F"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14:paraId="6484E329"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 y garantizar trayectorias de formación exitosas.</w:t>
      </w:r>
    </w:p>
    <w:p w14:paraId="590B7FEC" w14:textId="77777777" w:rsidR="00665527" w:rsidRPr="001954E6" w:rsidRDefault="00665527" w:rsidP="00665527">
      <w:pPr>
        <w:pStyle w:val="Sinespaciado"/>
        <w:spacing w:before="240" w:after="240" w:line="276" w:lineRule="auto"/>
        <w:jc w:val="both"/>
        <w:rPr>
          <w:rFonts w:ascii="Times New Roman" w:hAnsi="Times New Roman" w:cs="Times New Roman"/>
        </w:rPr>
      </w:pPr>
      <w:r w:rsidRPr="001954E6">
        <w:rPr>
          <w:rFonts w:ascii="Times New Roman" w:hAnsi="Times New Roman" w:cs="Times New Roman"/>
        </w:rPr>
        <w:t>De manera complementaria, el sistema de alertas tempranas se ha consolidado como una herramienta clave del programa. Entre sus mecanismos se destacan:</w:t>
      </w:r>
    </w:p>
    <w:p w14:paraId="29376D62" w14:textId="77777777" w:rsidR="00665527" w:rsidRPr="001954E6" w:rsidRDefault="00665527" w:rsidP="00665527">
      <w:pPr>
        <w:pStyle w:val="Sinespaciado"/>
        <w:numPr>
          <w:ilvl w:val="0"/>
          <w:numId w:val="19"/>
        </w:numPr>
        <w:spacing w:line="276" w:lineRule="auto"/>
        <w:jc w:val="both"/>
        <w:rPr>
          <w:rFonts w:ascii="Times New Roman" w:hAnsi="Times New Roman" w:cs="Times New Roman"/>
        </w:rPr>
      </w:pPr>
      <w:r w:rsidRPr="001954E6">
        <w:rPr>
          <w:rFonts w:ascii="Times New Roman" w:hAnsi="Times New Roman" w:cs="Times New Roman"/>
        </w:rPr>
        <w:t>Informes semestrales del estado académico de cada estudiante, socializados con la coordinación y los docentes directores, lo que permite un seguimiento oportuno y compartido.</w:t>
      </w:r>
    </w:p>
    <w:p w14:paraId="4E6C0A9D" w14:textId="77777777" w:rsidR="00665527" w:rsidRPr="001954E6" w:rsidRDefault="00665527" w:rsidP="00665527">
      <w:pPr>
        <w:pStyle w:val="Sinespaciado"/>
        <w:numPr>
          <w:ilvl w:val="0"/>
          <w:numId w:val="19"/>
        </w:numPr>
        <w:spacing w:line="276" w:lineRule="auto"/>
        <w:jc w:val="both"/>
        <w:rPr>
          <w:rFonts w:ascii="Times New Roman" w:hAnsi="Times New Roman" w:cs="Times New Roman"/>
        </w:rPr>
      </w:pPr>
      <w:r w:rsidRPr="001954E6">
        <w:rPr>
          <w:rFonts w:ascii="Times New Roman" w:hAnsi="Times New Roman" w:cs="Times New Roman"/>
        </w:rPr>
        <w:t>Reuniones periódicas con estudiantes y directores de trabajo de grado, orientadas a brindar apoyo en la gestión académica y a resolver dudas relacionadas con el avance curricular y la permanencia.</w:t>
      </w:r>
    </w:p>
    <w:p w14:paraId="21E003DA" w14:textId="77777777" w:rsidR="00665527" w:rsidRPr="001954E6" w:rsidRDefault="00665527" w:rsidP="00665527">
      <w:pPr>
        <w:pStyle w:val="Sinespaciado"/>
        <w:numPr>
          <w:ilvl w:val="0"/>
          <w:numId w:val="19"/>
        </w:numPr>
        <w:spacing w:line="276" w:lineRule="auto"/>
        <w:jc w:val="both"/>
        <w:rPr>
          <w:rFonts w:ascii="Times New Roman" w:hAnsi="Times New Roman" w:cs="Times New Roman"/>
        </w:rPr>
      </w:pPr>
      <w:r w:rsidRPr="001954E6">
        <w:rPr>
          <w:rFonts w:ascii="Times New Roman" w:hAnsi="Times New Roman" w:cs="Times New Roman"/>
        </w:rPr>
        <w:t>Implementación de instructivos, diagramas e infografías que explican de forma clara los procedimientos institucionales como aplazamiento, cancelación de semestre, radicación de anteproyecto y proyecto, entre otros, lo que contribuye a mejorar la comunicación, la planeación y la toma de decisiones informadas</w:t>
      </w:r>
      <w:commentRangeStart w:id="350"/>
      <w:r w:rsidRPr="001954E6">
        <w:rPr>
          <w:rFonts w:ascii="Times New Roman" w:hAnsi="Times New Roman" w:cs="Times New Roman"/>
        </w:rPr>
        <w:t xml:space="preserve">. </w:t>
      </w:r>
      <w:r w:rsidRPr="001954E6">
        <w:rPr>
          <w:rStyle w:val="Hipervnculo"/>
          <w:rFonts w:ascii="Times New Roman" w:hAnsi="Times New Roman" w:cs="Times New Roman"/>
        </w:rPr>
        <w:t>Enlace</w:t>
      </w:r>
      <w:commentRangeEnd w:id="350"/>
      <w:r w:rsidR="00C05ED2">
        <w:rPr>
          <w:rStyle w:val="Refdecomentario"/>
          <w:lang w:val="es-ES"/>
        </w:rPr>
        <w:commentReference w:id="350"/>
      </w:r>
      <w:r w:rsidRPr="001954E6">
        <w:rPr>
          <w:rStyle w:val="Hipervnculo"/>
          <w:rFonts w:ascii="Times New Roman" w:hAnsi="Times New Roman" w:cs="Times New Roman"/>
        </w:rPr>
        <w:t>.</w:t>
      </w:r>
    </w:p>
    <w:p w14:paraId="2A007B5E"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Las acciones de Bienestar Universitario y las consejerías académicas implementadas desde el programa han reforzado la atención a los estudiantes, propiciando un entorno educativo más inclusivo y sostenible. En este sentido, la evidencia documental, estadística y de gestión demuestra avances significativos en la consolidación de un sistema de apoyo efectivo, que contribuye directamente al logro de la permanencia y a la reducción de la deserción estudiantil.</w:t>
      </w:r>
    </w:p>
    <w:p w14:paraId="6F898F53" w14:textId="77777777" w:rsidR="00665527" w:rsidRPr="001954E6" w:rsidRDefault="00665527" w:rsidP="00665527">
      <w:pPr>
        <w:pStyle w:val="Sinespaciado"/>
        <w:spacing w:line="276" w:lineRule="auto"/>
        <w:jc w:val="both"/>
        <w:rPr>
          <w:rFonts w:ascii="Times New Roman" w:hAnsi="Times New Roman" w:cs="Times New Roman"/>
        </w:rPr>
      </w:pPr>
    </w:p>
    <w:p w14:paraId="0B4C5C9D" w14:textId="0BDCA60C" w:rsidR="00665527" w:rsidRPr="001954E6" w:rsidRDefault="00665527" w:rsidP="00665527">
      <w:pPr>
        <w:pStyle w:val="Sinespaciado"/>
        <w:spacing w:line="276" w:lineRule="auto"/>
        <w:jc w:val="center"/>
        <w:rPr>
          <w:rFonts w:ascii="Times New Roman" w:eastAsiaTheme="minorEastAsia" w:hAnsi="Times New Roman" w:cs="Times New Roman"/>
        </w:rPr>
      </w:pPr>
      <w:bookmarkStart w:id="351" w:name="_Toc211349236"/>
      <w:bookmarkStart w:id="352" w:name="_Toc211354542"/>
      <w:commentRangeStart w:id="353"/>
      <w:r w:rsidRPr="001954E6">
        <w:rPr>
          <w:rFonts w:ascii="Times New Roman" w:hAnsi="Times New Roman" w:cs="Times New Roman"/>
        </w:rPr>
        <w:t xml:space="preserve">Ilustración </w:t>
      </w:r>
      <w:r w:rsidRPr="001954E6">
        <w:rPr>
          <w:rFonts w:ascii="Times New Roman" w:hAnsi="Times New Roman" w:cs="Times New Roman"/>
        </w:rPr>
        <w:fldChar w:fldCharType="begin"/>
      </w:r>
      <w:r w:rsidRPr="001954E6">
        <w:rPr>
          <w:rFonts w:ascii="Times New Roman" w:hAnsi="Times New Roman" w:cs="Times New Roman"/>
        </w:rPr>
        <w:instrText xml:space="preserve"> SEQ Ilustración \* ARABIC </w:instrText>
      </w:r>
      <w:r w:rsidRPr="001954E6">
        <w:rPr>
          <w:rFonts w:ascii="Times New Roman" w:hAnsi="Times New Roman" w:cs="Times New Roman"/>
        </w:rPr>
        <w:fldChar w:fldCharType="separate"/>
      </w:r>
      <w:r w:rsidR="00D978EC">
        <w:rPr>
          <w:rFonts w:ascii="Times New Roman" w:hAnsi="Times New Roman" w:cs="Times New Roman"/>
          <w:noProof/>
        </w:rPr>
        <w:t>26</w:t>
      </w:r>
      <w:r w:rsidRPr="001954E6">
        <w:rPr>
          <w:rFonts w:ascii="Times New Roman" w:hAnsi="Times New Roman" w:cs="Times New Roman"/>
        </w:rPr>
        <w:fldChar w:fldCharType="end"/>
      </w:r>
      <w:commentRangeEnd w:id="353"/>
      <w:r w:rsidR="00C05ED2">
        <w:rPr>
          <w:rStyle w:val="Refdecomentario"/>
          <w:lang w:val="es-ES"/>
        </w:rPr>
        <w:commentReference w:id="353"/>
      </w:r>
      <w:r w:rsidRPr="001954E6">
        <w:rPr>
          <w:rFonts w:ascii="Times New Roman" w:hAnsi="Times New Roman" w:cs="Times New Roman"/>
        </w:rPr>
        <w:t xml:space="preserve"> </w:t>
      </w:r>
      <w:r w:rsidRPr="001954E6">
        <w:rPr>
          <w:rFonts w:ascii="Times New Roman" w:eastAsiaTheme="minorEastAsia" w:hAnsi="Times New Roman" w:cs="Times New Roman"/>
        </w:rPr>
        <w:t>Percepción de los estudiantes a las estrategias pedagógicas de los docentes.</w:t>
      </w:r>
      <w:bookmarkEnd w:id="351"/>
      <w:bookmarkEnd w:id="352"/>
      <w:r w:rsidRPr="001954E6">
        <w:rPr>
          <w:rFonts w:ascii="Times New Roman" w:eastAsiaTheme="minorEastAsia" w:hAnsi="Times New Roman" w:cs="Times New Roman"/>
        </w:rPr>
        <w:t xml:space="preserve"> </w:t>
      </w:r>
    </w:p>
    <w:p w14:paraId="0B89B773" w14:textId="77777777" w:rsidR="00665527" w:rsidRPr="001954E6" w:rsidRDefault="00665527" w:rsidP="00665527">
      <w:pPr>
        <w:spacing w:after="0"/>
        <w:jc w:val="center"/>
        <w:rPr>
          <w:rFonts w:ascii="Times New Roman" w:hAnsi="Times New Roman" w:cs="Times New Roman"/>
        </w:rPr>
      </w:pPr>
      <w:r w:rsidRPr="001954E6">
        <w:rPr>
          <w:rFonts w:ascii="Times New Roman" w:hAnsi="Times New Roman" w:cs="Times New Roman"/>
          <w:noProof/>
        </w:rPr>
        <w:drawing>
          <wp:inline distT="0" distB="0" distL="0" distR="0" wp14:anchorId="654BA1FB" wp14:editId="4FA3E3B6">
            <wp:extent cx="3521123" cy="204495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03293" cy="2092672"/>
                    </a:xfrm>
                    <a:prstGeom prst="rect">
                      <a:avLst/>
                    </a:prstGeom>
                  </pic:spPr>
                </pic:pic>
              </a:graphicData>
            </a:graphic>
          </wp:inline>
        </w:drawing>
      </w:r>
    </w:p>
    <w:p w14:paraId="3D4F6409" w14:textId="3B50B022" w:rsidR="00665527" w:rsidRPr="001954E6" w:rsidRDefault="00665527" w:rsidP="00665527">
      <w:pPr>
        <w:pStyle w:val="Sinespaciado"/>
        <w:keepNext/>
        <w:spacing w:line="276" w:lineRule="auto"/>
        <w:jc w:val="center"/>
        <w:rPr>
          <w:rFonts w:ascii="Times New Roman" w:hAnsi="Times New Roman" w:cs="Times New Roman"/>
        </w:rPr>
      </w:pPr>
      <w:r w:rsidRPr="001954E6">
        <w:rPr>
          <w:rFonts w:ascii="Times New Roman" w:hAnsi="Times New Roman" w:cs="Times New Roman"/>
        </w:rPr>
        <w:t>Fuente: Encuestas de estudiantes, proceso de Autoevaluación 2025.</w:t>
      </w:r>
      <w:r>
        <w:rPr>
          <w:rFonts w:ascii="Times New Roman" w:hAnsi="Times New Roman" w:cs="Times New Roman"/>
        </w:rPr>
        <w:t xml:space="preserve"> </w:t>
      </w:r>
    </w:p>
    <w:p w14:paraId="1D86EB76" w14:textId="77777777" w:rsidR="00665527" w:rsidRDefault="00665527" w:rsidP="000C4C41">
      <w:pPr>
        <w:pStyle w:val="Sinespaciado"/>
        <w:spacing w:before="240" w:line="276" w:lineRule="auto"/>
        <w:jc w:val="both"/>
        <w:rPr>
          <w:rFonts w:ascii="Times New Roman" w:hAnsi="Times New Roman" w:cs="Times New Roman"/>
        </w:rPr>
      </w:pPr>
    </w:p>
    <w:p w14:paraId="69248C54" w14:textId="7DD989C3" w:rsidR="00BA6447" w:rsidRPr="00FB3789" w:rsidRDefault="00665527" w:rsidP="000C4C41">
      <w:pPr>
        <w:pStyle w:val="Sinespaciado"/>
        <w:spacing w:before="240" w:line="276" w:lineRule="auto"/>
        <w:jc w:val="both"/>
        <w:rPr>
          <w:rFonts w:ascii="Times New Roman" w:hAnsi="Times New Roman" w:cs="Times New Roman"/>
        </w:rPr>
      </w:pPr>
      <w:r w:rsidRPr="001954E6">
        <w:rPr>
          <w:rFonts w:ascii="Times New Roman" w:hAnsi="Times New Roman" w:cs="Times New Roman"/>
        </w:rPr>
        <w:lastRenderedPageBreak/>
        <w:t>El programa académico evidencia así un compromiso sostenido con la inclusión y la equidad, fortaleciendo la capacidad para anticipar y mitigar riesgos de deserción. No obstante, se identifican oportunidades de mejora relacionadas con el seguimiento longitudinal de cohortes y con la consolidación de mecanismos de evaluación de impacto, que permitan medir con mayor precisión la efectividad de las estrategias implementadas.</w:t>
      </w:r>
    </w:p>
    <w:p w14:paraId="3A28732B" w14:textId="5029472E" w:rsidR="00BA6447" w:rsidRPr="00FB3789" w:rsidRDefault="00BA6447" w:rsidP="000C4C41">
      <w:pPr>
        <w:pStyle w:val="Descripcin"/>
        <w:keepNext/>
        <w:spacing w:before="240" w:after="0" w:line="276" w:lineRule="auto"/>
        <w:jc w:val="center"/>
        <w:rPr>
          <w:rFonts w:ascii="Times New Roman" w:hAnsi="Times New Roman" w:cs="Times New Roman"/>
          <w:i w:val="0"/>
          <w:color w:val="auto"/>
          <w:sz w:val="22"/>
          <w:szCs w:val="22"/>
        </w:rPr>
      </w:pPr>
      <w:bookmarkStart w:id="354" w:name="_Toc211354483"/>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w:t>
      </w:r>
      <w:r w:rsidRPr="00396F9A">
        <w:rPr>
          <w:rFonts w:ascii="Times New Roman" w:hAnsi="Times New Roman" w:cs="Times New Roman"/>
          <w:i w:val="0"/>
          <w:color w:val="auto"/>
          <w:sz w:val="22"/>
          <w:szCs w:val="22"/>
        </w:rPr>
        <w:t>ación cualitativa y cuantitativa de la Característica 28. Caracterización de estudiantes y sistema de alertas tempranas</w:t>
      </w:r>
      <w:r w:rsidR="001F1C35" w:rsidRPr="00FB3789">
        <w:rPr>
          <w:rFonts w:ascii="Times New Roman" w:hAnsi="Times New Roman" w:cs="Times New Roman"/>
          <w:i w:val="0"/>
          <w:color w:val="auto"/>
          <w:sz w:val="22"/>
          <w:szCs w:val="22"/>
        </w:rPr>
        <w:t>.</w:t>
      </w:r>
      <w:bookmarkEnd w:id="354"/>
    </w:p>
    <w:tbl>
      <w:tblPr>
        <w:tblStyle w:val="Tablaconcuadrcula"/>
        <w:tblW w:w="9027" w:type="dxa"/>
        <w:tblInd w:w="-5" w:type="dxa"/>
        <w:tblLook w:val="04A0" w:firstRow="1" w:lastRow="0" w:firstColumn="1" w:lastColumn="0" w:noHBand="0" w:noVBand="1"/>
      </w:tblPr>
      <w:tblGrid>
        <w:gridCol w:w="3009"/>
        <w:gridCol w:w="2320"/>
        <w:gridCol w:w="3698"/>
      </w:tblGrid>
      <w:tr w:rsidR="00BA6447" w:rsidRPr="00665527" w14:paraId="7C470B21" w14:textId="77777777" w:rsidTr="001D15D2">
        <w:trPr>
          <w:trHeight w:val="353"/>
        </w:trPr>
        <w:tc>
          <w:tcPr>
            <w:tcW w:w="3009" w:type="dxa"/>
            <w:shd w:val="clear" w:color="auto" w:fill="DEEAF6" w:themeFill="accent5" w:themeFillTint="33"/>
            <w:vAlign w:val="center"/>
          </w:tcPr>
          <w:p w14:paraId="3CD70DBD" w14:textId="77777777" w:rsidR="00BA6447" w:rsidRPr="00665527" w:rsidRDefault="00BA6447"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320" w:type="dxa"/>
            <w:shd w:val="clear" w:color="auto" w:fill="DEEAF6" w:themeFill="accent5" w:themeFillTint="33"/>
            <w:vAlign w:val="center"/>
          </w:tcPr>
          <w:p w14:paraId="2136F2B0" w14:textId="77777777" w:rsidR="00BA6447" w:rsidRPr="00665527" w:rsidRDefault="00BA6447"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3698" w:type="dxa"/>
            <w:shd w:val="clear" w:color="auto" w:fill="DEEAF6" w:themeFill="accent5" w:themeFillTint="33"/>
            <w:vAlign w:val="center"/>
          </w:tcPr>
          <w:p w14:paraId="54091A69" w14:textId="77777777" w:rsidR="00BA6447" w:rsidRPr="00665527" w:rsidRDefault="00BA6447"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1D7026" w:rsidRPr="00665527" w14:paraId="5E6B8CEE" w14:textId="77777777" w:rsidTr="001D15D2">
        <w:trPr>
          <w:trHeight w:val="328"/>
        </w:trPr>
        <w:tc>
          <w:tcPr>
            <w:tcW w:w="3009" w:type="dxa"/>
            <w:vAlign w:val="center"/>
          </w:tcPr>
          <w:p w14:paraId="4C82DAC9" w14:textId="0C4847F8" w:rsidR="001D7026" w:rsidRPr="00665527" w:rsidRDefault="001D7026" w:rsidP="001F1C35">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2320" w:type="dxa"/>
            <w:vAlign w:val="center"/>
          </w:tcPr>
          <w:p w14:paraId="53103D24" w14:textId="4BFDAF63"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rPr>
              <w:t>5,0</w:t>
            </w:r>
          </w:p>
        </w:tc>
        <w:tc>
          <w:tcPr>
            <w:tcW w:w="3698" w:type="dxa"/>
            <w:vAlign w:val="center"/>
          </w:tcPr>
          <w:p w14:paraId="31066C0A" w14:textId="1A390D4E"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rPr>
              <w:t>27.78</w:t>
            </w:r>
          </w:p>
        </w:tc>
      </w:tr>
    </w:tbl>
    <w:p w14:paraId="597016FB" w14:textId="07681FAC" w:rsidR="001743A0" w:rsidRPr="00FB3789" w:rsidRDefault="00BA6447"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Fuente: Proyect</w:t>
      </w:r>
      <w:r w:rsidRPr="00396F9A">
        <w:rPr>
          <w:rFonts w:ascii="Times New Roman" w:hAnsi="Times New Roman" w:cs="Times New Roman"/>
        </w:rPr>
        <w:t xml:space="preserve">o curricular </w:t>
      </w:r>
      <w:r w:rsidR="005F2DED" w:rsidRPr="00FB3789">
        <w:rPr>
          <w:rFonts w:ascii="Times New Roman" w:hAnsi="Times New Roman" w:cs="Times New Roman"/>
        </w:rPr>
        <w:t>(2023-1 a 2025-1)</w:t>
      </w:r>
      <w:r w:rsidR="001F1C35" w:rsidRPr="00FB3789">
        <w:rPr>
          <w:rFonts w:ascii="Times New Roman" w:hAnsi="Times New Roman" w:cs="Times New Roman"/>
        </w:rPr>
        <w:t>.</w:t>
      </w:r>
    </w:p>
    <w:p w14:paraId="15EEB8AB" w14:textId="1F4F244F" w:rsidR="0073715A"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29. Ajustes a los </w:t>
      </w:r>
      <w:r w:rsidR="00D42E34" w:rsidRPr="00FB3789">
        <w:rPr>
          <w:rFonts w:ascii="Times New Roman" w:hAnsi="Times New Roman" w:cs="Times New Roman"/>
          <w:b/>
          <w:bCs/>
        </w:rPr>
        <w:t>aspectos curriculares</w:t>
      </w:r>
    </w:p>
    <w:p w14:paraId="456BA8C9" w14:textId="77777777" w:rsidR="00665527" w:rsidRPr="001954E6" w:rsidRDefault="00665527" w:rsidP="00665527">
      <w:pPr>
        <w:pStyle w:val="Sinespaciado"/>
        <w:spacing w:before="240" w:line="276" w:lineRule="auto"/>
        <w:jc w:val="both"/>
        <w:rPr>
          <w:rFonts w:ascii="Times New Roman" w:eastAsiaTheme="minorEastAsia" w:hAnsi="Times New Roman" w:cs="Times New Roman"/>
        </w:rPr>
      </w:pPr>
      <w:r w:rsidRPr="001954E6">
        <w:rPr>
          <w:rFonts w:ascii="Times New Roman" w:eastAsiaTheme="minorEastAsia" w:hAnsi="Times New Roman" w:cs="Times New Roman"/>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14:paraId="4E37043B" w14:textId="77777777" w:rsidR="00665527" w:rsidRPr="001954E6" w:rsidRDefault="00665527" w:rsidP="00665527">
      <w:p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 xml:space="preserve">El programa evidencia un proceso sistemático de ajuste y actualización curricular durante el periodo de acreditación, orientado por normatividad y lineamientos institucionales (Consejo Académico, Vicerrectoría Académica) y soportado en actos administrativos vigentes (p. ej., </w:t>
      </w:r>
      <w:commentRangeStart w:id="355"/>
      <w:r>
        <w:fldChar w:fldCharType="begin"/>
      </w:r>
      <w:r>
        <w:instrText>HYPERLINK "https://udistritaleduco-my.sharepoint.com/:b:/g/personal/mcic_udistrital_edu_co/EVVdGGBsIYhKh0LyZupn7poBQvUivjRf6ebCouJDIcTBVw?e=9Hwx8W" \h</w:instrText>
      </w:r>
      <w:r>
        <w:fldChar w:fldCharType="separate"/>
      </w:r>
      <w:r w:rsidRPr="001954E6">
        <w:rPr>
          <w:rStyle w:val="Hipervnculo"/>
          <w:rFonts w:ascii="Times New Roman" w:hAnsi="Times New Roman" w:cs="Times New Roman"/>
          <w:lang w:val="es-CO"/>
        </w:rPr>
        <w:t>Res</w:t>
      </w:r>
      <w:r w:rsidRPr="001954E6">
        <w:rPr>
          <w:rStyle w:val="Hipervnculo"/>
          <w:rFonts w:ascii="Times New Roman" w:hAnsi="Times New Roman" w:cs="Times New Roman"/>
          <w:lang w:val="es-CO"/>
        </w:rPr>
        <w:t>o</w:t>
      </w:r>
      <w:r w:rsidRPr="001954E6">
        <w:rPr>
          <w:rStyle w:val="Hipervnculo"/>
          <w:rFonts w:ascii="Times New Roman" w:hAnsi="Times New Roman" w:cs="Times New Roman"/>
          <w:lang w:val="es-CO"/>
        </w:rPr>
        <w:t>lución</w:t>
      </w:r>
      <w:r>
        <w:fldChar w:fldCharType="end"/>
      </w:r>
      <w:commentRangeEnd w:id="355"/>
      <w:r w:rsidR="009534B4">
        <w:rPr>
          <w:rStyle w:val="Refdecomentario"/>
        </w:rPr>
        <w:commentReference w:id="355"/>
      </w:r>
      <w:r w:rsidRPr="001954E6">
        <w:rPr>
          <w:rFonts w:ascii="Times New Roman" w:hAnsi="Times New Roman" w:cs="Times New Roman"/>
          <w:lang w:val="es-CO"/>
        </w:rPr>
        <w:t xml:space="preserve"> 2025-016), que enmarcan la toma de decisiones académicas y la trazabilidad de los cambios curriculares. Los ajustes se fundamentan en: (i) resultados de autoevaluación y planes de mejoramiento; (ii) comités curriculares y actas de seguimiento; (iii) encuestas a estudiantes, egresados y docentes; (iv) análisis del estado del arte y tendencias del sector; y (v) coherencia con el perfil de egreso y las necesidades del entorno profesional y social.</w:t>
      </w:r>
    </w:p>
    <w:p w14:paraId="2FAA23C6" w14:textId="77777777" w:rsidR="00665527" w:rsidRPr="001954E6" w:rsidRDefault="00665527" w:rsidP="00665527">
      <w:p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Ámbitos de ajuste implementados:</w:t>
      </w:r>
    </w:p>
    <w:p w14:paraId="2D2B42B1" w14:textId="77777777" w:rsidR="00665527" w:rsidRPr="001954E6" w:rsidRDefault="00665527" w:rsidP="00665527">
      <w:pPr>
        <w:numPr>
          <w:ilvl w:val="0"/>
          <w:numId w:val="20"/>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Resultados de Aprendizaje (RA) y competencias: actualización de RA de programa/asignatura y su malla de alineación con contenidos, estrategias didácticas e instrumentos de evaluación (rúbricas, evidencias, criterios y niveles de desempeño).</w:t>
      </w:r>
    </w:p>
    <w:p w14:paraId="6FAA3905" w14:textId="77777777" w:rsidR="00665527" w:rsidRPr="001954E6" w:rsidRDefault="00665527" w:rsidP="00665527">
      <w:pPr>
        <w:numPr>
          <w:ilvl w:val="0"/>
          <w:numId w:val="20"/>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 xml:space="preserve">Flexibilidad e interdisciplinariedad: optimización de trayectorias formativas (énfasis, electivas, pasantías) y articulación </w:t>
      </w:r>
      <w:commentRangeStart w:id="356"/>
      <w:r w:rsidRPr="001954E6">
        <w:rPr>
          <w:rFonts w:ascii="Times New Roman" w:hAnsi="Times New Roman" w:cs="Times New Roman"/>
          <w:lang w:val="es-CO"/>
        </w:rPr>
        <w:t xml:space="preserve">entre líneas y campos del programa </w:t>
      </w:r>
      <w:commentRangeEnd w:id="356"/>
      <w:r w:rsidR="00AE67DB">
        <w:rPr>
          <w:rStyle w:val="Refdecomentario"/>
        </w:rPr>
        <w:commentReference w:id="356"/>
      </w:r>
      <w:r w:rsidRPr="001954E6">
        <w:rPr>
          <w:rFonts w:ascii="Times New Roman" w:hAnsi="Times New Roman" w:cs="Times New Roman"/>
          <w:lang w:val="es-CO"/>
        </w:rPr>
        <w:t>para resolver problemas complejos.</w:t>
      </w:r>
    </w:p>
    <w:p w14:paraId="705A61E9" w14:textId="77777777" w:rsidR="00665527" w:rsidRPr="001954E6" w:rsidRDefault="00665527" w:rsidP="00665527">
      <w:pPr>
        <w:numPr>
          <w:ilvl w:val="0"/>
          <w:numId w:val="20"/>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Internacionalización y pertinencia: integración de bibliografía actualizada, recursos digitales y referentes internacionales, promoción de proyectos y productos con proyección externa.</w:t>
      </w:r>
    </w:p>
    <w:p w14:paraId="566B1377" w14:textId="77777777" w:rsidR="00665527" w:rsidRPr="001954E6" w:rsidRDefault="00665527" w:rsidP="00665527">
      <w:pPr>
        <w:numPr>
          <w:ilvl w:val="0"/>
          <w:numId w:val="20"/>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Investigación y extensión: fortalecimiento de la ruta de investigación (seminarios, dirección de trabajos de grado, proyectos articulados con grupos) y su vínculo con escenarios reales.</w:t>
      </w:r>
    </w:p>
    <w:p w14:paraId="64D6A4C1"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w:t>
      </w:r>
      <w:r w:rsidRPr="001954E6">
        <w:rPr>
          <w:rFonts w:eastAsiaTheme="minorEastAsia"/>
          <w:sz w:val="22"/>
          <w:szCs w:val="22"/>
          <w:lang w:eastAsia="en-US"/>
        </w:rPr>
        <w:lastRenderedPageBreak/>
        <w:t>para adaptarse a los cambios del entorno y consolidar su impacto en la permanencia estudiantil, la empleabilidad y la proyección social de sus egresados.</w:t>
      </w:r>
    </w:p>
    <w:p w14:paraId="6A0B8A71" w14:textId="3C2AC5C5" w:rsidR="00F94CF8" w:rsidRPr="00FB3789" w:rsidRDefault="00F94CF8" w:rsidP="000C4C41">
      <w:pPr>
        <w:pStyle w:val="Descripcin"/>
        <w:keepNext/>
        <w:spacing w:before="240" w:after="0" w:line="276" w:lineRule="auto"/>
        <w:jc w:val="center"/>
        <w:rPr>
          <w:rFonts w:ascii="Times New Roman" w:hAnsi="Times New Roman" w:cs="Times New Roman"/>
          <w:i w:val="0"/>
          <w:color w:val="auto"/>
          <w:sz w:val="22"/>
          <w:szCs w:val="22"/>
        </w:rPr>
      </w:pPr>
      <w:bookmarkStart w:id="357" w:name="_Toc211354484"/>
      <w:r w:rsidRPr="00F84253">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44</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29. Ajustes a los aspectos curriculares</w:t>
      </w:r>
      <w:r w:rsidR="001F1C35" w:rsidRPr="00396F9A">
        <w:rPr>
          <w:rFonts w:ascii="Times New Roman" w:hAnsi="Times New Roman" w:cs="Times New Roman"/>
          <w:i w:val="0"/>
          <w:color w:val="auto"/>
          <w:sz w:val="22"/>
          <w:szCs w:val="22"/>
        </w:rPr>
        <w:t>.</w:t>
      </w:r>
      <w:bookmarkEnd w:id="357"/>
    </w:p>
    <w:tbl>
      <w:tblPr>
        <w:tblStyle w:val="Tablaconcuadrcula"/>
        <w:tblW w:w="8976" w:type="dxa"/>
        <w:tblInd w:w="-5" w:type="dxa"/>
        <w:tblLook w:val="04A0" w:firstRow="1" w:lastRow="0" w:firstColumn="1" w:lastColumn="0" w:noHBand="0" w:noVBand="1"/>
      </w:tblPr>
      <w:tblGrid>
        <w:gridCol w:w="2992"/>
        <w:gridCol w:w="2992"/>
        <w:gridCol w:w="2992"/>
      </w:tblGrid>
      <w:tr w:rsidR="00F94CF8" w:rsidRPr="00665527" w14:paraId="46851766" w14:textId="77777777" w:rsidTr="00D4086C">
        <w:trPr>
          <w:trHeight w:val="366"/>
        </w:trPr>
        <w:tc>
          <w:tcPr>
            <w:tcW w:w="2992" w:type="dxa"/>
            <w:shd w:val="clear" w:color="auto" w:fill="DEEAF6" w:themeFill="accent5" w:themeFillTint="33"/>
            <w:vAlign w:val="center"/>
          </w:tcPr>
          <w:p w14:paraId="57CB0484" w14:textId="77777777" w:rsidR="00F94CF8" w:rsidRPr="00665527" w:rsidRDefault="00F94CF8"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992" w:type="dxa"/>
            <w:shd w:val="clear" w:color="auto" w:fill="DEEAF6" w:themeFill="accent5" w:themeFillTint="33"/>
            <w:vAlign w:val="center"/>
          </w:tcPr>
          <w:p w14:paraId="22791246" w14:textId="77777777" w:rsidR="00F94CF8" w:rsidRPr="00665527" w:rsidRDefault="00F94CF8"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992" w:type="dxa"/>
            <w:shd w:val="clear" w:color="auto" w:fill="DEEAF6" w:themeFill="accent5" w:themeFillTint="33"/>
            <w:vAlign w:val="center"/>
          </w:tcPr>
          <w:p w14:paraId="19BEC480" w14:textId="77777777" w:rsidR="00F94CF8" w:rsidRPr="00665527" w:rsidRDefault="00F94CF8"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1D7026" w:rsidRPr="00665527" w14:paraId="6902D1E2" w14:textId="77777777" w:rsidTr="00D4086C">
        <w:trPr>
          <w:trHeight w:val="340"/>
        </w:trPr>
        <w:tc>
          <w:tcPr>
            <w:tcW w:w="2992" w:type="dxa"/>
            <w:vAlign w:val="center"/>
          </w:tcPr>
          <w:p w14:paraId="7ADF8708" w14:textId="79E9D9FA" w:rsidR="001D7026" w:rsidRPr="00665527" w:rsidRDefault="001D7026" w:rsidP="001F1C35">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2992" w:type="dxa"/>
            <w:vAlign w:val="center"/>
          </w:tcPr>
          <w:p w14:paraId="6C4C3C15" w14:textId="1B5C583D"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rPr>
              <w:t>5,0</w:t>
            </w:r>
          </w:p>
        </w:tc>
        <w:tc>
          <w:tcPr>
            <w:tcW w:w="2992" w:type="dxa"/>
            <w:vAlign w:val="center"/>
          </w:tcPr>
          <w:p w14:paraId="43A9ED56" w14:textId="17FD493F"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rPr>
              <w:t>21.11</w:t>
            </w:r>
          </w:p>
        </w:tc>
      </w:tr>
    </w:tbl>
    <w:p w14:paraId="3445BB5C" w14:textId="55852FB7" w:rsidR="00BA6447" w:rsidRPr="00FB3789" w:rsidRDefault="00F94CF8"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1F1C35" w:rsidRPr="00FB3789">
        <w:rPr>
          <w:rFonts w:ascii="Times New Roman" w:hAnsi="Times New Roman" w:cs="Times New Roman"/>
        </w:rPr>
        <w:t>.</w:t>
      </w:r>
    </w:p>
    <w:p w14:paraId="6B793E49" w14:textId="1603156F" w:rsidR="0073715A"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30. Mecanismos de </w:t>
      </w:r>
      <w:r w:rsidR="00D42E34" w:rsidRPr="00FB3789">
        <w:rPr>
          <w:rFonts w:ascii="Times New Roman" w:hAnsi="Times New Roman" w:cs="Times New Roman"/>
          <w:b/>
          <w:bCs/>
        </w:rPr>
        <w:t>s</w:t>
      </w:r>
      <w:r w:rsidRPr="00FB3789">
        <w:rPr>
          <w:rFonts w:ascii="Times New Roman" w:hAnsi="Times New Roman" w:cs="Times New Roman"/>
          <w:b/>
          <w:bCs/>
        </w:rPr>
        <w:t>elección</w:t>
      </w:r>
    </w:p>
    <w:p w14:paraId="3F1F88F9"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Comunicaciones (Profundización e Investigación), el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14:paraId="37D69691"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14:paraId="3E5B17E9"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Dentro del proceso, la Maestría en Ciencias de la Información y las comunicaciones considera cuatro (4) factores de selección</w:t>
      </w:r>
    </w:p>
    <w:p w14:paraId="47B11A50" w14:textId="1F9C875A" w:rsidR="00665527" w:rsidRPr="001954E6" w:rsidRDefault="00665527" w:rsidP="00665527">
      <w:pPr>
        <w:pStyle w:val="Descripcin"/>
        <w:keepNext/>
        <w:spacing w:before="240" w:after="0" w:line="276" w:lineRule="auto"/>
        <w:jc w:val="center"/>
        <w:rPr>
          <w:rFonts w:ascii="Times New Roman" w:hAnsi="Times New Roman" w:cs="Times New Roman"/>
          <w:sz w:val="22"/>
          <w:szCs w:val="22"/>
        </w:rPr>
      </w:pPr>
      <w:bookmarkStart w:id="358" w:name="_Toc211349149"/>
      <w:bookmarkStart w:id="359" w:name="_Toc211354485"/>
      <w:r w:rsidRPr="001954E6">
        <w:rPr>
          <w:rFonts w:ascii="Times New Roman" w:hAnsi="Times New Roman" w:cs="Times New Roman"/>
          <w:i w:val="0"/>
          <w:iCs w:val="0"/>
          <w:color w:val="auto"/>
          <w:sz w:val="22"/>
          <w:szCs w:val="22"/>
        </w:rPr>
        <w:t xml:space="preserve">Tabla </w:t>
      </w:r>
      <w:r w:rsidRPr="001954E6">
        <w:rPr>
          <w:rFonts w:ascii="Times New Roman" w:hAnsi="Times New Roman" w:cs="Times New Roman"/>
          <w:i w:val="0"/>
          <w:iCs w:val="0"/>
          <w:color w:val="auto"/>
          <w:sz w:val="22"/>
          <w:szCs w:val="22"/>
        </w:rPr>
        <w:fldChar w:fldCharType="begin"/>
      </w:r>
      <w:r w:rsidRPr="001954E6">
        <w:rPr>
          <w:rFonts w:ascii="Times New Roman" w:hAnsi="Times New Roman" w:cs="Times New Roman"/>
          <w:i w:val="0"/>
          <w:iCs w:val="0"/>
          <w:color w:val="auto"/>
          <w:sz w:val="22"/>
          <w:szCs w:val="22"/>
        </w:rPr>
        <w:instrText xml:space="preserve"> SEQ Tabla \* ARABIC </w:instrText>
      </w:r>
      <w:r w:rsidRPr="001954E6">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45</w:t>
      </w:r>
      <w:r w:rsidRPr="001954E6">
        <w:rPr>
          <w:rFonts w:ascii="Times New Roman" w:hAnsi="Times New Roman" w:cs="Times New Roman"/>
          <w:i w:val="0"/>
          <w:iCs w:val="0"/>
          <w:color w:val="auto"/>
          <w:sz w:val="22"/>
          <w:szCs w:val="22"/>
        </w:rPr>
        <w:fldChar w:fldCharType="end"/>
      </w:r>
      <w:r w:rsidRPr="001954E6">
        <w:rPr>
          <w:rFonts w:ascii="Times New Roman" w:hAnsi="Times New Roman" w:cs="Times New Roman"/>
          <w:i w:val="0"/>
          <w:iCs w:val="0"/>
          <w:color w:val="auto"/>
          <w:sz w:val="22"/>
          <w:szCs w:val="22"/>
        </w:rPr>
        <w:t xml:space="preserve"> Factores de selección y su valoración</w:t>
      </w:r>
      <w:bookmarkEnd w:id="358"/>
      <w:bookmarkEnd w:id="359"/>
      <w:r w:rsidRPr="001954E6">
        <w:rPr>
          <w:rFonts w:ascii="Times New Roman" w:hAnsi="Times New Roman" w:cs="Times New Roman"/>
          <w:i w:val="0"/>
          <w:iCs w:val="0"/>
          <w:color w:val="auto"/>
          <w:sz w:val="22"/>
          <w:szCs w:val="22"/>
        </w:rPr>
        <w:t xml:space="preserve"> </w:t>
      </w:r>
    </w:p>
    <w:tbl>
      <w:tblPr>
        <w:tblStyle w:val="Tablaconcuadrcula"/>
        <w:tblW w:w="0" w:type="auto"/>
        <w:jc w:val="center"/>
        <w:tblLook w:val="04A0" w:firstRow="1" w:lastRow="0" w:firstColumn="1" w:lastColumn="0" w:noHBand="0" w:noVBand="1"/>
      </w:tblPr>
      <w:tblGrid>
        <w:gridCol w:w="3594"/>
        <w:gridCol w:w="2497"/>
      </w:tblGrid>
      <w:tr w:rsidR="00665527" w:rsidRPr="001954E6" w14:paraId="7CDE1B07"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704B52A4" w14:textId="77777777" w:rsidR="00665527" w:rsidRPr="001954E6" w:rsidRDefault="00665527" w:rsidP="00D978EC">
            <w:pPr>
              <w:spacing w:line="360" w:lineRule="auto"/>
              <w:jc w:val="center"/>
              <w:rPr>
                <w:rFonts w:ascii="Times New Roman" w:hAnsi="Times New Roman" w:cs="Times New Roman"/>
                <w:b/>
                <w:bCs/>
              </w:rPr>
            </w:pPr>
            <w:r w:rsidRPr="001954E6">
              <w:rPr>
                <w:rFonts w:ascii="Times New Roman" w:hAnsi="Times New Roman" w:cs="Times New Roman"/>
                <w:b/>
                <w:bCs/>
              </w:rPr>
              <w:t>FACTORES DE SELECCIÓN</w:t>
            </w:r>
          </w:p>
        </w:tc>
        <w:tc>
          <w:tcPr>
            <w:tcW w:w="2497" w:type="dxa"/>
            <w:tcBorders>
              <w:top w:val="single" w:sz="4" w:space="0" w:color="auto"/>
              <w:left w:val="single" w:sz="4" w:space="0" w:color="auto"/>
              <w:bottom w:val="single" w:sz="4" w:space="0" w:color="auto"/>
              <w:right w:val="single" w:sz="4" w:space="0" w:color="auto"/>
            </w:tcBorders>
            <w:hideMark/>
          </w:tcPr>
          <w:p w14:paraId="14AE46C8" w14:textId="77777777" w:rsidR="00665527" w:rsidRPr="001954E6" w:rsidRDefault="00665527" w:rsidP="00D978EC">
            <w:pPr>
              <w:spacing w:line="360" w:lineRule="auto"/>
              <w:jc w:val="center"/>
              <w:rPr>
                <w:rFonts w:ascii="Times New Roman" w:hAnsi="Times New Roman" w:cs="Times New Roman"/>
                <w:b/>
                <w:bCs/>
              </w:rPr>
            </w:pPr>
            <w:r w:rsidRPr="001954E6">
              <w:rPr>
                <w:rFonts w:ascii="Times New Roman" w:hAnsi="Times New Roman" w:cs="Times New Roman"/>
                <w:b/>
                <w:bCs/>
              </w:rPr>
              <w:t>VALORACIÓN 100%</w:t>
            </w:r>
          </w:p>
        </w:tc>
      </w:tr>
      <w:tr w:rsidR="00665527" w:rsidRPr="001954E6" w14:paraId="148DD084"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6FBFDA78"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Ensayo</w:t>
            </w:r>
          </w:p>
        </w:tc>
        <w:tc>
          <w:tcPr>
            <w:tcW w:w="2497" w:type="dxa"/>
            <w:tcBorders>
              <w:top w:val="single" w:sz="4" w:space="0" w:color="auto"/>
              <w:left w:val="single" w:sz="4" w:space="0" w:color="auto"/>
              <w:bottom w:val="single" w:sz="4" w:space="0" w:color="auto"/>
              <w:right w:val="single" w:sz="4" w:space="0" w:color="auto"/>
            </w:tcBorders>
            <w:hideMark/>
          </w:tcPr>
          <w:p w14:paraId="2E2D2269"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30%</w:t>
            </w:r>
          </w:p>
        </w:tc>
      </w:tr>
      <w:tr w:rsidR="00665527" w:rsidRPr="001954E6" w14:paraId="53F0365C"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1F851E8A"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Entrevista</w:t>
            </w:r>
          </w:p>
        </w:tc>
        <w:tc>
          <w:tcPr>
            <w:tcW w:w="2497" w:type="dxa"/>
            <w:tcBorders>
              <w:top w:val="single" w:sz="4" w:space="0" w:color="auto"/>
              <w:left w:val="single" w:sz="4" w:space="0" w:color="auto"/>
              <w:bottom w:val="single" w:sz="4" w:space="0" w:color="auto"/>
              <w:right w:val="single" w:sz="4" w:space="0" w:color="auto"/>
            </w:tcBorders>
            <w:hideMark/>
          </w:tcPr>
          <w:p w14:paraId="50F14BA7"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30%</w:t>
            </w:r>
          </w:p>
        </w:tc>
      </w:tr>
      <w:tr w:rsidR="00665527" w:rsidRPr="001954E6" w14:paraId="108CF6FC"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41624874"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Estudio de hoja de vida</w:t>
            </w:r>
          </w:p>
        </w:tc>
        <w:tc>
          <w:tcPr>
            <w:tcW w:w="2497" w:type="dxa"/>
            <w:tcBorders>
              <w:top w:val="single" w:sz="4" w:space="0" w:color="auto"/>
              <w:left w:val="single" w:sz="4" w:space="0" w:color="auto"/>
              <w:bottom w:val="single" w:sz="4" w:space="0" w:color="auto"/>
              <w:right w:val="single" w:sz="4" w:space="0" w:color="auto"/>
            </w:tcBorders>
            <w:hideMark/>
          </w:tcPr>
          <w:p w14:paraId="72826C98"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20%</w:t>
            </w:r>
          </w:p>
        </w:tc>
      </w:tr>
      <w:tr w:rsidR="00665527" w:rsidRPr="001954E6" w14:paraId="006914F2" w14:textId="77777777" w:rsidTr="00D978EC">
        <w:trPr>
          <w:jc w:val="center"/>
        </w:trPr>
        <w:tc>
          <w:tcPr>
            <w:tcW w:w="3594" w:type="dxa"/>
            <w:tcBorders>
              <w:top w:val="single" w:sz="4" w:space="0" w:color="auto"/>
              <w:left w:val="single" w:sz="4" w:space="0" w:color="auto"/>
              <w:bottom w:val="single" w:sz="4" w:space="0" w:color="auto"/>
              <w:right w:val="single" w:sz="4" w:space="0" w:color="auto"/>
            </w:tcBorders>
            <w:hideMark/>
          </w:tcPr>
          <w:p w14:paraId="0AEBED74"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Examen de ingles</w:t>
            </w:r>
          </w:p>
        </w:tc>
        <w:tc>
          <w:tcPr>
            <w:tcW w:w="2497" w:type="dxa"/>
            <w:tcBorders>
              <w:top w:val="single" w:sz="4" w:space="0" w:color="auto"/>
              <w:left w:val="single" w:sz="4" w:space="0" w:color="auto"/>
              <w:bottom w:val="single" w:sz="4" w:space="0" w:color="auto"/>
              <w:right w:val="single" w:sz="4" w:space="0" w:color="auto"/>
            </w:tcBorders>
            <w:hideMark/>
          </w:tcPr>
          <w:p w14:paraId="18012EB2" w14:textId="77777777" w:rsidR="00665527" w:rsidRPr="001954E6" w:rsidRDefault="00665527" w:rsidP="00D978EC">
            <w:pPr>
              <w:spacing w:line="360" w:lineRule="auto"/>
              <w:jc w:val="center"/>
              <w:rPr>
                <w:rFonts w:ascii="Times New Roman" w:hAnsi="Times New Roman" w:cs="Times New Roman"/>
              </w:rPr>
            </w:pPr>
            <w:r w:rsidRPr="001954E6">
              <w:rPr>
                <w:rFonts w:ascii="Times New Roman" w:hAnsi="Times New Roman" w:cs="Times New Roman"/>
              </w:rPr>
              <w:t>20%</w:t>
            </w:r>
          </w:p>
        </w:tc>
      </w:tr>
    </w:tbl>
    <w:p w14:paraId="5A5536D1" w14:textId="77777777" w:rsidR="00665527" w:rsidRPr="001954E6" w:rsidRDefault="00665527" w:rsidP="00665527">
      <w:pPr>
        <w:pStyle w:val="Sinespaciado"/>
        <w:spacing w:line="276" w:lineRule="auto"/>
        <w:jc w:val="center"/>
        <w:rPr>
          <w:rFonts w:ascii="Times New Roman" w:hAnsi="Times New Roman" w:cs="Times New Roman"/>
        </w:rPr>
      </w:pPr>
      <w:r w:rsidRPr="001954E6">
        <w:rPr>
          <w:rFonts w:ascii="Times New Roman" w:hAnsi="Times New Roman" w:cs="Times New Roman"/>
        </w:rPr>
        <w:t>Fuente: Proyecto curricular</w:t>
      </w:r>
    </w:p>
    <w:p w14:paraId="1224E4E5" w14:textId="77777777" w:rsidR="00665527" w:rsidRPr="001954E6" w:rsidRDefault="00665527" w:rsidP="00665527">
      <w:pPr>
        <w:pStyle w:val="Sinespaciado"/>
        <w:spacing w:before="240" w:line="276" w:lineRule="auto"/>
        <w:jc w:val="both"/>
        <w:rPr>
          <w:rFonts w:ascii="Times New Roman" w:hAnsi="Times New Roman" w:cs="Times New Roman"/>
          <w:i/>
          <w:iCs/>
          <w:color w:val="00B0F0"/>
        </w:rPr>
      </w:pPr>
      <w:r w:rsidRPr="001954E6">
        <w:rPr>
          <w:rFonts w:ascii="Times New Roman" w:hAnsi="Times New Roman" w:cs="Times New Roman"/>
        </w:rPr>
        <w:t>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de admisión riguroso, justo y transparente, que contribuye de manera significativa a la permanencia estudiantil y al éxito académico. En consecuencia, los mecanismos de selección implementados en ambas modalidades de la Maestría constituyen una fortaleza para el aseguramiento de la calidad y la consolidación de la excelencia académica del programa.</w:t>
      </w:r>
    </w:p>
    <w:p w14:paraId="09DE2329" w14:textId="6DCF8053" w:rsidR="00024832" w:rsidRPr="00665527" w:rsidRDefault="00024832" w:rsidP="000C4C41">
      <w:pPr>
        <w:pStyle w:val="Descripcin"/>
        <w:keepNext/>
        <w:spacing w:before="240" w:after="0" w:line="276" w:lineRule="auto"/>
        <w:jc w:val="center"/>
        <w:rPr>
          <w:rFonts w:ascii="Times New Roman" w:hAnsi="Times New Roman" w:cs="Times New Roman"/>
          <w:i w:val="0"/>
          <w:color w:val="auto"/>
          <w:sz w:val="22"/>
          <w:szCs w:val="22"/>
        </w:rPr>
      </w:pPr>
      <w:bookmarkStart w:id="360" w:name="_Toc211354486"/>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30. Mecanis</w:t>
      </w:r>
      <w:r w:rsidRPr="00396F9A">
        <w:rPr>
          <w:rFonts w:ascii="Times New Roman" w:hAnsi="Times New Roman" w:cs="Times New Roman"/>
          <w:i w:val="0"/>
          <w:color w:val="auto"/>
          <w:sz w:val="22"/>
          <w:szCs w:val="22"/>
        </w:rPr>
        <w:t>mos de selección</w:t>
      </w:r>
      <w:r w:rsidR="001F1C35" w:rsidRPr="00FB3789">
        <w:rPr>
          <w:rFonts w:ascii="Times New Roman" w:hAnsi="Times New Roman" w:cs="Times New Roman"/>
          <w:i w:val="0"/>
          <w:color w:val="auto"/>
          <w:sz w:val="22"/>
          <w:szCs w:val="22"/>
        </w:rPr>
        <w:t>.</w:t>
      </w:r>
      <w:bookmarkEnd w:id="360"/>
    </w:p>
    <w:tbl>
      <w:tblPr>
        <w:tblStyle w:val="Tablaconcuadrcula"/>
        <w:tblW w:w="8964" w:type="dxa"/>
        <w:tblInd w:w="-5" w:type="dxa"/>
        <w:tblLook w:val="04A0" w:firstRow="1" w:lastRow="0" w:firstColumn="1" w:lastColumn="0" w:noHBand="0" w:noVBand="1"/>
      </w:tblPr>
      <w:tblGrid>
        <w:gridCol w:w="2988"/>
        <w:gridCol w:w="2988"/>
        <w:gridCol w:w="2988"/>
      </w:tblGrid>
      <w:tr w:rsidR="00024832" w:rsidRPr="00665527" w14:paraId="70A84C9A" w14:textId="77777777" w:rsidTr="00271004">
        <w:trPr>
          <w:trHeight w:val="326"/>
        </w:trPr>
        <w:tc>
          <w:tcPr>
            <w:tcW w:w="2988" w:type="dxa"/>
            <w:shd w:val="clear" w:color="auto" w:fill="DEEAF6" w:themeFill="accent5" w:themeFillTint="33"/>
            <w:vAlign w:val="center"/>
          </w:tcPr>
          <w:p w14:paraId="29F78DF3" w14:textId="77777777" w:rsidR="00024832" w:rsidRPr="00665527" w:rsidRDefault="00024832"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988" w:type="dxa"/>
            <w:shd w:val="clear" w:color="auto" w:fill="DEEAF6" w:themeFill="accent5" w:themeFillTint="33"/>
            <w:vAlign w:val="center"/>
          </w:tcPr>
          <w:p w14:paraId="190D63A5" w14:textId="77777777" w:rsidR="00024832" w:rsidRPr="00665527" w:rsidRDefault="00024832"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988" w:type="dxa"/>
            <w:shd w:val="clear" w:color="auto" w:fill="DEEAF6" w:themeFill="accent5" w:themeFillTint="33"/>
            <w:vAlign w:val="center"/>
          </w:tcPr>
          <w:p w14:paraId="31B4658B" w14:textId="77777777" w:rsidR="00024832" w:rsidRPr="00665527" w:rsidRDefault="00024832"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1D7026" w:rsidRPr="00665527" w14:paraId="04D36BAA" w14:textId="77777777" w:rsidTr="00271004">
        <w:trPr>
          <w:trHeight w:val="303"/>
        </w:trPr>
        <w:tc>
          <w:tcPr>
            <w:tcW w:w="2988" w:type="dxa"/>
            <w:vAlign w:val="center"/>
          </w:tcPr>
          <w:p w14:paraId="038F9840" w14:textId="2700EF92" w:rsidR="001D7026" w:rsidRPr="00665527" w:rsidRDefault="001D7026" w:rsidP="001F1C35">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2988" w:type="dxa"/>
            <w:vAlign w:val="center"/>
          </w:tcPr>
          <w:p w14:paraId="36D07CBB" w14:textId="69F37A2B" w:rsidR="001D7026" w:rsidRPr="00665527" w:rsidRDefault="52BD5400" w:rsidP="001F1C35">
            <w:pPr>
              <w:pStyle w:val="Sinespaciado"/>
              <w:jc w:val="center"/>
              <w:rPr>
                <w:rFonts w:ascii="Times New Roman" w:hAnsi="Times New Roman" w:cs="Times New Roman"/>
              </w:rPr>
            </w:pPr>
            <w:commentRangeStart w:id="361"/>
            <w:r w:rsidRPr="00665527">
              <w:rPr>
                <w:rFonts w:ascii="Times New Roman" w:hAnsi="Times New Roman" w:cs="Times New Roman"/>
              </w:rPr>
              <w:t>5,0</w:t>
            </w:r>
            <w:commentRangeEnd w:id="361"/>
            <w:r w:rsidR="00E436F1">
              <w:rPr>
                <w:rStyle w:val="Refdecomentario"/>
                <w:lang w:val="es-ES"/>
              </w:rPr>
              <w:commentReference w:id="361"/>
            </w:r>
          </w:p>
        </w:tc>
        <w:tc>
          <w:tcPr>
            <w:tcW w:w="2988" w:type="dxa"/>
            <w:vAlign w:val="center"/>
          </w:tcPr>
          <w:p w14:paraId="774DF596" w14:textId="6746ACDC"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rPr>
              <w:t>25</w:t>
            </w:r>
          </w:p>
        </w:tc>
      </w:tr>
    </w:tbl>
    <w:p w14:paraId="6B8B8D8D" w14:textId="7DD15A06" w:rsidR="0073715A" w:rsidRPr="00FB3789" w:rsidRDefault="00024832" w:rsidP="000C4C41">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1F1C35" w:rsidRPr="00FB3789">
        <w:rPr>
          <w:rFonts w:ascii="Times New Roman" w:hAnsi="Times New Roman" w:cs="Times New Roman"/>
        </w:rPr>
        <w:t>.</w:t>
      </w:r>
    </w:p>
    <w:p w14:paraId="10FB077F" w14:textId="08F66CCE" w:rsidR="0073715A"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Juicio de Calidad del Factor</w:t>
      </w:r>
    </w:p>
    <w:p w14:paraId="35DFA8D7" w14:textId="77777777" w:rsidR="00665527" w:rsidRPr="00665527" w:rsidRDefault="00665527" w:rsidP="00665527">
      <w:pPr>
        <w:pStyle w:val="NormalWeb"/>
        <w:spacing w:after="0" w:line="276" w:lineRule="auto"/>
        <w:jc w:val="both"/>
        <w:rPr>
          <w:rFonts w:eastAsiaTheme="minorHAnsi"/>
          <w:sz w:val="22"/>
          <w:szCs w:val="22"/>
          <w:lang w:eastAsia="en-US"/>
        </w:rPr>
      </w:pPr>
      <w:r w:rsidRPr="00665527">
        <w:rPr>
          <w:rFonts w:eastAsiaTheme="minorHAnsi"/>
          <w:sz w:val="22"/>
          <w:szCs w:val="22"/>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 Entre las acciones destacadas se encuentran: las semanas de inducción, las consejerías académicas, las monitorias,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14:paraId="6AA66D34" w14:textId="4AA6002D" w:rsidR="00665527" w:rsidRPr="00FB3789" w:rsidRDefault="00665527" w:rsidP="000C4C41">
      <w:pPr>
        <w:pStyle w:val="NormalWeb"/>
        <w:spacing w:after="0" w:afterAutospacing="0" w:line="276" w:lineRule="auto"/>
        <w:jc w:val="both"/>
        <w:rPr>
          <w:rFonts w:eastAsiaTheme="minorHAnsi"/>
          <w:sz w:val="22"/>
          <w:szCs w:val="22"/>
          <w:highlight w:val="magenta"/>
          <w:lang w:eastAsia="en-US"/>
        </w:rPr>
      </w:pPr>
      <w:r w:rsidRPr="00665527">
        <w:rPr>
          <w:rFonts w:eastAsiaTheme="minorHAnsi"/>
          <w:sz w:val="22"/>
          <w:szCs w:val="22"/>
          <w:lang w:eastAsia="en-US"/>
        </w:rPr>
        <w:t xml:space="preserve">En cuanto a los ajustes curriculares, se evidencia un proceso de mejora </w:t>
      </w:r>
      <w:proofErr w:type="gramStart"/>
      <w:r w:rsidRPr="00665527">
        <w:rPr>
          <w:rFonts w:eastAsiaTheme="minorHAnsi"/>
          <w:sz w:val="22"/>
          <w:szCs w:val="22"/>
          <w:lang w:eastAsia="en-US"/>
        </w:rPr>
        <w:t>continua</w:t>
      </w:r>
      <w:proofErr w:type="gramEnd"/>
      <w:r w:rsidRPr="00665527">
        <w:rPr>
          <w:rFonts w:eastAsiaTheme="minorHAnsi"/>
          <w:sz w:val="22"/>
          <w:szCs w:val="22"/>
          <w:lang w:eastAsia="en-US"/>
        </w:rPr>
        <w:t xml:space="preserve">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14:paraId="15D65719" w14:textId="1CE0C8D3" w:rsidR="00723E2D" w:rsidRPr="00FB3789" w:rsidRDefault="00723E2D" w:rsidP="000C4C41">
      <w:pPr>
        <w:pStyle w:val="Descripcin"/>
        <w:keepNext/>
        <w:spacing w:before="240" w:after="0" w:line="276" w:lineRule="auto"/>
        <w:jc w:val="center"/>
        <w:rPr>
          <w:rFonts w:ascii="Times New Roman" w:hAnsi="Times New Roman" w:cs="Times New Roman"/>
          <w:i w:val="0"/>
          <w:color w:val="auto"/>
          <w:sz w:val="22"/>
          <w:szCs w:val="22"/>
        </w:rPr>
      </w:pPr>
      <w:bookmarkStart w:id="362" w:name="_Toc211354487"/>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6. Permanencia y graduación</w:t>
      </w:r>
      <w:r w:rsidR="001F1C35" w:rsidRPr="00396F9A">
        <w:rPr>
          <w:rFonts w:ascii="Times New Roman" w:hAnsi="Times New Roman" w:cs="Times New Roman"/>
          <w:i w:val="0"/>
          <w:color w:val="auto"/>
          <w:sz w:val="22"/>
          <w:szCs w:val="22"/>
        </w:rPr>
        <w:t>.</w:t>
      </w:r>
      <w:bookmarkEnd w:id="362"/>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rsidRPr="00665527" w14:paraId="790B5993" w14:textId="77777777" w:rsidTr="001F1C35">
        <w:trPr>
          <w:trHeight w:val="565"/>
        </w:trPr>
        <w:tc>
          <w:tcPr>
            <w:tcW w:w="3964" w:type="dxa"/>
            <w:gridSpan w:val="2"/>
            <w:shd w:val="clear" w:color="auto" w:fill="DEEAF6" w:themeFill="accent5" w:themeFillTint="33"/>
            <w:vAlign w:val="center"/>
          </w:tcPr>
          <w:p w14:paraId="648661B6" w14:textId="77777777" w:rsidR="008B21B2" w:rsidRPr="00665527" w:rsidRDefault="008B21B2"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3119" w:type="dxa"/>
            <w:gridSpan w:val="2"/>
            <w:shd w:val="clear" w:color="auto" w:fill="DEEAF6" w:themeFill="accent5" w:themeFillTint="33"/>
            <w:vAlign w:val="center"/>
          </w:tcPr>
          <w:p w14:paraId="125F6C9F" w14:textId="77777777" w:rsidR="008B21B2" w:rsidRPr="00665527" w:rsidRDefault="008B21B2"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DE5EEE9" w14:textId="77777777" w:rsidR="008B21B2" w:rsidRPr="00665527" w:rsidRDefault="008B21B2"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del factor</w:t>
            </w:r>
          </w:p>
        </w:tc>
      </w:tr>
      <w:tr w:rsidR="001D7026" w:rsidRPr="00665527" w14:paraId="4A7A2F6B" w14:textId="77777777" w:rsidTr="001F1C35">
        <w:trPr>
          <w:trHeight w:val="96"/>
        </w:trPr>
        <w:tc>
          <w:tcPr>
            <w:tcW w:w="2263" w:type="dxa"/>
            <w:shd w:val="clear" w:color="auto" w:fill="DEEAF6" w:themeFill="accent5" w:themeFillTint="33"/>
            <w:vAlign w:val="center"/>
          </w:tcPr>
          <w:p w14:paraId="43786333" w14:textId="536A96F3" w:rsidR="001D7026" w:rsidRPr="00665527" w:rsidRDefault="001D7026" w:rsidP="001F1C35">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701" w:type="dxa"/>
            <w:shd w:val="clear" w:color="auto" w:fill="DEEAF6" w:themeFill="accent5" w:themeFillTint="33"/>
            <w:vAlign w:val="center"/>
          </w:tcPr>
          <w:p w14:paraId="7C826CAC" w14:textId="696ADD4E" w:rsidR="001D7026" w:rsidRPr="00665527" w:rsidRDefault="001D7026" w:rsidP="001F1C35">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1701" w:type="dxa"/>
            <w:shd w:val="clear" w:color="auto" w:fill="DEEAF6" w:themeFill="accent5" w:themeFillTint="33"/>
            <w:vAlign w:val="center"/>
          </w:tcPr>
          <w:p w14:paraId="328FF7D3" w14:textId="26C91D28" w:rsidR="001D7026" w:rsidRPr="00665527" w:rsidRDefault="001D7026" w:rsidP="001F1C35">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418" w:type="dxa"/>
            <w:shd w:val="clear" w:color="auto" w:fill="DEEAF6" w:themeFill="accent5" w:themeFillTint="33"/>
            <w:vAlign w:val="center"/>
          </w:tcPr>
          <w:p w14:paraId="58231E83" w14:textId="4B7A2C08" w:rsidR="001D7026" w:rsidRPr="00665527" w:rsidRDefault="001D7026" w:rsidP="001F1C35">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2119" w:type="dxa"/>
            <w:vMerge/>
            <w:vAlign w:val="center"/>
          </w:tcPr>
          <w:p w14:paraId="56565EA8" w14:textId="77777777" w:rsidR="001D7026" w:rsidRPr="00665527" w:rsidRDefault="001D7026" w:rsidP="001F1C35">
            <w:pPr>
              <w:pStyle w:val="Sinespaciado"/>
              <w:jc w:val="center"/>
              <w:rPr>
                <w:rFonts w:ascii="Times New Roman" w:hAnsi="Times New Roman" w:cs="Times New Roman"/>
                <w:b/>
                <w:bCs/>
              </w:rPr>
            </w:pPr>
          </w:p>
        </w:tc>
      </w:tr>
      <w:tr w:rsidR="001D7026" w:rsidRPr="00665527" w14:paraId="6F5FF334" w14:textId="77777777" w:rsidTr="001F1C35">
        <w:trPr>
          <w:trHeight w:val="245"/>
        </w:trPr>
        <w:tc>
          <w:tcPr>
            <w:tcW w:w="2263" w:type="dxa"/>
            <w:vAlign w:val="center"/>
          </w:tcPr>
          <w:p w14:paraId="4C79F449" w14:textId="28F8133D" w:rsidR="001D7026" w:rsidRPr="00665527" w:rsidRDefault="001D7026" w:rsidP="001F1C35">
            <w:pPr>
              <w:pStyle w:val="Sinespaciado"/>
              <w:jc w:val="center"/>
              <w:rPr>
                <w:rFonts w:ascii="Times New Roman" w:hAnsi="Times New Roman" w:cs="Times New Roman"/>
              </w:rPr>
            </w:pPr>
            <w:r w:rsidRPr="00665527">
              <w:rPr>
                <w:rFonts w:ascii="Times New Roman" w:hAnsi="Times New Roman" w:cs="Times New Roman"/>
                <w:color w:val="000000"/>
              </w:rPr>
              <w:t>Se cumple en alto grado</w:t>
            </w:r>
          </w:p>
        </w:tc>
        <w:tc>
          <w:tcPr>
            <w:tcW w:w="1701" w:type="dxa"/>
            <w:vAlign w:val="center"/>
          </w:tcPr>
          <w:p w14:paraId="7D9D7B3E" w14:textId="5006C6F4" w:rsidR="001D7026" w:rsidRPr="00665527" w:rsidRDefault="001D7026" w:rsidP="001F1C35">
            <w:pPr>
              <w:pStyle w:val="Sinespaciado"/>
              <w:jc w:val="center"/>
              <w:rPr>
                <w:rFonts w:ascii="Times New Roman" w:hAnsi="Times New Roman" w:cs="Times New Roman"/>
              </w:rPr>
            </w:pPr>
            <w:r w:rsidRPr="00665527">
              <w:rPr>
                <w:rFonts w:ascii="Times New Roman" w:hAnsi="Times New Roman" w:cs="Times New Roman"/>
                <w:color w:val="000000"/>
              </w:rPr>
              <w:t>Se cumple en alto grado</w:t>
            </w:r>
          </w:p>
        </w:tc>
        <w:tc>
          <w:tcPr>
            <w:tcW w:w="1701" w:type="dxa"/>
            <w:vAlign w:val="center"/>
          </w:tcPr>
          <w:p w14:paraId="1D8DFADA" w14:textId="1CDC7AE6" w:rsidR="001D7026" w:rsidRPr="00665527" w:rsidRDefault="52BD5400" w:rsidP="001F1C35">
            <w:pPr>
              <w:pStyle w:val="Sinespaciado"/>
              <w:jc w:val="center"/>
              <w:rPr>
                <w:rFonts w:ascii="Times New Roman" w:hAnsi="Times New Roman" w:cs="Times New Roman"/>
              </w:rPr>
            </w:pPr>
            <w:r w:rsidRPr="00665527">
              <w:rPr>
                <w:rFonts w:ascii="Times New Roman" w:hAnsi="Times New Roman" w:cs="Times New Roman"/>
                <w:color w:val="000000" w:themeColor="text1"/>
              </w:rPr>
              <w:t>4,0</w:t>
            </w:r>
          </w:p>
        </w:tc>
        <w:tc>
          <w:tcPr>
            <w:tcW w:w="1418" w:type="dxa"/>
            <w:vAlign w:val="center"/>
          </w:tcPr>
          <w:p w14:paraId="6ADD4473" w14:textId="702DD42C" w:rsidR="001D7026" w:rsidRPr="00665527" w:rsidRDefault="52BD5400" w:rsidP="001F1C35">
            <w:pPr>
              <w:pStyle w:val="Sinespaciado"/>
              <w:jc w:val="center"/>
              <w:rPr>
                <w:rFonts w:ascii="Times New Roman" w:hAnsi="Times New Roman" w:cs="Times New Roman"/>
              </w:rPr>
            </w:pPr>
            <w:commentRangeStart w:id="363"/>
            <w:r w:rsidRPr="00665527">
              <w:rPr>
                <w:rFonts w:ascii="Times New Roman" w:hAnsi="Times New Roman" w:cs="Times New Roman"/>
                <w:color w:val="000000" w:themeColor="text1"/>
              </w:rPr>
              <w:t>5,0</w:t>
            </w:r>
            <w:commentRangeEnd w:id="363"/>
            <w:r w:rsidR="00364E09">
              <w:rPr>
                <w:rStyle w:val="Refdecomentario"/>
                <w:lang w:val="es-ES"/>
              </w:rPr>
              <w:commentReference w:id="363"/>
            </w:r>
          </w:p>
        </w:tc>
        <w:tc>
          <w:tcPr>
            <w:tcW w:w="2119" w:type="dxa"/>
            <w:vAlign w:val="center"/>
          </w:tcPr>
          <w:p w14:paraId="4597E604" w14:textId="10E16666" w:rsidR="001D7026" w:rsidRPr="00665527" w:rsidRDefault="4E988685" w:rsidP="001F1C35">
            <w:pPr>
              <w:pStyle w:val="Sinespaciado"/>
              <w:jc w:val="center"/>
              <w:rPr>
                <w:rFonts w:ascii="Times New Roman" w:hAnsi="Times New Roman" w:cs="Times New Roman"/>
              </w:rPr>
            </w:pPr>
            <w:r w:rsidRPr="00665527">
              <w:rPr>
                <w:rFonts w:ascii="Times New Roman" w:hAnsi="Times New Roman" w:cs="Times New Roman"/>
              </w:rPr>
              <w:t>7,29%</w:t>
            </w:r>
          </w:p>
        </w:tc>
      </w:tr>
      <w:tr w:rsidR="008B21B2" w:rsidRPr="00665527" w14:paraId="2CDBB3B0" w14:textId="77777777" w:rsidTr="001F1C35">
        <w:trPr>
          <w:trHeight w:val="416"/>
        </w:trPr>
        <w:tc>
          <w:tcPr>
            <w:tcW w:w="3964" w:type="dxa"/>
            <w:gridSpan w:val="2"/>
            <w:shd w:val="clear" w:color="auto" w:fill="DEEAF6" w:themeFill="accent5" w:themeFillTint="33"/>
            <w:vAlign w:val="center"/>
          </w:tcPr>
          <w:p w14:paraId="4F02043B" w14:textId="77777777" w:rsidR="008B21B2" w:rsidRPr="00665527" w:rsidRDefault="008B21B2" w:rsidP="001F1C35">
            <w:pPr>
              <w:pStyle w:val="Sinespaciado"/>
              <w:jc w:val="center"/>
              <w:rPr>
                <w:rFonts w:ascii="Times New Roman" w:hAnsi="Times New Roman" w:cs="Times New Roman"/>
                <w:b/>
                <w:bCs/>
              </w:rPr>
            </w:pPr>
            <w:r w:rsidRPr="00665527">
              <w:rPr>
                <w:rFonts w:ascii="Times New Roman" w:hAnsi="Times New Roman" w:cs="Times New Roman"/>
                <w:b/>
                <w:bCs/>
              </w:rPr>
              <w:t>Fortalezas</w:t>
            </w:r>
          </w:p>
        </w:tc>
        <w:tc>
          <w:tcPr>
            <w:tcW w:w="5238" w:type="dxa"/>
            <w:gridSpan w:val="3"/>
            <w:shd w:val="clear" w:color="auto" w:fill="DEEAF6" w:themeFill="accent5" w:themeFillTint="33"/>
            <w:vAlign w:val="center"/>
          </w:tcPr>
          <w:p w14:paraId="1B692C78" w14:textId="77777777" w:rsidR="008B21B2" w:rsidRPr="00665527" w:rsidRDefault="008B21B2" w:rsidP="001F1C35">
            <w:pPr>
              <w:pStyle w:val="Sinespaciado"/>
              <w:jc w:val="center"/>
              <w:rPr>
                <w:rFonts w:ascii="Times New Roman" w:hAnsi="Times New Roman" w:cs="Times New Roman"/>
                <w:b/>
                <w:bCs/>
              </w:rPr>
            </w:pPr>
            <w:r w:rsidRPr="00665527">
              <w:rPr>
                <w:rFonts w:ascii="Times New Roman" w:hAnsi="Times New Roman" w:cs="Times New Roman"/>
                <w:b/>
                <w:bCs/>
              </w:rPr>
              <w:t>Oportunidades de mejora</w:t>
            </w:r>
          </w:p>
        </w:tc>
      </w:tr>
      <w:tr w:rsidR="008B21B2" w:rsidRPr="00665527" w14:paraId="36FFF5D4" w14:textId="77777777" w:rsidTr="69F9F92C">
        <w:trPr>
          <w:trHeight w:val="245"/>
        </w:trPr>
        <w:tc>
          <w:tcPr>
            <w:tcW w:w="3964" w:type="dxa"/>
            <w:gridSpan w:val="2"/>
          </w:tcPr>
          <w:p w14:paraId="41A9B96F" w14:textId="29C2F8FA" w:rsidR="008B21B2" w:rsidRPr="00665527" w:rsidRDefault="008B21B2" w:rsidP="00665527">
            <w:pPr>
              <w:pStyle w:val="NormalWeb"/>
              <w:numPr>
                <w:ilvl w:val="0"/>
                <w:numId w:val="25"/>
              </w:numPr>
              <w:spacing w:after="0"/>
              <w:ind w:left="314" w:hanging="265"/>
              <w:jc w:val="both"/>
              <w:rPr>
                <w:rFonts w:eastAsiaTheme="minorEastAsia"/>
                <w:color w:val="000000"/>
                <w:sz w:val="22"/>
                <w:szCs w:val="22"/>
                <w:lang w:eastAsia="en-US"/>
              </w:rPr>
            </w:pPr>
          </w:p>
        </w:tc>
        <w:tc>
          <w:tcPr>
            <w:tcW w:w="5238" w:type="dxa"/>
            <w:gridSpan w:val="3"/>
          </w:tcPr>
          <w:p w14:paraId="3DB0071A" w14:textId="4BAC7802" w:rsidR="005F2DED" w:rsidRPr="00665527" w:rsidRDefault="005F2DED"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Persisten desafíos en la consolidación de estrategias de seguimiento a estudiantes en riesgo, especialmente en lo relacionado con acompañamiento psicosocial y fortalecimiento de competencias investigativas.</w:t>
            </w:r>
          </w:p>
          <w:p w14:paraId="087D747D" w14:textId="0860011B" w:rsidR="005F2DED" w:rsidRPr="00665527" w:rsidRDefault="005F2DED"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Necesidad de diversificar los apoyos económicos y estímulos a la permanencia, más allá de los descuentos en matrícula, incluyendo becas completas o apoyos de sostenimiento.</w:t>
            </w:r>
          </w:p>
          <w:p w14:paraId="78143D79" w14:textId="7333BAD8" w:rsidR="005F2DED" w:rsidRPr="00665527" w:rsidRDefault="005F2DED" w:rsidP="00665527">
            <w:pPr>
              <w:pStyle w:val="NormalWeb"/>
              <w:numPr>
                <w:ilvl w:val="0"/>
                <w:numId w:val="25"/>
              </w:numPr>
              <w:spacing w:after="0"/>
              <w:ind w:left="318" w:hanging="261"/>
              <w:jc w:val="both"/>
              <w:rPr>
                <w:rFonts w:eastAsiaTheme="minorHAnsi"/>
                <w:color w:val="000000"/>
                <w:sz w:val="22"/>
                <w:szCs w:val="22"/>
                <w:lang w:eastAsia="en-US"/>
              </w:rPr>
            </w:pPr>
            <w:r w:rsidRPr="00665527">
              <w:rPr>
                <w:rFonts w:eastAsiaTheme="minorHAnsi"/>
                <w:color w:val="000000"/>
                <w:sz w:val="22"/>
                <w:szCs w:val="22"/>
                <w:lang w:eastAsia="en-US"/>
              </w:rPr>
              <w:t>Algunos estudiantes señalan limitaciones en la flexibilidad de tiempos y modalidades para la culminación de los trabajos de grado.</w:t>
            </w:r>
          </w:p>
          <w:p w14:paraId="273BAA46" w14:textId="0E913CDF" w:rsidR="008B21B2" w:rsidRPr="00665527" w:rsidRDefault="008B21B2" w:rsidP="00665527">
            <w:pPr>
              <w:pStyle w:val="NormalWeb"/>
              <w:spacing w:after="0"/>
              <w:ind w:left="318"/>
              <w:jc w:val="both"/>
              <w:rPr>
                <w:rFonts w:eastAsiaTheme="minorHAnsi"/>
                <w:color w:val="000000"/>
                <w:sz w:val="22"/>
                <w:szCs w:val="22"/>
                <w:lang w:eastAsia="en-US"/>
              </w:rPr>
            </w:pPr>
          </w:p>
        </w:tc>
      </w:tr>
    </w:tbl>
    <w:p w14:paraId="23EBF4D3" w14:textId="58EFFF38" w:rsidR="00D97984" w:rsidRPr="00FB3789" w:rsidRDefault="008B21B2"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FB3789">
        <w:rPr>
          <w:rFonts w:ascii="Times New Roman" w:hAnsi="Times New Roman" w:cs="Times New Roman"/>
        </w:rPr>
        <w:t>(2023-1 a 2025-1)</w:t>
      </w:r>
      <w:r w:rsidR="001F1C35" w:rsidRPr="00FB3789">
        <w:rPr>
          <w:rFonts w:ascii="Times New Roman" w:hAnsi="Times New Roman" w:cs="Times New Roman"/>
        </w:rPr>
        <w:t>.</w:t>
      </w:r>
    </w:p>
    <w:p w14:paraId="2E1C0BB5" w14:textId="77777777" w:rsidR="00D97984" w:rsidRPr="00FB3789" w:rsidRDefault="00D97984" w:rsidP="00665527">
      <w:pPr>
        <w:pStyle w:val="Ttulo3"/>
        <w:numPr>
          <w:ilvl w:val="2"/>
          <w:numId w:val="28"/>
        </w:numPr>
        <w:spacing w:line="276" w:lineRule="auto"/>
        <w:rPr>
          <w:rFonts w:cs="Times New Roman"/>
          <w:szCs w:val="22"/>
        </w:rPr>
      </w:pPr>
      <w:bookmarkStart w:id="364" w:name="_Toc211354426"/>
      <w:r w:rsidRPr="00FB3789">
        <w:rPr>
          <w:rFonts w:cs="Times New Roman"/>
          <w:szCs w:val="22"/>
        </w:rPr>
        <w:lastRenderedPageBreak/>
        <w:t>Factor 7. Interacción con el Entorno Nacional e Internacional</w:t>
      </w:r>
      <w:bookmarkEnd w:id="364"/>
      <w:r w:rsidRPr="00FB3789">
        <w:rPr>
          <w:rFonts w:cs="Times New Roman"/>
          <w:szCs w:val="22"/>
        </w:rPr>
        <w:t xml:space="preserve">  </w:t>
      </w:r>
    </w:p>
    <w:p w14:paraId="2F0A7BA3" w14:textId="5051F265" w:rsidR="008B21B2" w:rsidRPr="001A2CAA"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31. Inserción </w:t>
      </w:r>
      <w:r w:rsidR="00D42E34" w:rsidRPr="00FB3789">
        <w:rPr>
          <w:rFonts w:ascii="Times New Roman" w:hAnsi="Times New Roman" w:cs="Times New Roman"/>
          <w:b/>
          <w:bCs/>
        </w:rPr>
        <w:t>del programa en contextos académicos nacionales e internacionales</w:t>
      </w:r>
    </w:p>
    <w:p w14:paraId="18815D85"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14:paraId="35ED78A8"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A nivel nacional, </w:t>
      </w:r>
      <w:r w:rsidRPr="00952000">
        <w:rPr>
          <w:rFonts w:eastAsiaTheme="minorEastAsia"/>
          <w:sz w:val="22"/>
          <w:szCs w:val="22"/>
          <w:highlight w:val="yellow"/>
          <w:lang w:eastAsia="en-US"/>
          <w:rPrChange w:id="365" w:author="roberto cardenas" w:date="2025-10-29T20:00:00Z" w16du:dateUtc="2025-10-30T01:00:00Z">
            <w:rPr>
              <w:rFonts w:eastAsiaTheme="minorEastAsia"/>
              <w:sz w:val="22"/>
              <w:szCs w:val="22"/>
              <w:lang w:eastAsia="en-US"/>
            </w:rPr>
          </w:rPrChange>
        </w:rPr>
        <w:t>el programa mantiene articulaciones con universidades y centros de investigación que permiten el desarrollo de proyectos conjuntos, movilidad académica y la participación en convocatorias estatales para el fomento de la ciencia y la innovación.</w:t>
      </w:r>
      <w:r w:rsidRPr="001954E6">
        <w:rPr>
          <w:rFonts w:eastAsiaTheme="minorEastAsia"/>
          <w:sz w:val="22"/>
          <w:szCs w:val="22"/>
          <w:lang w:eastAsia="en-US"/>
        </w:rPr>
        <w:t xml:space="preserve"> En el plano internacional, se destacan convenios con instituciones de educación superior, participación en congresos y seminarios internacionales, así como la inserción de estudiantes en escenarios de movilidad académica y doble titulación. Estas dinámicas no solo enriquecen la formación académica y profesional de los estudiantes, sino que también fortalecen la capacidad investigativa y de innovación del programa, consolidando su pertinencia frente a los retos globales del conocimiento.</w:t>
      </w:r>
    </w:p>
    <w:p w14:paraId="723A877D"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La inserción del programa en contextos académicos nacionales e internacionales </w:t>
      </w:r>
      <w:r w:rsidRPr="00952000">
        <w:rPr>
          <w:rFonts w:eastAsiaTheme="minorEastAsia"/>
          <w:sz w:val="22"/>
          <w:szCs w:val="22"/>
          <w:highlight w:val="yellow"/>
          <w:lang w:eastAsia="en-US"/>
          <w:rPrChange w:id="366" w:author="roberto cardenas" w:date="2025-10-29T20:00:00Z" w16du:dateUtc="2025-10-30T01:00:00Z">
            <w:rPr>
              <w:rFonts w:eastAsiaTheme="minorEastAsia"/>
              <w:sz w:val="22"/>
              <w:szCs w:val="22"/>
              <w:lang w:eastAsia="en-US"/>
            </w:rPr>
          </w:rPrChange>
        </w:rPr>
        <w:t>constituye una fortaleza</w:t>
      </w:r>
      <w:r w:rsidRPr="001954E6">
        <w:rPr>
          <w:rFonts w:eastAsiaTheme="minorEastAsia"/>
          <w:sz w:val="22"/>
          <w:szCs w:val="22"/>
          <w:lang w:eastAsia="en-US"/>
        </w:rPr>
        <w:t>,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 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14:paraId="4A6CCB08" w14:textId="77777777" w:rsidR="00665527" w:rsidRPr="001954E6" w:rsidRDefault="00665527" w:rsidP="00665527">
      <w:pPr>
        <w:pStyle w:val="Descripcin"/>
        <w:keepNext/>
        <w:spacing w:before="240" w:after="0" w:line="276" w:lineRule="auto"/>
        <w:jc w:val="both"/>
        <w:rPr>
          <w:rFonts w:ascii="Times New Roman" w:eastAsiaTheme="minorEastAsia" w:hAnsi="Times New Roman" w:cs="Times New Roman"/>
          <w:i w:val="0"/>
          <w:iCs w:val="0"/>
          <w:color w:val="auto"/>
          <w:sz w:val="22"/>
          <w:szCs w:val="22"/>
          <w:lang w:val="es-CO"/>
        </w:rPr>
      </w:pPr>
      <w:r w:rsidRPr="001954E6">
        <w:rPr>
          <w:rFonts w:ascii="Times New Roman" w:eastAsiaTheme="minorEastAsia" w:hAnsi="Times New Roman" w:cs="Times New Roman"/>
          <w:i w:val="0"/>
          <w:iCs w:val="0"/>
          <w:color w:val="auto"/>
          <w:sz w:val="22"/>
          <w:szCs w:val="22"/>
          <w:lang w:val="es-CO"/>
        </w:rPr>
        <w:t xml:space="preserve">De acuerdo con un sondeo realizado con los estudiantes, el 83% está de acuerdo en recibir parte de la </w:t>
      </w:r>
      <w:r w:rsidRPr="00952000">
        <w:rPr>
          <w:rFonts w:ascii="Times New Roman" w:eastAsiaTheme="minorEastAsia" w:hAnsi="Times New Roman" w:cs="Times New Roman"/>
          <w:i w:val="0"/>
          <w:iCs w:val="0"/>
          <w:color w:val="EE0000"/>
          <w:sz w:val="22"/>
          <w:szCs w:val="22"/>
          <w:lang w:val="es-CO"/>
          <w:rPrChange w:id="367" w:author="roberto cardenas" w:date="2025-10-29T19:59:00Z" w16du:dateUtc="2025-10-30T00:59:00Z">
            <w:rPr>
              <w:rFonts w:ascii="Times New Roman" w:eastAsiaTheme="minorEastAsia" w:hAnsi="Times New Roman" w:cs="Times New Roman"/>
              <w:i w:val="0"/>
              <w:iCs w:val="0"/>
              <w:color w:val="auto"/>
              <w:sz w:val="22"/>
              <w:szCs w:val="22"/>
              <w:lang w:val="es-CO"/>
            </w:rPr>
          </w:rPrChange>
        </w:rPr>
        <w:t>case</w:t>
      </w:r>
      <w:r w:rsidRPr="001954E6">
        <w:rPr>
          <w:rFonts w:ascii="Times New Roman" w:eastAsiaTheme="minorEastAsia" w:hAnsi="Times New Roman" w:cs="Times New Roman"/>
          <w:i w:val="0"/>
          <w:iCs w:val="0"/>
          <w:color w:val="auto"/>
          <w:sz w:val="22"/>
          <w:szCs w:val="22"/>
          <w:lang w:val="es-CO"/>
        </w:rPr>
        <w:t xml:space="preserve"> en idioma inglés, mientras que el 13% no lo está. La maestría está en un proceso de sensibilización con estudiantes y docentes para que un porcentaje de algunas asignaturas se imparta en el idioma inglés, pero como se sale de las condiciones establecidas para cuando los estudiantes ingresaron en la maestría, por ahora depende de la voluntad de estudiantes y profesores para dar inicio a esta iniciativa, pero se está trabajando en la formalización del establecimiento de algún porcentaje de las clases que se impartan en el idioma inglés, entre otros beneficios, para buscar que la Maestría tenga una visualización más internacional.</w:t>
      </w:r>
    </w:p>
    <w:p w14:paraId="0BF7313B" w14:textId="5032E7F1" w:rsidR="002D721D" w:rsidRPr="00FB3789" w:rsidRDefault="002D721D" w:rsidP="000C4C41">
      <w:pPr>
        <w:pStyle w:val="Descripcin"/>
        <w:keepNext/>
        <w:spacing w:before="240" w:after="0" w:line="276" w:lineRule="auto"/>
        <w:jc w:val="center"/>
        <w:rPr>
          <w:rFonts w:ascii="Times New Roman" w:hAnsi="Times New Roman" w:cs="Times New Roman"/>
          <w:i w:val="0"/>
          <w:color w:val="auto"/>
          <w:sz w:val="22"/>
          <w:szCs w:val="22"/>
        </w:rPr>
      </w:pPr>
      <w:bookmarkStart w:id="368" w:name="_Toc211354488"/>
      <w:r w:rsidRPr="00396F9A">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w:t>
      </w:r>
      <w:r w:rsidRPr="00396F9A">
        <w:rPr>
          <w:rFonts w:ascii="Times New Roman" w:hAnsi="Times New Roman" w:cs="Times New Roman"/>
          <w:i w:val="0"/>
          <w:color w:val="auto"/>
          <w:sz w:val="22"/>
          <w:szCs w:val="22"/>
        </w:rPr>
        <w:t>ca 31. Inserción del programa en contextos académicos nacionales e internacionales</w:t>
      </w:r>
      <w:r w:rsidR="001F1C35" w:rsidRPr="00FB3789">
        <w:rPr>
          <w:rFonts w:ascii="Times New Roman" w:hAnsi="Times New Roman" w:cs="Times New Roman"/>
          <w:i w:val="0"/>
          <w:color w:val="auto"/>
          <w:sz w:val="22"/>
          <w:szCs w:val="22"/>
        </w:rPr>
        <w:t>.</w:t>
      </w:r>
      <w:bookmarkEnd w:id="368"/>
    </w:p>
    <w:tbl>
      <w:tblPr>
        <w:tblStyle w:val="Tablaconcuadrcula"/>
        <w:tblW w:w="8913" w:type="dxa"/>
        <w:tblInd w:w="-5" w:type="dxa"/>
        <w:tblLook w:val="04A0" w:firstRow="1" w:lastRow="0" w:firstColumn="1" w:lastColumn="0" w:noHBand="0" w:noVBand="1"/>
      </w:tblPr>
      <w:tblGrid>
        <w:gridCol w:w="2971"/>
        <w:gridCol w:w="2971"/>
        <w:gridCol w:w="2971"/>
      </w:tblGrid>
      <w:tr w:rsidR="002D721D" w:rsidRPr="00665527" w14:paraId="2D2116B1" w14:textId="77777777" w:rsidTr="002B5218">
        <w:trPr>
          <w:trHeight w:val="287"/>
        </w:trPr>
        <w:tc>
          <w:tcPr>
            <w:tcW w:w="2971" w:type="dxa"/>
            <w:shd w:val="clear" w:color="auto" w:fill="DEEAF6" w:themeFill="accent5" w:themeFillTint="33"/>
            <w:vAlign w:val="center"/>
          </w:tcPr>
          <w:p w14:paraId="25285643" w14:textId="77777777" w:rsidR="002D721D" w:rsidRPr="00665527" w:rsidRDefault="002D721D" w:rsidP="001F1C35">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971" w:type="dxa"/>
            <w:shd w:val="clear" w:color="auto" w:fill="DEEAF6" w:themeFill="accent5" w:themeFillTint="33"/>
            <w:vAlign w:val="center"/>
          </w:tcPr>
          <w:p w14:paraId="17821A2A" w14:textId="77777777" w:rsidR="002D721D" w:rsidRPr="00665527" w:rsidRDefault="002D721D" w:rsidP="001F1C35">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971" w:type="dxa"/>
            <w:shd w:val="clear" w:color="auto" w:fill="DEEAF6" w:themeFill="accent5" w:themeFillTint="33"/>
            <w:vAlign w:val="center"/>
          </w:tcPr>
          <w:p w14:paraId="75327E38" w14:textId="77777777" w:rsidR="002D721D" w:rsidRPr="00665527" w:rsidRDefault="002D721D" w:rsidP="001F1C35">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2D721D" w:rsidRPr="00665527" w14:paraId="32200E9E" w14:textId="77777777" w:rsidTr="002B5218">
        <w:trPr>
          <w:trHeight w:val="266"/>
        </w:trPr>
        <w:tc>
          <w:tcPr>
            <w:tcW w:w="2971" w:type="dxa"/>
            <w:vAlign w:val="center"/>
          </w:tcPr>
          <w:p w14:paraId="697050F3" w14:textId="23847641" w:rsidR="002D721D" w:rsidRPr="00665527" w:rsidRDefault="00D35BBB" w:rsidP="001F1C35">
            <w:pPr>
              <w:pStyle w:val="Sinespaciado"/>
              <w:jc w:val="center"/>
              <w:rPr>
                <w:rFonts w:ascii="Times New Roman" w:hAnsi="Times New Roman" w:cs="Times New Roman"/>
              </w:rPr>
            </w:pPr>
            <w:r w:rsidRPr="00665527">
              <w:rPr>
                <w:rFonts w:ascii="Times New Roman" w:hAnsi="Times New Roman" w:cs="Times New Roman"/>
              </w:rPr>
              <w:t>Se cumple en alto grado</w:t>
            </w:r>
          </w:p>
        </w:tc>
        <w:tc>
          <w:tcPr>
            <w:tcW w:w="2971" w:type="dxa"/>
            <w:vAlign w:val="center"/>
          </w:tcPr>
          <w:p w14:paraId="14DE7384" w14:textId="06AFBA4C" w:rsidR="002D721D" w:rsidRPr="00665527" w:rsidRDefault="1A011351" w:rsidP="001F1C35">
            <w:pPr>
              <w:pStyle w:val="Sinespaciado"/>
              <w:jc w:val="center"/>
              <w:rPr>
                <w:rFonts w:ascii="Times New Roman" w:hAnsi="Times New Roman" w:cs="Times New Roman"/>
              </w:rPr>
            </w:pPr>
            <w:r w:rsidRPr="00665527">
              <w:rPr>
                <w:rFonts w:ascii="Times New Roman" w:hAnsi="Times New Roman" w:cs="Times New Roman"/>
              </w:rPr>
              <w:t>4,0</w:t>
            </w:r>
          </w:p>
        </w:tc>
        <w:tc>
          <w:tcPr>
            <w:tcW w:w="2971" w:type="dxa"/>
            <w:vAlign w:val="center"/>
          </w:tcPr>
          <w:p w14:paraId="35023E62" w14:textId="7B10B2DF" w:rsidR="002D721D" w:rsidRPr="00665527" w:rsidRDefault="1A28D0A9" w:rsidP="001F1C35">
            <w:pPr>
              <w:pStyle w:val="Sinespaciado"/>
              <w:jc w:val="center"/>
              <w:rPr>
                <w:rFonts w:ascii="Times New Roman" w:hAnsi="Times New Roman" w:cs="Times New Roman"/>
              </w:rPr>
            </w:pPr>
            <w:r w:rsidRPr="00665527">
              <w:rPr>
                <w:rFonts w:ascii="Times New Roman" w:hAnsi="Times New Roman" w:cs="Times New Roman"/>
              </w:rPr>
              <w:t>34.78</w:t>
            </w:r>
          </w:p>
        </w:tc>
      </w:tr>
    </w:tbl>
    <w:p w14:paraId="12DD9526" w14:textId="0C517FB4" w:rsidR="002D721D" w:rsidRPr="00FB3789" w:rsidRDefault="002D721D"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1F1C35" w:rsidRPr="00FB3789">
        <w:rPr>
          <w:rFonts w:ascii="Times New Roman" w:hAnsi="Times New Roman" w:cs="Times New Roman"/>
        </w:rPr>
        <w:t>.</w:t>
      </w:r>
    </w:p>
    <w:p w14:paraId="2308673C" w14:textId="1F5A8030" w:rsidR="008B21B2" w:rsidRPr="001A2CAA" w:rsidRDefault="00D97984" w:rsidP="000C4C41">
      <w:pPr>
        <w:pStyle w:val="Sinespaciado"/>
        <w:spacing w:before="240" w:line="276" w:lineRule="auto"/>
        <w:rPr>
          <w:rFonts w:ascii="Times New Roman" w:hAnsi="Times New Roman" w:cs="Times New Roman"/>
          <w:b/>
          <w:bCs/>
        </w:rPr>
      </w:pPr>
      <w:r w:rsidRPr="00952000">
        <w:rPr>
          <w:rFonts w:ascii="Times New Roman" w:hAnsi="Times New Roman" w:cs="Times New Roman"/>
          <w:b/>
          <w:bCs/>
          <w:highlight w:val="yellow"/>
          <w:rPrChange w:id="369" w:author="roberto cardenas" w:date="2025-10-29T20:01:00Z" w16du:dateUtc="2025-10-30T01:01:00Z">
            <w:rPr>
              <w:rFonts w:ascii="Times New Roman" w:hAnsi="Times New Roman" w:cs="Times New Roman"/>
              <w:b/>
              <w:bCs/>
            </w:rPr>
          </w:rPrChange>
        </w:rPr>
        <w:t xml:space="preserve">Característica 32. Relaciones </w:t>
      </w:r>
      <w:r w:rsidR="00D42E34" w:rsidRPr="00952000">
        <w:rPr>
          <w:rFonts w:ascii="Times New Roman" w:hAnsi="Times New Roman" w:cs="Times New Roman"/>
          <w:b/>
          <w:bCs/>
          <w:highlight w:val="yellow"/>
          <w:rPrChange w:id="370" w:author="roberto cardenas" w:date="2025-10-29T20:01:00Z" w16du:dateUtc="2025-10-30T01:01:00Z">
            <w:rPr>
              <w:rFonts w:ascii="Times New Roman" w:hAnsi="Times New Roman" w:cs="Times New Roman"/>
              <w:b/>
              <w:bCs/>
            </w:rPr>
          </w:rPrChange>
        </w:rPr>
        <w:t>externas de profesores y estudiantes</w:t>
      </w:r>
    </w:p>
    <w:p w14:paraId="44416EB4"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El programa fomenta la </w:t>
      </w:r>
      <w:proofErr w:type="gramStart"/>
      <w:r w:rsidRPr="001954E6">
        <w:rPr>
          <w:rFonts w:eastAsiaTheme="minorEastAsia"/>
          <w:sz w:val="22"/>
          <w:szCs w:val="22"/>
          <w:lang w:eastAsia="en-US"/>
        </w:rPr>
        <w:t>participación activa</w:t>
      </w:r>
      <w:proofErr w:type="gramEnd"/>
      <w:r w:rsidRPr="001954E6">
        <w:rPr>
          <w:rFonts w:eastAsiaTheme="minorEastAsia"/>
          <w:sz w:val="22"/>
          <w:szCs w:val="22"/>
          <w:lang w:eastAsia="en-US"/>
        </w:rPr>
        <w:t xml:space="preserve"> de docentes y estudiantes en espacios académicos, investigativos y profesionales externos, tanto a nivel nacional como internacional. Estas relaciones se </w:t>
      </w:r>
      <w:r w:rsidRPr="001954E6">
        <w:rPr>
          <w:rFonts w:eastAsiaTheme="minorEastAsia"/>
          <w:sz w:val="22"/>
          <w:szCs w:val="22"/>
          <w:lang w:eastAsia="en-US"/>
        </w:rPr>
        <w:lastRenderedPageBreak/>
        <w:t>concretan en la vinculación a redes académicas y científicas, la participación en eventos, congresos y seminarios especializados, así como en estancias de investigación, pasantías y movilidad.</w:t>
      </w:r>
    </w:p>
    <w:p w14:paraId="1D40BE5E"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En el caso de los docentes, se destacan colaboraciones en proyectos interinstitucionales, la producción conjunta de publicaciones, la pertenencia a comités científicos y la dirección de tesis en co-tutela con instituciones externas. Para los estudiantes, estas relaciones externas se evidencian en pasantías, participación en semilleros de investigación interinstitucionales, movilidad académica y la vinculación a escenarios de formación práctica que favorecen el intercambio de saberes y experiencias. Estas dinámicas no solo fortalecen la formación integral y el perfil profesional de los estudiantes, sino que también enriquecen la trayectoria académica y científica del cuerpo docente, generando un impacto positivo en la visibilidad y posicionamiento del programa.</w:t>
      </w:r>
    </w:p>
    <w:p w14:paraId="57D3E0DB"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Las relaciones externas de profesores y estudiantes constituyen un elemento diferenciador del programa, pues reflejan su capacidad de articulación con comunidades académicas y profesionales en diversos contextos. Este proceso ha fortalecido la producción de conocimiento, la movilidad y el intercambio de experiencias significativas, contribuyendo al prestigio institucional. No obstante, persiste el desafío de ampliar las oportunidades de movilidad internacional y garantizar mecanismos de financiación sostenibles que permitan la participación equitativa de todos los estudiantes y docentes interesados. El fortalecimiento de convenios específicos y la consolidación de redes académicas internacionales representan oportunidades clave para potenciar aún más estas relaciones.</w:t>
      </w:r>
    </w:p>
    <w:p w14:paraId="7666210D" w14:textId="77777777" w:rsidR="00665527" w:rsidRPr="001954E6" w:rsidRDefault="00665527" w:rsidP="00665527">
      <w:pPr>
        <w:pStyle w:val="NormalWeb"/>
        <w:spacing w:before="0" w:beforeAutospacing="0" w:after="0" w:afterAutospacing="0" w:line="276" w:lineRule="auto"/>
        <w:jc w:val="both"/>
        <w:rPr>
          <w:rFonts w:eastAsiaTheme="minorEastAsia"/>
          <w:sz w:val="22"/>
          <w:szCs w:val="22"/>
          <w:lang w:eastAsia="en-US"/>
        </w:rPr>
      </w:pPr>
    </w:p>
    <w:p w14:paraId="6820604D" w14:textId="1FC24091" w:rsidR="62C5136C" w:rsidRPr="001A2CAA" w:rsidRDefault="00665527" w:rsidP="00665527">
      <w:pPr>
        <w:spacing w:line="276" w:lineRule="auto"/>
        <w:jc w:val="both"/>
        <w:rPr>
          <w:highlight w:val="magenta"/>
        </w:rPr>
      </w:pPr>
      <w:r w:rsidRPr="001954E6">
        <w:rPr>
          <w:rFonts w:ascii="Times New Roman" w:eastAsia="Times New Roman" w:hAnsi="Times New Roman" w:cs="Times New Roman"/>
          <w:lang w:val="es-CO"/>
        </w:rPr>
        <w:t>De acuerdo con el sondeo realizado con los docentes, la percepción del impacto de las políticas y estrategias de cooperación académica y científica con homólogos nacionales e internacionales es positiva en un 29.4%, positiva pero hay que mejorar en un 35.29%, no sabe un 29.42% y negativa en un 5.89%, por lo que el 64.7% de los docentes manifiesta su percepción como positiva, pero es claro que se requiere mejoras, como aumentar la oferta de oportunidades, mayor difusión de las acciones realizadas y promoción de lo disponibles para que los docentes las conozcan y tengan oportunidad de aprovecharlas.</w:t>
      </w:r>
    </w:p>
    <w:p w14:paraId="62472F13" w14:textId="0FBF6588" w:rsidR="005A2BBE" w:rsidRPr="00FB3789" w:rsidRDefault="005A2BBE" w:rsidP="000C4C41">
      <w:pPr>
        <w:pStyle w:val="Descripcin"/>
        <w:keepNext/>
        <w:spacing w:before="240" w:after="0" w:line="276" w:lineRule="auto"/>
        <w:jc w:val="center"/>
        <w:rPr>
          <w:rFonts w:ascii="Times New Roman" w:hAnsi="Times New Roman" w:cs="Times New Roman"/>
          <w:i w:val="0"/>
          <w:color w:val="auto"/>
          <w:sz w:val="22"/>
          <w:szCs w:val="22"/>
        </w:rPr>
      </w:pPr>
      <w:bookmarkStart w:id="371" w:name="_Toc211354489"/>
      <w:r w:rsidRPr="00396F9A">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49</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32. Relaciones externas de profesores y estudiantes</w:t>
      </w:r>
      <w:r w:rsidR="005510FE" w:rsidRPr="00396F9A">
        <w:rPr>
          <w:rFonts w:ascii="Times New Roman" w:hAnsi="Times New Roman" w:cs="Times New Roman"/>
          <w:i w:val="0"/>
          <w:color w:val="auto"/>
          <w:sz w:val="22"/>
          <w:szCs w:val="22"/>
        </w:rPr>
        <w:t>.</w:t>
      </w:r>
      <w:bookmarkEnd w:id="371"/>
    </w:p>
    <w:tbl>
      <w:tblPr>
        <w:tblStyle w:val="Tablaconcuadrcula"/>
        <w:tblW w:w="9039" w:type="dxa"/>
        <w:tblInd w:w="-5" w:type="dxa"/>
        <w:tblLook w:val="04A0" w:firstRow="1" w:lastRow="0" w:firstColumn="1" w:lastColumn="0" w:noHBand="0" w:noVBand="1"/>
      </w:tblPr>
      <w:tblGrid>
        <w:gridCol w:w="3013"/>
        <w:gridCol w:w="3013"/>
        <w:gridCol w:w="3013"/>
      </w:tblGrid>
      <w:tr w:rsidR="005A2BBE" w:rsidRPr="00665527" w14:paraId="7DE67DD2" w14:textId="77777777" w:rsidTr="00D33DF0">
        <w:trPr>
          <w:trHeight w:val="331"/>
        </w:trPr>
        <w:tc>
          <w:tcPr>
            <w:tcW w:w="3013" w:type="dxa"/>
            <w:shd w:val="clear" w:color="auto" w:fill="DEEAF6" w:themeFill="accent5" w:themeFillTint="33"/>
            <w:vAlign w:val="center"/>
          </w:tcPr>
          <w:p w14:paraId="5FE5D39A" w14:textId="77777777" w:rsidR="005A2BBE" w:rsidRPr="00665527" w:rsidRDefault="005A2BBE" w:rsidP="005510FE">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3013" w:type="dxa"/>
            <w:shd w:val="clear" w:color="auto" w:fill="DEEAF6" w:themeFill="accent5" w:themeFillTint="33"/>
            <w:vAlign w:val="center"/>
          </w:tcPr>
          <w:p w14:paraId="0EF3A3C6" w14:textId="77777777" w:rsidR="005A2BBE" w:rsidRPr="00665527" w:rsidRDefault="005A2BBE" w:rsidP="005510FE">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3013" w:type="dxa"/>
            <w:shd w:val="clear" w:color="auto" w:fill="DEEAF6" w:themeFill="accent5" w:themeFillTint="33"/>
            <w:vAlign w:val="center"/>
          </w:tcPr>
          <w:p w14:paraId="33DE9AD4" w14:textId="77777777" w:rsidR="005A2BBE" w:rsidRPr="00665527" w:rsidRDefault="005A2BBE" w:rsidP="005510FE">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5A2BBE" w:rsidRPr="00665527" w14:paraId="2B22FEC4" w14:textId="77777777" w:rsidTr="00D33DF0">
        <w:trPr>
          <w:trHeight w:val="308"/>
        </w:trPr>
        <w:tc>
          <w:tcPr>
            <w:tcW w:w="3013" w:type="dxa"/>
            <w:vAlign w:val="center"/>
          </w:tcPr>
          <w:p w14:paraId="0E75D415" w14:textId="0AFA158A" w:rsidR="005A2BBE" w:rsidRPr="00665527" w:rsidRDefault="00D35BBB" w:rsidP="005510FE">
            <w:pPr>
              <w:pStyle w:val="Sinespaciado"/>
              <w:jc w:val="center"/>
              <w:rPr>
                <w:rFonts w:ascii="Times New Roman" w:hAnsi="Times New Roman" w:cs="Times New Roman"/>
              </w:rPr>
            </w:pPr>
            <w:r w:rsidRPr="00665527">
              <w:rPr>
                <w:rFonts w:ascii="Times New Roman" w:hAnsi="Times New Roman" w:cs="Times New Roman"/>
                <w:b/>
                <w:bCs/>
                <w:color w:val="000000"/>
                <w:lang w:val="es-ES"/>
              </w:rPr>
              <w:t>Se cumple plenamente</w:t>
            </w:r>
          </w:p>
        </w:tc>
        <w:tc>
          <w:tcPr>
            <w:tcW w:w="3013" w:type="dxa"/>
            <w:vAlign w:val="center"/>
          </w:tcPr>
          <w:p w14:paraId="5955E798" w14:textId="40EF8684" w:rsidR="005A2BBE" w:rsidRPr="00665527" w:rsidRDefault="1A011351" w:rsidP="005510FE">
            <w:pPr>
              <w:pStyle w:val="Sinespaciado"/>
              <w:jc w:val="center"/>
              <w:rPr>
                <w:rFonts w:ascii="Times New Roman" w:hAnsi="Times New Roman" w:cs="Times New Roman"/>
              </w:rPr>
            </w:pPr>
            <w:r w:rsidRPr="00665527">
              <w:rPr>
                <w:rFonts w:ascii="Times New Roman" w:hAnsi="Times New Roman" w:cs="Times New Roman"/>
              </w:rPr>
              <w:t>4,5</w:t>
            </w:r>
          </w:p>
        </w:tc>
        <w:tc>
          <w:tcPr>
            <w:tcW w:w="3013" w:type="dxa"/>
            <w:vAlign w:val="center"/>
          </w:tcPr>
          <w:p w14:paraId="4FA29460" w14:textId="7C5434A4" w:rsidR="005A2BBE" w:rsidRPr="00665527" w:rsidRDefault="1A28D0A9" w:rsidP="005510FE">
            <w:pPr>
              <w:pStyle w:val="Sinespaciado"/>
              <w:jc w:val="center"/>
              <w:rPr>
                <w:rFonts w:ascii="Times New Roman" w:hAnsi="Times New Roman" w:cs="Times New Roman"/>
              </w:rPr>
            </w:pPr>
            <w:r w:rsidRPr="00665527">
              <w:rPr>
                <w:rFonts w:ascii="Times New Roman" w:hAnsi="Times New Roman" w:cs="Times New Roman"/>
              </w:rPr>
              <w:t>40.58</w:t>
            </w:r>
          </w:p>
        </w:tc>
      </w:tr>
    </w:tbl>
    <w:p w14:paraId="57DEF14F" w14:textId="3E2812AD" w:rsidR="002D721D" w:rsidRPr="00FB3789" w:rsidRDefault="005A2BBE"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5510FE" w:rsidRPr="00FB3789">
        <w:rPr>
          <w:rFonts w:ascii="Times New Roman" w:hAnsi="Times New Roman" w:cs="Times New Roman"/>
        </w:rPr>
        <w:t>.</w:t>
      </w:r>
    </w:p>
    <w:p w14:paraId="34100CA4" w14:textId="35078D6D" w:rsidR="00D97984"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33. Habilidades </w:t>
      </w:r>
      <w:r w:rsidR="00D42E34" w:rsidRPr="00FB3789">
        <w:rPr>
          <w:rFonts w:ascii="Times New Roman" w:hAnsi="Times New Roman" w:cs="Times New Roman"/>
          <w:b/>
          <w:bCs/>
        </w:rPr>
        <w:t>comunicativas en una segunda lengua</w:t>
      </w:r>
    </w:p>
    <w:p w14:paraId="76F2F6E3" w14:textId="77777777" w:rsidR="00665527" w:rsidRPr="001954E6" w:rsidRDefault="00665527" w:rsidP="00665527">
      <w:pPr>
        <w:pStyle w:val="Sinespaciado"/>
        <w:spacing w:before="240" w:after="240" w:line="276" w:lineRule="auto"/>
        <w:jc w:val="both"/>
        <w:rPr>
          <w:rFonts w:ascii="Times New Roman" w:hAnsi="Times New Roman" w:cs="Times New Roman"/>
        </w:rPr>
      </w:pPr>
      <w:r w:rsidRPr="001954E6">
        <w:rPr>
          <w:rFonts w:ascii="Times New Roman" w:hAnsi="Times New Roman" w:cs="Times New Roman"/>
        </w:rPr>
        <w:t xml:space="preserve">El fortalecimiento de las habilidades comunicativas en una segunda lengua constituye un eje estratégico para la internacionalización del programa y la cualificación de la formación posgradual. En este marco, la Universidad Distrital ha establecido políticas y lineamientos institucionales que promueven el aprendizaje y certificación de competencias en lengua extranjera, principalmente inglés, como requisito de grado y como medio para la </w:t>
      </w:r>
      <w:proofErr w:type="gramStart"/>
      <w:r w:rsidRPr="001954E6">
        <w:rPr>
          <w:rFonts w:ascii="Times New Roman" w:hAnsi="Times New Roman" w:cs="Times New Roman"/>
        </w:rPr>
        <w:t>participación activa</w:t>
      </w:r>
      <w:proofErr w:type="gramEnd"/>
      <w:r w:rsidRPr="001954E6">
        <w:rPr>
          <w:rFonts w:ascii="Times New Roman" w:hAnsi="Times New Roman" w:cs="Times New Roman"/>
        </w:rPr>
        <w:t xml:space="preserve"> en escenarios académicos globales.</w:t>
      </w:r>
    </w:p>
    <w:p w14:paraId="61F647B1" w14:textId="77777777" w:rsidR="00665527" w:rsidRPr="001954E6" w:rsidRDefault="00665527" w:rsidP="00665527">
      <w:pPr>
        <w:pStyle w:val="Sinespaciado"/>
        <w:spacing w:after="240" w:line="276" w:lineRule="auto"/>
        <w:jc w:val="both"/>
        <w:rPr>
          <w:rFonts w:ascii="Times New Roman" w:hAnsi="Times New Roman" w:cs="Times New Roman"/>
        </w:rPr>
      </w:pPr>
      <w:r w:rsidRPr="001954E6">
        <w:rPr>
          <w:rFonts w:ascii="Times New Roman" w:hAnsi="Times New Roman" w:cs="Times New Roman"/>
        </w:rPr>
        <w:t xml:space="preserve">El programa fomenta la lectura, comprensión y producción de textos científicos en inglés, lo cual se refleja en la elaboración de trabajos de grado, proyectos de investigación y publicaciones en revistas indexadas de circulación internacional. Asimismo, los estudiantes cuentan con el apoyo de los centros de idiomas institucionales, programas de acompañamiento, cursos de fortalecimiento y la posibilidad </w:t>
      </w:r>
      <w:r w:rsidRPr="001954E6">
        <w:rPr>
          <w:rFonts w:ascii="Times New Roman" w:hAnsi="Times New Roman" w:cs="Times New Roman"/>
        </w:rPr>
        <w:lastRenderedPageBreak/>
        <w:t>de certificar competencias lingüísticas bajo estándares internacionales (TOEFL, IELTS, MET, entre otros).</w:t>
      </w:r>
    </w:p>
    <w:p w14:paraId="40293A6D" w14:textId="77777777" w:rsidR="00665527" w:rsidRPr="001954E6" w:rsidRDefault="00665527" w:rsidP="00665527">
      <w:pPr>
        <w:pStyle w:val="Sinespaciado"/>
        <w:spacing w:after="240" w:line="276" w:lineRule="auto"/>
        <w:jc w:val="both"/>
        <w:rPr>
          <w:rFonts w:ascii="Times New Roman" w:hAnsi="Times New Roman" w:cs="Times New Roman"/>
        </w:rPr>
      </w:pPr>
      <w:r w:rsidRPr="001954E6">
        <w:rPr>
          <w:rFonts w:ascii="Times New Roman" w:hAnsi="Times New Roman" w:cs="Times New Roman"/>
        </w:rPr>
        <w:t>Los resultados de la encuesta aplicada a estudiantes muestran que el 68% manifestó estar de acuerdo o totalmente de acuerdo con la inclusión de asignaturas en inglés, mientras que un 21% indicó una posición neutral y apenas un 11% expresó desacuerdo. Estos datos evidencian que, aunque la mayoría de los estudiantes reconoce la importancia de esta estrategia, aún existen retos en cuanto al fortalecimiento de sus competencias lingüísticas para asumir plenamente estos espacios académicos.</w:t>
      </w:r>
    </w:p>
    <w:p w14:paraId="08B33B5F" w14:textId="77777777" w:rsidR="00665527" w:rsidRPr="001954E6" w:rsidRDefault="00665527" w:rsidP="00665527">
      <w:pPr>
        <w:pStyle w:val="Sinespaciado"/>
        <w:spacing w:after="240" w:line="276" w:lineRule="auto"/>
        <w:jc w:val="both"/>
        <w:rPr>
          <w:rFonts w:ascii="Times New Roman" w:hAnsi="Times New Roman" w:cs="Times New Roman"/>
        </w:rPr>
      </w:pPr>
      <w:r w:rsidRPr="001954E6">
        <w:rPr>
          <w:rFonts w:ascii="Times New Roman" w:hAnsi="Times New Roman" w:cs="Times New Roman"/>
        </w:rPr>
        <w:t>Por su parte, en la encuesta a docentes el 82% declaró estar dispuesto a dictar asignaturas en inglés o a incorporar bibliografía en este idioma, un 12% lo haría de manera parcial, y solo un 6% manifestó no estar en condiciones de hacerlo. Este resultado refleja una clara disposición del cuerpo docente a contribuir al desarrollo de competencias en segunda lengua, lo que abre la posibilidad de ampliar progresivamente la oferta de espacios académicos en inglés dentro del programa.</w:t>
      </w:r>
    </w:p>
    <w:p w14:paraId="5EF961D5" w14:textId="77777777" w:rsidR="00665527" w:rsidRPr="001954E6" w:rsidRDefault="00665527" w:rsidP="00665527">
      <w:pPr>
        <w:pStyle w:val="Sinespaciado"/>
        <w:spacing w:after="240" w:line="276" w:lineRule="auto"/>
        <w:jc w:val="both"/>
        <w:rPr>
          <w:rFonts w:ascii="Times New Roman" w:hAnsi="Times New Roman" w:cs="Times New Roman"/>
        </w:rPr>
      </w:pPr>
      <w:r w:rsidRPr="001954E6">
        <w:rPr>
          <w:rFonts w:ascii="Times New Roman" w:hAnsi="Times New Roman" w:cs="Times New Roman"/>
        </w:rPr>
        <w:t>En el caso de los docentes, además, se promueve la participación en actividades académicas internacionales que requieren dominio de una segunda lengua como conferencias, pasantías, estancias de investigación y coautorías con pares de otros países. Estos procesos han permitido la apertura a nuevas redes académicas y científicas, potenciando la producción de conocimiento y la visibilidad internacional del programa.</w:t>
      </w:r>
    </w:p>
    <w:p w14:paraId="0FCB430C" w14:textId="626644E5" w:rsidR="00665527" w:rsidRPr="00F84253" w:rsidRDefault="00665527" w:rsidP="00CA5480">
      <w:pPr>
        <w:pStyle w:val="Sinespaciado"/>
        <w:spacing w:line="276" w:lineRule="auto"/>
        <w:jc w:val="both"/>
        <w:rPr>
          <w:rFonts w:ascii="Times New Roman" w:hAnsi="Times New Roman" w:cs="Times New Roman"/>
          <w:highlight w:val="green"/>
        </w:rPr>
      </w:pPr>
      <w:r w:rsidRPr="001954E6">
        <w:rPr>
          <w:rFonts w:ascii="Times New Roman" w:hAnsi="Times New Roman" w:cs="Times New Roman"/>
        </w:rPr>
        <w:t xml:space="preserve">La Maestría presenta avances significativos en la incorporación de una segunda lengua como herramienta académica y profesional, lo que se evidencia en la exigencia de certificaciones, la producción investigativa en contextos internacionales y la participación en redes de conocimiento. No obstante, los resultados de las encuestas muestran que persisten retos relacionados con la homogenización de los niveles de competencia lingüística entre estudiantes y docentes, así como con la ampliación de la oferta de cursos y apoyos institucionales que permitan un acceso equitativo a la formación en segunda lengua. El fortalecimiento de estas habilidades constituye un factor clave para la internacionalización del programa y para el posicionamiento de sus egresados en entornos académicos y laborales de alcance </w:t>
      </w:r>
      <w:r w:rsidRPr="00665527">
        <w:rPr>
          <w:rFonts w:ascii="Times New Roman" w:hAnsi="Times New Roman" w:cs="Times New Roman"/>
        </w:rPr>
        <w:t>global.</w:t>
      </w:r>
    </w:p>
    <w:p w14:paraId="3C7E8C2D" w14:textId="5E633AEA" w:rsidR="00997677" w:rsidRPr="00FB3789" w:rsidRDefault="00997677" w:rsidP="000C4C41">
      <w:pPr>
        <w:pStyle w:val="Descripcin"/>
        <w:keepNext/>
        <w:spacing w:before="240" w:after="0" w:line="276" w:lineRule="auto"/>
        <w:jc w:val="center"/>
        <w:rPr>
          <w:rFonts w:ascii="Times New Roman" w:hAnsi="Times New Roman" w:cs="Times New Roman"/>
          <w:i w:val="0"/>
          <w:color w:val="auto"/>
          <w:sz w:val="22"/>
          <w:szCs w:val="22"/>
        </w:rPr>
      </w:pPr>
      <w:bookmarkStart w:id="372" w:name="_Toc211354490"/>
      <w:r w:rsidRPr="00F84253">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33. Habilidades comunicativas en una segunda lengua</w:t>
      </w:r>
      <w:r w:rsidR="005510FE" w:rsidRPr="00396F9A">
        <w:rPr>
          <w:rFonts w:ascii="Times New Roman" w:hAnsi="Times New Roman" w:cs="Times New Roman"/>
          <w:i w:val="0"/>
          <w:color w:val="auto"/>
          <w:sz w:val="22"/>
          <w:szCs w:val="22"/>
        </w:rPr>
        <w:t>.</w:t>
      </w:r>
      <w:bookmarkEnd w:id="372"/>
    </w:p>
    <w:tbl>
      <w:tblPr>
        <w:tblStyle w:val="Tablaconcuadrcula"/>
        <w:tblW w:w="9015" w:type="dxa"/>
        <w:tblInd w:w="-5" w:type="dxa"/>
        <w:tblLook w:val="04A0" w:firstRow="1" w:lastRow="0" w:firstColumn="1" w:lastColumn="0" w:noHBand="0" w:noVBand="1"/>
      </w:tblPr>
      <w:tblGrid>
        <w:gridCol w:w="3005"/>
        <w:gridCol w:w="3005"/>
        <w:gridCol w:w="3005"/>
      </w:tblGrid>
      <w:tr w:rsidR="00997677" w:rsidRPr="00665527" w14:paraId="23B0980B" w14:textId="77777777" w:rsidTr="00CA5480">
        <w:trPr>
          <w:trHeight w:val="356"/>
        </w:trPr>
        <w:tc>
          <w:tcPr>
            <w:tcW w:w="3005" w:type="dxa"/>
            <w:shd w:val="clear" w:color="auto" w:fill="DEEAF6" w:themeFill="accent5" w:themeFillTint="33"/>
            <w:vAlign w:val="center"/>
          </w:tcPr>
          <w:p w14:paraId="5DD476F5" w14:textId="77777777" w:rsidR="00997677" w:rsidRPr="00665527" w:rsidRDefault="00997677" w:rsidP="005510FE">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3005" w:type="dxa"/>
            <w:shd w:val="clear" w:color="auto" w:fill="DEEAF6" w:themeFill="accent5" w:themeFillTint="33"/>
            <w:vAlign w:val="center"/>
          </w:tcPr>
          <w:p w14:paraId="3AE48253" w14:textId="77777777" w:rsidR="00997677" w:rsidRPr="00665527" w:rsidRDefault="00997677" w:rsidP="005510FE">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3005" w:type="dxa"/>
            <w:shd w:val="clear" w:color="auto" w:fill="DEEAF6" w:themeFill="accent5" w:themeFillTint="33"/>
            <w:vAlign w:val="center"/>
          </w:tcPr>
          <w:p w14:paraId="6B688483" w14:textId="77777777" w:rsidR="00997677" w:rsidRPr="00665527" w:rsidRDefault="00997677" w:rsidP="005510FE">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997677" w:rsidRPr="00665527" w14:paraId="40C8D3B4" w14:textId="77777777" w:rsidTr="00CA5480">
        <w:trPr>
          <w:trHeight w:val="331"/>
        </w:trPr>
        <w:tc>
          <w:tcPr>
            <w:tcW w:w="3005" w:type="dxa"/>
            <w:vAlign w:val="center"/>
          </w:tcPr>
          <w:p w14:paraId="48C59A9D" w14:textId="2E8F5498" w:rsidR="00997677" w:rsidRPr="00665527" w:rsidRDefault="00D35BBB" w:rsidP="005510FE">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3005" w:type="dxa"/>
            <w:vAlign w:val="center"/>
          </w:tcPr>
          <w:p w14:paraId="5FC950D9" w14:textId="33879367" w:rsidR="00997677" w:rsidRPr="00665527" w:rsidRDefault="1A011351" w:rsidP="005510FE">
            <w:pPr>
              <w:pStyle w:val="Sinespaciado"/>
              <w:jc w:val="center"/>
              <w:rPr>
                <w:rFonts w:ascii="Times New Roman" w:hAnsi="Times New Roman" w:cs="Times New Roman"/>
              </w:rPr>
            </w:pPr>
            <w:r w:rsidRPr="00665527">
              <w:rPr>
                <w:rFonts w:ascii="Times New Roman" w:hAnsi="Times New Roman" w:cs="Times New Roman"/>
              </w:rPr>
              <w:t>5,0</w:t>
            </w:r>
          </w:p>
        </w:tc>
        <w:tc>
          <w:tcPr>
            <w:tcW w:w="3005" w:type="dxa"/>
            <w:vAlign w:val="center"/>
          </w:tcPr>
          <w:p w14:paraId="492F908A" w14:textId="51C977FC" w:rsidR="00997677" w:rsidRPr="00665527" w:rsidRDefault="1A28D0A9" w:rsidP="005510FE">
            <w:pPr>
              <w:pStyle w:val="Sinespaciado"/>
              <w:jc w:val="center"/>
              <w:rPr>
                <w:rFonts w:ascii="Times New Roman" w:hAnsi="Times New Roman" w:cs="Times New Roman"/>
              </w:rPr>
            </w:pPr>
            <w:r w:rsidRPr="00665527">
              <w:rPr>
                <w:rFonts w:ascii="Times New Roman" w:hAnsi="Times New Roman" w:cs="Times New Roman"/>
              </w:rPr>
              <w:t>24.64</w:t>
            </w:r>
          </w:p>
        </w:tc>
      </w:tr>
    </w:tbl>
    <w:p w14:paraId="080824BC" w14:textId="0AC71F96" w:rsidR="008B21B2" w:rsidRPr="00FB3789" w:rsidRDefault="00997677"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5510FE" w:rsidRPr="00FB3789">
        <w:rPr>
          <w:rFonts w:ascii="Times New Roman" w:hAnsi="Times New Roman" w:cs="Times New Roman"/>
        </w:rPr>
        <w:t>.</w:t>
      </w:r>
    </w:p>
    <w:p w14:paraId="61238947" w14:textId="6ED0552D" w:rsidR="00997677"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Juicio de Calidad del Factor</w:t>
      </w:r>
    </w:p>
    <w:p w14:paraId="2B4A9B3D"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El programa académico evidencia avances significativos en la interacción con el entorno nacional e internacional lo cual se refleja en la participación de estudiantes y docentes en redes académicas, proyectos de investigación conjunta, movilidad y producción científica compartida. Sin embargo, se identifican oportunidades para consolidar y diversificar dichas relaciones, especialmente en lo que respecta a la formalización de convenios, la ampliación de la movilidad estudiantil y la generación de espacios permanentes de cooperación académica y cultural.</w:t>
      </w:r>
    </w:p>
    <w:p w14:paraId="68322DC1"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A partir de su trayectoria y cultura de mejoramiento continuo, el programa está en condiciones de fortalecer los procesos de cooperación con comunidades académicas, tanto nacionales como </w:t>
      </w:r>
      <w:r w:rsidRPr="001954E6">
        <w:rPr>
          <w:rFonts w:eastAsiaTheme="minorEastAsia"/>
          <w:sz w:val="22"/>
          <w:szCs w:val="22"/>
          <w:lang w:eastAsia="en-US"/>
        </w:rPr>
        <w:lastRenderedPageBreak/>
        <w:t>extranjeras, de manera que se potencie el desarrollo de labores formativas, investigativas, científicas y de extensión. Este compromiso resulta esencial para garantizar la consolidación de su proyección internacional y el posicionamiento de sus egresados en escenarios globales.</w:t>
      </w:r>
    </w:p>
    <w:p w14:paraId="414EF2EC" w14:textId="76954C8A" w:rsidR="001C5AB1" w:rsidRPr="00FB3789" w:rsidRDefault="001C5AB1" w:rsidP="00A64B63">
      <w:pPr>
        <w:pStyle w:val="Descripcin"/>
        <w:keepNext/>
        <w:spacing w:before="240" w:after="0" w:line="276" w:lineRule="auto"/>
        <w:jc w:val="center"/>
        <w:rPr>
          <w:rFonts w:ascii="Times New Roman" w:hAnsi="Times New Roman" w:cs="Times New Roman"/>
          <w:i w:val="0"/>
          <w:color w:val="auto"/>
          <w:sz w:val="22"/>
          <w:szCs w:val="22"/>
        </w:rPr>
      </w:pPr>
      <w:bookmarkStart w:id="373" w:name="_Toc211354491"/>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7.  Interacción con el en</w:t>
      </w:r>
      <w:r w:rsidRPr="00396F9A">
        <w:rPr>
          <w:rFonts w:ascii="Times New Roman" w:hAnsi="Times New Roman" w:cs="Times New Roman"/>
          <w:i w:val="0"/>
          <w:color w:val="auto"/>
          <w:sz w:val="22"/>
          <w:szCs w:val="22"/>
        </w:rPr>
        <w:t>torno nacional e internacional</w:t>
      </w:r>
      <w:r w:rsidR="005510FE" w:rsidRPr="00FB3789">
        <w:rPr>
          <w:rFonts w:ascii="Times New Roman" w:hAnsi="Times New Roman" w:cs="Times New Roman"/>
          <w:i w:val="0"/>
          <w:color w:val="auto"/>
          <w:sz w:val="22"/>
          <w:szCs w:val="22"/>
        </w:rPr>
        <w:t>.</w:t>
      </w:r>
      <w:bookmarkEnd w:id="373"/>
    </w:p>
    <w:tbl>
      <w:tblPr>
        <w:tblStyle w:val="Tablaconcuadrcula"/>
        <w:tblW w:w="9202" w:type="dxa"/>
        <w:tblLook w:val="04A0" w:firstRow="1" w:lastRow="0" w:firstColumn="1" w:lastColumn="0" w:noHBand="0" w:noVBand="1"/>
      </w:tblPr>
      <w:tblGrid>
        <w:gridCol w:w="2263"/>
        <w:gridCol w:w="1985"/>
        <w:gridCol w:w="1417"/>
        <w:gridCol w:w="1418"/>
        <w:gridCol w:w="2119"/>
      </w:tblGrid>
      <w:tr w:rsidR="002B7005" w:rsidRPr="00665527" w14:paraId="7906EC4E" w14:textId="77777777" w:rsidTr="005510FE">
        <w:trPr>
          <w:trHeight w:val="347"/>
        </w:trPr>
        <w:tc>
          <w:tcPr>
            <w:tcW w:w="4248" w:type="dxa"/>
            <w:gridSpan w:val="2"/>
            <w:shd w:val="clear" w:color="auto" w:fill="DEEAF6" w:themeFill="accent5" w:themeFillTint="33"/>
            <w:vAlign w:val="center"/>
          </w:tcPr>
          <w:p w14:paraId="48FE3496" w14:textId="77777777" w:rsidR="002B7005" w:rsidRPr="00665527" w:rsidRDefault="002B7005" w:rsidP="005510FE">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835" w:type="dxa"/>
            <w:gridSpan w:val="2"/>
            <w:shd w:val="clear" w:color="auto" w:fill="DEEAF6" w:themeFill="accent5" w:themeFillTint="33"/>
            <w:vAlign w:val="center"/>
          </w:tcPr>
          <w:p w14:paraId="5B34278C" w14:textId="77777777" w:rsidR="002B7005" w:rsidRPr="00665527" w:rsidRDefault="002B7005" w:rsidP="005510FE">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17D8FEA" w14:textId="77777777" w:rsidR="002B7005" w:rsidRPr="00665527" w:rsidRDefault="002B7005" w:rsidP="005510FE">
            <w:pPr>
              <w:pStyle w:val="Sinespaciado"/>
              <w:jc w:val="center"/>
              <w:rPr>
                <w:rFonts w:ascii="Times New Roman" w:hAnsi="Times New Roman" w:cs="Times New Roman"/>
                <w:b/>
                <w:bCs/>
              </w:rPr>
            </w:pPr>
            <w:r w:rsidRPr="00665527">
              <w:rPr>
                <w:rFonts w:ascii="Times New Roman" w:hAnsi="Times New Roman" w:cs="Times New Roman"/>
                <w:b/>
                <w:bCs/>
              </w:rPr>
              <w:t>Ponderación del factor</w:t>
            </w:r>
          </w:p>
        </w:tc>
      </w:tr>
      <w:tr w:rsidR="00D35BBB" w:rsidRPr="00665527" w14:paraId="10C1B79F" w14:textId="77777777" w:rsidTr="005510FE">
        <w:trPr>
          <w:trHeight w:val="96"/>
        </w:trPr>
        <w:tc>
          <w:tcPr>
            <w:tcW w:w="2263" w:type="dxa"/>
            <w:shd w:val="clear" w:color="auto" w:fill="DEEAF6" w:themeFill="accent5" w:themeFillTint="33"/>
            <w:vAlign w:val="center"/>
          </w:tcPr>
          <w:p w14:paraId="19A4668C" w14:textId="2B375599" w:rsidR="00D35BBB" w:rsidRPr="00665527" w:rsidRDefault="00D35BBB" w:rsidP="00486B65">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985" w:type="dxa"/>
            <w:shd w:val="clear" w:color="auto" w:fill="DEEAF6" w:themeFill="accent5" w:themeFillTint="33"/>
            <w:vAlign w:val="center"/>
          </w:tcPr>
          <w:p w14:paraId="52FEC63A" w14:textId="75471D8A" w:rsidR="00D35BBB" w:rsidRPr="00665527" w:rsidRDefault="00D35BBB" w:rsidP="005510FE">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1417" w:type="dxa"/>
            <w:shd w:val="clear" w:color="auto" w:fill="DEEAF6" w:themeFill="accent5" w:themeFillTint="33"/>
            <w:vAlign w:val="center"/>
          </w:tcPr>
          <w:p w14:paraId="13076FD9" w14:textId="2CBC6356" w:rsidR="00D35BBB" w:rsidRPr="00665527" w:rsidRDefault="00D35BBB" w:rsidP="005510FE">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418" w:type="dxa"/>
            <w:shd w:val="clear" w:color="auto" w:fill="DEEAF6" w:themeFill="accent5" w:themeFillTint="33"/>
            <w:vAlign w:val="center"/>
          </w:tcPr>
          <w:p w14:paraId="1F5A83F8" w14:textId="53C6A5D9" w:rsidR="00D35BBB" w:rsidRPr="00665527" w:rsidRDefault="00D35BBB" w:rsidP="005510FE">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2119" w:type="dxa"/>
            <w:vMerge/>
            <w:vAlign w:val="center"/>
          </w:tcPr>
          <w:p w14:paraId="6E85740B" w14:textId="77777777" w:rsidR="00D35BBB" w:rsidRPr="00665527" w:rsidRDefault="00D35BBB" w:rsidP="005510FE">
            <w:pPr>
              <w:pStyle w:val="Sinespaciado"/>
              <w:jc w:val="center"/>
              <w:rPr>
                <w:rFonts w:ascii="Times New Roman" w:hAnsi="Times New Roman" w:cs="Times New Roman"/>
                <w:b/>
                <w:bCs/>
              </w:rPr>
            </w:pPr>
          </w:p>
        </w:tc>
      </w:tr>
      <w:tr w:rsidR="00D35BBB" w:rsidRPr="00665527" w14:paraId="066CF43D" w14:textId="77777777" w:rsidTr="005510FE">
        <w:trPr>
          <w:trHeight w:val="245"/>
        </w:trPr>
        <w:tc>
          <w:tcPr>
            <w:tcW w:w="2263" w:type="dxa"/>
            <w:vAlign w:val="center"/>
          </w:tcPr>
          <w:p w14:paraId="72ADF858" w14:textId="06D55C56" w:rsidR="00D35BBB" w:rsidRPr="00665527" w:rsidRDefault="00D35BBB" w:rsidP="00486B65">
            <w:pPr>
              <w:pStyle w:val="Sinespaciado"/>
              <w:rPr>
                <w:rFonts w:ascii="Times New Roman" w:hAnsi="Times New Roman" w:cs="Times New Roman"/>
              </w:rPr>
            </w:pPr>
            <w:r w:rsidRPr="00665527">
              <w:rPr>
                <w:rFonts w:ascii="Times New Roman" w:hAnsi="Times New Roman" w:cs="Times New Roman"/>
                <w:color w:val="000000"/>
              </w:rPr>
              <w:t>Se cumple en alto grado</w:t>
            </w:r>
          </w:p>
        </w:tc>
        <w:tc>
          <w:tcPr>
            <w:tcW w:w="1985" w:type="dxa"/>
            <w:vAlign w:val="center"/>
          </w:tcPr>
          <w:p w14:paraId="171D40E8" w14:textId="4244154D" w:rsidR="00D35BBB" w:rsidRPr="00665527" w:rsidRDefault="00D35BBB" w:rsidP="005510FE">
            <w:pPr>
              <w:pStyle w:val="Sinespaciado"/>
              <w:jc w:val="center"/>
              <w:rPr>
                <w:rFonts w:ascii="Times New Roman" w:hAnsi="Times New Roman" w:cs="Times New Roman"/>
              </w:rPr>
            </w:pPr>
            <w:r w:rsidRPr="00665527">
              <w:rPr>
                <w:rFonts w:ascii="Times New Roman" w:hAnsi="Times New Roman" w:cs="Times New Roman"/>
                <w:color w:val="000000"/>
              </w:rPr>
              <w:t>Se cumple en alto grado</w:t>
            </w:r>
          </w:p>
        </w:tc>
        <w:tc>
          <w:tcPr>
            <w:tcW w:w="1417" w:type="dxa"/>
            <w:vAlign w:val="center"/>
          </w:tcPr>
          <w:p w14:paraId="584FBE59" w14:textId="48F1FE71" w:rsidR="00D35BBB" w:rsidRPr="00665527" w:rsidRDefault="1A011351" w:rsidP="005510FE">
            <w:pPr>
              <w:pStyle w:val="Sinespaciado"/>
              <w:jc w:val="center"/>
              <w:rPr>
                <w:rFonts w:ascii="Times New Roman" w:hAnsi="Times New Roman" w:cs="Times New Roman"/>
              </w:rPr>
            </w:pPr>
            <w:r w:rsidRPr="00665527">
              <w:rPr>
                <w:rFonts w:ascii="Times New Roman" w:hAnsi="Times New Roman" w:cs="Times New Roman"/>
                <w:color w:val="000000" w:themeColor="text1"/>
              </w:rPr>
              <w:t>4</w:t>
            </w:r>
          </w:p>
        </w:tc>
        <w:tc>
          <w:tcPr>
            <w:tcW w:w="1418" w:type="dxa"/>
            <w:vAlign w:val="center"/>
          </w:tcPr>
          <w:p w14:paraId="064653C6" w14:textId="06BB1C3B" w:rsidR="00D35BBB" w:rsidRPr="00665527" w:rsidRDefault="1A011351" w:rsidP="005510FE">
            <w:pPr>
              <w:pStyle w:val="Sinespaciado"/>
              <w:jc w:val="center"/>
              <w:rPr>
                <w:rFonts w:ascii="Times New Roman" w:hAnsi="Times New Roman" w:cs="Times New Roman"/>
              </w:rPr>
            </w:pPr>
            <w:r w:rsidRPr="00665527">
              <w:rPr>
                <w:rFonts w:ascii="Times New Roman" w:hAnsi="Times New Roman" w:cs="Times New Roman"/>
                <w:color w:val="000000" w:themeColor="text1"/>
              </w:rPr>
              <w:t>4,5</w:t>
            </w:r>
          </w:p>
        </w:tc>
        <w:tc>
          <w:tcPr>
            <w:tcW w:w="2119" w:type="dxa"/>
            <w:vAlign w:val="center"/>
          </w:tcPr>
          <w:p w14:paraId="53087492" w14:textId="29866E9F" w:rsidR="00D35BBB" w:rsidRPr="00665527" w:rsidRDefault="1A011351" w:rsidP="005510FE">
            <w:pPr>
              <w:pStyle w:val="Sinespaciado"/>
              <w:jc w:val="center"/>
              <w:rPr>
                <w:rFonts w:ascii="Times New Roman" w:hAnsi="Times New Roman" w:cs="Times New Roman"/>
              </w:rPr>
            </w:pPr>
            <w:r w:rsidRPr="00665527">
              <w:rPr>
                <w:rFonts w:ascii="Times New Roman" w:hAnsi="Times New Roman" w:cs="Times New Roman"/>
              </w:rPr>
              <w:t>10,59%</w:t>
            </w:r>
          </w:p>
        </w:tc>
      </w:tr>
      <w:tr w:rsidR="002B7005" w:rsidRPr="00665527" w14:paraId="6FD5A7C8" w14:textId="77777777" w:rsidTr="00966362">
        <w:trPr>
          <w:trHeight w:val="395"/>
        </w:trPr>
        <w:tc>
          <w:tcPr>
            <w:tcW w:w="4248" w:type="dxa"/>
            <w:gridSpan w:val="2"/>
            <w:shd w:val="clear" w:color="auto" w:fill="DEEAF6" w:themeFill="accent5" w:themeFillTint="33"/>
            <w:vAlign w:val="center"/>
          </w:tcPr>
          <w:p w14:paraId="1CE26A8E" w14:textId="77777777" w:rsidR="002B7005" w:rsidRPr="00665527" w:rsidRDefault="002B7005" w:rsidP="005510FE">
            <w:pPr>
              <w:pStyle w:val="Sinespaciado"/>
              <w:jc w:val="center"/>
              <w:rPr>
                <w:rFonts w:ascii="Times New Roman" w:hAnsi="Times New Roman" w:cs="Times New Roman"/>
                <w:b/>
                <w:bCs/>
              </w:rPr>
            </w:pPr>
            <w:r w:rsidRPr="00665527">
              <w:rPr>
                <w:rFonts w:ascii="Times New Roman" w:hAnsi="Times New Roman" w:cs="Times New Roman"/>
                <w:b/>
                <w:bCs/>
              </w:rPr>
              <w:t>Fortalezas</w:t>
            </w:r>
          </w:p>
        </w:tc>
        <w:tc>
          <w:tcPr>
            <w:tcW w:w="4954" w:type="dxa"/>
            <w:gridSpan w:val="3"/>
            <w:shd w:val="clear" w:color="auto" w:fill="DEEAF6" w:themeFill="accent5" w:themeFillTint="33"/>
            <w:vAlign w:val="center"/>
          </w:tcPr>
          <w:p w14:paraId="351E8B60" w14:textId="77777777" w:rsidR="002B7005" w:rsidRPr="00665527" w:rsidRDefault="002B7005" w:rsidP="005510FE">
            <w:pPr>
              <w:pStyle w:val="Sinespaciado"/>
              <w:jc w:val="center"/>
              <w:rPr>
                <w:rFonts w:ascii="Times New Roman" w:hAnsi="Times New Roman" w:cs="Times New Roman"/>
                <w:b/>
                <w:bCs/>
              </w:rPr>
            </w:pPr>
            <w:r w:rsidRPr="00665527">
              <w:rPr>
                <w:rFonts w:ascii="Times New Roman" w:hAnsi="Times New Roman" w:cs="Times New Roman"/>
                <w:b/>
                <w:bCs/>
              </w:rPr>
              <w:t>Oportunidades de mejora</w:t>
            </w:r>
          </w:p>
        </w:tc>
      </w:tr>
      <w:tr w:rsidR="002B7005" w:rsidRPr="00665527" w14:paraId="039C47E6" w14:textId="77777777" w:rsidTr="69F9F92C">
        <w:trPr>
          <w:trHeight w:val="245"/>
        </w:trPr>
        <w:tc>
          <w:tcPr>
            <w:tcW w:w="4248" w:type="dxa"/>
            <w:gridSpan w:val="2"/>
          </w:tcPr>
          <w:p w14:paraId="1DF58D2C" w14:textId="1C0D48F0"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Inserción activa del programa en contextos académicos nacionales e internacionales mediante participación en congresos, redes de investigación y convenios de cooperación.</w:t>
            </w:r>
          </w:p>
          <w:p w14:paraId="547E728E" w14:textId="23C37286"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Relaciones externas sólidas de profesores y estudiantes reflejadas en proyectos conjuntos, publicaciones, pasantías y estancias académicas.</w:t>
            </w:r>
          </w:p>
          <w:p w14:paraId="46B26814" w14:textId="4E260610"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Avances en el fortalecimiento de habilidades en segunda lengua evidenciados en la exigencia institucional de certificación de competencias lingüísticas y en la lectura de bibliografía en inglés.</w:t>
            </w:r>
          </w:p>
          <w:p w14:paraId="1DB8B9E5" w14:textId="782FEEF6"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Disposición de docentes y estudiantes a participar en procesos de internacionalización, identificada en encuestas y ejercicios de apreciación.</w:t>
            </w:r>
          </w:p>
          <w:p w14:paraId="7B9A03A3" w14:textId="52C03685" w:rsidR="002B7005"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El programa ha incorporado asignaturas y bibliografía en inglés, lo que contribuye al desarrollo de competencias comunicativas necesarias para la investigación y la movilidad académica.</w:t>
            </w:r>
          </w:p>
        </w:tc>
        <w:tc>
          <w:tcPr>
            <w:tcW w:w="4954" w:type="dxa"/>
            <w:gridSpan w:val="3"/>
          </w:tcPr>
          <w:p w14:paraId="64E6B8AC" w14:textId="44B3D2E3" w:rsidR="0026548D" w:rsidRPr="00665527" w:rsidRDefault="0026548D" w:rsidP="00665527">
            <w:pPr>
              <w:pStyle w:val="NormalWeb"/>
              <w:numPr>
                <w:ilvl w:val="0"/>
                <w:numId w:val="25"/>
              </w:numPr>
              <w:spacing w:after="0"/>
              <w:ind w:left="317" w:hanging="261"/>
              <w:jc w:val="both"/>
              <w:rPr>
                <w:rFonts w:eastAsiaTheme="minorHAnsi"/>
                <w:color w:val="000000"/>
                <w:sz w:val="22"/>
                <w:szCs w:val="22"/>
                <w:lang w:eastAsia="en-US"/>
              </w:rPr>
            </w:pPr>
            <w:r w:rsidRPr="00665527">
              <w:rPr>
                <w:rFonts w:eastAsiaTheme="minorHAnsi"/>
                <w:color w:val="000000"/>
                <w:sz w:val="22"/>
                <w:szCs w:val="22"/>
                <w:lang w:eastAsia="en-US"/>
              </w:rPr>
              <w:t>Necesidad de consolidar un sistema más estructurado de movilidad internacional que facilite la participación efectiva de un mayor número de estudiantes y docentes en experiencias en el exterior.</w:t>
            </w:r>
          </w:p>
          <w:p w14:paraId="0C0DAC40" w14:textId="2062D72B" w:rsidR="0026548D" w:rsidRPr="00665527" w:rsidRDefault="0026548D" w:rsidP="00665527">
            <w:pPr>
              <w:pStyle w:val="NormalWeb"/>
              <w:numPr>
                <w:ilvl w:val="0"/>
                <w:numId w:val="25"/>
              </w:numPr>
              <w:spacing w:after="0"/>
              <w:ind w:left="317" w:hanging="261"/>
              <w:jc w:val="both"/>
              <w:rPr>
                <w:rFonts w:eastAsiaTheme="minorHAnsi"/>
                <w:color w:val="000000"/>
                <w:sz w:val="22"/>
                <w:szCs w:val="22"/>
                <w:lang w:eastAsia="en-US"/>
              </w:rPr>
            </w:pPr>
            <w:r w:rsidRPr="00665527">
              <w:rPr>
                <w:rFonts w:eastAsiaTheme="minorHAnsi"/>
                <w:color w:val="000000"/>
                <w:sz w:val="22"/>
                <w:szCs w:val="22"/>
                <w:lang w:eastAsia="en-US"/>
              </w:rPr>
              <w:t>Persisten diferencias en el nivel de dominio de segunda lengua entre los estudiantes, lo que dificulta la homogeneización de competencias.</w:t>
            </w:r>
          </w:p>
          <w:p w14:paraId="22496982" w14:textId="1AE18D52" w:rsidR="0026548D" w:rsidRPr="00665527" w:rsidRDefault="0026548D" w:rsidP="00665527">
            <w:pPr>
              <w:pStyle w:val="NormalWeb"/>
              <w:numPr>
                <w:ilvl w:val="0"/>
                <w:numId w:val="25"/>
              </w:numPr>
              <w:spacing w:after="0"/>
              <w:ind w:left="317" w:hanging="261"/>
              <w:jc w:val="both"/>
              <w:rPr>
                <w:rFonts w:eastAsiaTheme="minorHAnsi"/>
                <w:color w:val="000000"/>
                <w:sz w:val="22"/>
                <w:szCs w:val="22"/>
                <w:lang w:eastAsia="en-US"/>
              </w:rPr>
            </w:pPr>
            <w:r w:rsidRPr="00665527">
              <w:rPr>
                <w:rFonts w:eastAsiaTheme="minorHAnsi"/>
                <w:color w:val="000000"/>
                <w:sz w:val="22"/>
                <w:szCs w:val="22"/>
                <w:lang w:eastAsia="en-US"/>
              </w:rPr>
              <w:t>Limitada sistematización de resultados que evidencien el impacto de las relaciones internacionales en términos de producción académica, innovación o empleabilidad.</w:t>
            </w:r>
          </w:p>
          <w:p w14:paraId="5E8A8850" w14:textId="75616184" w:rsidR="002B7005" w:rsidRPr="00665527" w:rsidRDefault="0026548D" w:rsidP="00665527">
            <w:pPr>
              <w:pStyle w:val="NormalWeb"/>
              <w:numPr>
                <w:ilvl w:val="0"/>
                <w:numId w:val="25"/>
              </w:numPr>
              <w:spacing w:after="0"/>
              <w:ind w:left="317" w:hanging="261"/>
              <w:jc w:val="both"/>
              <w:rPr>
                <w:rFonts w:eastAsiaTheme="minorHAnsi"/>
                <w:color w:val="000000"/>
                <w:sz w:val="22"/>
                <w:szCs w:val="22"/>
                <w:lang w:eastAsia="en-US"/>
              </w:rPr>
            </w:pPr>
            <w:r w:rsidRPr="00665527">
              <w:rPr>
                <w:rFonts w:eastAsiaTheme="minorHAnsi"/>
                <w:color w:val="000000"/>
                <w:sz w:val="22"/>
                <w:szCs w:val="22"/>
                <w:lang w:eastAsia="en-US"/>
              </w:rPr>
              <w:t>Se requiere fortalecer la visibilidad internacional del programa, mediante mayor presencia en rankings, acreditaciones internacionales y redes académicas globales.</w:t>
            </w:r>
          </w:p>
        </w:tc>
      </w:tr>
    </w:tbl>
    <w:p w14:paraId="6BAA3D08" w14:textId="55D85E2E" w:rsidR="008B21B2" w:rsidRPr="00FB3789" w:rsidRDefault="002B7005" w:rsidP="000C4C41">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w:t>
      </w:r>
      <w:r w:rsidR="005F2DED" w:rsidRPr="00FB3789">
        <w:rPr>
          <w:rFonts w:ascii="Times New Roman" w:hAnsi="Times New Roman" w:cs="Times New Roman"/>
        </w:rPr>
        <w:t>-1)</w:t>
      </w:r>
      <w:r w:rsidR="00966362" w:rsidRPr="00FB3789">
        <w:rPr>
          <w:rFonts w:ascii="Times New Roman" w:hAnsi="Times New Roman" w:cs="Times New Roman"/>
        </w:rPr>
        <w:t>.</w:t>
      </w:r>
    </w:p>
    <w:p w14:paraId="01928A5C" w14:textId="072BF834" w:rsidR="002B7005" w:rsidRPr="00FB3789" w:rsidRDefault="00D97984" w:rsidP="00665527">
      <w:pPr>
        <w:pStyle w:val="Ttulo3"/>
        <w:numPr>
          <w:ilvl w:val="2"/>
          <w:numId w:val="28"/>
        </w:numPr>
        <w:spacing w:line="276" w:lineRule="auto"/>
        <w:rPr>
          <w:rFonts w:cs="Times New Roman"/>
          <w:szCs w:val="22"/>
        </w:rPr>
      </w:pPr>
      <w:bookmarkStart w:id="374" w:name="_Toc211354427"/>
      <w:r w:rsidRPr="00FB3789">
        <w:rPr>
          <w:rFonts w:cs="Times New Roman"/>
          <w:szCs w:val="22"/>
        </w:rPr>
        <w:t>Factor 8. Aportes de la Investigación, la Innovación, el Desarrollo Tecnológico y la Creación, Asociados al Programa Académico</w:t>
      </w:r>
      <w:bookmarkEnd w:id="374"/>
      <w:r w:rsidRPr="00FB3789">
        <w:rPr>
          <w:rFonts w:cs="Times New Roman"/>
          <w:szCs w:val="22"/>
        </w:rPr>
        <w:t xml:space="preserve">   </w:t>
      </w:r>
    </w:p>
    <w:p w14:paraId="44D04799" w14:textId="4934ECD8" w:rsidR="002B7005" w:rsidRPr="001A2CAA" w:rsidRDefault="00D97984" w:rsidP="000C4C41">
      <w:pPr>
        <w:pStyle w:val="Sinespaciado"/>
        <w:spacing w:before="240" w:line="276" w:lineRule="auto"/>
        <w:jc w:val="both"/>
        <w:rPr>
          <w:rFonts w:ascii="Times New Roman" w:hAnsi="Times New Roman" w:cs="Times New Roman"/>
          <w:b/>
          <w:bCs/>
        </w:rPr>
      </w:pPr>
      <w:r w:rsidRPr="00FB3789">
        <w:rPr>
          <w:rFonts w:ascii="Times New Roman" w:hAnsi="Times New Roman" w:cs="Times New Roman"/>
          <w:b/>
          <w:bCs/>
        </w:rPr>
        <w:t xml:space="preserve">Característica 34. Formación </w:t>
      </w:r>
      <w:r w:rsidR="00D42E34" w:rsidRPr="00FB3789">
        <w:rPr>
          <w:rFonts w:ascii="Times New Roman" w:hAnsi="Times New Roman" w:cs="Times New Roman"/>
          <w:b/>
          <w:bCs/>
        </w:rPr>
        <w:t>para la investigación, desarrollo tecnológico, la innovación y la creación</w:t>
      </w:r>
    </w:p>
    <w:p w14:paraId="164DFC50" w14:textId="2FDFE1F7" w:rsidR="00D35BBB" w:rsidRPr="00665527" w:rsidRDefault="00D35BBB" w:rsidP="000C4C41">
      <w:pPr>
        <w:pStyle w:val="NormalWeb"/>
        <w:spacing w:after="0" w:afterAutospacing="0" w:line="276" w:lineRule="auto"/>
        <w:jc w:val="both"/>
        <w:rPr>
          <w:rFonts w:eastAsiaTheme="minorHAnsi"/>
          <w:sz w:val="22"/>
          <w:szCs w:val="22"/>
          <w:lang w:eastAsia="en-US"/>
        </w:rPr>
      </w:pPr>
      <w:r w:rsidRPr="00665527">
        <w:rPr>
          <w:rFonts w:eastAsiaTheme="minorHAnsi"/>
          <w:sz w:val="22"/>
          <w:szCs w:val="22"/>
          <w:lang w:eastAsia="en-US"/>
        </w:rPr>
        <w:t>La Maestría integra en su estructura curricular espacios de formación que promueven la investigación, la innovación y la creación como ejes centrales del proceso académico. Este enfoque se refleja en el trabajo de grado en sus diferentes modalidades (profundización</w:t>
      </w:r>
      <w:r w:rsidR="00665527" w:rsidRPr="00665527">
        <w:rPr>
          <w:rFonts w:eastAsiaTheme="minorHAnsi"/>
          <w:sz w:val="22"/>
          <w:szCs w:val="22"/>
          <w:lang w:eastAsia="en-US"/>
        </w:rPr>
        <w:t xml:space="preserve">, </w:t>
      </w:r>
      <w:proofErr w:type="spellStart"/>
      <w:r w:rsidR="00665527" w:rsidRPr="00665527">
        <w:rPr>
          <w:rFonts w:eastAsiaTheme="minorHAnsi"/>
          <w:sz w:val="22"/>
          <w:szCs w:val="22"/>
          <w:lang w:eastAsia="en-US"/>
        </w:rPr>
        <w:t>pasantia</w:t>
      </w:r>
      <w:proofErr w:type="spellEnd"/>
      <w:r w:rsidRPr="00665527">
        <w:rPr>
          <w:rFonts w:eastAsiaTheme="minorHAnsi"/>
          <w:sz w:val="22"/>
          <w:szCs w:val="22"/>
          <w:lang w:eastAsia="en-US"/>
        </w:rPr>
        <w:t xml:space="preserve"> y desarrollo tecnológico), en las líneas activas de los grupos de investigación reconocidos por Minciencias, y en la participación de estudiantes y docentes en proyectos interdisciplinarios.</w:t>
      </w:r>
    </w:p>
    <w:p w14:paraId="0E948772" w14:textId="0B04FCF1" w:rsidR="00D35BBB" w:rsidRPr="00665527" w:rsidRDefault="00D35BBB" w:rsidP="29A574F5">
      <w:pPr>
        <w:pStyle w:val="NormalWeb"/>
        <w:spacing w:after="0" w:afterAutospacing="0" w:line="276" w:lineRule="auto"/>
        <w:jc w:val="both"/>
        <w:rPr>
          <w:rFonts w:eastAsiaTheme="minorEastAsia"/>
          <w:sz w:val="22"/>
          <w:szCs w:val="22"/>
          <w:lang w:eastAsia="en-US"/>
        </w:rPr>
      </w:pPr>
      <w:r w:rsidRPr="00665527">
        <w:rPr>
          <w:rFonts w:eastAsiaTheme="minorEastAsia"/>
          <w:sz w:val="22"/>
          <w:szCs w:val="22"/>
          <w:lang w:eastAsia="en-US"/>
        </w:rPr>
        <w:lastRenderedPageBreak/>
        <w:t xml:space="preserve">A nivel institucional, se articulan políticas de investigación y fomento a la innovación tecnológica que fortalecen la capacidad investigativa y el impacto en el entorno académico, social y productivo. </w:t>
      </w:r>
    </w:p>
    <w:p w14:paraId="34FBDCFC"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A nivel institucional, se articulan políticas de investigación y fomento a la innovación tecnológica que fortalecen la capacidad investigativa y el impacto en el entorno académico, social y productivo. </w:t>
      </w:r>
    </w:p>
    <w:p w14:paraId="3D59923A"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Se recomienda resaltar evidencias de producción académica y científica (artículos, ponencias, capítulos de libro), así como los logros en innovación, transferencia de conocimiento y experiencias de creación en el marco de la maestría.</w:t>
      </w:r>
    </w:p>
    <w:p w14:paraId="304B9D61" w14:textId="77777777" w:rsidR="00665527" w:rsidRPr="001954E6" w:rsidRDefault="00665527" w:rsidP="00665527">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De manera complementaria, es relevante presentar la articulación de la formación investigativa con las estrategias de internacionalización, la movilidad académica y la participación en redes y convenios nacionales e internacionales, que han permitido potenciar el alcance y la pertinencia de los resultados.</w:t>
      </w:r>
    </w:p>
    <w:p w14:paraId="5FE151B3" w14:textId="77777777" w:rsidR="00665527" w:rsidRPr="001954E6" w:rsidRDefault="00665527" w:rsidP="00665527">
      <w:pPr>
        <w:spacing w:before="120" w:after="120"/>
        <w:jc w:val="both"/>
        <w:rPr>
          <w:rFonts w:ascii="Times New Roman" w:eastAsia="Calibri" w:hAnsi="Times New Roman" w:cs="Times New Roman"/>
          <w:lang w:val="es-CO"/>
        </w:rPr>
      </w:pPr>
      <w:r w:rsidRPr="001954E6">
        <w:rPr>
          <w:rFonts w:ascii="Times New Roman" w:eastAsia="Calibri" w:hAnsi="Times New Roman" w:cs="Times New Roman"/>
          <w:lang w:val="es-CO"/>
        </w:rPr>
        <w:t xml:space="preserve">El acuerdo 01 del 2019 reglamenta el trabajo de grado para los estudiantes de maestría de la Facultad de Ingeniería, donde define que debe haber dos espacios académicos correspondientes al trabajo de grado en Maestrías de Investigación desarrolladas en la modalidad de tutoría, y para la evaluación de proyecto final se debe presentar dos componentes en función de la productividad científica del proyecto, el primero concierne a la publicación de al menos un artículo en revista indexada u homologada en Minciencias o demostrar la obtención de una patente. El componente dos corresponde al informe final de investigación, el cual tendrá la rigurosidad formal de un informe de investigación y se presentará mediante sustentación pública. </w:t>
      </w:r>
    </w:p>
    <w:p w14:paraId="62083A75" w14:textId="77777777" w:rsidR="00665527" w:rsidRPr="001954E6" w:rsidRDefault="00665527" w:rsidP="00665527">
      <w:pPr>
        <w:spacing w:before="120" w:after="120"/>
        <w:jc w:val="both"/>
        <w:rPr>
          <w:rFonts w:ascii="Times New Roman" w:eastAsia="Calibri" w:hAnsi="Times New Roman" w:cs="Times New Roman"/>
          <w:lang w:val="es-CO"/>
        </w:rPr>
      </w:pPr>
      <w:r w:rsidRPr="001954E6">
        <w:rPr>
          <w:rFonts w:ascii="Times New Roman" w:eastAsia="Calibri" w:hAnsi="Times New Roman" w:cs="Times New Roman"/>
          <w:lang w:val="es-CO"/>
        </w:rPr>
        <w:t xml:space="preserve">Con la aplicación reglamentaria del acuerdo 01 del 2019, se garantiza que los estudiantes pasen por todo el proceso formal de investigación, desde la formulación de una propuesta formal de investigación, hasta su desarrollo, culminación, publicación y socialización de resultados en el marco de la formalidad de los grupos de investigación adscritos a la Maestría, en donde se aprovechan las redes de investigación y los convenios que estos tengan </w:t>
      </w:r>
    </w:p>
    <w:p w14:paraId="70B79310" w14:textId="77777777" w:rsidR="00665527" w:rsidRPr="001954E6" w:rsidRDefault="00665527" w:rsidP="00665527">
      <w:pPr>
        <w:pStyle w:val="Sinespaciado"/>
        <w:spacing w:before="240" w:line="276" w:lineRule="auto"/>
        <w:jc w:val="both"/>
        <w:rPr>
          <w:rFonts w:ascii="Times New Roman" w:eastAsia="Calibri" w:hAnsi="Times New Roman" w:cs="Times New Roman"/>
        </w:rPr>
      </w:pPr>
      <w:r w:rsidRPr="001954E6">
        <w:rPr>
          <w:rFonts w:ascii="Times New Roman" w:eastAsia="Calibri" w:hAnsi="Times New Roman" w:cs="Times New Roman"/>
        </w:rPr>
        <w:t>La Oficina de Investigaciones de la Universidad Distrital (ODI), realiza convocatorias periódicas para apoyo a estudiantes en publicaciones o participación en eventos científicos, también existe la posibilidad de solicitar apoyo económico en la Facultad de Ingeniería para la participación en eventos científicos.</w:t>
      </w:r>
    </w:p>
    <w:p w14:paraId="4D91B09E"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 xml:space="preserve">La Maestría evidencia una sólida orientación hacia la investigación, el desarrollo tecnológico, la innovación y la creación, al integrar estos ejes en su estructura curricular y en los trabajos de grado de sus estudiantes. La </w:t>
      </w:r>
      <w:proofErr w:type="gramStart"/>
      <w:r w:rsidRPr="001954E6">
        <w:rPr>
          <w:rFonts w:ascii="Times New Roman" w:hAnsi="Times New Roman" w:cs="Times New Roman"/>
        </w:rPr>
        <w:t>participación activa</w:t>
      </w:r>
      <w:proofErr w:type="gramEnd"/>
      <w:r w:rsidRPr="001954E6">
        <w:rPr>
          <w:rFonts w:ascii="Times New Roman" w:hAnsi="Times New Roman" w:cs="Times New Roman"/>
        </w:rPr>
        <w:t xml:space="preserve"> en proyectos de investigación, la vinculación con grupos reconocidos por Minciencias, y la producción académica y científica generada en el marco del programa, constituyen fortalezas que consolidan su impacto académico y social.</w:t>
      </w:r>
    </w:p>
    <w:p w14:paraId="69317523"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Asimismo, la articulación con políticas institucionales de investigación, los convenios interinstitucionales y las redes de colaboración nacional e internacional, fortalecen la pertinencia y la proyección de los procesos formativos. Estos aspectos muestran un compromiso sostenido con la generación de nuevo conocimiento y con la transferencia de resultados hacia la sociedad, lo cual contribuye al posicionamiento del programa y de la universidad en escenarios académicos y científicos de alto nivel.</w:t>
      </w:r>
    </w:p>
    <w:p w14:paraId="5895C6F4" w14:textId="79B15094" w:rsidR="004242E9" w:rsidRPr="00FB3789" w:rsidRDefault="004242E9" w:rsidP="000C4C41">
      <w:pPr>
        <w:pStyle w:val="Descripcin"/>
        <w:keepNext/>
        <w:spacing w:before="240" w:after="0" w:line="276" w:lineRule="auto"/>
        <w:jc w:val="center"/>
        <w:rPr>
          <w:rFonts w:ascii="Times New Roman" w:hAnsi="Times New Roman" w:cs="Times New Roman"/>
          <w:i w:val="0"/>
          <w:color w:val="auto"/>
          <w:sz w:val="22"/>
          <w:szCs w:val="22"/>
        </w:rPr>
      </w:pPr>
      <w:bookmarkStart w:id="375" w:name="_Toc211354492"/>
      <w:r w:rsidRPr="00FB3789">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52</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34. Formación para la investigación, desarrollo tecnológico, la innovación y la creación</w:t>
      </w:r>
      <w:r w:rsidR="00966362" w:rsidRPr="00396F9A">
        <w:rPr>
          <w:rFonts w:ascii="Times New Roman" w:hAnsi="Times New Roman" w:cs="Times New Roman"/>
          <w:i w:val="0"/>
          <w:color w:val="auto"/>
          <w:sz w:val="22"/>
          <w:szCs w:val="22"/>
        </w:rPr>
        <w:t>.</w:t>
      </w:r>
      <w:bookmarkEnd w:id="375"/>
    </w:p>
    <w:tbl>
      <w:tblPr>
        <w:tblStyle w:val="Tablaconcuadrcula"/>
        <w:tblW w:w="8964" w:type="dxa"/>
        <w:tblInd w:w="-5" w:type="dxa"/>
        <w:tblLook w:val="04A0" w:firstRow="1" w:lastRow="0" w:firstColumn="1" w:lastColumn="0" w:noHBand="0" w:noVBand="1"/>
      </w:tblPr>
      <w:tblGrid>
        <w:gridCol w:w="2988"/>
        <w:gridCol w:w="2988"/>
        <w:gridCol w:w="2988"/>
      </w:tblGrid>
      <w:tr w:rsidR="004242E9" w:rsidRPr="00665527" w14:paraId="008620A5" w14:textId="77777777" w:rsidTr="00497435">
        <w:trPr>
          <w:trHeight w:val="366"/>
        </w:trPr>
        <w:tc>
          <w:tcPr>
            <w:tcW w:w="2988" w:type="dxa"/>
            <w:shd w:val="clear" w:color="auto" w:fill="DEEAF6" w:themeFill="accent5" w:themeFillTint="33"/>
            <w:vAlign w:val="center"/>
          </w:tcPr>
          <w:p w14:paraId="04FE5975" w14:textId="77777777" w:rsidR="004242E9" w:rsidRPr="00665527" w:rsidRDefault="004242E9" w:rsidP="00966362">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988" w:type="dxa"/>
            <w:shd w:val="clear" w:color="auto" w:fill="DEEAF6" w:themeFill="accent5" w:themeFillTint="33"/>
            <w:vAlign w:val="center"/>
          </w:tcPr>
          <w:p w14:paraId="2CBA96AD" w14:textId="77777777" w:rsidR="004242E9" w:rsidRPr="00665527" w:rsidRDefault="004242E9" w:rsidP="00966362">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2988" w:type="dxa"/>
            <w:shd w:val="clear" w:color="auto" w:fill="DEEAF6" w:themeFill="accent5" w:themeFillTint="33"/>
            <w:vAlign w:val="center"/>
          </w:tcPr>
          <w:p w14:paraId="0D333508" w14:textId="77777777" w:rsidR="004242E9" w:rsidRPr="00665527" w:rsidRDefault="004242E9" w:rsidP="00966362">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4242E9" w:rsidRPr="00665527" w14:paraId="0220689C" w14:textId="77777777" w:rsidTr="00497435">
        <w:trPr>
          <w:trHeight w:val="340"/>
        </w:trPr>
        <w:tc>
          <w:tcPr>
            <w:tcW w:w="2988" w:type="dxa"/>
            <w:vAlign w:val="center"/>
          </w:tcPr>
          <w:p w14:paraId="349EF7EA" w14:textId="1BFDC523" w:rsidR="004242E9" w:rsidRPr="00665527" w:rsidRDefault="00D35BBB" w:rsidP="00966362">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2988" w:type="dxa"/>
            <w:vAlign w:val="center"/>
          </w:tcPr>
          <w:p w14:paraId="519998A9" w14:textId="24B66084" w:rsidR="004242E9" w:rsidRPr="00665527" w:rsidRDefault="1A011351" w:rsidP="00966362">
            <w:pPr>
              <w:pStyle w:val="Sinespaciado"/>
              <w:jc w:val="center"/>
              <w:rPr>
                <w:rFonts w:ascii="Times New Roman" w:hAnsi="Times New Roman" w:cs="Times New Roman"/>
              </w:rPr>
            </w:pPr>
            <w:r w:rsidRPr="00665527">
              <w:rPr>
                <w:rFonts w:ascii="Times New Roman" w:hAnsi="Times New Roman" w:cs="Times New Roman"/>
              </w:rPr>
              <w:t>4,5</w:t>
            </w:r>
          </w:p>
        </w:tc>
        <w:tc>
          <w:tcPr>
            <w:tcW w:w="2988" w:type="dxa"/>
            <w:vAlign w:val="center"/>
          </w:tcPr>
          <w:p w14:paraId="0C8269C5" w14:textId="1AA91E48" w:rsidR="004242E9" w:rsidRPr="00665527" w:rsidRDefault="1A28D0A9" w:rsidP="00966362">
            <w:pPr>
              <w:pStyle w:val="Sinespaciado"/>
              <w:jc w:val="center"/>
              <w:rPr>
                <w:rFonts w:ascii="Times New Roman" w:hAnsi="Times New Roman" w:cs="Times New Roman"/>
              </w:rPr>
            </w:pPr>
            <w:r w:rsidRPr="00665527">
              <w:rPr>
                <w:rFonts w:ascii="Times New Roman" w:hAnsi="Times New Roman" w:cs="Times New Roman"/>
              </w:rPr>
              <w:t>53.33</w:t>
            </w:r>
          </w:p>
        </w:tc>
      </w:tr>
    </w:tbl>
    <w:p w14:paraId="3059EB6F" w14:textId="08A1F7C8" w:rsidR="004242E9" w:rsidRPr="00FB3789" w:rsidRDefault="004242E9"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966362" w:rsidRPr="00FB3789">
        <w:rPr>
          <w:rFonts w:ascii="Times New Roman" w:hAnsi="Times New Roman" w:cs="Times New Roman"/>
        </w:rPr>
        <w:t>.</w:t>
      </w:r>
    </w:p>
    <w:p w14:paraId="0E5216F8" w14:textId="530C5BF2" w:rsidR="00D97984" w:rsidRPr="001A2CAA" w:rsidRDefault="00D97984" w:rsidP="000C4C41">
      <w:pPr>
        <w:pStyle w:val="Sinespaciado"/>
        <w:spacing w:before="240" w:line="276" w:lineRule="auto"/>
        <w:jc w:val="both"/>
        <w:rPr>
          <w:rFonts w:ascii="Times New Roman" w:hAnsi="Times New Roman" w:cs="Times New Roman"/>
          <w:b/>
          <w:bCs/>
        </w:rPr>
      </w:pPr>
      <w:r w:rsidRPr="00FB3789">
        <w:rPr>
          <w:rFonts w:ascii="Times New Roman" w:hAnsi="Times New Roman" w:cs="Times New Roman"/>
          <w:b/>
          <w:bCs/>
        </w:rPr>
        <w:t>Característica 35. Compromiso con la</w:t>
      </w:r>
      <w:r w:rsidR="00D42E34" w:rsidRPr="00FB3789">
        <w:rPr>
          <w:rFonts w:ascii="Times New Roman" w:hAnsi="Times New Roman" w:cs="Times New Roman"/>
          <w:b/>
          <w:bCs/>
        </w:rPr>
        <w:t xml:space="preserve"> investigación, desarrollo tecnológico, la innovación y la creación   </w:t>
      </w:r>
    </w:p>
    <w:p w14:paraId="4A43AE71" w14:textId="77777777" w:rsidR="00665527" w:rsidRPr="001954E6" w:rsidRDefault="00665527" w:rsidP="00665527">
      <w:pPr>
        <w:spacing w:before="240" w:line="276" w:lineRule="auto"/>
        <w:jc w:val="both"/>
        <w:rPr>
          <w:rFonts w:ascii="Times New Roman" w:hAnsi="Times New Roman" w:cs="Times New Roman"/>
          <w:lang w:val="es-CO"/>
        </w:rPr>
      </w:pPr>
      <w:r w:rsidRPr="001954E6">
        <w:rPr>
          <w:rFonts w:ascii="Times New Roman" w:hAnsi="Times New Roman" w:cs="Times New Roman"/>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w:t>
      </w:r>
      <w:hyperlink r:id="rId64" w:history="1">
        <w:r w:rsidRPr="001954E6">
          <w:rPr>
            <w:rStyle w:val="Hipervnculo"/>
            <w:rFonts w:ascii="Times New Roman" w:hAnsi="Times New Roman" w:cs="Times New Roman"/>
            <w:lang w:val="es-CO"/>
          </w:rPr>
          <w:t>el Acuerdo No. 014 de 1994 del CSU</w:t>
        </w:r>
      </w:hyperlink>
      <w:r w:rsidRPr="001954E6">
        <w:rPr>
          <w:rFonts w:ascii="Times New Roman" w:hAnsi="Times New Roman" w:cs="Times New Roman"/>
          <w:lang w:val="es-CO"/>
        </w:rPr>
        <w:t xml:space="preserve">, por el cual se reglamenta el sistema de investigaciones de la Universidad Francisco José de Caldas; </w:t>
      </w:r>
      <w:hyperlink r:id="rId65" w:history="1">
        <w:r w:rsidRPr="001954E6">
          <w:rPr>
            <w:rStyle w:val="Hipervnculo"/>
            <w:rFonts w:ascii="Times New Roman" w:hAnsi="Times New Roman" w:cs="Times New Roman"/>
            <w:lang w:val="es-CO"/>
          </w:rPr>
          <w:t>el Acuerdo No. 004 de 1996 del CSU</w:t>
        </w:r>
      </w:hyperlink>
      <w:r w:rsidRPr="001954E6">
        <w:rPr>
          <w:rFonts w:ascii="Times New Roman" w:hAnsi="Times New Roman" w:cs="Times New Roman"/>
          <w:lang w:val="es-CO"/>
        </w:rPr>
        <w:t xml:space="preserve">, que expide el Estatuto Académico; </w:t>
      </w:r>
      <w:hyperlink r:id="rId66" w:history="1">
        <w:r w:rsidRPr="001954E6">
          <w:rPr>
            <w:rStyle w:val="Hipervnculo"/>
            <w:rFonts w:ascii="Times New Roman" w:hAnsi="Times New Roman" w:cs="Times New Roman"/>
            <w:lang w:val="es-CO"/>
          </w:rPr>
          <w:t>el Acuerdo No. 009 de 1996 del CSU</w:t>
        </w:r>
      </w:hyperlink>
      <w:r w:rsidRPr="001954E6">
        <w:rPr>
          <w:rFonts w:ascii="Times New Roman" w:hAnsi="Times New Roman" w:cs="Times New Roman"/>
          <w:lang w:val="es-CO"/>
        </w:rPr>
        <w:t xml:space="preserve">, que organiza y regula la investigación en la Universidad; </w:t>
      </w:r>
      <w:hyperlink r:id="rId67" w:history="1">
        <w:r w:rsidRPr="001954E6">
          <w:rPr>
            <w:rStyle w:val="Hipervnculo"/>
            <w:rFonts w:ascii="Times New Roman" w:hAnsi="Times New Roman" w:cs="Times New Roman"/>
            <w:lang w:val="es-CO"/>
          </w:rPr>
          <w:t>el Acuerdo No. 003 de 1997</w:t>
        </w:r>
      </w:hyperlink>
      <w:r w:rsidRPr="001954E6">
        <w:rPr>
          <w:rFonts w:ascii="Times New Roman" w:hAnsi="Times New Roman" w:cs="Times New Roman"/>
          <w:lang w:val="es-CO"/>
        </w:rPr>
        <w:t xml:space="preserve">, correspondiente al Estatuto General; </w:t>
      </w:r>
      <w:hyperlink r:id="rId68" w:history="1">
        <w:r w:rsidRPr="001954E6">
          <w:rPr>
            <w:rStyle w:val="Hipervnculo"/>
            <w:rFonts w:ascii="Times New Roman" w:hAnsi="Times New Roman" w:cs="Times New Roman"/>
            <w:lang w:val="es-CO"/>
          </w:rPr>
          <w:t>el Acuerdo No. 004 de 2012 del CSU</w:t>
        </w:r>
      </w:hyperlink>
      <w:r w:rsidRPr="001954E6">
        <w:rPr>
          <w:rFonts w:ascii="Times New Roman" w:hAnsi="Times New Roman" w:cs="Times New Roman"/>
          <w:lang w:val="es-CO"/>
        </w:rPr>
        <w:t xml:space="preserve">, que establece el Estatuto de Propiedad Intelectual; y </w:t>
      </w:r>
      <w:hyperlink r:id="rId69" w:history="1">
        <w:r w:rsidRPr="001954E6">
          <w:rPr>
            <w:rStyle w:val="Hipervnculo"/>
            <w:rFonts w:ascii="Times New Roman" w:hAnsi="Times New Roman" w:cs="Times New Roman"/>
            <w:lang w:val="es-CO"/>
          </w:rPr>
          <w:t>el Acuerdo No. 023 de 2012 del CA</w:t>
        </w:r>
      </w:hyperlink>
      <w:r w:rsidRPr="001954E6">
        <w:rPr>
          <w:rFonts w:ascii="Times New Roman" w:hAnsi="Times New Roman" w:cs="Times New Roman"/>
          <w:lang w:val="es-CO"/>
        </w:rPr>
        <w:t>, por el cual se reglamenta la Política Editorial institucional.</w:t>
      </w:r>
    </w:p>
    <w:p w14:paraId="2188105A" w14:textId="77777777" w:rsidR="00665527" w:rsidRPr="001954E6" w:rsidRDefault="00665527" w:rsidP="00665527">
      <w:pPr>
        <w:spacing w:line="276" w:lineRule="auto"/>
        <w:jc w:val="both"/>
        <w:rPr>
          <w:rFonts w:ascii="Times New Roman" w:hAnsi="Times New Roman" w:cs="Times New Roman"/>
          <w:lang w:val="es-CO"/>
        </w:rPr>
      </w:pPr>
      <w:r w:rsidRPr="001954E6">
        <w:rPr>
          <w:rFonts w:ascii="Times New Roman" w:hAnsi="Times New Roman" w:cs="Times New Roman"/>
          <w:lang w:val="es-CO"/>
        </w:rPr>
        <w:t>De igual manera, el programa se articula con el Plan Estratégico de Desarrollo 2018-2030, especialmente con su Lineamiento Estratégico 3 orientado al fortalecimiento de la investigación y la innovación, y con la estructura institucional que soporta la investigación a nivel de Universidad, facultad y proyecto curricular, liderada por la Oficina de Investigaciones (ODI).</w:t>
      </w:r>
    </w:p>
    <w:p w14:paraId="7BE8045D" w14:textId="77777777" w:rsidR="00665527" w:rsidRPr="001954E6" w:rsidRDefault="00665527" w:rsidP="00665527">
      <w:pPr>
        <w:spacing w:line="276" w:lineRule="auto"/>
        <w:jc w:val="both"/>
        <w:rPr>
          <w:rFonts w:ascii="Times New Roman" w:hAnsi="Times New Roman" w:cs="Times New Roman"/>
          <w:lang w:val="es-CO"/>
        </w:rPr>
      </w:pPr>
      <w:r w:rsidRPr="001954E6">
        <w:rPr>
          <w:rFonts w:ascii="Times New Roman" w:hAnsi="Times New Roman" w:cs="Times New Roman"/>
          <w:lang w:val="es-CO"/>
        </w:rPr>
        <w:t>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bases de datos especializadas que fortalecen la producción científica y académica del proyecto curricular.</w:t>
      </w:r>
    </w:p>
    <w:p w14:paraId="0EFC626B" w14:textId="77777777" w:rsidR="00665527" w:rsidRPr="001954E6" w:rsidRDefault="00665527" w:rsidP="00665527">
      <w:pPr>
        <w:spacing w:line="276" w:lineRule="auto"/>
        <w:jc w:val="both"/>
        <w:rPr>
          <w:rFonts w:ascii="Times New Roman" w:hAnsi="Times New Roman" w:cs="Times New Roman"/>
          <w:lang w:val="es-CO"/>
        </w:rPr>
      </w:pPr>
      <w:r w:rsidRPr="001954E6">
        <w:rPr>
          <w:rFonts w:ascii="Times New Roman" w:hAnsi="Times New Roman" w:cs="Times New Roman"/>
          <w:lang w:val="es-CO"/>
        </w:rPr>
        <w:t>El programa, en particular, ha demostrado avances en la formación de investigadores mediante la promoción de estudios de posgrado, la inclusión de planes de trabajo docente con dedicación específica a investigación, y la ejecución de proyectos en curso o finalizados. Asimismo, se evidencia una producción intelectual significativa desde los grupos de investigación asociados, con publicaciones en revistas indexadas de circulación nacional e internacional, participación en eventos académicos de alto nivel y procesos de apropiación social del conocimiento que fortalecen la interacción con la sociedad y los sectores productivos. En este sentido, la comunidad académica reconoce el esfuerzo institucional y del programa por consolidar una cultura investigativa robusta, transversal a la formación avanzada, y proyectada a la innovación y la creación en coherencia con los desafíos contemporáneos de la educación superior y del entorno social.</w:t>
      </w:r>
    </w:p>
    <w:p w14:paraId="03585574"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La Maestría presenta un alto grado de madurez en la producción, aplicación, transferencia y apropiación de conocimiento, sustentado en una sólida base normativa, institucional y académica que respalda los procesos investigativos. Se destacan los logros alcanzados en términos de publicaciones, proyectos ejecutados, formación de investigadores y consolidación de grupos de investigación reconocidos.</w:t>
      </w:r>
    </w:p>
    <w:p w14:paraId="6ED2E78E" w14:textId="77777777" w:rsidR="00665527" w:rsidRPr="001954E6" w:rsidRDefault="00665527" w:rsidP="00665527">
      <w:pPr>
        <w:pStyle w:val="Sinespaciado"/>
        <w:spacing w:line="276" w:lineRule="auto"/>
        <w:jc w:val="both"/>
        <w:rPr>
          <w:rFonts w:ascii="Times New Roman" w:hAnsi="Times New Roman" w:cs="Times New Roman"/>
        </w:rPr>
      </w:pPr>
    </w:p>
    <w:p w14:paraId="2C0A1711" w14:textId="77777777" w:rsidR="00665527" w:rsidRPr="001954E6" w:rsidRDefault="00665527" w:rsidP="00665527">
      <w:pPr>
        <w:pStyle w:val="Sinespaciado"/>
        <w:spacing w:line="276" w:lineRule="auto"/>
        <w:jc w:val="both"/>
        <w:rPr>
          <w:rFonts w:ascii="Times New Roman" w:hAnsi="Times New Roman" w:cs="Times New Roman"/>
        </w:rPr>
      </w:pPr>
      <w:r w:rsidRPr="001954E6">
        <w:rPr>
          <w:rFonts w:ascii="Times New Roman" w:hAnsi="Times New Roman" w:cs="Times New Roman"/>
        </w:rPr>
        <w:lastRenderedPageBreak/>
        <w:t>Como se mencionó con anterioridad, los docentes en su plan de trabajo tienen 9.7 horas en promedio a tareas relacionadas con la investigación (asesoría de trabajos de grado, dirección y participación en grupos de investigación, productividad académica y proyectos de investigación). También se mencionó, en referencia con la tabla 7, donde se listan 20 grupos de investigación asociados con la maestría que soportan las investigaciones y trabajos de grado de los estudiantes, 7 de ellos en las categorías de A1 y A, 2 en B y 5 en C, lo que demuestran ante Minciencias una gran producción científica de calidad, más allá de mostrar la lista de la producción de los 20 grupos, la sola clasificación de los grupos de investigación en las categoría mencionadas, reconoce una pertinencia y compromiso investigativo, innovador y científico donde se soporta la Maestría en CIC.</w:t>
      </w:r>
    </w:p>
    <w:p w14:paraId="1A23B0FC" w14:textId="77777777" w:rsidR="00665527" w:rsidRPr="001954E6" w:rsidRDefault="00665527" w:rsidP="00665527">
      <w:pPr>
        <w:pStyle w:val="Sinespaciado"/>
        <w:spacing w:before="240" w:line="276" w:lineRule="auto"/>
        <w:jc w:val="both"/>
        <w:rPr>
          <w:rFonts w:ascii="Times New Roman" w:hAnsi="Times New Roman" w:cs="Times New Roman"/>
        </w:rPr>
      </w:pPr>
      <w:r w:rsidRPr="001954E6">
        <w:rPr>
          <w:rFonts w:ascii="Times New Roman" w:hAnsi="Times New Roman" w:cs="Times New Roman"/>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 En términos generales, el programa evidencia un desarrollo consistente que contribuye de manera significativa a la generación de conocimiento, al avance de la ciencia y la tecnología, y al cumplimiento de su misión formativa y social.</w:t>
      </w:r>
    </w:p>
    <w:p w14:paraId="1A9D81A5" w14:textId="40AFD356" w:rsidR="00D33578" w:rsidRPr="00FB3789" w:rsidRDefault="00D33578" w:rsidP="000C4C41">
      <w:pPr>
        <w:pStyle w:val="Descripcin"/>
        <w:keepNext/>
        <w:spacing w:before="240" w:after="0" w:line="276" w:lineRule="auto"/>
        <w:jc w:val="center"/>
        <w:rPr>
          <w:rFonts w:ascii="Times New Roman" w:hAnsi="Times New Roman" w:cs="Times New Roman"/>
          <w:i w:val="0"/>
          <w:color w:val="auto"/>
          <w:sz w:val="22"/>
          <w:szCs w:val="22"/>
        </w:rPr>
      </w:pPr>
      <w:bookmarkStart w:id="376" w:name="_Toc211354493"/>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35. Compromiso con la investigación, desarrollo tecnológico, la innovación y la creación</w:t>
      </w:r>
      <w:r w:rsidR="00966362" w:rsidRPr="00396F9A">
        <w:rPr>
          <w:rFonts w:ascii="Times New Roman" w:hAnsi="Times New Roman" w:cs="Times New Roman"/>
          <w:i w:val="0"/>
          <w:color w:val="auto"/>
          <w:sz w:val="22"/>
          <w:szCs w:val="22"/>
        </w:rPr>
        <w:t>.</w:t>
      </w:r>
      <w:bookmarkEnd w:id="376"/>
    </w:p>
    <w:tbl>
      <w:tblPr>
        <w:tblStyle w:val="Tablaconcuadrcula"/>
        <w:tblW w:w="9015" w:type="dxa"/>
        <w:tblInd w:w="-5" w:type="dxa"/>
        <w:tblLook w:val="04A0" w:firstRow="1" w:lastRow="0" w:firstColumn="1" w:lastColumn="0" w:noHBand="0" w:noVBand="1"/>
      </w:tblPr>
      <w:tblGrid>
        <w:gridCol w:w="3005"/>
        <w:gridCol w:w="3005"/>
        <w:gridCol w:w="3005"/>
      </w:tblGrid>
      <w:tr w:rsidR="00D33578" w:rsidRPr="00665527" w14:paraId="140318C3" w14:textId="77777777" w:rsidTr="004C3348">
        <w:trPr>
          <w:trHeight w:val="321"/>
        </w:trPr>
        <w:tc>
          <w:tcPr>
            <w:tcW w:w="3005" w:type="dxa"/>
            <w:shd w:val="clear" w:color="auto" w:fill="DEEAF6" w:themeFill="accent5" w:themeFillTint="33"/>
            <w:vAlign w:val="center"/>
          </w:tcPr>
          <w:p w14:paraId="278344E0" w14:textId="77777777" w:rsidR="00D33578" w:rsidRPr="00665527" w:rsidRDefault="00D33578" w:rsidP="00966362">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3005" w:type="dxa"/>
            <w:shd w:val="clear" w:color="auto" w:fill="DEEAF6" w:themeFill="accent5" w:themeFillTint="33"/>
            <w:vAlign w:val="center"/>
          </w:tcPr>
          <w:p w14:paraId="71F6061C" w14:textId="77777777" w:rsidR="00D33578" w:rsidRPr="00665527" w:rsidRDefault="00D33578" w:rsidP="00966362">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3005" w:type="dxa"/>
            <w:shd w:val="clear" w:color="auto" w:fill="DEEAF6" w:themeFill="accent5" w:themeFillTint="33"/>
            <w:vAlign w:val="center"/>
          </w:tcPr>
          <w:p w14:paraId="06555DFB" w14:textId="77777777" w:rsidR="00D33578" w:rsidRPr="00665527" w:rsidRDefault="00D33578" w:rsidP="00966362">
            <w:pPr>
              <w:pStyle w:val="Sinespaciado"/>
              <w:jc w:val="center"/>
              <w:rPr>
                <w:rFonts w:ascii="Times New Roman" w:hAnsi="Times New Roman" w:cs="Times New Roman"/>
                <w:b/>
                <w:bCs/>
              </w:rPr>
            </w:pPr>
            <w:r w:rsidRPr="00665527">
              <w:rPr>
                <w:rFonts w:ascii="Times New Roman" w:hAnsi="Times New Roman" w:cs="Times New Roman"/>
                <w:b/>
                <w:bCs/>
              </w:rPr>
              <w:t>Ponderación de característica en el factor</w:t>
            </w:r>
          </w:p>
        </w:tc>
      </w:tr>
      <w:tr w:rsidR="00D33578" w:rsidRPr="00665527" w14:paraId="4845283E" w14:textId="77777777" w:rsidTr="004C3348">
        <w:trPr>
          <w:trHeight w:val="298"/>
        </w:trPr>
        <w:tc>
          <w:tcPr>
            <w:tcW w:w="3005" w:type="dxa"/>
            <w:vAlign w:val="center"/>
          </w:tcPr>
          <w:p w14:paraId="55D9BB9E" w14:textId="5A02F2EF" w:rsidR="00D33578" w:rsidRPr="00665527" w:rsidRDefault="00D35BBB" w:rsidP="00966362">
            <w:pPr>
              <w:pStyle w:val="Sinespaciado"/>
              <w:jc w:val="center"/>
              <w:rPr>
                <w:rFonts w:ascii="Times New Roman" w:hAnsi="Times New Roman" w:cs="Times New Roman"/>
              </w:rPr>
            </w:pPr>
            <w:r w:rsidRPr="00665527">
              <w:rPr>
                <w:rFonts w:ascii="Times New Roman" w:hAnsi="Times New Roman" w:cs="Times New Roman"/>
              </w:rPr>
              <w:t>Se cumple plenamente</w:t>
            </w:r>
          </w:p>
        </w:tc>
        <w:tc>
          <w:tcPr>
            <w:tcW w:w="3005" w:type="dxa"/>
            <w:vAlign w:val="center"/>
          </w:tcPr>
          <w:p w14:paraId="1CFF80E1" w14:textId="0A1E8DA1" w:rsidR="00D33578" w:rsidRPr="00665527" w:rsidRDefault="1A011351" w:rsidP="00966362">
            <w:pPr>
              <w:pStyle w:val="Sinespaciado"/>
              <w:jc w:val="center"/>
              <w:rPr>
                <w:rFonts w:ascii="Times New Roman" w:hAnsi="Times New Roman" w:cs="Times New Roman"/>
              </w:rPr>
            </w:pPr>
            <w:r w:rsidRPr="00665527">
              <w:rPr>
                <w:rFonts w:ascii="Times New Roman" w:hAnsi="Times New Roman" w:cs="Times New Roman"/>
              </w:rPr>
              <w:t>5,0</w:t>
            </w:r>
          </w:p>
        </w:tc>
        <w:tc>
          <w:tcPr>
            <w:tcW w:w="3005" w:type="dxa"/>
            <w:vAlign w:val="center"/>
          </w:tcPr>
          <w:p w14:paraId="11000179" w14:textId="29D6CFF8" w:rsidR="00D33578" w:rsidRPr="00665527" w:rsidRDefault="1A28D0A9" w:rsidP="00966362">
            <w:pPr>
              <w:pStyle w:val="Sinespaciado"/>
              <w:jc w:val="center"/>
              <w:rPr>
                <w:rFonts w:ascii="Times New Roman" w:hAnsi="Times New Roman" w:cs="Times New Roman"/>
              </w:rPr>
            </w:pPr>
            <w:r w:rsidRPr="00665527">
              <w:rPr>
                <w:rFonts w:ascii="Times New Roman" w:hAnsi="Times New Roman" w:cs="Times New Roman"/>
              </w:rPr>
              <w:t>46.67</w:t>
            </w:r>
          </w:p>
        </w:tc>
      </w:tr>
    </w:tbl>
    <w:p w14:paraId="2025AF96" w14:textId="6C1A92F8" w:rsidR="00D33578" w:rsidRPr="00FB3789" w:rsidRDefault="00D33578" w:rsidP="000C4C41">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966362" w:rsidRPr="00FB3789">
        <w:rPr>
          <w:rFonts w:ascii="Times New Roman" w:hAnsi="Times New Roman" w:cs="Times New Roman"/>
        </w:rPr>
        <w:t>.</w:t>
      </w:r>
    </w:p>
    <w:p w14:paraId="4E295E38" w14:textId="0CEC5CA6" w:rsidR="00D33578" w:rsidRPr="00FB3789" w:rsidRDefault="00D97984" w:rsidP="000C4C41">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7FAE26E2" w14:textId="77777777" w:rsidR="00665527" w:rsidRPr="001954E6" w:rsidRDefault="00665527" w:rsidP="00665527">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 xml:space="preserve">El programa académico, desde su tradición consolidada y su cultura de mejoramiento continuo, debe definir y sostener referentes </w:t>
      </w:r>
      <w:r w:rsidRPr="00E151B5">
        <w:rPr>
          <w:rFonts w:eastAsiaTheme="minorHAnsi"/>
          <w:color w:val="EE0000"/>
          <w:sz w:val="22"/>
          <w:szCs w:val="22"/>
          <w:lang w:eastAsia="en-US"/>
          <w:rPrChange w:id="377" w:author="roberto cardenas" w:date="2025-10-29T20:05:00Z" w16du:dateUtc="2025-10-30T01:05:00Z">
            <w:rPr>
              <w:rFonts w:eastAsiaTheme="minorHAnsi"/>
              <w:sz w:val="22"/>
              <w:szCs w:val="22"/>
              <w:lang w:eastAsia="en-US"/>
            </w:rPr>
          </w:rPrChange>
        </w:rPr>
        <w:t>filosóficos</w:t>
      </w:r>
      <w:r w:rsidRPr="001954E6">
        <w:rPr>
          <w:rFonts w:eastAsiaTheme="minorHAnsi"/>
          <w:sz w:val="22"/>
          <w:szCs w:val="22"/>
          <w:lang w:eastAsia="en-US"/>
        </w:rPr>
        <w:t>, pedagógicos y organizacionales que fortalezcan la identidad de su comunidad académica. Dichos referentes son la base para proyectar una formación integral que, más allá de lo disciplinar, propicie el desarrollo de un espíritu investigativo, creativo, innovador y artístico en los estudiantes.</w:t>
      </w:r>
    </w:p>
    <w:p w14:paraId="57169EAA" w14:textId="77777777" w:rsidR="00665527" w:rsidRPr="001954E6" w:rsidRDefault="00665527" w:rsidP="00665527">
      <w:pPr>
        <w:pStyle w:val="NormalWeb"/>
        <w:spacing w:after="0" w:afterAutospacing="0" w:line="276" w:lineRule="auto"/>
        <w:jc w:val="both"/>
        <w:rPr>
          <w:rFonts w:eastAsiaTheme="minorEastAsia"/>
          <w:iCs/>
          <w:sz w:val="22"/>
          <w:szCs w:val="22"/>
          <w:lang w:eastAsia="en-US"/>
        </w:rPr>
      </w:pPr>
      <w:r w:rsidRPr="001954E6">
        <w:rPr>
          <w:rFonts w:eastAsiaTheme="minorHAnsi"/>
          <w:sz w:val="22"/>
          <w:szCs w:val="22"/>
          <w:lang w:eastAsia="en-US"/>
        </w:rPr>
        <w:t xml:space="preserve">La calidad del programa se refleja en la manera como fomenta una aproximación crítica y permanente al estado del arte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 </w:t>
      </w:r>
      <w:r w:rsidRPr="001954E6">
        <w:rPr>
          <w:rFonts w:eastAsiaTheme="minorEastAsia"/>
          <w:iCs/>
          <w:sz w:val="22"/>
          <w:szCs w:val="22"/>
          <w:lang w:eastAsia="en-US"/>
        </w:rPr>
        <w:t xml:space="preserve">Asimismo, se considera un criterio esencial de calidad la capacidad del programa para evidenciar el impacto real de sus contribuciones en la </w:t>
      </w:r>
      <w:proofErr w:type="gramStart"/>
      <w:r w:rsidRPr="001954E6">
        <w:rPr>
          <w:rFonts w:eastAsiaTheme="minorEastAsia"/>
          <w:iCs/>
          <w:sz w:val="22"/>
          <w:szCs w:val="22"/>
          <w:lang w:eastAsia="en-US"/>
        </w:rPr>
        <w:t>sociedad,</w:t>
      </w:r>
      <w:proofErr w:type="gramEnd"/>
      <w:r w:rsidRPr="001954E6">
        <w:rPr>
          <w:rFonts w:eastAsiaTheme="minorEastAsia"/>
          <w:iCs/>
          <w:sz w:val="22"/>
          <w:szCs w:val="22"/>
          <w:lang w:eastAsia="en-US"/>
        </w:rPr>
        <w:t xml:space="preserve"> ya sea en el ámbito científico, tecnológico, cultural, artístico o de innovación. El valor agregado del programa no radica únicamente en su producción académica, sino en cómo ésta se traduce en transformaciones concretas que fortalecen el tejido social, generan conocimiento aplicable y promueven la apropiación social de los resultados.</w:t>
      </w:r>
    </w:p>
    <w:p w14:paraId="19D1D59F" w14:textId="77777777" w:rsidR="00665527" w:rsidRPr="001954E6" w:rsidRDefault="00665527" w:rsidP="00665527">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14:paraId="3C53B3DA" w14:textId="7FB61620" w:rsidR="00CC6CFA" w:rsidRPr="00FB3789" w:rsidRDefault="00CC6CFA" w:rsidP="000C4C41">
      <w:pPr>
        <w:pStyle w:val="Descripcin"/>
        <w:keepNext/>
        <w:spacing w:before="240" w:after="0" w:line="276" w:lineRule="auto"/>
        <w:jc w:val="center"/>
        <w:rPr>
          <w:rFonts w:ascii="Times New Roman" w:hAnsi="Times New Roman" w:cs="Times New Roman"/>
          <w:i w:val="0"/>
          <w:color w:val="auto"/>
          <w:sz w:val="22"/>
          <w:szCs w:val="22"/>
        </w:rPr>
      </w:pPr>
      <w:bookmarkStart w:id="378" w:name="_Toc211354494"/>
      <w:r w:rsidRPr="00F84253">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54</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w:t>
      </w:r>
      <w:r w:rsidRPr="00396F9A">
        <w:rPr>
          <w:rFonts w:ascii="Times New Roman" w:hAnsi="Times New Roman" w:cs="Times New Roman"/>
          <w:i w:val="0"/>
          <w:color w:val="auto"/>
          <w:sz w:val="22"/>
          <w:szCs w:val="22"/>
        </w:rPr>
        <w:t>cuantitativa del Factor 8. Aportes de la investigación, la innovación, el desarrollo tecnológico y la creación, asociados al programa académico</w:t>
      </w:r>
      <w:r w:rsidR="00C515DB" w:rsidRPr="00FB3789">
        <w:rPr>
          <w:rFonts w:ascii="Times New Roman" w:hAnsi="Times New Roman" w:cs="Times New Roman"/>
          <w:i w:val="0"/>
          <w:color w:val="auto"/>
          <w:sz w:val="22"/>
          <w:szCs w:val="22"/>
        </w:rPr>
        <w:t>.</w:t>
      </w:r>
      <w:bookmarkEnd w:id="378"/>
    </w:p>
    <w:tbl>
      <w:tblPr>
        <w:tblStyle w:val="Tablaconcuadrcula"/>
        <w:tblW w:w="9202" w:type="dxa"/>
        <w:tblLook w:val="04A0" w:firstRow="1" w:lastRow="0" w:firstColumn="1" w:lastColumn="0" w:noHBand="0" w:noVBand="1"/>
      </w:tblPr>
      <w:tblGrid>
        <w:gridCol w:w="2788"/>
        <w:gridCol w:w="2358"/>
        <w:gridCol w:w="1370"/>
        <w:gridCol w:w="1284"/>
        <w:gridCol w:w="1402"/>
      </w:tblGrid>
      <w:tr w:rsidR="00293BC9" w:rsidRPr="00665527" w14:paraId="759A7E63" w14:textId="77777777" w:rsidTr="00C515DB">
        <w:trPr>
          <w:trHeight w:val="281"/>
        </w:trPr>
        <w:tc>
          <w:tcPr>
            <w:tcW w:w="5146" w:type="dxa"/>
            <w:gridSpan w:val="2"/>
            <w:shd w:val="clear" w:color="auto" w:fill="DEEAF6" w:themeFill="accent5" w:themeFillTint="33"/>
            <w:vAlign w:val="center"/>
          </w:tcPr>
          <w:p w14:paraId="55FFF564" w14:textId="77777777" w:rsidR="00293BC9" w:rsidRPr="00665527" w:rsidRDefault="00293BC9" w:rsidP="00C515DB">
            <w:pPr>
              <w:pStyle w:val="Sinespaciado"/>
              <w:jc w:val="center"/>
              <w:rPr>
                <w:rFonts w:ascii="Times New Roman" w:hAnsi="Times New Roman" w:cs="Times New Roman"/>
                <w:b/>
                <w:bCs/>
              </w:rPr>
            </w:pPr>
            <w:r w:rsidRPr="00665527">
              <w:rPr>
                <w:rFonts w:ascii="Times New Roman" w:hAnsi="Times New Roman" w:cs="Times New Roman"/>
                <w:b/>
                <w:bCs/>
              </w:rPr>
              <w:t>Grado de cumplimiento</w:t>
            </w:r>
          </w:p>
        </w:tc>
        <w:tc>
          <w:tcPr>
            <w:tcW w:w="2654" w:type="dxa"/>
            <w:gridSpan w:val="2"/>
            <w:shd w:val="clear" w:color="auto" w:fill="DEEAF6" w:themeFill="accent5" w:themeFillTint="33"/>
            <w:vAlign w:val="center"/>
          </w:tcPr>
          <w:p w14:paraId="5775D166" w14:textId="77777777" w:rsidR="00293BC9" w:rsidRPr="00665527" w:rsidRDefault="00293BC9" w:rsidP="00C515DB">
            <w:pPr>
              <w:pStyle w:val="Sinespaciado"/>
              <w:jc w:val="center"/>
              <w:rPr>
                <w:rFonts w:ascii="Times New Roman" w:hAnsi="Times New Roman" w:cs="Times New Roman"/>
                <w:b/>
                <w:bCs/>
              </w:rPr>
            </w:pPr>
            <w:r w:rsidRPr="00665527">
              <w:rPr>
                <w:rFonts w:ascii="Times New Roman" w:hAnsi="Times New Roman" w:cs="Times New Roman"/>
                <w:b/>
                <w:bCs/>
              </w:rPr>
              <w:t>Calificación numérica</w:t>
            </w:r>
          </w:p>
        </w:tc>
        <w:tc>
          <w:tcPr>
            <w:tcW w:w="1402" w:type="dxa"/>
            <w:vMerge w:val="restart"/>
            <w:shd w:val="clear" w:color="auto" w:fill="DEEAF6" w:themeFill="accent5" w:themeFillTint="33"/>
            <w:vAlign w:val="center"/>
          </w:tcPr>
          <w:p w14:paraId="7A10E7D3" w14:textId="77777777" w:rsidR="00293BC9" w:rsidRPr="00665527" w:rsidRDefault="00293BC9" w:rsidP="00C515DB">
            <w:pPr>
              <w:pStyle w:val="Sinespaciado"/>
              <w:jc w:val="center"/>
              <w:rPr>
                <w:rFonts w:ascii="Times New Roman" w:hAnsi="Times New Roman" w:cs="Times New Roman"/>
                <w:b/>
                <w:bCs/>
              </w:rPr>
            </w:pPr>
            <w:r w:rsidRPr="00665527">
              <w:rPr>
                <w:rFonts w:ascii="Times New Roman" w:hAnsi="Times New Roman" w:cs="Times New Roman"/>
                <w:b/>
                <w:bCs/>
              </w:rPr>
              <w:t>Ponderación del factor</w:t>
            </w:r>
          </w:p>
        </w:tc>
      </w:tr>
      <w:tr w:rsidR="00D35BBB" w:rsidRPr="00665527" w14:paraId="3F46C7F7" w14:textId="77777777" w:rsidTr="00C515DB">
        <w:trPr>
          <w:trHeight w:val="96"/>
        </w:trPr>
        <w:tc>
          <w:tcPr>
            <w:tcW w:w="2788" w:type="dxa"/>
            <w:shd w:val="clear" w:color="auto" w:fill="DEEAF6" w:themeFill="accent5" w:themeFillTint="33"/>
            <w:vAlign w:val="center"/>
          </w:tcPr>
          <w:p w14:paraId="42EF9C2B" w14:textId="2230CDFF" w:rsidR="00D35BBB" w:rsidRPr="00665527" w:rsidRDefault="00D35BBB" w:rsidP="00C515DB">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2358" w:type="dxa"/>
            <w:shd w:val="clear" w:color="auto" w:fill="DEEAF6" w:themeFill="accent5" w:themeFillTint="33"/>
            <w:vAlign w:val="center"/>
          </w:tcPr>
          <w:p w14:paraId="7D46EF5D" w14:textId="61E15412" w:rsidR="00D35BBB" w:rsidRPr="00665527" w:rsidRDefault="00D35BBB" w:rsidP="00C515DB">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1370" w:type="dxa"/>
            <w:shd w:val="clear" w:color="auto" w:fill="DEEAF6" w:themeFill="accent5" w:themeFillTint="33"/>
            <w:vAlign w:val="center"/>
          </w:tcPr>
          <w:p w14:paraId="2559C982" w14:textId="225529EF" w:rsidR="00D35BBB" w:rsidRPr="00665527" w:rsidRDefault="00D35BBB" w:rsidP="00C515DB">
            <w:pPr>
              <w:pStyle w:val="Sinespaciado"/>
              <w:jc w:val="center"/>
              <w:rPr>
                <w:rFonts w:ascii="Times New Roman" w:hAnsi="Times New Roman" w:cs="Times New Roman"/>
                <w:b/>
                <w:bCs/>
              </w:rPr>
            </w:pPr>
            <w:r w:rsidRPr="00665527">
              <w:rPr>
                <w:rFonts w:ascii="Times New Roman" w:hAnsi="Times New Roman" w:cs="Times New Roman"/>
                <w:b/>
                <w:bCs/>
                <w:color w:val="000000"/>
              </w:rPr>
              <w:t>Anterior 2020</w:t>
            </w:r>
          </w:p>
        </w:tc>
        <w:tc>
          <w:tcPr>
            <w:tcW w:w="1284" w:type="dxa"/>
            <w:shd w:val="clear" w:color="auto" w:fill="DEEAF6" w:themeFill="accent5" w:themeFillTint="33"/>
            <w:vAlign w:val="center"/>
          </w:tcPr>
          <w:p w14:paraId="00944A7C" w14:textId="1DDF3934" w:rsidR="00D35BBB" w:rsidRPr="00665527" w:rsidRDefault="00D35BBB" w:rsidP="00C515DB">
            <w:pPr>
              <w:pStyle w:val="Sinespaciado"/>
              <w:jc w:val="center"/>
              <w:rPr>
                <w:rFonts w:ascii="Times New Roman" w:hAnsi="Times New Roman" w:cs="Times New Roman"/>
                <w:b/>
                <w:bCs/>
              </w:rPr>
            </w:pPr>
            <w:r w:rsidRPr="00665527">
              <w:rPr>
                <w:rFonts w:ascii="Times New Roman" w:hAnsi="Times New Roman" w:cs="Times New Roman"/>
                <w:b/>
                <w:bCs/>
                <w:color w:val="000000"/>
              </w:rPr>
              <w:t>Actual 2025</w:t>
            </w:r>
          </w:p>
        </w:tc>
        <w:tc>
          <w:tcPr>
            <w:tcW w:w="1402" w:type="dxa"/>
            <w:vMerge/>
            <w:vAlign w:val="center"/>
          </w:tcPr>
          <w:p w14:paraId="53FA2ABF" w14:textId="77777777" w:rsidR="00D35BBB" w:rsidRPr="00665527" w:rsidRDefault="00D35BBB" w:rsidP="00C515DB">
            <w:pPr>
              <w:pStyle w:val="Sinespaciado"/>
              <w:jc w:val="center"/>
              <w:rPr>
                <w:rFonts w:ascii="Times New Roman" w:hAnsi="Times New Roman" w:cs="Times New Roman"/>
                <w:b/>
                <w:bCs/>
              </w:rPr>
            </w:pPr>
          </w:p>
        </w:tc>
      </w:tr>
      <w:tr w:rsidR="00D35BBB" w:rsidRPr="00665527" w14:paraId="4FE7C798" w14:textId="77777777" w:rsidTr="000F166D">
        <w:trPr>
          <w:trHeight w:val="363"/>
        </w:trPr>
        <w:tc>
          <w:tcPr>
            <w:tcW w:w="2788" w:type="dxa"/>
            <w:vAlign w:val="center"/>
          </w:tcPr>
          <w:p w14:paraId="19722739" w14:textId="17A23BFC" w:rsidR="00D35BBB" w:rsidRPr="00665527" w:rsidRDefault="00D35BBB" w:rsidP="00C515DB">
            <w:pPr>
              <w:pStyle w:val="Sinespaciado"/>
              <w:jc w:val="center"/>
              <w:rPr>
                <w:rFonts w:ascii="Times New Roman" w:hAnsi="Times New Roman" w:cs="Times New Roman"/>
              </w:rPr>
            </w:pPr>
            <w:r w:rsidRPr="00665527">
              <w:rPr>
                <w:rFonts w:ascii="Times New Roman" w:hAnsi="Times New Roman" w:cs="Times New Roman"/>
              </w:rPr>
              <w:t>Se cumple aceptablemente</w:t>
            </w:r>
          </w:p>
        </w:tc>
        <w:tc>
          <w:tcPr>
            <w:tcW w:w="2358" w:type="dxa"/>
            <w:vAlign w:val="center"/>
          </w:tcPr>
          <w:p w14:paraId="4B577D0A" w14:textId="45E3FFF3" w:rsidR="00D35BBB" w:rsidRPr="00665527" w:rsidRDefault="00D35BBB" w:rsidP="00C515DB">
            <w:pPr>
              <w:pStyle w:val="Sinespaciado"/>
              <w:jc w:val="center"/>
              <w:rPr>
                <w:rFonts w:ascii="Times New Roman" w:hAnsi="Times New Roman" w:cs="Times New Roman"/>
              </w:rPr>
            </w:pPr>
            <w:r w:rsidRPr="00665527">
              <w:rPr>
                <w:rFonts w:ascii="Times New Roman" w:hAnsi="Times New Roman" w:cs="Times New Roman"/>
              </w:rPr>
              <w:t>Se cumple en alto grado</w:t>
            </w:r>
          </w:p>
        </w:tc>
        <w:tc>
          <w:tcPr>
            <w:tcW w:w="1370" w:type="dxa"/>
            <w:vAlign w:val="center"/>
          </w:tcPr>
          <w:p w14:paraId="7664BF79" w14:textId="56DED91B" w:rsidR="00D35BBB" w:rsidRPr="00665527" w:rsidRDefault="1A011351" w:rsidP="00C515DB">
            <w:pPr>
              <w:pStyle w:val="Sinespaciado"/>
              <w:jc w:val="center"/>
              <w:rPr>
                <w:rFonts w:ascii="Times New Roman" w:hAnsi="Times New Roman" w:cs="Times New Roman"/>
              </w:rPr>
            </w:pPr>
            <w:r w:rsidRPr="00665527">
              <w:rPr>
                <w:rFonts w:ascii="Times New Roman" w:hAnsi="Times New Roman" w:cs="Times New Roman"/>
              </w:rPr>
              <w:t>3,4</w:t>
            </w:r>
          </w:p>
        </w:tc>
        <w:tc>
          <w:tcPr>
            <w:tcW w:w="1284" w:type="dxa"/>
            <w:vAlign w:val="center"/>
          </w:tcPr>
          <w:p w14:paraId="121272CE" w14:textId="3E3BB3C1" w:rsidR="00D35BBB" w:rsidRPr="00665527" w:rsidRDefault="1A011351" w:rsidP="00C515DB">
            <w:pPr>
              <w:pStyle w:val="Sinespaciado"/>
              <w:jc w:val="center"/>
              <w:rPr>
                <w:rFonts w:ascii="Times New Roman" w:hAnsi="Times New Roman" w:cs="Times New Roman"/>
              </w:rPr>
            </w:pPr>
            <w:r w:rsidRPr="00665527">
              <w:rPr>
                <w:rFonts w:ascii="Times New Roman" w:hAnsi="Times New Roman" w:cs="Times New Roman"/>
              </w:rPr>
              <w:t>4,5</w:t>
            </w:r>
          </w:p>
        </w:tc>
        <w:tc>
          <w:tcPr>
            <w:tcW w:w="1402" w:type="dxa"/>
            <w:vAlign w:val="center"/>
          </w:tcPr>
          <w:p w14:paraId="68CB0766" w14:textId="34AD6786" w:rsidR="00D35BBB" w:rsidRPr="00665527" w:rsidRDefault="1A011351" w:rsidP="00C515DB">
            <w:pPr>
              <w:pStyle w:val="Sinespaciado"/>
              <w:jc w:val="center"/>
              <w:rPr>
                <w:rFonts w:ascii="Times New Roman" w:hAnsi="Times New Roman" w:cs="Times New Roman"/>
              </w:rPr>
            </w:pPr>
            <w:r w:rsidRPr="00665527">
              <w:rPr>
                <w:rFonts w:ascii="Times New Roman" w:hAnsi="Times New Roman" w:cs="Times New Roman"/>
              </w:rPr>
              <w:t>4,79%</w:t>
            </w:r>
          </w:p>
        </w:tc>
      </w:tr>
      <w:tr w:rsidR="00293BC9" w:rsidRPr="00665527" w14:paraId="608CFE9F" w14:textId="77777777" w:rsidTr="00C515DB">
        <w:trPr>
          <w:trHeight w:val="397"/>
        </w:trPr>
        <w:tc>
          <w:tcPr>
            <w:tcW w:w="5146" w:type="dxa"/>
            <w:gridSpan w:val="2"/>
            <w:shd w:val="clear" w:color="auto" w:fill="DEEAF6" w:themeFill="accent5" w:themeFillTint="33"/>
            <w:vAlign w:val="center"/>
          </w:tcPr>
          <w:p w14:paraId="09E0EF82" w14:textId="77777777" w:rsidR="00293BC9" w:rsidRPr="00665527" w:rsidRDefault="00293BC9" w:rsidP="00C515DB">
            <w:pPr>
              <w:pStyle w:val="Sinespaciado"/>
              <w:jc w:val="center"/>
              <w:rPr>
                <w:rFonts w:ascii="Times New Roman" w:hAnsi="Times New Roman" w:cs="Times New Roman"/>
                <w:b/>
                <w:bCs/>
              </w:rPr>
            </w:pPr>
            <w:r w:rsidRPr="00665527">
              <w:rPr>
                <w:rFonts w:ascii="Times New Roman" w:hAnsi="Times New Roman" w:cs="Times New Roman"/>
                <w:b/>
                <w:bCs/>
              </w:rPr>
              <w:t>Fortalezas</w:t>
            </w:r>
          </w:p>
        </w:tc>
        <w:tc>
          <w:tcPr>
            <w:tcW w:w="4056" w:type="dxa"/>
            <w:gridSpan w:val="3"/>
            <w:shd w:val="clear" w:color="auto" w:fill="DEEAF6" w:themeFill="accent5" w:themeFillTint="33"/>
            <w:vAlign w:val="center"/>
          </w:tcPr>
          <w:p w14:paraId="1551072D" w14:textId="77777777" w:rsidR="00293BC9" w:rsidRPr="00665527" w:rsidRDefault="00293BC9" w:rsidP="00C515DB">
            <w:pPr>
              <w:pStyle w:val="Sinespaciado"/>
              <w:jc w:val="center"/>
              <w:rPr>
                <w:rFonts w:ascii="Times New Roman" w:hAnsi="Times New Roman" w:cs="Times New Roman"/>
                <w:b/>
                <w:bCs/>
              </w:rPr>
            </w:pPr>
            <w:r w:rsidRPr="00665527">
              <w:rPr>
                <w:rFonts w:ascii="Times New Roman" w:hAnsi="Times New Roman" w:cs="Times New Roman"/>
                <w:b/>
                <w:bCs/>
              </w:rPr>
              <w:t>Oportunidades de mejora</w:t>
            </w:r>
          </w:p>
        </w:tc>
      </w:tr>
      <w:tr w:rsidR="00293BC9" w:rsidRPr="00665527" w14:paraId="181BCCD1" w14:textId="77777777" w:rsidTr="69F9F92C">
        <w:trPr>
          <w:trHeight w:val="245"/>
        </w:trPr>
        <w:tc>
          <w:tcPr>
            <w:tcW w:w="5146" w:type="dxa"/>
            <w:gridSpan w:val="2"/>
          </w:tcPr>
          <w:p w14:paraId="51D744BE" w14:textId="2D3396C7"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El programa se fundamenta en un enfoque investigativo y de profundización, con líneas activas en Teleinformática, Ingeniería de Software, Geomática e Inteligencia Artificial.</w:t>
            </w:r>
          </w:p>
          <w:p w14:paraId="0575AAE5" w14:textId="65FF1807"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Participación de docentes y estudiantes en grupos de investigación categorizados por Minciencias, lo que garantiza pertinencia y calidad en la producción académica.</w:t>
            </w:r>
          </w:p>
          <w:p w14:paraId="722AB1A3" w14:textId="7A3E7211"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Incorporación de la investigación como eje transversal en la formación, evidenciada en los trabajos de grado, publicaciones y participación en proyectos financiados.</w:t>
            </w:r>
          </w:p>
          <w:p w14:paraId="3C017909" w14:textId="6580D3B5" w:rsidR="0026548D"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Existencia de convenios de cooperación académica y científica que fortalecen la innovación y la proyección del conocimiento en redes nacionales e internacionales.</w:t>
            </w:r>
          </w:p>
          <w:p w14:paraId="5235C2EB" w14:textId="783AF076" w:rsidR="00293BC9" w:rsidRPr="00665527" w:rsidRDefault="0026548D" w:rsidP="00665527">
            <w:pPr>
              <w:pStyle w:val="NormalWeb"/>
              <w:numPr>
                <w:ilvl w:val="0"/>
                <w:numId w:val="25"/>
              </w:numPr>
              <w:spacing w:after="0"/>
              <w:ind w:left="314" w:hanging="265"/>
              <w:jc w:val="both"/>
              <w:rPr>
                <w:rFonts w:eastAsiaTheme="minorHAnsi"/>
                <w:color w:val="000000"/>
                <w:sz w:val="22"/>
                <w:szCs w:val="22"/>
                <w:lang w:eastAsia="en-US"/>
              </w:rPr>
            </w:pPr>
            <w:r w:rsidRPr="00665527">
              <w:rPr>
                <w:rFonts w:eastAsiaTheme="minorHAnsi"/>
                <w:color w:val="000000"/>
                <w:sz w:val="22"/>
                <w:szCs w:val="22"/>
                <w:lang w:eastAsia="en-US"/>
              </w:rPr>
              <w:t>Producción académica creciente de los estudiantes, con ponencias, artículos y participación en eventos científicos, que contribuye a la visibilidad del programa.</w:t>
            </w:r>
          </w:p>
        </w:tc>
        <w:tc>
          <w:tcPr>
            <w:tcW w:w="4056" w:type="dxa"/>
            <w:gridSpan w:val="3"/>
          </w:tcPr>
          <w:p w14:paraId="41EEC7CE" w14:textId="3D4CAC3E" w:rsidR="0026548D" w:rsidRPr="00665527" w:rsidRDefault="0026548D" w:rsidP="00665527">
            <w:pPr>
              <w:pStyle w:val="NormalWeb"/>
              <w:numPr>
                <w:ilvl w:val="0"/>
                <w:numId w:val="25"/>
              </w:numPr>
              <w:spacing w:after="0"/>
              <w:ind w:left="266" w:hanging="283"/>
              <w:jc w:val="both"/>
              <w:rPr>
                <w:rFonts w:eastAsiaTheme="minorHAnsi"/>
                <w:color w:val="000000"/>
                <w:sz w:val="22"/>
                <w:szCs w:val="22"/>
                <w:lang w:eastAsia="en-US"/>
              </w:rPr>
            </w:pPr>
            <w:r w:rsidRPr="00665527">
              <w:rPr>
                <w:rFonts w:eastAsiaTheme="minorHAnsi"/>
                <w:color w:val="000000"/>
                <w:sz w:val="22"/>
                <w:szCs w:val="22"/>
                <w:lang w:eastAsia="en-US"/>
              </w:rPr>
              <w:t>Necesidad de ampliar la difusión y visibilidad de los productos de investigación del programa en revistas de alto impacto y escenarios internacionales.</w:t>
            </w:r>
          </w:p>
          <w:p w14:paraId="7F3C2451" w14:textId="309DE063" w:rsidR="0026548D" w:rsidRPr="00665527" w:rsidRDefault="0026548D" w:rsidP="00665527">
            <w:pPr>
              <w:pStyle w:val="NormalWeb"/>
              <w:numPr>
                <w:ilvl w:val="0"/>
                <w:numId w:val="25"/>
              </w:numPr>
              <w:spacing w:after="0"/>
              <w:ind w:left="266" w:hanging="283"/>
              <w:jc w:val="both"/>
              <w:rPr>
                <w:rFonts w:eastAsiaTheme="minorHAnsi"/>
                <w:color w:val="000000"/>
                <w:sz w:val="22"/>
                <w:szCs w:val="22"/>
                <w:lang w:eastAsia="en-US"/>
              </w:rPr>
            </w:pPr>
            <w:r w:rsidRPr="00665527">
              <w:rPr>
                <w:rFonts w:eastAsiaTheme="minorHAnsi"/>
                <w:color w:val="000000"/>
                <w:sz w:val="22"/>
                <w:szCs w:val="22"/>
                <w:lang w:eastAsia="en-US"/>
              </w:rPr>
              <w:t>Persisten desafíos en el financiamiento sostenido de proyectos de innovación y desarrollo tecnológico, especialmente en lo relacionado con convocatorias externas.</w:t>
            </w:r>
          </w:p>
          <w:p w14:paraId="558D2C7C" w14:textId="3A08EEFE" w:rsidR="0026548D" w:rsidRPr="00665527" w:rsidRDefault="0026548D" w:rsidP="00665527">
            <w:pPr>
              <w:pStyle w:val="NormalWeb"/>
              <w:numPr>
                <w:ilvl w:val="0"/>
                <w:numId w:val="25"/>
              </w:numPr>
              <w:spacing w:after="0"/>
              <w:ind w:left="266" w:hanging="283"/>
              <w:jc w:val="both"/>
              <w:rPr>
                <w:rFonts w:eastAsiaTheme="minorHAnsi"/>
                <w:color w:val="000000"/>
                <w:sz w:val="22"/>
                <w:szCs w:val="22"/>
                <w:lang w:eastAsia="en-US"/>
              </w:rPr>
            </w:pPr>
            <w:r w:rsidRPr="00665527">
              <w:rPr>
                <w:rFonts w:eastAsiaTheme="minorHAnsi"/>
                <w:color w:val="000000"/>
                <w:sz w:val="22"/>
                <w:szCs w:val="22"/>
                <w:lang w:eastAsia="en-US"/>
              </w:rPr>
              <w:t>Limitada articulación sistemática de los proyectos de investigación con el sector productivo y social, lo que reduce la transferencia de conocimiento.</w:t>
            </w:r>
          </w:p>
          <w:p w14:paraId="73838896" w14:textId="23F07A19" w:rsidR="00293BC9" w:rsidRPr="00665527" w:rsidRDefault="0026548D" w:rsidP="00665527">
            <w:pPr>
              <w:pStyle w:val="NormalWeb"/>
              <w:numPr>
                <w:ilvl w:val="0"/>
                <w:numId w:val="25"/>
              </w:numPr>
              <w:spacing w:after="0"/>
              <w:ind w:left="266" w:hanging="283"/>
              <w:jc w:val="both"/>
              <w:rPr>
                <w:rFonts w:eastAsiaTheme="minorHAnsi"/>
                <w:color w:val="000000"/>
                <w:sz w:val="22"/>
                <w:szCs w:val="22"/>
                <w:lang w:eastAsia="en-US"/>
              </w:rPr>
            </w:pPr>
            <w:r w:rsidRPr="00665527">
              <w:rPr>
                <w:rFonts w:eastAsiaTheme="minorHAnsi"/>
                <w:color w:val="000000"/>
                <w:sz w:val="22"/>
                <w:szCs w:val="22"/>
                <w:lang w:eastAsia="en-US"/>
              </w:rPr>
              <w:t>Oportunidad de fortalecer las estrategias de innovación y creación como componentes diferenciadores del programa frente a otras maestrías similares.</w:t>
            </w:r>
          </w:p>
        </w:tc>
      </w:tr>
    </w:tbl>
    <w:p w14:paraId="1C9D34D1" w14:textId="14F6A736" w:rsidR="00293BC9" w:rsidRPr="00FB3789" w:rsidRDefault="00293BC9" w:rsidP="00F04A80">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C515DB" w:rsidRPr="00FB3789">
        <w:rPr>
          <w:rFonts w:ascii="Times New Roman" w:hAnsi="Times New Roman" w:cs="Times New Roman"/>
        </w:rPr>
        <w:t>.</w:t>
      </w:r>
    </w:p>
    <w:p w14:paraId="285A23B6" w14:textId="0EDB4CD8" w:rsidR="00D97984" w:rsidRPr="00FB3789" w:rsidRDefault="00D97984" w:rsidP="00665527">
      <w:pPr>
        <w:pStyle w:val="Ttulo3"/>
        <w:numPr>
          <w:ilvl w:val="2"/>
          <w:numId w:val="28"/>
        </w:numPr>
        <w:spacing w:line="276" w:lineRule="auto"/>
        <w:rPr>
          <w:rFonts w:cs="Times New Roman"/>
          <w:szCs w:val="22"/>
        </w:rPr>
      </w:pPr>
      <w:bookmarkStart w:id="379" w:name="_Toc211354428"/>
      <w:r w:rsidRPr="00FB3789">
        <w:rPr>
          <w:rFonts w:cs="Times New Roman"/>
          <w:szCs w:val="22"/>
        </w:rPr>
        <w:t xml:space="preserve">Factor 9. Bienestar de la </w:t>
      </w:r>
      <w:r w:rsidR="00C515DB" w:rsidRPr="00FB3789">
        <w:rPr>
          <w:rFonts w:cs="Times New Roman"/>
          <w:szCs w:val="22"/>
        </w:rPr>
        <w:t>comunidad académica del programa</w:t>
      </w:r>
      <w:bookmarkEnd w:id="379"/>
      <w:r w:rsidR="00C515DB" w:rsidRPr="00FB3789">
        <w:rPr>
          <w:rFonts w:cs="Times New Roman"/>
          <w:szCs w:val="22"/>
        </w:rPr>
        <w:t xml:space="preserve">   </w:t>
      </w:r>
    </w:p>
    <w:p w14:paraId="2CE30C7B" w14:textId="569F6540" w:rsidR="004C4E69" w:rsidRPr="001A2CAA"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36. Programas y </w:t>
      </w:r>
      <w:r w:rsidR="00D42E34" w:rsidRPr="00FB3789">
        <w:rPr>
          <w:rFonts w:ascii="Times New Roman" w:hAnsi="Times New Roman" w:cs="Times New Roman"/>
          <w:b/>
          <w:bCs/>
        </w:rPr>
        <w:t>s</w:t>
      </w:r>
      <w:r w:rsidRPr="00FB3789">
        <w:rPr>
          <w:rFonts w:ascii="Times New Roman" w:hAnsi="Times New Roman" w:cs="Times New Roman"/>
          <w:b/>
          <w:bCs/>
        </w:rPr>
        <w:t xml:space="preserve">ervicios </w:t>
      </w:r>
    </w:p>
    <w:p w14:paraId="100DACD9" w14:textId="77777777" w:rsidR="00B93F58" w:rsidRPr="001954E6" w:rsidRDefault="00B93F58" w:rsidP="00B93F58">
      <w:pPr>
        <w:pStyle w:val="NormalWeb"/>
        <w:spacing w:before="0" w:beforeAutospacing="0" w:after="0" w:afterAutospacing="0" w:line="276" w:lineRule="auto"/>
        <w:jc w:val="both"/>
        <w:rPr>
          <w:rFonts w:eastAsiaTheme="minorEastAsia"/>
          <w:sz w:val="22"/>
          <w:szCs w:val="22"/>
          <w:lang w:eastAsia="en-US"/>
        </w:rPr>
      </w:pPr>
      <w:r w:rsidRPr="001954E6">
        <w:rPr>
          <w:rFonts w:eastAsiaTheme="minorEastAsia"/>
          <w:sz w:val="22"/>
          <w:szCs w:val="22"/>
          <w:lang w:eastAsia="en-US"/>
        </w:rPr>
        <w:t>Durante la vigencia del reconocimiento de acreditación en alta calidad, el programa académico ha fortalecido la articulación con las políticas y lineamientos institucionales de bienestar, en concordancia con el Estatuto de Bienestar Institucional (</w:t>
      </w:r>
      <w:hyperlink r:id="rId70" w:history="1">
        <w:r w:rsidRPr="001954E6">
          <w:rPr>
            <w:rStyle w:val="Hipervnculo"/>
            <w:rFonts w:eastAsiaTheme="minorEastAsia"/>
            <w:sz w:val="22"/>
            <w:szCs w:val="22"/>
            <w:lang w:eastAsia="en-US"/>
          </w:rPr>
          <w:t>Acuerdo No. 10 de 1996)</w:t>
        </w:r>
      </w:hyperlink>
      <w:r w:rsidRPr="001954E6">
        <w:rPr>
          <w:rFonts w:eastAsiaTheme="minorEastAsia"/>
          <w:sz w:val="22"/>
          <w:szCs w:val="22"/>
          <w:lang w:eastAsia="en-US"/>
        </w:rPr>
        <w:t xml:space="preserve"> y con la normativa vigente que orienta las acciones de la Universidad Distrital en este ámbito. La Oficina de Bienestar Universitario, como unidad responsable de la gestión y ejecución de dichas acciones, ha estructurado planes de acción que han permitido consolidar servicios de acompañamiento en cultura, deporte, salud, promoción socioeconómica y apoyo psicológico, entre otros.</w:t>
      </w:r>
    </w:p>
    <w:p w14:paraId="77ACC9BC" w14:textId="77777777" w:rsidR="00B93F58" w:rsidRPr="001954E6" w:rsidRDefault="00B93F58" w:rsidP="00B93F58">
      <w:pPr>
        <w:pStyle w:val="NormalWeb"/>
        <w:spacing w:before="0" w:beforeAutospacing="0" w:after="0" w:afterAutospacing="0" w:line="276" w:lineRule="auto"/>
        <w:jc w:val="both"/>
        <w:rPr>
          <w:rFonts w:eastAsiaTheme="minorEastAsia"/>
          <w:sz w:val="22"/>
          <w:szCs w:val="22"/>
          <w:lang w:eastAsia="en-US"/>
        </w:rPr>
      </w:pPr>
    </w:p>
    <w:p w14:paraId="3AC42762" w14:textId="77777777" w:rsidR="00B93F58" w:rsidRPr="001954E6" w:rsidRDefault="00B93F58" w:rsidP="00B93F58">
      <w:pPr>
        <w:pStyle w:val="NormalWeb"/>
        <w:spacing w:before="0" w:beforeAutospacing="0"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El programa ha incentivado la </w:t>
      </w:r>
      <w:proofErr w:type="gramStart"/>
      <w:r w:rsidRPr="001954E6">
        <w:rPr>
          <w:rFonts w:eastAsiaTheme="minorEastAsia"/>
          <w:sz w:val="22"/>
          <w:szCs w:val="22"/>
          <w:lang w:eastAsia="en-US"/>
        </w:rPr>
        <w:t>participación activa</w:t>
      </w:r>
      <w:proofErr w:type="gramEnd"/>
      <w:r w:rsidRPr="001954E6">
        <w:rPr>
          <w:rFonts w:eastAsiaTheme="minorEastAsia"/>
          <w:sz w:val="22"/>
          <w:szCs w:val="22"/>
          <w:lang w:eastAsia="en-US"/>
        </w:rPr>
        <w:t xml:space="preserve"> de estudiantes y docentes en estas iniciativas, lo cual ha incidido en la construcción de comunidad, el fortalecimiento de la vida universitaria y el mejoramiento de la calidad de vida de los distintos estamentos. Asimismo, el desarrollo de herramientas virtuales y la diversificación de servicios han facilitado el acceso, la inclusión y la permanencia, favoreciendo la atención integral de la comunidad académica.</w:t>
      </w:r>
    </w:p>
    <w:p w14:paraId="1227BEA2" w14:textId="77777777" w:rsidR="00B93F58" w:rsidRPr="001954E6" w:rsidRDefault="00B93F58" w:rsidP="00B93F58">
      <w:pPr>
        <w:pStyle w:val="NormalWeb"/>
        <w:spacing w:before="0" w:beforeAutospacing="0" w:after="0" w:afterAutospacing="0" w:line="276" w:lineRule="auto"/>
        <w:jc w:val="both"/>
        <w:rPr>
          <w:rFonts w:eastAsiaTheme="minorEastAsia"/>
          <w:sz w:val="22"/>
          <w:szCs w:val="22"/>
          <w:lang w:eastAsia="en-US"/>
        </w:rPr>
      </w:pPr>
    </w:p>
    <w:p w14:paraId="19C91323" w14:textId="77777777" w:rsidR="00B93F58" w:rsidRPr="001954E6" w:rsidRDefault="00B93F58" w:rsidP="00B93F58">
      <w:pPr>
        <w:spacing w:after="0"/>
        <w:jc w:val="both"/>
        <w:rPr>
          <w:rFonts w:ascii="Times New Roman" w:eastAsia="Times New Roman" w:hAnsi="Times New Roman" w:cs="Times New Roman"/>
          <w:lang w:val="es-CO"/>
        </w:rPr>
      </w:pPr>
      <w:r w:rsidRPr="001954E6">
        <w:rPr>
          <w:rFonts w:ascii="Times New Roman" w:eastAsia="Times New Roman" w:hAnsi="Times New Roman" w:cs="Times New Roman"/>
          <w:lang w:val="es-CO"/>
        </w:rPr>
        <w:t xml:space="preserve">Los estudiantes de posgrado, a diferencia de los estudiantes de pregrado, tienen una permanencia temporal en las instalaciones de la universidad mucho menor, factores como los horarios de las clases, los cuales son entre 18:00 y 22:00 entre semana y de 6:00 a 18:00 los días sábados, el hecho que la gran mayoría de ellos trabajan y sumando la falta de tiempo, la carga académica y la percepción de que los </w:t>
      </w:r>
      <w:r w:rsidRPr="001954E6">
        <w:rPr>
          <w:rFonts w:ascii="Times New Roman" w:eastAsia="Times New Roman" w:hAnsi="Times New Roman" w:cs="Times New Roman"/>
          <w:lang w:val="es-CO"/>
        </w:rPr>
        <w:lastRenderedPageBreak/>
        <w:t>recursos son más para los estudiantes de pregrado, hacen que no aprovechen los servicios prestados por bienestar de la universidad. Sin embargo, la percepción de las encuestas realizadas indica que el 56% están totalmente o de acuerdo con los servicios prestados por bienestar, el 36% está ni de acuerdo ni en desacuerdo y el 8% en desacuerdo.</w:t>
      </w:r>
    </w:p>
    <w:p w14:paraId="51EFE7BA" w14:textId="77777777" w:rsidR="00B93F58" w:rsidRPr="001954E6" w:rsidRDefault="00B93F58" w:rsidP="00B93F58">
      <w:pPr>
        <w:pStyle w:val="NormalWeb"/>
        <w:spacing w:before="0" w:beforeAutospacing="0" w:after="0" w:afterAutospacing="0" w:line="276" w:lineRule="auto"/>
        <w:jc w:val="both"/>
        <w:rPr>
          <w:rFonts w:eastAsiaTheme="minorEastAsia"/>
          <w:sz w:val="22"/>
          <w:szCs w:val="22"/>
          <w:lang w:eastAsia="en-US"/>
        </w:rPr>
      </w:pPr>
    </w:p>
    <w:p w14:paraId="7B99A561" w14:textId="77777777" w:rsidR="00B93F58" w:rsidRPr="001954E6" w:rsidRDefault="00B93F58" w:rsidP="00B93F58">
      <w:pPr>
        <w:pStyle w:val="NormalWeb"/>
        <w:spacing w:before="0" w:beforeAutospacing="0" w:after="0" w:afterAutospacing="0" w:line="276" w:lineRule="auto"/>
        <w:jc w:val="both"/>
        <w:rPr>
          <w:rFonts w:eastAsiaTheme="minorHAnsi"/>
          <w:sz w:val="22"/>
          <w:szCs w:val="22"/>
          <w:lang w:eastAsia="en-US"/>
        </w:rPr>
      </w:pPr>
      <w:r w:rsidRPr="001954E6">
        <w:rPr>
          <w:rFonts w:eastAsiaTheme="minorHAnsi"/>
          <w:sz w:val="22"/>
          <w:szCs w:val="22"/>
          <w:lang w:eastAsia="en-US"/>
        </w:rPr>
        <w:t>El análisis de los resultados muestra avances en términos de cobertura, pertinencia y diversidad de actividades de bienestar, evidenciando impacto en la consolidación de una experiencia universitaria más integral, participativa y coherente con los propósitos formativos del programa.</w:t>
      </w:r>
    </w:p>
    <w:p w14:paraId="506A8022" w14:textId="77777777" w:rsidR="00B93F58" w:rsidRPr="001954E6" w:rsidRDefault="00B93F58" w:rsidP="00B93F58">
      <w:pPr>
        <w:pStyle w:val="NormalWeb"/>
        <w:spacing w:before="0" w:beforeAutospacing="0" w:after="0" w:afterAutospacing="0" w:line="276" w:lineRule="auto"/>
        <w:jc w:val="both"/>
        <w:rPr>
          <w:rFonts w:eastAsiaTheme="minorHAnsi"/>
          <w:sz w:val="22"/>
          <w:szCs w:val="22"/>
          <w:lang w:eastAsia="en-US"/>
        </w:rPr>
      </w:pPr>
    </w:p>
    <w:p w14:paraId="20C288F9" w14:textId="77777777" w:rsidR="00B93F58" w:rsidRPr="001954E6" w:rsidRDefault="00B93F58" w:rsidP="00B93F58">
      <w:pPr>
        <w:pStyle w:val="Sinespaciado"/>
        <w:spacing w:line="276" w:lineRule="auto"/>
        <w:jc w:val="both"/>
        <w:rPr>
          <w:rFonts w:ascii="Times New Roman" w:hAnsi="Times New Roman" w:cs="Times New Roman"/>
        </w:rPr>
      </w:pPr>
      <w:r w:rsidRPr="001954E6">
        <w:rPr>
          <w:rFonts w:ascii="Times New Roman" w:hAnsi="Times New Roman" w:cs="Times New Roman"/>
        </w:rPr>
        <w:t>El programa académico demuestra la implementación efectiva de las políticas institucionales de bienestar, orientadas al desarrollo humano y al fortalecimiento de la calidad de vida de estudiantes, docentes y personal administrativo. Las acciones impulsadas se han ajustado a las necesidades de los diferentes estamentos, promoviendo el pluralismo, la diversidad y la inclusión, en concordancia con el nivel de formación y la modalidad del programa.</w:t>
      </w:r>
    </w:p>
    <w:p w14:paraId="620D6C28" w14:textId="77777777" w:rsidR="00B93F58" w:rsidRPr="001954E6" w:rsidRDefault="00B93F58" w:rsidP="00B93F58">
      <w:pPr>
        <w:pStyle w:val="Sinespaciado"/>
        <w:spacing w:line="276" w:lineRule="auto"/>
        <w:jc w:val="both"/>
        <w:rPr>
          <w:rFonts w:ascii="Times New Roman" w:hAnsi="Times New Roman" w:cs="Times New Roman"/>
        </w:rPr>
      </w:pPr>
    </w:p>
    <w:p w14:paraId="3831FC33" w14:textId="48AF3BD5" w:rsidR="00B93F58" w:rsidRPr="001954E6" w:rsidRDefault="00B93F58" w:rsidP="00B93F58">
      <w:pPr>
        <w:pStyle w:val="Sinespaciado"/>
        <w:spacing w:line="276" w:lineRule="auto"/>
        <w:jc w:val="both"/>
        <w:rPr>
          <w:rFonts w:ascii="Times New Roman" w:hAnsi="Times New Roman" w:cs="Times New Roman"/>
        </w:rPr>
      </w:pPr>
      <w:r w:rsidRPr="001954E6">
        <w:rPr>
          <w:rFonts w:ascii="Times New Roman" w:hAnsi="Times New Roman" w:cs="Times New Roman"/>
        </w:rPr>
        <w:t xml:space="preserve">En este sentido, la característica alcanza un </w:t>
      </w:r>
      <w:commentRangeStart w:id="380"/>
      <w:r w:rsidRPr="001954E6">
        <w:rPr>
          <w:rFonts w:ascii="Times New Roman" w:hAnsi="Times New Roman" w:cs="Times New Roman"/>
        </w:rPr>
        <w:t>nivel satisfactorio de calidad</w:t>
      </w:r>
      <w:commentRangeEnd w:id="380"/>
      <w:r w:rsidR="00E151B5">
        <w:rPr>
          <w:rStyle w:val="Refdecomentario"/>
          <w:lang w:val="es-ES"/>
        </w:rPr>
        <w:commentReference w:id="380"/>
      </w:r>
      <w:r w:rsidRPr="001954E6">
        <w:rPr>
          <w:rFonts w:ascii="Times New Roman" w:hAnsi="Times New Roman" w:cs="Times New Roman"/>
        </w:rPr>
        <w:t>, al garantizar condiciones que favorecen el bienestar integral de la comunidad académica y contribuyen al fortalecimiento de la permanencia estudiantil, el sentido de pertenencia institucional y la formación integral.</w:t>
      </w:r>
    </w:p>
    <w:p w14:paraId="50D30D3D" w14:textId="615D4EBE" w:rsidR="00B6678D" w:rsidRPr="00B93F58" w:rsidRDefault="00B6678D" w:rsidP="00F04A80">
      <w:pPr>
        <w:pStyle w:val="Descripcin"/>
        <w:keepNext/>
        <w:spacing w:before="240" w:after="0" w:line="276" w:lineRule="auto"/>
        <w:jc w:val="center"/>
        <w:rPr>
          <w:rFonts w:ascii="Times New Roman" w:hAnsi="Times New Roman" w:cs="Times New Roman"/>
          <w:i w:val="0"/>
          <w:color w:val="auto"/>
          <w:sz w:val="22"/>
          <w:szCs w:val="22"/>
        </w:rPr>
      </w:pPr>
      <w:bookmarkStart w:id="381" w:name="_Toc211354495"/>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36. Pro</w:t>
      </w:r>
      <w:r w:rsidRPr="00396F9A">
        <w:rPr>
          <w:rFonts w:ascii="Times New Roman" w:hAnsi="Times New Roman" w:cs="Times New Roman"/>
          <w:i w:val="0"/>
          <w:color w:val="auto"/>
          <w:sz w:val="22"/>
          <w:szCs w:val="22"/>
        </w:rPr>
        <w:t>gramas y servicios</w:t>
      </w:r>
      <w:r w:rsidR="00F04A80" w:rsidRPr="00FB3789">
        <w:rPr>
          <w:rFonts w:ascii="Times New Roman" w:hAnsi="Times New Roman" w:cs="Times New Roman"/>
          <w:i w:val="0"/>
          <w:color w:val="auto"/>
          <w:sz w:val="22"/>
          <w:szCs w:val="22"/>
        </w:rPr>
        <w:t>.</w:t>
      </w:r>
      <w:bookmarkEnd w:id="381"/>
    </w:p>
    <w:tbl>
      <w:tblPr>
        <w:tblStyle w:val="Tablaconcuadrcula"/>
        <w:tblW w:w="8976" w:type="dxa"/>
        <w:tblInd w:w="-5" w:type="dxa"/>
        <w:tblLook w:val="04A0" w:firstRow="1" w:lastRow="0" w:firstColumn="1" w:lastColumn="0" w:noHBand="0" w:noVBand="1"/>
      </w:tblPr>
      <w:tblGrid>
        <w:gridCol w:w="2992"/>
        <w:gridCol w:w="2992"/>
        <w:gridCol w:w="2992"/>
      </w:tblGrid>
      <w:tr w:rsidR="00B6678D" w:rsidRPr="00B93F58" w14:paraId="0BF80F7D" w14:textId="77777777" w:rsidTr="000B0123">
        <w:trPr>
          <w:trHeight w:val="346"/>
        </w:trPr>
        <w:tc>
          <w:tcPr>
            <w:tcW w:w="2992" w:type="dxa"/>
            <w:shd w:val="clear" w:color="auto" w:fill="DEEAF6" w:themeFill="accent5" w:themeFillTint="33"/>
            <w:vAlign w:val="center"/>
          </w:tcPr>
          <w:p w14:paraId="4BAFCEFA" w14:textId="77777777" w:rsidR="00B6678D" w:rsidRPr="00B93F58" w:rsidRDefault="00B6678D" w:rsidP="00C515DB">
            <w:pPr>
              <w:pStyle w:val="Sinespaciado"/>
              <w:jc w:val="center"/>
              <w:rPr>
                <w:rFonts w:ascii="Times New Roman" w:hAnsi="Times New Roman" w:cs="Times New Roman"/>
                <w:b/>
                <w:bCs/>
              </w:rPr>
            </w:pPr>
            <w:r w:rsidRPr="00B93F58">
              <w:rPr>
                <w:rFonts w:ascii="Times New Roman" w:hAnsi="Times New Roman" w:cs="Times New Roman"/>
                <w:b/>
                <w:bCs/>
              </w:rPr>
              <w:t>Grado de cumplimiento</w:t>
            </w:r>
          </w:p>
        </w:tc>
        <w:tc>
          <w:tcPr>
            <w:tcW w:w="2992" w:type="dxa"/>
            <w:shd w:val="clear" w:color="auto" w:fill="DEEAF6" w:themeFill="accent5" w:themeFillTint="33"/>
            <w:vAlign w:val="center"/>
          </w:tcPr>
          <w:p w14:paraId="32A4234A" w14:textId="77777777" w:rsidR="00B6678D" w:rsidRPr="00B93F58" w:rsidRDefault="00B6678D" w:rsidP="00C515DB">
            <w:pPr>
              <w:pStyle w:val="Sinespaciado"/>
              <w:jc w:val="center"/>
              <w:rPr>
                <w:rFonts w:ascii="Times New Roman" w:hAnsi="Times New Roman" w:cs="Times New Roman"/>
                <w:b/>
                <w:bCs/>
              </w:rPr>
            </w:pPr>
            <w:r w:rsidRPr="00B93F58">
              <w:rPr>
                <w:rFonts w:ascii="Times New Roman" w:hAnsi="Times New Roman" w:cs="Times New Roman"/>
                <w:b/>
                <w:bCs/>
              </w:rPr>
              <w:t>Calificación numérica</w:t>
            </w:r>
          </w:p>
        </w:tc>
        <w:tc>
          <w:tcPr>
            <w:tcW w:w="2992" w:type="dxa"/>
            <w:shd w:val="clear" w:color="auto" w:fill="DEEAF6" w:themeFill="accent5" w:themeFillTint="33"/>
            <w:vAlign w:val="center"/>
          </w:tcPr>
          <w:p w14:paraId="5DEA98E2" w14:textId="77777777" w:rsidR="00B6678D" w:rsidRPr="00B93F58" w:rsidRDefault="00B6678D" w:rsidP="00C515DB">
            <w:pPr>
              <w:pStyle w:val="Sinespaciado"/>
              <w:jc w:val="center"/>
              <w:rPr>
                <w:rFonts w:ascii="Times New Roman" w:hAnsi="Times New Roman" w:cs="Times New Roman"/>
                <w:b/>
                <w:bCs/>
              </w:rPr>
            </w:pPr>
            <w:r w:rsidRPr="00B93F58">
              <w:rPr>
                <w:rFonts w:ascii="Times New Roman" w:hAnsi="Times New Roman" w:cs="Times New Roman"/>
                <w:b/>
                <w:bCs/>
              </w:rPr>
              <w:t>Ponderación de característica en el factor</w:t>
            </w:r>
          </w:p>
        </w:tc>
      </w:tr>
      <w:tr w:rsidR="00873F39" w:rsidRPr="00B93F58" w14:paraId="1C6B57CD" w14:textId="77777777" w:rsidTr="000B0123">
        <w:trPr>
          <w:trHeight w:val="321"/>
        </w:trPr>
        <w:tc>
          <w:tcPr>
            <w:tcW w:w="2992" w:type="dxa"/>
            <w:vAlign w:val="center"/>
          </w:tcPr>
          <w:p w14:paraId="4676EBC7" w14:textId="36416A90" w:rsidR="00873F39" w:rsidRPr="00B93F58" w:rsidRDefault="00873F39" w:rsidP="00C515DB">
            <w:pPr>
              <w:pStyle w:val="Sinespaciado"/>
              <w:jc w:val="center"/>
              <w:rPr>
                <w:rFonts w:ascii="Times New Roman" w:hAnsi="Times New Roman" w:cs="Times New Roman"/>
              </w:rPr>
            </w:pPr>
            <w:r w:rsidRPr="00B93F58">
              <w:rPr>
                <w:rFonts w:ascii="Times New Roman" w:hAnsi="Times New Roman" w:cs="Times New Roman"/>
              </w:rPr>
              <w:t>Se cumple plenamente</w:t>
            </w:r>
          </w:p>
        </w:tc>
        <w:tc>
          <w:tcPr>
            <w:tcW w:w="2992" w:type="dxa"/>
            <w:vAlign w:val="center"/>
          </w:tcPr>
          <w:p w14:paraId="5B400210" w14:textId="06A1D9D4" w:rsidR="00873F39" w:rsidRPr="00B93F58" w:rsidRDefault="196D35FA" w:rsidP="00C515DB">
            <w:pPr>
              <w:pStyle w:val="Sinespaciado"/>
              <w:jc w:val="center"/>
              <w:rPr>
                <w:rFonts w:ascii="Times New Roman" w:hAnsi="Times New Roman" w:cs="Times New Roman"/>
              </w:rPr>
            </w:pPr>
            <w:r w:rsidRPr="00B93F58">
              <w:rPr>
                <w:rFonts w:ascii="Times New Roman" w:hAnsi="Times New Roman" w:cs="Times New Roman"/>
              </w:rPr>
              <w:t>5,0</w:t>
            </w:r>
          </w:p>
        </w:tc>
        <w:tc>
          <w:tcPr>
            <w:tcW w:w="2992" w:type="dxa"/>
            <w:vAlign w:val="center"/>
          </w:tcPr>
          <w:p w14:paraId="419C18AC" w14:textId="7CCC57CF" w:rsidR="00873F39" w:rsidRPr="00B93F58" w:rsidRDefault="196D35FA" w:rsidP="00C515DB">
            <w:pPr>
              <w:pStyle w:val="Sinespaciado"/>
              <w:jc w:val="center"/>
              <w:rPr>
                <w:rFonts w:ascii="Times New Roman" w:hAnsi="Times New Roman" w:cs="Times New Roman"/>
              </w:rPr>
            </w:pPr>
            <w:r w:rsidRPr="00B93F58">
              <w:rPr>
                <w:rFonts w:ascii="Times New Roman" w:hAnsi="Times New Roman" w:cs="Times New Roman"/>
              </w:rPr>
              <w:t>54.76</w:t>
            </w:r>
          </w:p>
        </w:tc>
      </w:tr>
    </w:tbl>
    <w:p w14:paraId="5D141ABA" w14:textId="4294E8DC" w:rsidR="00B6678D" w:rsidRPr="00FB3789" w:rsidRDefault="00B6678D" w:rsidP="00F04A80">
      <w:pPr>
        <w:pStyle w:val="Sinespaciado"/>
        <w:spacing w:after="240"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C515DB" w:rsidRPr="00FB3789">
        <w:rPr>
          <w:rFonts w:ascii="Times New Roman" w:hAnsi="Times New Roman" w:cs="Times New Roman"/>
        </w:rPr>
        <w:t>.</w:t>
      </w:r>
    </w:p>
    <w:p w14:paraId="4CEFFECF" w14:textId="3343A2F3" w:rsidR="004C4E69" w:rsidRPr="00396F9A" w:rsidRDefault="00D97984" w:rsidP="00F04A80">
      <w:pPr>
        <w:pStyle w:val="Sinespaciado"/>
        <w:spacing w:line="276" w:lineRule="auto"/>
        <w:rPr>
          <w:rFonts w:ascii="Times New Roman" w:hAnsi="Times New Roman" w:cs="Times New Roman"/>
          <w:b/>
          <w:bCs/>
        </w:rPr>
      </w:pPr>
      <w:r w:rsidRPr="00FB3789">
        <w:rPr>
          <w:rFonts w:ascii="Times New Roman" w:hAnsi="Times New Roman" w:cs="Times New Roman"/>
          <w:b/>
          <w:bCs/>
        </w:rPr>
        <w:t xml:space="preserve">Característica 37. Participación y </w:t>
      </w:r>
      <w:r w:rsidR="00D42E34" w:rsidRPr="00FB3789">
        <w:rPr>
          <w:rFonts w:ascii="Times New Roman" w:hAnsi="Times New Roman" w:cs="Times New Roman"/>
          <w:b/>
          <w:bCs/>
        </w:rPr>
        <w:t>s</w:t>
      </w:r>
      <w:r w:rsidRPr="00FB3789">
        <w:rPr>
          <w:rFonts w:ascii="Times New Roman" w:hAnsi="Times New Roman" w:cs="Times New Roman"/>
          <w:b/>
          <w:bCs/>
        </w:rPr>
        <w:t>eguimiento</w:t>
      </w:r>
      <w:r w:rsidRPr="001A2CAA">
        <w:rPr>
          <w:rFonts w:ascii="Times New Roman" w:hAnsi="Times New Roman" w:cs="Times New Roman"/>
          <w:b/>
          <w:bCs/>
        </w:rPr>
        <w:t xml:space="preserve">  </w:t>
      </w:r>
    </w:p>
    <w:p w14:paraId="6E3AEBE5" w14:textId="77777777" w:rsidR="00B93F58" w:rsidRPr="001954E6" w:rsidRDefault="00B93F58" w:rsidP="00B93F58">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Durante el periodo de vigencia del reconocimiento de acreditación en alta calidad, el programa académico ha fortalecido los mecanismos de participación y seguimiento de la comunidad en las actividades impulsadas por la Oficina de Bienestar Universitario, en el marco de lo dispuesto en el Estatuto de Bienestar Institucional (</w:t>
      </w:r>
      <w:hyperlink r:id="rId71" w:history="1">
        <w:r w:rsidRPr="001954E6">
          <w:rPr>
            <w:rStyle w:val="Hipervnculo"/>
            <w:rFonts w:eastAsiaTheme="minorEastAsia"/>
            <w:sz w:val="22"/>
            <w:szCs w:val="22"/>
            <w:lang w:eastAsia="en-US"/>
          </w:rPr>
          <w:t>Acuerdo 10 de 1996</w:t>
        </w:r>
      </w:hyperlink>
      <w:r w:rsidRPr="001954E6">
        <w:rPr>
          <w:rFonts w:eastAsiaTheme="minorEastAsia"/>
          <w:sz w:val="22"/>
          <w:szCs w:val="22"/>
          <w:lang w:eastAsia="en-US"/>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14:paraId="6578B27D" w14:textId="77777777" w:rsidR="00B93F58" w:rsidRPr="001954E6" w:rsidRDefault="00B93F58" w:rsidP="00B93F58">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Para promover la participación de los distintos estamentos, la universidad ha utilizado medios y canales de comunicación diversos, entre los que destacan la página web de Bienestar Universitario, el correo institucional y campañas de difusión que buscan garantizar acceso oportuno a la información y estimular el uso de los servicios.</w:t>
      </w:r>
    </w:p>
    <w:p w14:paraId="626460D1" w14:textId="77777777" w:rsidR="00B93F58" w:rsidRPr="001954E6" w:rsidRDefault="00B93F58" w:rsidP="00B93F58">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 xml:space="preserve">En términos de seguimiento, los informes de gestión de Bienestar Universitario, las encuestas de satisfacción y los reportes de utilización de servicios han permitido identificar tendencias de participación, logros alcanzados y oportunidades de mejora. En particular, se destaca la creciente apropiación de los espacios de bienestar por parte de los estudiantes del proyecto curricular, lo cual ha incidido positivamente en su formación integral, permanencia y sentido de pertenencia institucional. El programa académico evidencia la existencia de una estructura orgánica y de una infraestructura adecuada para el desarrollo de los planes y actividades de bienestar. Igualmente, promueve y asegura </w:t>
      </w:r>
      <w:r w:rsidRPr="001954E6">
        <w:rPr>
          <w:rFonts w:eastAsiaTheme="minorHAnsi"/>
          <w:sz w:val="22"/>
          <w:szCs w:val="22"/>
          <w:lang w:eastAsia="en-US"/>
        </w:rPr>
        <w:lastRenderedPageBreak/>
        <w:t>el seguimiento de la participación estudiantil en dichos servicios, lo cual respalda el mejoramiento de la calidad de vida de los miembros de la comunidad académica.</w:t>
      </w:r>
    </w:p>
    <w:p w14:paraId="3FE311FC" w14:textId="77777777" w:rsidR="00B93F58" w:rsidRPr="001954E6" w:rsidRDefault="00B93F58" w:rsidP="00B93F58">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Con base en lo anterior, la característica presenta un nivel satisfactorio en tanto que asegura la continuidad, sostenibilidad e impacto de las acciones de bienestar, alineadas con los principios de inclusión, equidad y participación institucional.</w:t>
      </w:r>
    </w:p>
    <w:p w14:paraId="6D3D92C5" w14:textId="1132CB63" w:rsidR="00074E90" w:rsidRPr="00FB3789" w:rsidRDefault="00074E90" w:rsidP="00F04A80">
      <w:pPr>
        <w:pStyle w:val="Descripcin"/>
        <w:keepNext/>
        <w:spacing w:before="240" w:after="0" w:line="276" w:lineRule="auto"/>
        <w:jc w:val="center"/>
        <w:rPr>
          <w:rFonts w:ascii="Times New Roman" w:hAnsi="Times New Roman" w:cs="Times New Roman"/>
          <w:i w:val="0"/>
          <w:color w:val="auto"/>
          <w:sz w:val="22"/>
          <w:szCs w:val="22"/>
        </w:rPr>
      </w:pPr>
      <w:bookmarkStart w:id="382" w:name="_Toc211354496"/>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w:t>
      </w:r>
      <w:r w:rsidRPr="00396F9A">
        <w:rPr>
          <w:rFonts w:ascii="Times New Roman" w:hAnsi="Times New Roman" w:cs="Times New Roman"/>
          <w:i w:val="0"/>
          <w:color w:val="auto"/>
          <w:sz w:val="22"/>
          <w:szCs w:val="22"/>
        </w:rPr>
        <w:t>y cuantitativa de la Característica 37. Participación y seguimiento</w:t>
      </w:r>
      <w:r w:rsidR="00C515DB" w:rsidRPr="00FB3789">
        <w:rPr>
          <w:rFonts w:ascii="Times New Roman" w:hAnsi="Times New Roman" w:cs="Times New Roman"/>
          <w:i w:val="0"/>
          <w:color w:val="auto"/>
          <w:sz w:val="22"/>
          <w:szCs w:val="22"/>
        </w:rPr>
        <w:t>.</w:t>
      </w:r>
      <w:bookmarkEnd w:id="382"/>
    </w:p>
    <w:tbl>
      <w:tblPr>
        <w:tblStyle w:val="Tablaconcuadrcula"/>
        <w:tblW w:w="8913" w:type="dxa"/>
        <w:tblInd w:w="-5" w:type="dxa"/>
        <w:tblLook w:val="04A0" w:firstRow="1" w:lastRow="0" w:firstColumn="1" w:lastColumn="0" w:noHBand="0" w:noVBand="1"/>
      </w:tblPr>
      <w:tblGrid>
        <w:gridCol w:w="2971"/>
        <w:gridCol w:w="2971"/>
        <w:gridCol w:w="2971"/>
      </w:tblGrid>
      <w:tr w:rsidR="00074E90" w:rsidRPr="00B93F58" w14:paraId="55D3B758" w14:textId="77777777" w:rsidTr="00E84B27">
        <w:trPr>
          <w:trHeight w:val="356"/>
        </w:trPr>
        <w:tc>
          <w:tcPr>
            <w:tcW w:w="2971" w:type="dxa"/>
            <w:shd w:val="clear" w:color="auto" w:fill="DEEAF6" w:themeFill="accent5" w:themeFillTint="33"/>
            <w:vAlign w:val="center"/>
          </w:tcPr>
          <w:p w14:paraId="6E34764A" w14:textId="77777777" w:rsidR="00074E90" w:rsidRPr="00B93F58" w:rsidRDefault="00074E90" w:rsidP="00C515DB">
            <w:pPr>
              <w:pStyle w:val="Sinespaciado"/>
              <w:jc w:val="center"/>
              <w:rPr>
                <w:rFonts w:ascii="Times New Roman" w:hAnsi="Times New Roman" w:cs="Times New Roman"/>
                <w:b/>
                <w:bCs/>
              </w:rPr>
            </w:pPr>
            <w:r w:rsidRPr="00B93F58">
              <w:rPr>
                <w:rFonts w:ascii="Times New Roman" w:hAnsi="Times New Roman" w:cs="Times New Roman"/>
                <w:b/>
                <w:bCs/>
              </w:rPr>
              <w:t>Grado de cumplimiento</w:t>
            </w:r>
          </w:p>
        </w:tc>
        <w:tc>
          <w:tcPr>
            <w:tcW w:w="2971" w:type="dxa"/>
            <w:shd w:val="clear" w:color="auto" w:fill="DEEAF6" w:themeFill="accent5" w:themeFillTint="33"/>
            <w:vAlign w:val="center"/>
          </w:tcPr>
          <w:p w14:paraId="6DAAF648" w14:textId="77777777" w:rsidR="00074E90" w:rsidRPr="00B93F58" w:rsidRDefault="00074E90" w:rsidP="00C515DB">
            <w:pPr>
              <w:pStyle w:val="Sinespaciado"/>
              <w:jc w:val="center"/>
              <w:rPr>
                <w:rFonts w:ascii="Times New Roman" w:hAnsi="Times New Roman" w:cs="Times New Roman"/>
                <w:b/>
                <w:bCs/>
              </w:rPr>
            </w:pPr>
            <w:r w:rsidRPr="00B93F58">
              <w:rPr>
                <w:rFonts w:ascii="Times New Roman" w:hAnsi="Times New Roman" w:cs="Times New Roman"/>
                <w:b/>
                <w:bCs/>
              </w:rPr>
              <w:t>Calificación numérica</w:t>
            </w:r>
          </w:p>
        </w:tc>
        <w:tc>
          <w:tcPr>
            <w:tcW w:w="2971" w:type="dxa"/>
            <w:shd w:val="clear" w:color="auto" w:fill="DEEAF6" w:themeFill="accent5" w:themeFillTint="33"/>
            <w:vAlign w:val="center"/>
          </w:tcPr>
          <w:p w14:paraId="52B71CAB" w14:textId="77777777" w:rsidR="00074E90" w:rsidRPr="00B93F58" w:rsidRDefault="00074E90" w:rsidP="00C515DB">
            <w:pPr>
              <w:pStyle w:val="Sinespaciado"/>
              <w:jc w:val="center"/>
              <w:rPr>
                <w:rFonts w:ascii="Times New Roman" w:hAnsi="Times New Roman" w:cs="Times New Roman"/>
                <w:b/>
                <w:bCs/>
              </w:rPr>
            </w:pPr>
            <w:r w:rsidRPr="00B93F58">
              <w:rPr>
                <w:rFonts w:ascii="Times New Roman" w:hAnsi="Times New Roman" w:cs="Times New Roman"/>
                <w:b/>
                <w:bCs/>
              </w:rPr>
              <w:t>Ponderación de característica en el factor</w:t>
            </w:r>
          </w:p>
        </w:tc>
      </w:tr>
      <w:tr w:rsidR="00873F39" w:rsidRPr="00B93F58" w14:paraId="2567F425" w14:textId="77777777" w:rsidTr="00E84B27">
        <w:trPr>
          <w:trHeight w:val="331"/>
        </w:trPr>
        <w:tc>
          <w:tcPr>
            <w:tcW w:w="2971" w:type="dxa"/>
            <w:vAlign w:val="center"/>
          </w:tcPr>
          <w:p w14:paraId="362D8209" w14:textId="627E10AE" w:rsidR="00873F39" w:rsidRPr="00B93F58" w:rsidRDefault="00873F39" w:rsidP="00C515DB">
            <w:pPr>
              <w:pStyle w:val="Sinespaciado"/>
              <w:jc w:val="center"/>
              <w:rPr>
                <w:rFonts w:ascii="Times New Roman" w:hAnsi="Times New Roman" w:cs="Times New Roman"/>
              </w:rPr>
            </w:pPr>
            <w:r w:rsidRPr="00B93F58">
              <w:rPr>
                <w:rFonts w:ascii="Times New Roman" w:hAnsi="Times New Roman" w:cs="Times New Roman"/>
              </w:rPr>
              <w:t>Se cumple plenamente</w:t>
            </w:r>
          </w:p>
        </w:tc>
        <w:tc>
          <w:tcPr>
            <w:tcW w:w="2971" w:type="dxa"/>
            <w:vAlign w:val="center"/>
          </w:tcPr>
          <w:p w14:paraId="0AE26FA9" w14:textId="1952C84B" w:rsidR="00873F39" w:rsidRPr="00B93F58" w:rsidRDefault="196D35FA" w:rsidP="00C515DB">
            <w:pPr>
              <w:pStyle w:val="Sinespaciado"/>
              <w:jc w:val="center"/>
              <w:rPr>
                <w:rFonts w:ascii="Times New Roman" w:hAnsi="Times New Roman" w:cs="Times New Roman"/>
              </w:rPr>
            </w:pPr>
            <w:r w:rsidRPr="00B93F58">
              <w:rPr>
                <w:rFonts w:ascii="Times New Roman" w:hAnsi="Times New Roman" w:cs="Times New Roman"/>
              </w:rPr>
              <w:t>5,0</w:t>
            </w:r>
          </w:p>
        </w:tc>
        <w:tc>
          <w:tcPr>
            <w:tcW w:w="2971" w:type="dxa"/>
            <w:vAlign w:val="center"/>
          </w:tcPr>
          <w:p w14:paraId="2BE25873" w14:textId="55FF6D81" w:rsidR="00873F39" w:rsidRPr="00B93F58" w:rsidRDefault="196D35FA" w:rsidP="00C515DB">
            <w:pPr>
              <w:pStyle w:val="Sinespaciado"/>
              <w:jc w:val="center"/>
              <w:rPr>
                <w:rFonts w:ascii="Times New Roman" w:hAnsi="Times New Roman" w:cs="Times New Roman"/>
              </w:rPr>
            </w:pPr>
            <w:r w:rsidRPr="00B93F58">
              <w:rPr>
                <w:rFonts w:ascii="Times New Roman" w:hAnsi="Times New Roman" w:cs="Times New Roman"/>
              </w:rPr>
              <w:t>45.24</w:t>
            </w:r>
          </w:p>
        </w:tc>
      </w:tr>
    </w:tbl>
    <w:p w14:paraId="2D59A821" w14:textId="457B1D19" w:rsidR="00B6678D" w:rsidRPr="00FB3789" w:rsidRDefault="00074E90"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C515DB" w:rsidRPr="00FB3789">
        <w:rPr>
          <w:rFonts w:ascii="Times New Roman" w:hAnsi="Times New Roman" w:cs="Times New Roman"/>
        </w:rPr>
        <w:t>.</w:t>
      </w:r>
    </w:p>
    <w:p w14:paraId="4A56624A" w14:textId="346F7D38" w:rsidR="00074E90"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106555D2" w14:textId="77777777" w:rsidR="00B93F58" w:rsidRPr="00B93F58" w:rsidRDefault="00B93F58" w:rsidP="00B93F58">
      <w:pPr>
        <w:pStyle w:val="NormalWeb"/>
        <w:spacing w:after="0" w:line="276" w:lineRule="auto"/>
        <w:jc w:val="both"/>
        <w:rPr>
          <w:rFonts w:eastAsiaTheme="minorEastAsia"/>
          <w:sz w:val="22"/>
          <w:szCs w:val="22"/>
          <w:lang w:eastAsia="en-US"/>
        </w:rPr>
      </w:pPr>
      <w:r w:rsidRPr="00B93F58">
        <w:rPr>
          <w:rFonts w:eastAsiaTheme="minorEastAsia"/>
          <w:sz w:val="22"/>
          <w:szCs w:val="22"/>
          <w:lang w:eastAsia="en-US"/>
        </w:rPr>
        <w:t>El programa académico, en coherencia con el Estatuto de Bienestar Institucional (Acuerdo 10 de 1996)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14:paraId="1A9A1B3B" w14:textId="77777777" w:rsidR="00B93F58" w:rsidRPr="00B93F58" w:rsidRDefault="00B93F58" w:rsidP="00B93F58">
      <w:pPr>
        <w:pStyle w:val="NormalWeb"/>
        <w:spacing w:after="0" w:line="276" w:lineRule="auto"/>
        <w:jc w:val="both"/>
        <w:rPr>
          <w:rFonts w:eastAsiaTheme="minorEastAsia"/>
          <w:sz w:val="22"/>
          <w:szCs w:val="22"/>
          <w:lang w:eastAsia="en-US"/>
        </w:rPr>
      </w:pPr>
      <w:r w:rsidRPr="00B93F58">
        <w:rPr>
          <w:rFonts w:eastAsiaTheme="minorEastAsia"/>
          <w:sz w:val="22"/>
          <w:szCs w:val="22"/>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14:paraId="3676A699" w14:textId="44E34154" w:rsidR="00B93F58" w:rsidRPr="00FB3789" w:rsidRDefault="00B93F58" w:rsidP="00F04A80">
      <w:pPr>
        <w:pStyle w:val="NormalWeb"/>
        <w:spacing w:after="0" w:afterAutospacing="0" w:line="276" w:lineRule="auto"/>
        <w:jc w:val="both"/>
        <w:rPr>
          <w:rFonts w:eastAsiaTheme="minorHAnsi"/>
          <w:sz w:val="22"/>
          <w:szCs w:val="22"/>
          <w:highlight w:val="magenta"/>
          <w:lang w:eastAsia="en-US"/>
        </w:rPr>
      </w:pPr>
      <w:r w:rsidRPr="00B93F58">
        <w:rPr>
          <w:rFonts w:eastAsiaTheme="minorEastAsia"/>
          <w:sz w:val="22"/>
          <w:szCs w:val="22"/>
          <w:lang w:eastAsia="en-US"/>
        </w:rPr>
        <w:t>De igual forma, se destaca el seguimiento sistemático realizado a través de informes de gestión, encuestas de satisfacción y reportes de uso de servicios, lo cual ha permitido fortalecer la oferta, medir el impacto y orientar procesos de mejoramiento continuo. Estas acciones han incidido favorablemente en la permanencia estudiantil, en la formación integral y en la cohesión de la comunidad académica.</w:t>
      </w:r>
    </w:p>
    <w:p w14:paraId="6D0BE3E9" w14:textId="6E3F658D" w:rsidR="000B151D" w:rsidRPr="00FB3789" w:rsidRDefault="000B151D" w:rsidP="0035137B">
      <w:pPr>
        <w:pStyle w:val="Descripcin"/>
        <w:keepNext/>
        <w:spacing w:before="240" w:after="0" w:line="276" w:lineRule="auto"/>
        <w:jc w:val="center"/>
        <w:rPr>
          <w:rFonts w:ascii="Times New Roman" w:hAnsi="Times New Roman" w:cs="Times New Roman"/>
          <w:i w:val="0"/>
          <w:color w:val="auto"/>
          <w:sz w:val="22"/>
          <w:szCs w:val="22"/>
        </w:rPr>
      </w:pPr>
      <w:bookmarkStart w:id="383" w:name="_Toc211354497"/>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9. Bienestar de la comunidad académica del programa</w:t>
      </w:r>
      <w:r w:rsidR="00C515DB" w:rsidRPr="00396F9A">
        <w:rPr>
          <w:rFonts w:ascii="Times New Roman" w:hAnsi="Times New Roman" w:cs="Times New Roman"/>
          <w:i w:val="0"/>
          <w:color w:val="auto"/>
          <w:sz w:val="22"/>
          <w:szCs w:val="22"/>
        </w:rPr>
        <w:t>.</w:t>
      </w:r>
      <w:bookmarkEnd w:id="383"/>
    </w:p>
    <w:tbl>
      <w:tblPr>
        <w:tblStyle w:val="Tablaconcuadrcula"/>
        <w:tblW w:w="9202" w:type="dxa"/>
        <w:tblLook w:val="04A0" w:firstRow="1" w:lastRow="0" w:firstColumn="1" w:lastColumn="0" w:noHBand="0" w:noVBand="1"/>
      </w:tblPr>
      <w:tblGrid>
        <w:gridCol w:w="2263"/>
        <w:gridCol w:w="2127"/>
        <w:gridCol w:w="1275"/>
        <w:gridCol w:w="1418"/>
        <w:gridCol w:w="2119"/>
      </w:tblGrid>
      <w:tr w:rsidR="004C24A4" w:rsidRPr="00B93F58" w14:paraId="7832247B" w14:textId="77777777" w:rsidTr="00C515DB">
        <w:trPr>
          <w:trHeight w:val="480"/>
        </w:trPr>
        <w:tc>
          <w:tcPr>
            <w:tcW w:w="4390" w:type="dxa"/>
            <w:gridSpan w:val="2"/>
            <w:shd w:val="clear" w:color="auto" w:fill="DEEAF6" w:themeFill="accent5" w:themeFillTint="33"/>
            <w:vAlign w:val="center"/>
          </w:tcPr>
          <w:p w14:paraId="60D229DB" w14:textId="77777777" w:rsidR="004C24A4" w:rsidRPr="00B93F58" w:rsidRDefault="004C24A4" w:rsidP="00C515DB">
            <w:pPr>
              <w:pStyle w:val="Sinespaciado"/>
              <w:jc w:val="center"/>
              <w:rPr>
                <w:rFonts w:ascii="Times New Roman" w:hAnsi="Times New Roman" w:cs="Times New Roman"/>
                <w:b/>
                <w:bCs/>
              </w:rPr>
            </w:pPr>
            <w:r w:rsidRPr="00B93F58">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799C9CE8" w14:textId="77777777" w:rsidR="004C24A4" w:rsidRPr="00B93F58" w:rsidRDefault="004C24A4" w:rsidP="00C515DB">
            <w:pPr>
              <w:pStyle w:val="Sinespaciado"/>
              <w:jc w:val="center"/>
              <w:rPr>
                <w:rFonts w:ascii="Times New Roman" w:hAnsi="Times New Roman" w:cs="Times New Roman"/>
                <w:b/>
                <w:bCs/>
              </w:rPr>
            </w:pPr>
            <w:r w:rsidRPr="00B93F58">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79E8EF52" w14:textId="77777777" w:rsidR="004C24A4" w:rsidRPr="00B93F58" w:rsidRDefault="004C24A4" w:rsidP="00C515DB">
            <w:pPr>
              <w:pStyle w:val="Sinespaciado"/>
              <w:jc w:val="center"/>
              <w:rPr>
                <w:rFonts w:ascii="Times New Roman" w:hAnsi="Times New Roman" w:cs="Times New Roman"/>
                <w:b/>
                <w:bCs/>
              </w:rPr>
            </w:pPr>
            <w:r w:rsidRPr="00B93F58">
              <w:rPr>
                <w:rFonts w:ascii="Times New Roman" w:hAnsi="Times New Roman" w:cs="Times New Roman"/>
                <w:b/>
                <w:bCs/>
              </w:rPr>
              <w:t>Ponderación del factor</w:t>
            </w:r>
          </w:p>
        </w:tc>
      </w:tr>
      <w:tr w:rsidR="00CE501C" w:rsidRPr="00B93F58" w14:paraId="7B5E66C5" w14:textId="77777777" w:rsidTr="00C515DB">
        <w:trPr>
          <w:trHeight w:val="96"/>
        </w:trPr>
        <w:tc>
          <w:tcPr>
            <w:tcW w:w="2263" w:type="dxa"/>
            <w:shd w:val="clear" w:color="auto" w:fill="DEEAF6" w:themeFill="accent5" w:themeFillTint="33"/>
            <w:vAlign w:val="center"/>
          </w:tcPr>
          <w:p w14:paraId="36AE8117" w14:textId="59156D87" w:rsidR="00CE501C" w:rsidRPr="00B93F58" w:rsidRDefault="00CE501C" w:rsidP="00C515DB">
            <w:pPr>
              <w:pStyle w:val="Sinespaciado"/>
              <w:jc w:val="center"/>
              <w:rPr>
                <w:rFonts w:ascii="Times New Roman" w:hAnsi="Times New Roman" w:cs="Times New Roman"/>
                <w:b/>
                <w:bCs/>
              </w:rPr>
            </w:pPr>
            <w:r w:rsidRPr="00B93F58">
              <w:rPr>
                <w:rFonts w:ascii="Times New Roman" w:hAnsi="Times New Roman" w:cs="Times New Roman"/>
                <w:b/>
                <w:bCs/>
                <w:color w:val="000000"/>
              </w:rPr>
              <w:t>Anterior 2020</w:t>
            </w:r>
          </w:p>
        </w:tc>
        <w:tc>
          <w:tcPr>
            <w:tcW w:w="2127" w:type="dxa"/>
            <w:shd w:val="clear" w:color="auto" w:fill="DEEAF6" w:themeFill="accent5" w:themeFillTint="33"/>
            <w:vAlign w:val="center"/>
          </w:tcPr>
          <w:p w14:paraId="5F9B1350" w14:textId="7944FCEE" w:rsidR="00CE501C" w:rsidRPr="00B93F58" w:rsidRDefault="00CE501C" w:rsidP="00C515DB">
            <w:pPr>
              <w:pStyle w:val="Sinespaciado"/>
              <w:jc w:val="center"/>
              <w:rPr>
                <w:rFonts w:ascii="Times New Roman" w:hAnsi="Times New Roman" w:cs="Times New Roman"/>
                <w:b/>
                <w:bCs/>
              </w:rPr>
            </w:pPr>
            <w:r w:rsidRPr="00B93F58">
              <w:rPr>
                <w:rFonts w:ascii="Times New Roman" w:hAnsi="Times New Roman" w:cs="Times New Roman"/>
                <w:b/>
                <w:bCs/>
                <w:color w:val="000000"/>
              </w:rPr>
              <w:t>Actual 2025</w:t>
            </w:r>
          </w:p>
        </w:tc>
        <w:tc>
          <w:tcPr>
            <w:tcW w:w="1275" w:type="dxa"/>
            <w:shd w:val="clear" w:color="auto" w:fill="DEEAF6" w:themeFill="accent5" w:themeFillTint="33"/>
            <w:vAlign w:val="center"/>
          </w:tcPr>
          <w:p w14:paraId="5B40DA99" w14:textId="5BD065C0" w:rsidR="00CE501C" w:rsidRPr="00B93F58" w:rsidRDefault="00CE501C" w:rsidP="00C515DB">
            <w:pPr>
              <w:pStyle w:val="Sinespaciado"/>
              <w:jc w:val="center"/>
              <w:rPr>
                <w:rFonts w:ascii="Times New Roman" w:hAnsi="Times New Roman" w:cs="Times New Roman"/>
                <w:b/>
                <w:bCs/>
              </w:rPr>
            </w:pPr>
            <w:r w:rsidRPr="00B93F58">
              <w:rPr>
                <w:rFonts w:ascii="Times New Roman" w:hAnsi="Times New Roman" w:cs="Times New Roman"/>
                <w:b/>
                <w:bCs/>
                <w:color w:val="000000"/>
              </w:rPr>
              <w:t>Anterior 2020</w:t>
            </w:r>
          </w:p>
        </w:tc>
        <w:tc>
          <w:tcPr>
            <w:tcW w:w="1418" w:type="dxa"/>
            <w:shd w:val="clear" w:color="auto" w:fill="DEEAF6" w:themeFill="accent5" w:themeFillTint="33"/>
            <w:vAlign w:val="center"/>
          </w:tcPr>
          <w:p w14:paraId="620F070E" w14:textId="76008083" w:rsidR="00CE501C" w:rsidRPr="00B93F58" w:rsidRDefault="00CE501C" w:rsidP="00C515DB">
            <w:pPr>
              <w:pStyle w:val="Sinespaciado"/>
              <w:jc w:val="center"/>
              <w:rPr>
                <w:rFonts w:ascii="Times New Roman" w:hAnsi="Times New Roman" w:cs="Times New Roman"/>
                <w:b/>
                <w:bCs/>
              </w:rPr>
            </w:pPr>
            <w:r w:rsidRPr="00B93F58">
              <w:rPr>
                <w:rFonts w:ascii="Times New Roman" w:hAnsi="Times New Roman" w:cs="Times New Roman"/>
                <w:b/>
                <w:bCs/>
                <w:color w:val="000000"/>
              </w:rPr>
              <w:t>Actual 2025</w:t>
            </w:r>
          </w:p>
        </w:tc>
        <w:tc>
          <w:tcPr>
            <w:tcW w:w="2119" w:type="dxa"/>
            <w:vMerge/>
            <w:vAlign w:val="center"/>
          </w:tcPr>
          <w:p w14:paraId="758E9E5E" w14:textId="77777777" w:rsidR="00CE501C" w:rsidRPr="00B93F58" w:rsidRDefault="00CE501C" w:rsidP="00C515DB">
            <w:pPr>
              <w:pStyle w:val="Sinespaciado"/>
              <w:jc w:val="center"/>
              <w:rPr>
                <w:rFonts w:ascii="Times New Roman" w:hAnsi="Times New Roman" w:cs="Times New Roman"/>
                <w:b/>
                <w:bCs/>
              </w:rPr>
            </w:pPr>
          </w:p>
        </w:tc>
      </w:tr>
      <w:tr w:rsidR="00CE501C" w:rsidRPr="00B93F58" w14:paraId="191CD4CB" w14:textId="77777777" w:rsidTr="00C515DB">
        <w:trPr>
          <w:trHeight w:val="245"/>
        </w:trPr>
        <w:tc>
          <w:tcPr>
            <w:tcW w:w="2263" w:type="dxa"/>
            <w:vAlign w:val="center"/>
          </w:tcPr>
          <w:p w14:paraId="6F997FAF" w14:textId="0C4F17AE" w:rsidR="00CE501C" w:rsidRPr="00B93F58" w:rsidRDefault="00CE501C" w:rsidP="00C515DB">
            <w:pPr>
              <w:pStyle w:val="Sinespaciado"/>
              <w:jc w:val="center"/>
              <w:rPr>
                <w:rFonts w:ascii="Times New Roman" w:hAnsi="Times New Roman" w:cs="Times New Roman"/>
              </w:rPr>
            </w:pPr>
            <w:r w:rsidRPr="00B93F58">
              <w:rPr>
                <w:rFonts w:ascii="Times New Roman" w:hAnsi="Times New Roman" w:cs="Times New Roman"/>
                <w:color w:val="000000"/>
              </w:rPr>
              <w:t>Se cumple en alto grado</w:t>
            </w:r>
          </w:p>
        </w:tc>
        <w:tc>
          <w:tcPr>
            <w:tcW w:w="2127" w:type="dxa"/>
            <w:vAlign w:val="center"/>
          </w:tcPr>
          <w:p w14:paraId="6EC460F8" w14:textId="514C2BE0" w:rsidR="00CE501C" w:rsidRPr="00B93F58" w:rsidRDefault="00CE501C" w:rsidP="00C515DB">
            <w:pPr>
              <w:pStyle w:val="Sinespaciado"/>
              <w:jc w:val="center"/>
              <w:rPr>
                <w:rFonts w:ascii="Times New Roman" w:hAnsi="Times New Roman" w:cs="Times New Roman"/>
              </w:rPr>
            </w:pPr>
            <w:r w:rsidRPr="00B93F58">
              <w:rPr>
                <w:rFonts w:ascii="Times New Roman" w:hAnsi="Times New Roman" w:cs="Times New Roman"/>
                <w:color w:val="000000"/>
              </w:rPr>
              <w:t>Se cumple en alto grado</w:t>
            </w:r>
          </w:p>
        </w:tc>
        <w:tc>
          <w:tcPr>
            <w:tcW w:w="1275" w:type="dxa"/>
            <w:vAlign w:val="center"/>
          </w:tcPr>
          <w:p w14:paraId="7EC908CB" w14:textId="723C1D05"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color w:val="000000" w:themeColor="text1"/>
              </w:rPr>
              <w:t>4,1</w:t>
            </w:r>
          </w:p>
        </w:tc>
        <w:tc>
          <w:tcPr>
            <w:tcW w:w="1418" w:type="dxa"/>
            <w:vAlign w:val="center"/>
          </w:tcPr>
          <w:p w14:paraId="016359F2" w14:textId="07323132"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color w:val="000000" w:themeColor="text1"/>
              </w:rPr>
              <w:t>4,8</w:t>
            </w:r>
          </w:p>
        </w:tc>
        <w:tc>
          <w:tcPr>
            <w:tcW w:w="2119" w:type="dxa"/>
            <w:vAlign w:val="center"/>
          </w:tcPr>
          <w:p w14:paraId="5B7E58AD" w14:textId="04137849"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rPr>
              <w:t>6,41%</w:t>
            </w:r>
          </w:p>
        </w:tc>
      </w:tr>
      <w:tr w:rsidR="004C24A4" w:rsidRPr="00B93F58" w14:paraId="68CC2A20" w14:textId="77777777" w:rsidTr="00C515DB">
        <w:trPr>
          <w:trHeight w:val="314"/>
        </w:trPr>
        <w:tc>
          <w:tcPr>
            <w:tcW w:w="4390" w:type="dxa"/>
            <w:gridSpan w:val="2"/>
            <w:shd w:val="clear" w:color="auto" w:fill="DEEAF6" w:themeFill="accent5" w:themeFillTint="33"/>
            <w:vAlign w:val="center"/>
          </w:tcPr>
          <w:p w14:paraId="021C3CED" w14:textId="77777777" w:rsidR="004C24A4" w:rsidRPr="00B93F58" w:rsidRDefault="004C24A4" w:rsidP="00C515DB">
            <w:pPr>
              <w:pStyle w:val="Sinespaciado"/>
              <w:jc w:val="center"/>
              <w:rPr>
                <w:rFonts w:ascii="Times New Roman" w:hAnsi="Times New Roman" w:cs="Times New Roman"/>
                <w:b/>
                <w:bCs/>
              </w:rPr>
            </w:pPr>
            <w:r w:rsidRPr="00B93F58">
              <w:rPr>
                <w:rFonts w:ascii="Times New Roman" w:hAnsi="Times New Roman" w:cs="Times New Roman"/>
                <w:b/>
                <w:bCs/>
              </w:rPr>
              <w:t>Fortalezas</w:t>
            </w:r>
          </w:p>
        </w:tc>
        <w:tc>
          <w:tcPr>
            <w:tcW w:w="4812" w:type="dxa"/>
            <w:gridSpan w:val="3"/>
            <w:shd w:val="clear" w:color="auto" w:fill="DEEAF6" w:themeFill="accent5" w:themeFillTint="33"/>
            <w:vAlign w:val="center"/>
          </w:tcPr>
          <w:p w14:paraId="105A0706" w14:textId="77777777" w:rsidR="004C24A4" w:rsidRPr="00B93F58" w:rsidRDefault="004C24A4" w:rsidP="00C515DB">
            <w:pPr>
              <w:pStyle w:val="Sinespaciado"/>
              <w:jc w:val="center"/>
              <w:rPr>
                <w:rFonts w:ascii="Times New Roman" w:hAnsi="Times New Roman" w:cs="Times New Roman"/>
                <w:b/>
                <w:bCs/>
              </w:rPr>
            </w:pPr>
            <w:r w:rsidRPr="00B93F58">
              <w:rPr>
                <w:rFonts w:ascii="Times New Roman" w:hAnsi="Times New Roman" w:cs="Times New Roman"/>
                <w:b/>
                <w:bCs/>
              </w:rPr>
              <w:t>Oportunidades de mejora</w:t>
            </w:r>
          </w:p>
        </w:tc>
      </w:tr>
      <w:tr w:rsidR="004C24A4" w:rsidRPr="00B93F58" w14:paraId="53224BFC" w14:textId="77777777" w:rsidTr="69F9F92C">
        <w:trPr>
          <w:trHeight w:val="245"/>
        </w:trPr>
        <w:tc>
          <w:tcPr>
            <w:tcW w:w="4390" w:type="dxa"/>
            <w:gridSpan w:val="2"/>
          </w:tcPr>
          <w:p w14:paraId="15D30BBD" w14:textId="1B0A30EE" w:rsidR="001B1DFB" w:rsidRPr="00B93F58" w:rsidRDefault="001B1DFB" w:rsidP="00B93F58">
            <w:pPr>
              <w:pStyle w:val="NormalWeb"/>
              <w:numPr>
                <w:ilvl w:val="0"/>
                <w:numId w:val="25"/>
              </w:numPr>
              <w:spacing w:after="0"/>
              <w:ind w:left="314" w:hanging="265"/>
              <w:jc w:val="both"/>
              <w:rPr>
                <w:rFonts w:eastAsiaTheme="minorHAnsi"/>
                <w:color w:val="000000"/>
                <w:sz w:val="22"/>
                <w:szCs w:val="22"/>
                <w:lang w:eastAsia="en-US"/>
              </w:rPr>
            </w:pPr>
            <w:r w:rsidRPr="00B93F58">
              <w:rPr>
                <w:rFonts w:eastAsiaTheme="minorHAnsi"/>
                <w:color w:val="000000"/>
                <w:sz w:val="22"/>
                <w:szCs w:val="22"/>
                <w:lang w:eastAsia="en-US"/>
              </w:rPr>
              <w:t>Existencia de una política institucional de Bienestar Universitario con programas dirigidos a la salud, cultura, deporte, desarrollo humano y acompañamiento psicosocial.</w:t>
            </w:r>
          </w:p>
          <w:p w14:paraId="363FC66E" w14:textId="61EFE6F8" w:rsidR="001B1DFB" w:rsidRPr="00B93F58" w:rsidRDefault="001B1DFB" w:rsidP="00B93F58">
            <w:pPr>
              <w:pStyle w:val="NormalWeb"/>
              <w:numPr>
                <w:ilvl w:val="0"/>
                <w:numId w:val="25"/>
              </w:numPr>
              <w:spacing w:after="0"/>
              <w:ind w:left="314" w:hanging="265"/>
              <w:jc w:val="both"/>
              <w:rPr>
                <w:rFonts w:eastAsiaTheme="minorHAnsi"/>
                <w:color w:val="000000"/>
                <w:sz w:val="22"/>
                <w:szCs w:val="22"/>
                <w:lang w:eastAsia="en-US"/>
              </w:rPr>
            </w:pPr>
            <w:r w:rsidRPr="00B93F58">
              <w:rPr>
                <w:rFonts w:eastAsiaTheme="minorHAnsi"/>
                <w:color w:val="000000"/>
                <w:sz w:val="22"/>
                <w:szCs w:val="22"/>
                <w:lang w:eastAsia="en-US"/>
              </w:rPr>
              <w:t>Disponibilidad de apoyos y servicios para estudiantes de posgrado, incluyendo orientación psicológica, asesorías académicas y actividades de formación integral.</w:t>
            </w:r>
          </w:p>
          <w:p w14:paraId="37B77560" w14:textId="00C6C17D" w:rsidR="001B1DFB" w:rsidRPr="00B93F58" w:rsidRDefault="001B1DFB" w:rsidP="00B93F58">
            <w:pPr>
              <w:pStyle w:val="NormalWeb"/>
              <w:numPr>
                <w:ilvl w:val="0"/>
                <w:numId w:val="25"/>
              </w:numPr>
              <w:spacing w:after="0"/>
              <w:ind w:left="314" w:hanging="265"/>
              <w:jc w:val="both"/>
              <w:rPr>
                <w:rFonts w:eastAsiaTheme="minorHAnsi"/>
                <w:color w:val="000000"/>
                <w:sz w:val="22"/>
                <w:szCs w:val="22"/>
                <w:lang w:eastAsia="en-US"/>
              </w:rPr>
            </w:pPr>
            <w:r w:rsidRPr="00B93F58">
              <w:rPr>
                <w:rFonts w:eastAsiaTheme="minorHAnsi"/>
                <w:color w:val="000000"/>
                <w:sz w:val="22"/>
                <w:szCs w:val="22"/>
                <w:lang w:eastAsia="en-US"/>
              </w:rPr>
              <w:lastRenderedPageBreak/>
              <w:t>Reconocimiento por parte de estudiantes y docentes de la pertinencia y utilidad de los programas de bienestar, lo que fortalece la permanencia y la calidad de vida universitaria.</w:t>
            </w:r>
          </w:p>
          <w:p w14:paraId="7B9A390D" w14:textId="10D80503" w:rsidR="001B1DFB" w:rsidRPr="00B93F58" w:rsidRDefault="001B1DFB" w:rsidP="00B93F58">
            <w:pPr>
              <w:pStyle w:val="NormalWeb"/>
              <w:numPr>
                <w:ilvl w:val="0"/>
                <w:numId w:val="25"/>
              </w:numPr>
              <w:spacing w:after="0"/>
              <w:ind w:left="314" w:hanging="265"/>
              <w:jc w:val="both"/>
              <w:rPr>
                <w:rFonts w:eastAsiaTheme="minorHAnsi"/>
                <w:color w:val="000000"/>
                <w:sz w:val="22"/>
                <w:szCs w:val="22"/>
                <w:lang w:eastAsia="en-US"/>
              </w:rPr>
            </w:pPr>
            <w:r w:rsidRPr="00B93F58">
              <w:rPr>
                <w:rFonts w:eastAsiaTheme="minorHAnsi"/>
                <w:color w:val="000000"/>
                <w:sz w:val="22"/>
                <w:szCs w:val="22"/>
                <w:lang w:eastAsia="en-US"/>
              </w:rPr>
              <w:t>Inclusión de los estudiantes de la Maestría en actividades culturales, deportivas y de integración institucional, promoviendo el sentido de pertenencia y la cohesión de la comunidad académica.</w:t>
            </w:r>
          </w:p>
          <w:p w14:paraId="6C0C0718" w14:textId="7103EC81" w:rsidR="004C24A4" w:rsidRPr="00B93F58" w:rsidRDefault="001B1DFB" w:rsidP="00B93F58">
            <w:pPr>
              <w:pStyle w:val="NormalWeb"/>
              <w:numPr>
                <w:ilvl w:val="0"/>
                <w:numId w:val="25"/>
              </w:numPr>
              <w:spacing w:after="0"/>
              <w:ind w:left="314" w:hanging="265"/>
              <w:jc w:val="both"/>
              <w:rPr>
                <w:rFonts w:eastAsiaTheme="minorHAnsi"/>
                <w:color w:val="000000"/>
                <w:sz w:val="22"/>
                <w:szCs w:val="22"/>
                <w:lang w:eastAsia="en-US"/>
              </w:rPr>
            </w:pPr>
            <w:r w:rsidRPr="00B93F58">
              <w:rPr>
                <w:rFonts w:eastAsiaTheme="minorHAnsi"/>
                <w:color w:val="000000"/>
                <w:sz w:val="22"/>
                <w:szCs w:val="22"/>
                <w:lang w:eastAsia="en-US"/>
              </w:rPr>
              <w:t>Mecanismos de seguimiento a la participación en actividades de bienestar que permiten evaluar el alcance y la pertinencia de los servicios ofrecidos.</w:t>
            </w:r>
          </w:p>
        </w:tc>
        <w:tc>
          <w:tcPr>
            <w:tcW w:w="4812" w:type="dxa"/>
            <w:gridSpan w:val="3"/>
          </w:tcPr>
          <w:p w14:paraId="64AC1B71" w14:textId="6430A583" w:rsidR="001B1DFB" w:rsidRPr="00B93F58" w:rsidRDefault="001B1DFB" w:rsidP="00B93F58">
            <w:pPr>
              <w:pStyle w:val="NormalWeb"/>
              <w:numPr>
                <w:ilvl w:val="0"/>
                <w:numId w:val="25"/>
              </w:numPr>
              <w:spacing w:after="0"/>
              <w:ind w:left="317" w:hanging="261"/>
              <w:jc w:val="both"/>
              <w:rPr>
                <w:rFonts w:eastAsiaTheme="minorHAnsi"/>
                <w:color w:val="000000"/>
                <w:sz w:val="22"/>
                <w:szCs w:val="22"/>
                <w:lang w:eastAsia="en-US"/>
              </w:rPr>
            </w:pPr>
            <w:r w:rsidRPr="00B93F58">
              <w:rPr>
                <w:rFonts w:eastAsiaTheme="minorHAnsi"/>
                <w:color w:val="000000"/>
                <w:sz w:val="22"/>
                <w:szCs w:val="22"/>
                <w:lang w:eastAsia="en-US"/>
              </w:rPr>
              <w:lastRenderedPageBreak/>
              <w:t>Necesidad de fortalecer la difusión de las actividades y servicios de bienestar entre los estudiantes de posgrado, ya que algunos manifiestan desconocimiento de la oferta disponible.</w:t>
            </w:r>
          </w:p>
          <w:p w14:paraId="20EBF590" w14:textId="0C376A94" w:rsidR="001B1DFB" w:rsidRPr="00B93F58" w:rsidRDefault="001B1DFB" w:rsidP="00B93F58">
            <w:pPr>
              <w:pStyle w:val="NormalWeb"/>
              <w:numPr>
                <w:ilvl w:val="0"/>
                <w:numId w:val="25"/>
              </w:numPr>
              <w:spacing w:after="0"/>
              <w:ind w:left="317" w:hanging="261"/>
              <w:jc w:val="both"/>
              <w:rPr>
                <w:rFonts w:eastAsiaTheme="minorHAnsi"/>
                <w:color w:val="000000"/>
                <w:sz w:val="22"/>
                <w:szCs w:val="22"/>
                <w:lang w:eastAsia="en-US"/>
              </w:rPr>
            </w:pPr>
            <w:r w:rsidRPr="00B93F58">
              <w:rPr>
                <w:rFonts w:eastAsiaTheme="minorHAnsi"/>
                <w:color w:val="000000"/>
                <w:sz w:val="22"/>
                <w:szCs w:val="22"/>
                <w:lang w:eastAsia="en-US"/>
              </w:rPr>
              <w:t>Persisten desafíos en la adaptación de programas de bienestar a las necesidades específicas de estudiantes de maestría, considerando sus características laborales y de disponibilidad de tiempo.</w:t>
            </w:r>
          </w:p>
          <w:p w14:paraId="67780618" w14:textId="1D051042" w:rsidR="001B1DFB" w:rsidRPr="00B93F58" w:rsidRDefault="001B1DFB" w:rsidP="00B93F58">
            <w:pPr>
              <w:pStyle w:val="NormalWeb"/>
              <w:numPr>
                <w:ilvl w:val="0"/>
                <w:numId w:val="25"/>
              </w:numPr>
              <w:spacing w:after="0"/>
              <w:ind w:left="317" w:hanging="261"/>
              <w:jc w:val="both"/>
              <w:rPr>
                <w:rFonts w:eastAsiaTheme="minorHAnsi"/>
                <w:color w:val="000000"/>
                <w:sz w:val="22"/>
                <w:szCs w:val="22"/>
                <w:lang w:eastAsia="en-US"/>
              </w:rPr>
            </w:pPr>
            <w:r w:rsidRPr="00B93F58">
              <w:rPr>
                <w:rFonts w:eastAsiaTheme="minorHAnsi"/>
                <w:color w:val="000000"/>
                <w:sz w:val="22"/>
                <w:szCs w:val="22"/>
                <w:lang w:eastAsia="en-US"/>
              </w:rPr>
              <w:lastRenderedPageBreak/>
              <w:t>Limitada sistematización de información sobre el impacto de los programas de bienestar en la permanencia y el rendimiento académico.</w:t>
            </w:r>
          </w:p>
          <w:p w14:paraId="24790E32" w14:textId="028EAA61" w:rsidR="004C24A4" w:rsidRPr="00B93F58" w:rsidRDefault="001B1DFB" w:rsidP="00B93F58">
            <w:pPr>
              <w:pStyle w:val="NormalWeb"/>
              <w:numPr>
                <w:ilvl w:val="0"/>
                <w:numId w:val="25"/>
              </w:numPr>
              <w:spacing w:after="0"/>
              <w:ind w:left="317" w:hanging="261"/>
              <w:jc w:val="both"/>
              <w:rPr>
                <w:rFonts w:eastAsiaTheme="minorHAnsi"/>
                <w:color w:val="000000"/>
                <w:sz w:val="22"/>
                <w:szCs w:val="22"/>
                <w:lang w:eastAsia="en-US"/>
              </w:rPr>
            </w:pPr>
            <w:r w:rsidRPr="00B93F58">
              <w:rPr>
                <w:rFonts w:eastAsiaTheme="minorHAnsi"/>
                <w:color w:val="000000"/>
                <w:sz w:val="22"/>
                <w:szCs w:val="22"/>
                <w:lang w:eastAsia="en-US"/>
              </w:rPr>
              <w:t>Oportunidad de ampliar los apoyos financieros y de sostenimiento como complemento a los servicios de bienestar, en especial para movilidad académica y culminación de trabajos de grado.</w:t>
            </w:r>
          </w:p>
        </w:tc>
      </w:tr>
    </w:tbl>
    <w:p w14:paraId="3DF1A673" w14:textId="156814F8" w:rsidR="004C4E69" w:rsidRPr="00FB3789" w:rsidRDefault="004C24A4" w:rsidP="00F04A80">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lastRenderedPageBreak/>
        <w:t>Fuente: Proyecto curric</w:t>
      </w:r>
      <w:r w:rsidRPr="00FB3789">
        <w:rPr>
          <w:rFonts w:ascii="Times New Roman" w:hAnsi="Times New Roman" w:cs="Times New Roman"/>
        </w:rPr>
        <w:t xml:space="preserve">ular </w:t>
      </w:r>
      <w:r w:rsidR="005F2DED" w:rsidRPr="00FB3789">
        <w:rPr>
          <w:rFonts w:ascii="Times New Roman" w:hAnsi="Times New Roman" w:cs="Times New Roman"/>
        </w:rPr>
        <w:t>(2023-1 a 2025-1)</w:t>
      </w:r>
      <w:r w:rsidR="00C515DB" w:rsidRPr="00FB3789">
        <w:rPr>
          <w:rFonts w:ascii="Times New Roman" w:hAnsi="Times New Roman" w:cs="Times New Roman"/>
        </w:rPr>
        <w:t>.</w:t>
      </w:r>
    </w:p>
    <w:p w14:paraId="2BA8FCEF" w14:textId="19A07DC1" w:rsidR="005B1879" w:rsidRPr="00FB3789" w:rsidRDefault="00D97984" w:rsidP="00B93F58">
      <w:pPr>
        <w:pStyle w:val="Ttulo3"/>
        <w:numPr>
          <w:ilvl w:val="2"/>
          <w:numId w:val="28"/>
        </w:numPr>
        <w:spacing w:line="276" w:lineRule="auto"/>
        <w:rPr>
          <w:rFonts w:cs="Times New Roman"/>
          <w:szCs w:val="22"/>
        </w:rPr>
      </w:pPr>
      <w:bookmarkStart w:id="384" w:name="_Toc211354429"/>
      <w:r w:rsidRPr="00FB3789">
        <w:rPr>
          <w:rFonts w:cs="Times New Roman"/>
          <w:szCs w:val="22"/>
        </w:rPr>
        <w:t xml:space="preserve">Factor 10. Medios </w:t>
      </w:r>
      <w:r w:rsidR="00C515DB" w:rsidRPr="00FB3789">
        <w:rPr>
          <w:rFonts w:cs="Times New Roman"/>
          <w:szCs w:val="22"/>
        </w:rPr>
        <w:t>educativos y ambientes de aprendizaje</w:t>
      </w:r>
      <w:bookmarkEnd w:id="384"/>
      <w:r w:rsidR="00C515DB" w:rsidRPr="00FB3789">
        <w:rPr>
          <w:rFonts w:cs="Times New Roman"/>
          <w:szCs w:val="22"/>
        </w:rPr>
        <w:t xml:space="preserve">   </w:t>
      </w:r>
    </w:p>
    <w:p w14:paraId="6581D99E" w14:textId="587EA5D3" w:rsidR="005B1879" w:rsidRPr="001A2CAA" w:rsidRDefault="00D97984" w:rsidP="00F04A80">
      <w:pPr>
        <w:pStyle w:val="Sinespaciado"/>
        <w:spacing w:before="240" w:line="276" w:lineRule="auto"/>
        <w:rPr>
          <w:rFonts w:ascii="Times New Roman" w:hAnsi="Times New Roman" w:cs="Times New Roman"/>
          <w:b/>
        </w:rPr>
      </w:pPr>
      <w:r w:rsidRPr="00FB3789">
        <w:rPr>
          <w:rFonts w:ascii="Times New Roman" w:hAnsi="Times New Roman" w:cs="Times New Roman"/>
          <w:b/>
        </w:rPr>
        <w:t xml:space="preserve">Característica 38. Estrategias y </w:t>
      </w:r>
      <w:r w:rsidR="007843D9" w:rsidRPr="00FB3789">
        <w:rPr>
          <w:rFonts w:ascii="Times New Roman" w:hAnsi="Times New Roman" w:cs="Times New Roman"/>
          <w:b/>
        </w:rPr>
        <w:t xml:space="preserve">recursos de apoyo a profesores  </w:t>
      </w:r>
    </w:p>
    <w:p w14:paraId="7E6234C1" w14:textId="77777777" w:rsidR="00B93F58" w:rsidRPr="00B93F58" w:rsidRDefault="00B93F58" w:rsidP="00B93F58">
      <w:pPr>
        <w:pStyle w:val="NormalWeb"/>
        <w:spacing w:after="0" w:line="276" w:lineRule="auto"/>
        <w:jc w:val="both"/>
        <w:rPr>
          <w:rFonts w:eastAsiaTheme="minorHAnsi"/>
          <w:sz w:val="22"/>
          <w:szCs w:val="22"/>
          <w:lang w:eastAsia="en-US"/>
        </w:rPr>
      </w:pPr>
      <w:r w:rsidRPr="00B93F58">
        <w:rPr>
          <w:rFonts w:eastAsiaTheme="minorHAnsi"/>
          <w:sz w:val="22"/>
          <w:szCs w:val="22"/>
          <w:lang w:eastAsia="en-US"/>
        </w:rPr>
        <w:t>El programa académico, en coherencia con la política institucional de fortalecimiento docente, ha dispuesto de diversos recursos y estrategias que apoyan la labor de los profesores en docencia, investigación, innovación y creación. A nivel institucional, se destacan iniciativas como PlanesTic-UD, que promueve la incorporación de TIC en los procesos de enseñanza-aprendizaje; el Observatorio de TIC en Educación (OBTICUD), que genera análisis y recomendaciones sobre el uso pedagógico de estas tecnologías; y el Centro Acacia, orientado a la inclusión y a la accesibilidad en el contexto educativo. La plataforma MOODLE también constituye una herramienta fundamental para complementar la presencialidad y desarrollar modalidades híbridas y virtuales. Su creciente utilización ha fortalecido las prácticas docentes y potenciado estrategias de aprendizaje autónomo y colaborativo, en línea con las exigencias de los programas de ingeniería.</w:t>
      </w:r>
    </w:p>
    <w:p w14:paraId="188EBAF7" w14:textId="77777777" w:rsidR="00B93F58" w:rsidRPr="00B93F58" w:rsidRDefault="00B93F58" w:rsidP="00B93F58">
      <w:pPr>
        <w:pStyle w:val="NormalWeb"/>
        <w:spacing w:after="0" w:line="276" w:lineRule="auto"/>
        <w:jc w:val="both"/>
        <w:rPr>
          <w:rFonts w:eastAsiaTheme="minorHAnsi"/>
          <w:sz w:val="22"/>
          <w:szCs w:val="22"/>
          <w:lang w:eastAsia="en-US"/>
        </w:rPr>
      </w:pPr>
      <w:r w:rsidRPr="00B93F58">
        <w:rPr>
          <w:rFonts w:eastAsiaTheme="minorHAnsi"/>
          <w:sz w:val="22"/>
          <w:szCs w:val="22"/>
          <w:lang w:eastAsia="en-US"/>
        </w:rPr>
        <w:t>En el ámbito de la Facultad de Ingeniería, se destacan espacios de formación docente en metodologías activas, ambientes virtuales y herramientas tecnológicas aplicadas a la enseñanza de la ingeniería. Adicionalmente, se cuenta con laboratorios especializados, aulas dotadas con equipos de cómputo, recursos audiovisuales y espacios de trabajo académico que permiten a los profesores integrar teoría y práctica en la formación profesional.</w:t>
      </w:r>
    </w:p>
    <w:p w14:paraId="36A74A1B" w14:textId="77777777" w:rsidR="00B93F58" w:rsidRPr="00B93F58" w:rsidRDefault="00B93F58" w:rsidP="00B93F58">
      <w:pPr>
        <w:pStyle w:val="NormalWeb"/>
        <w:spacing w:after="0" w:line="276" w:lineRule="auto"/>
        <w:jc w:val="both"/>
        <w:rPr>
          <w:rFonts w:eastAsiaTheme="minorHAnsi"/>
          <w:sz w:val="22"/>
          <w:szCs w:val="22"/>
          <w:lang w:eastAsia="en-US"/>
        </w:rPr>
      </w:pPr>
    </w:p>
    <w:p w14:paraId="4AD2C660" w14:textId="77777777" w:rsidR="00B93F58" w:rsidRPr="00B93F58" w:rsidRDefault="00B93F58" w:rsidP="00B93F58">
      <w:pPr>
        <w:pStyle w:val="NormalWeb"/>
        <w:spacing w:after="0" w:line="276" w:lineRule="auto"/>
        <w:jc w:val="both"/>
        <w:rPr>
          <w:rFonts w:eastAsiaTheme="minorHAnsi"/>
          <w:sz w:val="22"/>
          <w:szCs w:val="22"/>
          <w:lang w:eastAsia="en-US"/>
        </w:rPr>
      </w:pPr>
      <w:r w:rsidRPr="00B93F58">
        <w:rPr>
          <w:rFonts w:eastAsiaTheme="minorHAnsi"/>
          <w:sz w:val="22"/>
          <w:szCs w:val="22"/>
          <w:lang w:eastAsia="en-US"/>
        </w:rPr>
        <w:t>En el aspecto de apoyo a estudiantes, se destaca que en promedio los docentes incluyen en su plan de trabajo 5.8 horas semanales repartidas en atención a estudiantes y asesoría en trabajos de grado, donde tanto en clase como en los trabajos de grado, los estudiantes tienen que realizar actividades de comunicación oral y escritas tanto para los proyectos de clase como para el trabajo de grado. Es este último, se realizan presentaciones formales en ponencias, escrituras de artículos para publicación, los cuales son requisitos para el grado, y por supuesto, la presentación en la sustentación del proyecto de grado y la escritura del libro resultado de su trabajo de grado, donde el ellos son clave el acompañamiento del director de trabajo. PlanesTic, se destaca en el apoyo permanente de cursos para realización de presentaciones efectivas, podcast, videos, talleres de escritura científica, entre otros.</w:t>
      </w:r>
    </w:p>
    <w:p w14:paraId="13111F2E" w14:textId="77777777" w:rsidR="00B93F58" w:rsidRPr="00B93F58" w:rsidRDefault="00B93F58" w:rsidP="00B93F58">
      <w:pPr>
        <w:pStyle w:val="NormalWeb"/>
        <w:spacing w:after="0" w:line="276" w:lineRule="auto"/>
        <w:jc w:val="both"/>
        <w:rPr>
          <w:rFonts w:eastAsiaTheme="minorHAnsi"/>
          <w:sz w:val="22"/>
          <w:szCs w:val="22"/>
          <w:lang w:eastAsia="en-US"/>
        </w:rPr>
      </w:pPr>
      <w:r w:rsidRPr="00B93F58">
        <w:rPr>
          <w:rFonts w:eastAsiaTheme="minorHAnsi"/>
          <w:sz w:val="22"/>
          <w:szCs w:val="22"/>
          <w:lang w:eastAsia="en-US"/>
        </w:rPr>
        <w:lastRenderedPageBreak/>
        <w:t>El proyecto curricular, por su parte, ha avanzado en la adquisición y actualización de recursos tecnológicos específicos para la actividad docente, fortaleciendo la calidad de los procesos formativos y generando un ecosistema de aprendizaje más dinámico y alineado con las tendencias actuales de la educación en ingeniería.</w:t>
      </w:r>
    </w:p>
    <w:p w14:paraId="5BDEB295" w14:textId="77777777" w:rsidR="00B93F58" w:rsidRDefault="00B93F58" w:rsidP="00B93F58">
      <w:pPr>
        <w:pStyle w:val="NormalWeb"/>
        <w:spacing w:after="0" w:afterAutospacing="0" w:line="276" w:lineRule="auto"/>
        <w:jc w:val="both"/>
        <w:rPr>
          <w:rFonts w:eastAsiaTheme="minorHAnsi"/>
          <w:sz w:val="22"/>
          <w:szCs w:val="22"/>
          <w:lang w:eastAsia="en-US"/>
        </w:rPr>
      </w:pPr>
      <w:r w:rsidRPr="00B93F58">
        <w:rPr>
          <w:rFonts w:eastAsiaTheme="minorHAnsi"/>
          <w:sz w:val="22"/>
          <w:szCs w:val="22"/>
          <w:lang w:eastAsia="en-US"/>
        </w:rPr>
        <w:t>El programa académico demuestra que dispone de recursos de apoyo a nivel institucional, facultativo y de proyecto curricular, y que ha implementado estrategias pedagógicas y tecnológicas que fortalecen las competencias de sus docentes en comunicación, innovación y acompañamiento a los estudiantes. Estas acciones contribuyen al mejoramiento continuo de la docencia y a la consolidación de un entorno académico coherente con los objetivos de formación propios de la ingeniería y con los estándares de alta calidad.</w:t>
      </w:r>
    </w:p>
    <w:p w14:paraId="3253D987" w14:textId="5A3B6C44" w:rsidR="006617A1" w:rsidRPr="00FB3789" w:rsidRDefault="006617A1" w:rsidP="00F04A80">
      <w:pPr>
        <w:pStyle w:val="Descripcin"/>
        <w:keepNext/>
        <w:spacing w:before="240" w:after="0" w:line="276" w:lineRule="auto"/>
        <w:jc w:val="center"/>
        <w:rPr>
          <w:rFonts w:ascii="Times New Roman" w:hAnsi="Times New Roman" w:cs="Times New Roman"/>
          <w:i w:val="0"/>
          <w:color w:val="auto"/>
          <w:sz w:val="22"/>
          <w:szCs w:val="22"/>
        </w:rPr>
      </w:pPr>
      <w:bookmarkStart w:id="385" w:name="_Toc211354498"/>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w:t>
      </w:r>
      <w:r w:rsidRPr="00396F9A">
        <w:rPr>
          <w:rFonts w:ascii="Times New Roman" w:hAnsi="Times New Roman" w:cs="Times New Roman"/>
          <w:i w:val="0"/>
          <w:color w:val="auto"/>
          <w:sz w:val="22"/>
          <w:szCs w:val="22"/>
        </w:rPr>
        <w:t>cualitativa y cuantitativa de la Característica 38. Estrategias y recursos de apoyo a profesores</w:t>
      </w:r>
      <w:r w:rsidR="00C515DB" w:rsidRPr="00FB3789">
        <w:rPr>
          <w:rFonts w:ascii="Times New Roman" w:hAnsi="Times New Roman" w:cs="Times New Roman"/>
          <w:i w:val="0"/>
          <w:color w:val="auto"/>
          <w:sz w:val="22"/>
          <w:szCs w:val="22"/>
        </w:rPr>
        <w:t>.</w:t>
      </w:r>
      <w:bookmarkEnd w:id="385"/>
    </w:p>
    <w:tbl>
      <w:tblPr>
        <w:tblStyle w:val="Tablaconcuadrcula"/>
        <w:tblW w:w="8952" w:type="dxa"/>
        <w:tblInd w:w="-5" w:type="dxa"/>
        <w:tblLook w:val="04A0" w:firstRow="1" w:lastRow="0" w:firstColumn="1" w:lastColumn="0" w:noHBand="0" w:noVBand="1"/>
      </w:tblPr>
      <w:tblGrid>
        <w:gridCol w:w="2984"/>
        <w:gridCol w:w="2984"/>
        <w:gridCol w:w="2984"/>
      </w:tblGrid>
      <w:tr w:rsidR="006617A1" w:rsidRPr="00B93F58" w14:paraId="15D1D814" w14:textId="77777777" w:rsidTr="00174B16">
        <w:trPr>
          <w:trHeight w:val="341"/>
        </w:trPr>
        <w:tc>
          <w:tcPr>
            <w:tcW w:w="2984" w:type="dxa"/>
            <w:shd w:val="clear" w:color="auto" w:fill="DEEAF6" w:themeFill="accent5" w:themeFillTint="33"/>
            <w:vAlign w:val="center"/>
          </w:tcPr>
          <w:p w14:paraId="55CCD068" w14:textId="77777777" w:rsidR="006617A1" w:rsidRPr="00B93F58" w:rsidRDefault="006617A1" w:rsidP="00C515DB">
            <w:pPr>
              <w:pStyle w:val="Sinespaciado"/>
              <w:jc w:val="center"/>
              <w:rPr>
                <w:rFonts w:ascii="Times New Roman" w:hAnsi="Times New Roman" w:cs="Times New Roman"/>
                <w:b/>
                <w:bCs/>
              </w:rPr>
            </w:pPr>
            <w:r w:rsidRPr="00B93F58">
              <w:rPr>
                <w:rFonts w:ascii="Times New Roman" w:hAnsi="Times New Roman" w:cs="Times New Roman"/>
                <w:b/>
                <w:bCs/>
              </w:rPr>
              <w:t>Grado de cumplimiento</w:t>
            </w:r>
          </w:p>
        </w:tc>
        <w:tc>
          <w:tcPr>
            <w:tcW w:w="2984" w:type="dxa"/>
            <w:shd w:val="clear" w:color="auto" w:fill="DEEAF6" w:themeFill="accent5" w:themeFillTint="33"/>
            <w:vAlign w:val="center"/>
          </w:tcPr>
          <w:p w14:paraId="2D6400BF" w14:textId="77777777" w:rsidR="006617A1" w:rsidRPr="00B93F58" w:rsidRDefault="006617A1" w:rsidP="00C515DB">
            <w:pPr>
              <w:pStyle w:val="Sinespaciado"/>
              <w:jc w:val="center"/>
              <w:rPr>
                <w:rFonts w:ascii="Times New Roman" w:hAnsi="Times New Roman" w:cs="Times New Roman"/>
                <w:b/>
                <w:bCs/>
              </w:rPr>
            </w:pPr>
            <w:r w:rsidRPr="00B93F58">
              <w:rPr>
                <w:rFonts w:ascii="Times New Roman" w:hAnsi="Times New Roman" w:cs="Times New Roman"/>
                <w:b/>
                <w:bCs/>
              </w:rPr>
              <w:t>Calificación numérica</w:t>
            </w:r>
          </w:p>
        </w:tc>
        <w:tc>
          <w:tcPr>
            <w:tcW w:w="2984" w:type="dxa"/>
            <w:shd w:val="clear" w:color="auto" w:fill="DEEAF6" w:themeFill="accent5" w:themeFillTint="33"/>
            <w:vAlign w:val="center"/>
          </w:tcPr>
          <w:p w14:paraId="707D667E" w14:textId="77777777" w:rsidR="006617A1" w:rsidRPr="00B93F58" w:rsidRDefault="006617A1" w:rsidP="00C515DB">
            <w:pPr>
              <w:pStyle w:val="Sinespaciado"/>
              <w:jc w:val="center"/>
              <w:rPr>
                <w:rFonts w:ascii="Times New Roman" w:hAnsi="Times New Roman" w:cs="Times New Roman"/>
                <w:b/>
                <w:bCs/>
              </w:rPr>
            </w:pPr>
            <w:r w:rsidRPr="00B93F58">
              <w:rPr>
                <w:rFonts w:ascii="Times New Roman" w:hAnsi="Times New Roman" w:cs="Times New Roman"/>
                <w:b/>
                <w:bCs/>
              </w:rPr>
              <w:t>Ponderación de característica en el factor</w:t>
            </w:r>
          </w:p>
        </w:tc>
      </w:tr>
      <w:tr w:rsidR="00CE501C" w:rsidRPr="00B93F58" w14:paraId="121A712B" w14:textId="77777777" w:rsidTr="00174B16">
        <w:trPr>
          <w:trHeight w:val="317"/>
        </w:trPr>
        <w:tc>
          <w:tcPr>
            <w:tcW w:w="2984" w:type="dxa"/>
            <w:vAlign w:val="center"/>
          </w:tcPr>
          <w:p w14:paraId="2E5B24C0" w14:textId="0405EC31" w:rsidR="00CE501C" w:rsidRPr="00B93F58" w:rsidRDefault="00CE501C" w:rsidP="00C515DB">
            <w:pPr>
              <w:pStyle w:val="Sinespaciado"/>
              <w:jc w:val="center"/>
              <w:rPr>
                <w:rFonts w:ascii="Times New Roman" w:hAnsi="Times New Roman" w:cs="Times New Roman"/>
                <w:i/>
                <w:highlight w:val="magenta"/>
              </w:rPr>
            </w:pPr>
            <w:r w:rsidRPr="00B93F58">
              <w:rPr>
                <w:rFonts w:ascii="Times New Roman" w:hAnsi="Times New Roman" w:cs="Times New Roman"/>
              </w:rPr>
              <w:t>Se cumple plenamente</w:t>
            </w:r>
          </w:p>
        </w:tc>
        <w:tc>
          <w:tcPr>
            <w:tcW w:w="2984" w:type="dxa"/>
            <w:vAlign w:val="center"/>
          </w:tcPr>
          <w:p w14:paraId="799D970A" w14:textId="7242D12A" w:rsidR="00CE501C" w:rsidRPr="00B93F58" w:rsidRDefault="55283DD4" w:rsidP="00C515DB">
            <w:pPr>
              <w:pStyle w:val="Sinespaciado"/>
              <w:jc w:val="center"/>
              <w:rPr>
                <w:rFonts w:ascii="Times New Roman" w:hAnsi="Times New Roman" w:cs="Times New Roman"/>
                <w:i/>
                <w:iCs/>
                <w:highlight w:val="magenta"/>
              </w:rPr>
            </w:pPr>
            <w:r w:rsidRPr="00B93F58">
              <w:rPr>
                <w:rFonts w:ascii="Times New Roman" w:hAnsi="Times New Roman" w:cs="Times New Roman"/>
              </w:rPr>
              <w:t>5,0</w:t>
            </w:r>
          </w:p>
        </w:tc>
        <w:tc>
          <w:tcPr>
            <w:tcW w:w="2984" w:type="dxa"/>
            <w:vAlign w:val="center"/>
          </w:tcPr>
          <w:p w14:paraId="2DB84ACD" w14:textId="1B4D9905"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rPr>
              <w:t>39.86</w:t>
            </w:r>
          </w:p>
        </w:tc>
      </w:tr>
    </w:tbl>
    <w:p w14:paraId="1B74382B" w14:textId="3B0E267E" w:rsidR="006617A1" w:rsidRPr="00FB3789" w:rsidRDefault="006617A1"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 xml:space="preserve">(2023-1 a </w:t>
      </w:r>
      <w:r w:rsidR="005F2DED" w:rsidRPr="00FB3789">
        <w:rPr>
          <w:rFonts w:ascii="Times New Roman" w:hAnsi="Times New Roman" w:cs="Times New Roman"/>
        </w:rPr>
        <w:t>2025-1)</w:t>
      </w:r>
      <w:r w:rsidR="00C515DB" w:rsidRPr="00FB3789">
        <w:rPr>
          <w:rFonts w:ascii="Times New Roman" w:hAnsi="Times New Roman" w:cs="Times New Roman"/>
        </w:rPr>
        <w:t>.</w:t>
      </w:r>
    </w:p>
    <w:p w14:paraId="200139CF" w14:textId="1E9EF264" w:rsidR="005B1879"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39. Estrategias </w:t>
      </w:r>
      <w:r w:rsidR="007843D9" w:rsidRPr="00FB3789">
        <w:rPr>
          <w:rFonts w:ascii="Times New Roman" w:hAnsi="Times New Roman" w:cs="Times New Roman"/>
          <w:b/>
          <w:bCs/>
        </w:rPr>
        <w:t xml:space="preserve">y recursos de apoyo a estudiantes </w:t>
      </w:r>
    </w:p>
    <w:p w14:paraId="7D2112F3" w14:textId="77777777" w:rsidR="00B93F58" w:rsidRPr="001954E6" w:rsidRDefault="00B93F58" w:rsidP="00B93F58">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El programa académico, adscrito a la Facultad de Ingeniería, ha fortalecido la disponibilidad de recursos, equipos y ambientes de aprendizaje para los estudiantes, en coherencia con las exigencias propias de la formación en ingeniería y con las políticas institucionales de apoyo al proceso educativo. Durante el período de acreditación en alta calidad, el proyecto curricular ha consolidado espacios de formación que integran laboratorios especializados, salas de informática, recursos audiovisuales y equipos tecnológicos actualizados. Dichos recursos han favorecido la apropiación de conocimientos y competencias profesionales en contextos prácticos, experimentales y de innovación.</w:t>
      </w:r>
    </w:p>
    <w:p w14:paraId="78E0E7AA" w14:textId="77777777" w:rsidR="00B93F58" w:rsidRPr="001954E6" w:rsidRDefault="00B93F58" w:rsidP="00B93F58">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Los estudiantes cuentan con laboratorios de docencia e investigación, escenarios de prácticas académicas, así como acceso a plataformas tecnológicas como MOODLE, PlanesTic-UD y herramientas de aprendizaje digitalizadas, que complementan la presencialidad con estrategias de formación autónoma, colaborativa y multimodal. De igual manera, se han puesto a disposición materiales y contenidos digitales propios del proyecto curricular, que enriquecen los procesos académicos y facilitan el acceso a recursos de calidad sin importar la ubicación o modalidad de estudio.</w:t>
      </w:r>
    </w:p>
    <w:p w14:paraId="67245A78" w14:textId="77777777" w:rsidR="00B93F58" w:rsidRPr="001954E6" w:rsidRDefault="00B93F58" w:rsidP="00B93F58">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En cuanto a los servicios institucionales, los estudiantes disponen de salas de cómputo, repositorios digitales, bases de datos académicas, servicios de gestión cultural, y acceso a bibliotecas físicas y virtuales. Estos recursos, articulados con la política institucional de inclusión y diversidad, garantizan el acceso equitativo y la apropiación de herramientas de aprendizaje pertinentes.</w:t>
      </w:r>
    </w:p>
    <w:p w14:paraId="78AF9537" w14:textId="77777777" w:rsidR="00B93F58" w:rsidRPr="001954E6" w:rsidRDefault="00B93F58" w:rsidP="00B93F58">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Finalmente, con la valoración realizada a través de encuestas de satisfacción y reportes de uso de equipos y servicios muestra un nivel positivo de percepción en cuanto a la disponibilidad, calidad y pertinencia de los recursos, lo cual evidencia el impacto favorable que estos han tenido en la formación de los estudiantes.</w:t>
      </w:r>
    </w:p>
    <w:p w14:paraId="02FC6734" w14:textId="77777777" w:rsidR="00B93F58" w:rsidRPr="001954E6" w:rsidRDefault="00B93F58" w:rsidP="00B93F58">
      <w:pPr>
        <w:pStyle w:val="Sinespaciado"/>
        <w:spacing w:before="240" w:line="276" w:lineRule="auto"/>
        <w:jc w:val="both"/>
        <w:rPr>
          <w:rFonts w:ascii="Times New Roman" w:hAnsi="Times New Roman" w:cs="Times New Roman"/>
        </w:rPr>
      </w:pPr>
      <w:r w:rsidRPr="001954E6">
        <w:rPr>
          <w:rFonts w:ascii="Times New Roman" w:hAnsi="Times New Roman" w:cs="Times New Roman"/>
        </w:rPr>
        <w:t xml:space="preserve">El programa académico demuestra la existencia, actualización y disponibilidad de recursos, equipos y ambientes de aprendizaje que fortalecen los procesos formativos de los estudiantes. Así mismo, </w:t>
      </w:r>
      <w:r w:rsidRPr="001954E6">
        <w:rPr>
          <w:rFonts w:ascii="Times New Roman" w:hAnsi="Times New Roman" w:cs="Times New Roman"/>
        </w:rPr>
        <w:lastRenderedPageBreak/>
        <w:t>evidencia que estos recursos son utilizados y apropiados de manera efectiva por la comunidad estudiantil, garantizando un entorno de aprendizaje integral, inclusivo y acorde con las demandas de la formación en ingeniería y los estándares de alta calidad.</w:t>
      </w:r>
    </w:p>
    <w:p w14:paraId="45AC1386" w14:textId="05682E0F" w:rsidR="005F31DF" w:rsidRPr="00FB3789" w:rsidRDefault="005F31DF" w:rsidP="00F04A80">
      <w:pPr>
        <w:pStyle w:val="Descripcin"/>
        <w:keepNext/>
        <w:spacing w:before="240" w:after="0" w:line="276" w:lineRule="auto"/>
        <w:jc w:val="center"/>
        <w:rPr>
          <w:rFonts w:ascii="Times New Roman" w:hAnsi="Times New Roman" w:cs="Times New Roman"/>
          <w:i w:val="0"/>
          <w:color w:val="auto"/>
          <w:sz w:val="22"/>
          <w:szCs w:val="22"/>
        </w:rPr>
      </w:pPr>
      <w:bookmarkStart w:id="386" w:name="_Toc211354499"/>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59</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39. Estrategias y recursos de apoyo a estudiantes</w:t>
      </w:r>
      <w:r w:rsidR="00C515DB" w:rsidRPr="00396F9A">
        <w:rPr>
          <w:rFonts w:ascii="Times New Roman" w:hAnsi="Times New Roman" w:cs="Times New Roman"/>
          <w:i w:val="0"/>
          <w:color w:val="auto"/>
          <w:sz w:val="22"/>
          <w:szCs w:val="22"/>
        </w:rPr>
        <w:t>.</w:t>
      </w:r>
      <w:bookmarkEnd w:id="386"/>
    </w:p>
    <w:tbl>
      <w:tblPr>
        <w:tblStyle w:val="Tablaconcuadrcula"/>
        <w:tblW w:w="8964" w:type="dxa"/>
        <w:tblInd w:w="-5" w:type="dxa"/>
        <w:tblLook w:val="04A0" w:firstRow="1" w:lastRow="0" w:firstColumn="1" w:lastColumn="0" w:noHBand="0" w:noVBand="1"/>
      </w:tblPr>
      <w:tblGrid>
        <w:gridCol w:w="2988"/>
        <w:gridCol w:w="2988"/>
        <w:gridCol w:w="2988"/>
      </w:tblGrid>
      <w:tr w:rsidR="005F31DF" w:rsidRPr="00B93F58" w14:paraId="2E2EC354" w14:textId="77777777" w:rsidTr="00EC1BA0">
        <w:trPr>
          <w:trHeight w:val="331"/>
        </w:trPr>
        <w:tc>
          <w:tcPr>
            <w:tcW w:w="2988" w:type="dxa"/>
            <w:shd w:val="clear" w:color="auto" w:fill="DEEAF6" w:themeFill="accent5" w:themeFillTint="33"/>
            <w:vAlign w:val="center"/>
          </w:tcPr>
          <w:p w14:paraId="7575D717" w14:textId="77777777" w:rsidR="005F31DF" w:rsidRPr="00B93F58" w:rsidRDefault="005F31DF" w:rsidP="00C515DB">
            <w:pPr>
              <w:pStyle w:val="Sinespaciado"/>
              <w:jc w:val="center"/>
              <w:rPr>
                <w:rFonts w:ascii="Times New Roman" w:hAnsi="Times New Roman" w:cs="Times New Roman"/>
                <w:b/>
                <w:bCs/>
              </w:rPr>
            </w:pPr>
            <w:r w:rsidRPr="00B93F58">
              <w:rPr>
                <w:rFonts w:ascii="Times New Roman" w:hAnsi="Times New Roman" w:cs="Times New Roman"/>
                <w:b/>
                <w:bCs/>
              </w:rPr>
              <w:t>Grado de cumplimiento</w:t>
            </w:r>
          </w:p>
        </w:tc>
        <w:tc>
          <w:tcPr>
            <w:tcW w:w="2988" w:type="dxa"/>
            <w:shd w:val="clear" w:color="auto" w:fill="DEEAF6" w:themeFill="accent5" w:themeFillTint="33"/>
            <w:vAlign w:val="center"/>
          </w:tcPr>
          <w:p w14:paraId="44C97E46" w14:textId="77777777" w:rsidR="005F31DF" w:rsidRPr="00B93F58" w:rsidRDefault="005F31DF" w:rsidP="00C515DB">
            <w:pPr>
              <w:pStyle w:val="Sinespaciado"/>
              <w:jc w:val="center"/>
              <w:rPr>
                <w:rFonts w:ascii="Times New Roman" w:hAnsi="Times New Roman" w:cs="Times New Roman"/>
                <w:b/>
                <w:bCs/>
              </w:rPr>
            </w:pPr>
            <w:r w:rsidRPr="00B93F58">
              <w:rPr>
                <w:rFonts w:ascii="Times New Roman" w:hAnsi="Times New Roman" w:cs="Times New Roman"/>
                <w:b/>
                <w:bCs/>
              </w:rPr>
              <w:t>Calificación numérica</w:t>
            </w:r>
          </w:p>
        </w:tc>
        <w:tc>
          <w:tcPr>
            <w:tcW w:w="2988" w:type="dxa"/>
            <w:shd w:val="clear" w:color="auto" w:fill="DEEAF6" w:themeFill="accent5" w:themeFillTint="33"/>
            <w:vAlign w:val="center"/>
          </w:tcPr>
          <w:p w14:paraId="00FE1315" w14:textId="77777777" w:rsidR="005F31DF" w:rsidRPr="00B93F58" w:rsidRDefault="005F31DF" w:rsidP="00C515DB">
            <w:pPr>
              <w:pStyle w:val="Sinespaciado"/>
              <w:jc w:val="center"/>
              <w:rPr>
                <w:rFonts w:ascii="Times New Roman" w:hAnsi="Times New Roman" w:cs="Times New Roman"/>
                <w:b/>
                <w:bCs/>
              </w:rPr>
            </w:pPr>
            <w:r w:rsidRPr="00B93F58">
              <w:rPr>
                <w:rFonts w:ascii="Times New Roman" w:hAnsi="Times New Roman" w:cs="Times New Roman"/>
                <w:b/>
                <w:bCs/>
              </w:rPr>
              <w:t>Ponderación de característica en el factor</w:t>
            </w:r>
          </w:p>
        </w:tc>
      </w:tr>
      <w:tr w:rsidR="00CE501C" w:rsidRPr="00B93F58" w14:paraId="78E53D09" w14:textId="77777777" w:rsidTr="00EC1BA0">
        <w:trPr>
          <w:trHeight w:val="307"/>
        </w:trPr>
        <w:tc>
          <w:tcPr>
            <w:tcW w:w="2988" w:type="dxa"/>
            <w:vAlign w:val="center"/>
          </w:tcPr>
          <w:p w14:paraId="530837EB" w14:textId="5DB72B8C" w:rsidR="00CE501C" w:rsidRPr="00B93F58" w:rsidRDefault="00CE501C" w:rsidP="00C515DB">
            <w:pPr>
              <w:pStyle w:val="Sinespaciado"/>
              <w:jc w:val="center"/>
              <w:rPr>
                <w:rFonts w:ascii="Times New Roman" w:hAnsi="Times New Roman" w:cs="Times New Roman"/>
              </w:rPr>
            </w:pPr>
            <w:r w:rsidRPr="00B93F58">
              <w:rPr>
                <w:rFonts w:ascii="Times New Roman" w:hAnsi="Times New Roman" w:cs="Times New Roman"/>
              </w:rPr>
              <w:t>Se cumple plenamente</w:t>
            </w:r>
          </w:p>
        </w:tc>
        <w:tc>
          <w:tcPr>
            <w:tcW w:w="2988" w:type="dxa"/>
            <w:vAlign w:val="center"/>
          </w:tcPr>
          <w:p w14:paraId="7D5625DF" w14:textId="570E8A2E"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rPr>
              <w:t>5,0</w:t>
            </w:r>
          </w:p>
        </w:tc>
        <w:tc>
          <w:tcPr>
            <w:tcW w:w="2988" w:type="dxa"/>
            <w:vAlign w:val="center"/>
          </w:tcPr>
          <w:p w14:paraId="6CF7C8F4" w14:textId="310FF8F4" w:rsidR="00CE501C" w:rsidRPr="00B93F58" w:rsidRDefault="55283DD4" w:rsidP="00C515DB">
            <w:pPr>
              <w:pStyle w:val="Sinespaciado"/>
              <w:jc w:val="center"/>
              <w:rPr>
                <w:rFonts w:ascii="Times New Roman" w:hAnsi="Times New Roman" w:cs="Times New Roman"/>
              </w:rPr>
            </w:pPr>
            <w:r w:rsidRPr="00B93F58">
              <w:rPr>
                <w:rFonts w:ascii="Times New Roman" w:hAnsi="Times New Roman" w:cs="Times New Roman"/>
              </w:rPr>
              <w:t>35.51</w:t>
            </w:r>
          </w:p>
        </w:tc>
      </w:tr>
    </w:tbl>
    <w:p w14:paraId="3CE15009" w14:textId="44959C9F" w:rsidR="005B1879" w:rsidRPr="00FB3789" w:rsidRDefault="005F31DF"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Fuente:</w:t>
      </w:r>
      <w:r w:rsidRPr="00396F9A">
        <w:rPr>
          <w:rFonts w:ascii="Times New Roman" w:hAnsi="Times New Roman" w:cs="Times New Roman"/>
        </w:rPr>
        <w:t xml:space="preserve"> Proyecto curricular </w:t>
      </w:r>
      <w:r w:rsidR="005F2DED" w:rsidRPr="00FB3789">
        <w:rPr>
          <w:rFonts w:ascii="Times New Roman" w:hAnsi="Times New Roman" w:cs="Times New Roman"/>
        </w:rPr>
        <w:t>(2023-1 a 2025-1)</w:t>
      </w:r>
      <w:r w:rsidR="00C515DB" w:rsidRPr="00FB3789">
        <w:rPr>
          <w:rFonts w:ascii="Times New Roman" w:hAnsi="Times New Roman" w:cs="Times New Roman"/>
        </w:rPr>
        <w:t>.</w:t>
      </w:r>
    </w:p>
    <w:p w14:paraId="48BAF1D8" w14:textId="3414B265" w:rsidR="005B1879" w:rsidRPr="001A2CAA"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40. Recursos </w:t>
      </w:r>
      <w:r w:rsidR="007843D9" w:rsidRPr="00FB3789">
        <w:rPr>
          <w:rFonts w:ascii="Times New Roman" w:hAnsi="Times New Roman" w:cs="Times New Roman"/>
          <w:b/>
          <w:bCs/>
        </w:rPr>
        <w:t xml:space="preserve">bibliográficos y de información  </w:t>
      </w:r>
    </w:p>
    <w:p w14:paraId="700C402C"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 xml:space="preserve">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w:t>
      </w:r>
      <w:hyperlink r:id="rId72" w:history="1">
        <w:r w:rsidRPr="001954E6">
          <w:rPr>
            <w:rStyle w:val="Hipervnculo"/>
            <w:rFonts w:ascii="Times New Roman" w:hAnsi="Times New Roman" w:cs="Times New Roman"/>
          </w:rPr>
          <w:t>la Resolución de Rectoría 130 de 2004</w:t>
        </w:r>
      </w:hyperlink>
      <w:r w:rsidRPr="001954E6">
        <w:rPr>
          <w:rFonts w:ascii="Times New Roman" w:hAnsi="Times New Roman" w:cs="Times New Roman"/>
        </w:rPr>
        <w:t>.</w:t>
      </w:r>
    </w:p>
    <w:p w14:paraId="2106D651"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Durante el período de acreditación en alta calidad, el programa ha fortalecido el acceso a recursos bibliográficos y de información, tanto físicos como digitales, que responden a las necesidades de estudiantes, docentes e investigadores. En este marco, se destaca la implementación del Centro de Recursos para el Aprendizaje y la Investigación (CRAI), cuyo portafolio integra servicios de consulta, préstamo, formación en competencias informacionales y acceso a bases de datos especializadas.</w:t>
      </w:r>
    </w:p>
    <w:p w14:paraId="1E589E7F"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Gracias a los proyectos de inversión institucional, como el Proyecto 41506 de Dotación y Actualización del Sistema de Bibliotecas, se ha logrado la adquisición y renovación de material bibliográfico, suscripciones a bases de datos indexadas y de alto impacto, actualización de software de gestión bibliográfica y fortalecimiento de los servicios interbibliotecarios. Esto ha permitido a la comunidad académica del programa acceder a información actualizada y pertinente en áreas de ingeniería y campos afines.</w:t>
      </w:r>
    </w:p>
    <w:p w14:paraId="48C52309"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El programa también se beneficia del repositorio institucional, que concentra publicaciones académicas y de investigación producidas por docentes y estudiantes, garantizando la visibilidad y acceso abierto a la producción científica. De igual manera, se han consolidado alianzas interbibliotecarias que amplían el acceso a recursos de información de otras universidades y centros de investigación.</w:t>
      </w:r>
    </w:p>
    <w:p w14:paraId="4DDDF340" w14:textId="77777777" w:rsidR="00E64F6E" w:rsidRPr="001954E6" w:rsidRDefault="00E64F6E" w:rsidP="00E64F6E">
      <w:pPr>
        <w:spacing w:line="257" w:lineRule="auto"/>
        <w:jc w:val="both"/>
        <w:rPr>
          <w:rFonts w:ascii="Times New Roman" w:eastAsia="Calibri" w:hAnsi="Times New Roman" w:cs="Times New Roman"/>
          <w:lang w:val="es-CO"/>
        </w:rPr>
      </w:pPr>
      <w:r w:rsidRPr="001954E6">
        <w:rPr>
          <w:rFonts w:ascii="Times New Roman" w:eastAsia="Calibri" w:hAnsi="Times New Roman" w:cs="Times New Roman"/>
          <w:lang w:val="es-CO"/>
        </w:rPr>
        <w:t>La apreciación de los estudiantes respecto del material bibliográfico y de información en la encuesta realizada es del 81% totalmente o de acuerdo, el 15% ni de acuerdo ni en desacuerdo y el 4% en desacuerdo. Con este resultado se puede pensar que la inversión realizada en estos recursos si son aprovechados y valorados por los estudiantes. En cuanto a los docentes, en la encuesta las respuestas se enfocan en las bases de datos, donde muestran que la disponibilidad puede mejorar y que efectivamente hacen uso de las que están disponibles.</w:t>
      </w:r>
    </w:p>
    <w:p w14:paraId="3FE9B1B8" w14:textId="0EE248D1" w:rsidR="00D65BCC" w:rsidRPr="00FB3789" w:rsidRDefault="00E64F6E" w:rsidP="00F04A80">
      <w:pPr>
        <w:pStyle w:val="Sinespaciado"/>
        <w:spacing w:before="240" w:line="276" w:lineRule="auto"/>
        <w:jc w:val="both"/>
        <w:rPr>
          <w:rFonts w:ascii="Times New Roman" w:hAnsi="Times New Roman" w:cs="Times New Roman"/>
          <w:highlight w:val="magenta"/>
        </w:rPr>
      </w:pPr>
      <w:r w:rsidRPr="001954E6">
        <w:rPr>
          <w:rFonts w:ascii="Times New Roman" w:eastAsia="Calibri" w:hAnsi="Times New Roman" w:cs="Times New Roman"/>
        </w:rPr>
        <w:t xml:space="preserve">Se puede concluir de las </w:t>
      </w:r>
      <w:r w:rsidRPr="001954E6">
        <w:rPr>
          <w:rFonts w:ascii="Times New Roman" w:hAnsi="Times New Roman" w:cs="Times New Roman"/>
        </w:rPr>
        <w:t xml:space="preserve">encuestas de satisfacción y reportes de uso evidencian una valoración positiva de los estudiantes y docentes sobre la suficiencia, pertinencia y actualización de los recursos bibliográficos, destacando como fortalezas el acceso remoto a bases de datos, la capacitación en competencias informacionales y la disponibilidad de recursos impresos y digitales especializados. El programa académico cuenta con recursos bibliográficos e informacionales suficientes, actualizados y pertinentes, que garantizan el acceso a la totalidad de estudiantes, atendiendo a las características del </w:t>
      </w:r>
      <w:r w:rsidRPr="001954E6">
        <w:rPr>
          <w:rFonts w:ascii="Times New Roman" w:hAnsi="Times New Roman" w:cs="Times New Roman"/>
        </w:rPr>
        <w:lastRenderedPageBreak/>
        <w:t>nivel de formación y la modalidad del programa. La articulación con el Sistema de Bibliotecas y la inversión institucional en dotación, actualización y ampliación de servicios constituyen un soporte sólido para los procesos de enseñanza, aprendizaje, investigación y creación</w:t>
      </w:r>
      <w:r>
        <w:rPr>
          <w:rFonts w:ascii="Times New Roman" w:hAnsi="Times New Roman" w:cs="Times New Roman"/>
        </w:rPr>
        <w:t>.</w:t>
      </w:r>
    </w:p>
    <w:p w14:paraId="0353BAE3" w14:textId="3A9B7197" w:rsidR="00D65BCC" w:rsidRPr="00FB3789" w:rsidRDefault="00D65BCC" w:rsidP="00F04A80">
      <w:pPr>
        <w:pStyle w:val="Descripcin"/>
        <w:keepNext/>
        <w:spacing w:before="240" w:after="0" w:line="276" w:lineRule="auto"/>
        <w:jc w:val="center"/>
        <w:rPr>
          <w:rFonts w:ascii="Times New Roman" w:hAnsi="Times New Roman" w:cs="Times New Roman"/>
          <w:i w:val="0"/>
          <w:color w:val="auto"/>
          <w:sz w:val="22"/>
          <w:szCs w:val="22"/>
        </w:rPr>
      </w:pPr>
      <w:bookmarkStart w:id="387" w:name="_Toc211354500"/>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w:t>
      </w:r>
      <w:r w:rsidRPr="00396F9A">
        <w:rPr>
          <w:rFonts w:ascii="Times New Roman" w:hAnsi="Times New Roman" w:cs="Times New Roman"/>
          <w:i w:val="0"/>
          <w:color w:val="auto"/>
          <w:sz w:val="22"/>
          <w:szCs w:val="22"/>
        </w:rPr>
        <w:t>Característica 40. Recursos bibliográficos y de información</w:t>
      </w:r>
      <w:r w:rsidR="00C515DB" w:rsidRPr="00FB3789">
        <w:rPr>
          <w:rFonts w:ascii="Times New Roman" w:hAnsi="Times New Roman" w:cs="Times New Roman"/>
          <w:i w:val="0"/>
          <w:color w:val="auto"/>
          <w:sz w:val="22"/>
          <w:szCs w:val="22"/>
        </w:rPr>
        <w:t>.</w:t>
      </w:r>
      <w:bookmarkEnd w:id="387"/>
    </w:p>
    <w:tbl>
      <w:tblPr>
        <w:tblStyle w:val="Tablaconcuadrcula"/>
        <w:tblW w:w="8976" w:type="dxa"/>
        <w:tblInd w:w="-5" w:type="dxa"/>
        <w:tblLook w:val="04A0" w:firstRow="1" w:lastRow="0" w:firstColumn="1" w:lastColumn="0" w:noHBand="0" w:noVBand="1"/>
      </w:tblPr>
      <w:tblGrid>
        <w:gridCol w:w="2992"/>
        <w:gridCol w:w="2992"/>
        <w:gridCol w:w="2992"/>
      </w:tblGrid>
      <w:tr w:rsidR="00D65BCC" w:rsidRPr="00E64F6E" w14:paraId="6A443DC4" w14:textId="77777777" w:rsidTr="00795562">
        <w:trPr>
          <w:trHeight w:val="321"/>
        </w:trPr>
        <w:tc>
          <w:tcPr>
            <w:tcW w:w="2992" w:type="dxa"/>
            <w:shd w:val="clear" w:color="auto" w:fill="DEEAF6" w:themeFill="accent5" w:themeFillTint="33"/>
            <w:vAlign w:val="center"/>
          </w:tcPr>
          <w:p w14:paraId="3E353E2D" w14:textId="77777777" w:rsidR="00D65BCC" w:rsidRPr="00E64F6E" w:rsidRDefault="00D65BCC" w:rsidP="00C515DB">
            <w:pPr>
              <w:pStyle w:val="Sinespaciado"/>
              <w:jc w:val="center"/>
              <w:rPr>
                <w:rFonts w:ascii="Times New Roman" w:hAnsi="Times New Roman" w:cs="Times New Roman"/>
                <w:b/>
                <w:bCs/>
              </w:rPr>
            </w:pPr>
            <w:r w:rsidRPr="00E64F6E">
              <w:rPr>
                <w:rFonts w:ascii="Times New Roman" w:hAnsi="Times New Roman" w:cs="Times New Roman"/>
                <w:b/>
                <w:bCs/>
              </w:rPr>
              <w:t>Grado de cumplimiento</w:t>
            </w:r>
          </w:p>
        </w:tc>
        <w:tc>
          <w:tcPr>
            <w:tcW w:w="2992" w:type="dxa"/>
            <w:shd w:val="clear" w:color="auto" w:fill="DEEAF6" w:themeFill="accent5" w:themeFillTint="33"/>
            <w:vAlign w:val="center"/>
          </w:tcPr>
          <w:p w14:paraId="1B9F2888" w14:textId="77777777" w:rsidR="00D65BCC" w:rsidRPr="00E64F6E" w:rsidRDefault="00D65BCC" w:rsidP="00C515DB">
            <w:pPr>
              <w:pStyle w:val="Sinespaciado"/>
              <w:jc w:val="center"/>
              <w:rPr>
                <w:rFonts w:ascii="Times New Roman" w:hAnsi="Times New Roman" w:cs="Times New Roman"/>
                <w:b/>
                <w:bCs/>
              </w:rPr>
            </w:pPr>
            <w:r w:rsidRPr="00E64F6E">
              <w:rPr>
                <w:rFonts w:ascii="Times New Roman" w:hAnsi="Times New Roman" w:cs="Times New Roman"/>
                <w:b/>
                <w:bCs/>
              </w:rPr>
              <w:t>Calificación numérica</w:t>
            </w:r>
          </w:p>
        </w:tc>
        <w:tc>
          <w:tcPr>
            <w:tcW w:w="2992" w:type="dxa"/>
            <w:shd w:val="clear" w:color="auto" w:fill="DEEAF6" w:themeFill="accent5" w:themeFillTint="33"/>
            <w:vAlign w:val="center"/>
          </w:tcPr>
          <w:p w14:paraId="43E2AE44" w14:textId="77777777" w:rsidR="00D65BCC" w:rsidRPr="00E64F6E" w:rsidRDefault="00D65BCC" w:rsidP="00C515DB">
            <w:pPr>
              <w:pStyle w:val="Sinespaciado"/>
              <w:jc w:val="center"/>
              <w:rPr>
                <w:rFonts w:ascii="Times New Roman" w:hAnsi="Times New Roman" w:cs="Times New Roman"/>
                <w:b/>
                <w:bCs/>
              </w:rPr>
            </w:pPr>
            <w:r w:rsidRPr="00E64F6E">
              <w:rPr>
                <w:rFonts w:ascii="Times New Roman" w:hAnsi="Times New Roman" w:cs="Times New Roman"/>
                <w:b/>
                <w:bCs/>
              </w:rPr>
              <w:t>Ponderación de característica en el factor</w:t>
            </w:r>
          </w:p>
        </w:tc>
      </w:tr>
      <w:tr w:rsidR="00CE501C" w:rsidRPr="00E64F6E" w14:paraId="41A5CC87" w14:textId="77777777" w:rsidTr="00795562">
        <w:trPr>
          <w:trHeight w:val="299"/>
        </w:trPr>
        <w:tc>
          <w:tcPr>
            <w:tcW w:w="2992" w:type="dxa"/>
            <w:vAlign w:val="center"/>
          </w:tcPr>
          <w:p w14:paraId="57028AF4" w14:textId="1AA0D9B7" w:rsidR="00CE501C" w:rsidRPr="00E64F6E" w:rsidRDefault="00CE501C" w:rsidP="00C515DB">
            <w:pPr>
              <w:pStyle w:val="Sinespaciado"/>
              <w:jc w:val="center"/>
              <w:rPr>
                <w:rFonts w:ascii="Times New Roman" w:hAnsi="Times New Roman" w:cs="Times New Roman"/>
              </w:rPr>
            </w:pPr>
            <w:r w:rsidRPr="00E64F6E">
              <w:rPr>
                <w:rFonts w:ascii="Times New Roman" w:hAnsi="Times New Roman" w:cs="Times New Roman"/>
              </w:rPr>
              <w:t>Se cumple plenamente</w:t>
            </w:r>
          </w:p>
        </w:tc>
        <w:tc>
          <w:tcPr>
            <w:tcW w:w="2992" w:type="dxa"/>
            <w:vAlign w:val="center"/>
          </w:tcPr>
          <w:p w14:paraId="17998B0F" w14:textId="27CCFDCD" w:rsidR="00CE501C" w:rsidRPr="00E64F6E" w:rsidRDefault="55283DD4" w:rsidP="00C515DB">
            <w:pPr>
              <w:pStyle w:val="Sinespaciado"/>
              <w:jc w:val="center"/>
              <w:rPr>
                <w:rFonts w:ascii="Times New Roman" w:hAnsi="Times New Roman" w:cs="Times New Roman"/>
              </w:rPr>
            </w:pPr>
            <w:r w:rsidRPr="00E64F6E">
              <w:rPr>
                <w:rFonts w:ascii="Times New Roman" w:hAnsi="Times New Roman" w:cs="Times New Roman"/>
              </w:rPr>
              <w:t>5,0</w:t>
            </w:r>
          </w:p>
        </w:tc>
        <w:tc>
          <w:tcPr>
            <w:tcW w:w="2992" w:type="dxa"/>
            <w:vAlign w:val="center"/>
          </w:tcPr>
          <w:p w14:paraId="78787ECF" w14:textId="0F9E04D9" w:rsidR="00CE501C" w:rsidRPr="00E64F6E" w:rsidRDefault="55283DD4" w:rsidP="00C515DB">
            <w:pPr>
              <w:pStyle w:val="Sinespaciado"/>
              <w:jc w:val="center"/>
              <w:rPr>
                <w:rFonts w:ascii="Times New Roman" w:hAnsi="Times New Roman" w:cs="Times New Roman"/>
              </w:rPr>
            </w:pPr>
            <w:r w:rsidRPr="00E64F6E">
              <w:rPr>
                <w:rFonts w:ascii="Times New Roman" w:hAnsi="Times New Roman" w:cs="Times New Roman"/>
              </w:rPr>
              <w:t>24.64</w:t>
            </w:r>
          </w:p>
        </w:tc>
      </w:tr>
    </w:tbl>
    <w:p w14:paraId="073CD4B7" w14:textId="26DF9A84" w:rsidR="005F31DF" w:rsidRPr="00FB3789" w:rsidRDefault="00D65BCC"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C515DB" w:rsidRPr="00FB3789">
        <w:rPr>
          <w:rFonts w:ascii="Times New Roman" w:hAnsi="Times New Roman" w:cs="Times New Roman"/>
        </w:rPr>
        <w:t>.</w:t>
      </w:r>
    </w:p>
    <w:p w14:paraId="23F04D00" w14:textId="77777777" w:rsidR="00D97984"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66EC0AAC" w14:textId="77777777" w:rsidR="00E64F6E" w:rsidRPr="001954E6" w:rsidRDefault="00E64F6E" w:rsidP="00E64F6E">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El programa académico, sustentado en su tradición y en una cultura de mejoramiento continuo, ha consolidado fines filosóficos, pedagógicos y organizacionales que le otorgan identidad y coherencia. En este marco, debe asegurar de manera permanente la disponibilidad, acceso, uso y apropiación de medios educativos que fortalezcan los procesos de enseñanza y aprendizaje. Estos medios, que incluyen recursos bibliográficos, digitales, tecnológicos, físicos y culturales, permiten la creación de ambientes de aprendizaje innovadores, inclusivos y actualizados, coherentes con los resultados de aprendizaje esperados y con las demandas propias del nivel de formación y la modalidad del programa.</w:t>
      </w:r>
    </w:p>
    <w:p w14:paraId="0862653E" w14:textId="77777777" w:rsidR="00E64F6E" w:rsidRPr="001954E6" w:rsidRDefault="00E64F6E" w:rsidP="00E64F6E">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Asimismo, se espera que dichos recursos contribuyan al desarrollo de competencias autónomas, críticas, creativas y éticas en los estudiantes, y que se articulen con los procesos de investigación, innovación y proyección social. Con ello, el programa asegura la pertinencia, sostenibilidad e impacto de sus ambientes de aprendizaje, en concordancia con los lineamientos institucionales y las exigencias del contexto académico, científico y profesional.</w:t>
      </w:r>
    </w:p>
    <w:p w14:paraId="7E3D542C" w14:textId="0287FDFA" w:rsidR="00C46303" w:rsidRPr="00FB3789" w:rsidRDefault="00C46303" w:rsidP="00F04A80">
      <w:pPr>
        <w:pStyle w:val="Descripcin"/>
        <w:keepNext/>
        <w:spacing w:before="240" w:after="0" w:line="276" w:lineRule="auto"/>
        <w:jc w:val="center"/>
        <w:rPr>
          <w:rFonts w:ascii="Times New Roman" w:hAnsi="Times New Roman" w:cs="Times New Roman"/>
          <w:i w:val="0"/>
          <w:color w:val="auto"/>
          <w:sz w:val="22"/>
          <w:szCs w:val="22"/>
        </w:rPr>
      </w:pPr>
      <w:bookmarkStart w:id="388" w:name="_Toc211354501"/>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10. Medios educativos y ambientes de aprendizaje</w:t>
      </w:r>
      <w:r w:rsidR="00C515DB" w:rsidRPr="00396F9A">
        <w:rPr>
          <w:rFonts w:ascii="Times New Roman" w:hAnsi="Times New Roman" w:cs="Times New Roman"/>
          <w:i w:val="0"/>
          <w:color w:val="auto"/>
          <w:sz w:val="22"/>
          <w:szCs w:val="22"/>
        </w:rPr>
        <w:t>.</w:t>
      </w:r>
      <w:bookmarkEnd w:id="388"/>
    </w:p>
    <w:tbl>
      <w:tblPr>
        <w:tblStyle w:val="Tablaconcuadrcula"/>
        <w:tblW w:w="9202" w:type="dxa"/>
        <w:tblLook w:val="04A0" w:firstRow="1" w:lastRow="0" w:firstColumn="1" w:lastColumn="0" w:noHBand="0" w:noVBand="1"/>
      </w:tblPr>
      <w:tblGrid>
        <w:gridCol w:w="2263"/>
        <w:gridCol w:w="2127"/>
        <w:gridCol w:w="1559"/>
        <w:gridCol w:w="1134"/>
        <w:gridCol w:w="2119"/>
      </w:tblGrid>
      <w:tr w:rsidR="00ED5B57" w:rsidRPr="00E64F6E" w14:paraId="6A1EDC94" w14:textId="77777777" w:rsidTr="00C515DB">
        <w:trPr>
          <w:trHeight w:val="479"/>
        </w:trPr>
        <w:tc>
          <w:tcPr>
            <w:tcW w:w="4390" w:type="dxa"/>
            <w:gridSpan w:val="2"/>
            <w:shd w:val="clear" w:color="auto" w:fill="DEEAF6" w:themeFill="accent5" w:themeFillTint="33"/>
            <w:vAlign w:val="center"/>
          </w:tcPr>
          <w:p w14:paraId="5BE82944" w14:textId="77777777" w:rsidR="00ED5B57" w:rsidRPr="00E64F6E" w:rsidRDefault="00ED5B57" w:rsidP="00C515DB">
            <w:pPr>
              <w:pStyle w:val="Sinespaciado"/>
              <w:jc w:val="center"/>
              <w:rPr>
                <w:rFonts w:ascii="Times New Roman" w:hAnsi="Times New Roman" w:cs="Times New Roman"/>
                <w:b/>
                <w:bCs/>
              </w:rPr>
            </w:pPr>
            <w:r w:rsidRPr="00E64F6E">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7483EDD1" w14:textId="77777777" w:rsidR="00ED5B57" w:rsidRPr="00E64F6E" w:rsidRDefault="00ED5B57" w:rsidP="00C515DB">
            <w:pPr>
              <w:pStyle w:val="Sinespaciado"/>
              <w:jc w:val="center"/>
              <w:rPr>
                <w:rFonts w:ascii="Times New Roman" w:hAnsi="Times New Roman" w:cs="Times New Roman"/>
                <w:b/>
                <w:bCs/>
              </w:rPr>
            </w:pPr>
            <w:r w:rsidRPr="00E64F6E">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579E2C85" w14:textId="77777777" w:rsidR="00ED5B57" w:rsidRPr="00E64F6E" w:rsidRDefault="00ED5B57" w:rsidP="00C515DB">
            <w:pPr>
              <w:pStyle w:val="Sinespaciado"/>
              <w:jc w:val="center"/>
              <w:rPr>
                <w:rFonts w:ascii="Times New Roman" w:hAnsi="Times New Roman" w:cs="Times New Roman"/>
                <w:b/>
                <w:bCs/>
              </w:rPr>
            </w:pPr>
            <w:r w:rsidRPr="00E64F6E">
              <w:rPr>
                <w:rFonts w:ascii="Times New Roman" w:hAnsi="Times New Roman" w:cs="Times New Roman"/>
                <w:b/>
                <w:bCs/>
              </w:rPr>
              <w:t>Ponderación del factor</w:t>
            </w:r>
          </w:p>
        </w:tc>
      </w:tr>
      <w:tr w:rsidR="00CE501C" w:rsidRPr="00E64F6E" w14:paraId="69F6366F" w14:textId="77777777" w:rsidTr="00C515DB">
        <w:trPr>
          <w:trHeight w:val="96"/>
        </w:trPr>
        <w:tc>
          <w:tcPr>
            <w:tcW w:w="2263" w:type="dxa"/>
            <w:shd w:val="clear" w:color="auto" w:fill="DEEAF6" w:themeFill="accent5" w:themeFillTint="33"/>
            <w:vAlign w:val="center"/>
          </w:tcPr>
          <w:p w14:paraId="3D011A0B" w14:textId="1EAAAF4B" w:rsidR="00CE501C" w:rsidRPr="00E64F6E" w:rsidRDefault="00CE501C" w:rsidP="00C515DB">
            <w:pPr>
              <w:pStyle w:val="Sinespaciado"/>
              <w:jc w:val="center"/>
              <w:rPr>
                <w:rFonts w:ascii="Times New Roman" w:hAnsi="Times New Roman" w:cs="Times New Roman"/>
                <w:b/>
                <w:bCs/>
              </w:rPr>
            </w:pPr>
            <w:r w:rsidRPr="00E64F6E">
              <w:rPr>
                <w:rFonts w:ascii="Times New Roman" w:hAnsi="Times New Roman" w:cs="Times New Roman"/>
                <w:b/>
                <w:bCs/>
                <w:color w:val="000000"/>
              </w:rPr>
              <w:t>Anterior 2020</w:t>
            </w:r>
          </w:p>
        </w:tc>
        <w:tc>
          <w:tcPr>
            <w:tcW w:w="2127" w:type="dxa"/>
            <w:shd w:val="clear" w:color="auto" w:fill="DEEAF6" w:themeFill="accent5" w:themeFillTint="33"/>
            <w:vAlign w:val="center"/>
          </w:tcPr>
          <w:p w14:paraId="6E50F0A2" w14:textId="2B7CE1AE" w:rsidR="00CE501C" w:rsidRPr="00E64F6E" w:rsidRDefault="00CE501C" w:rsidP="00C515DB">
            <w:pPr>
              <w:pStyle w:val="Sinespaciado"/>
              <w:jc w:val="center"/>
              <w:rPr>
                <w:rFonts w:ascii="Times New Roman" w:hAnsi="Times New Roman" w:cs="Times New Roman"/>
                <w:b/>
                <w:bCs/>
              </w:rPr>
            </w:pPr>
            <w:r w:rsidRPr="00E64F6E">
              <w:rPr>
                <w:rFonts w:ascii="Times New Roman" w:hAnsi="Times New Roman" w:cs="Times New Roman"/>
                <w:b/>
                <w:bCs/>
                <w:color w:val="000000"/>
              </w:rPr>
              <w:t>Actual 2025</w:t>
            </w:r>
          </w:p>
        </w:tc>
        <w:tc>
          <w:tcPr>
            <w:tcW w:w="1559" w:type="dxa"/>
            <w:shd w:val="clear" w:color="auto" w:fill="DEEAF6" w:themeFill="accent5" w:themeFillTint="33"/>
            <w:vAlign w:val="center"/>
          </w:tcPr>
          <w:p w14:paraId="322C727C" w14:textId="712C58B3" w:rsidR="00CE501C" w:rsidRPr="00E64F6E" w:rsidRDefault="00CE501C" w:rsidP="00C515DB">
            <w:pPr>
              <w:pStyle w:val="Sinespaciado"/>
              <w:jc w:val="center"/>
              <w:rPr>
                <w:rFonts w:ascii="Times New Roman" w:hAnsi="Times New Roman" w:cs="Times New Roman"/>
                <w:b/>
                <w:bCs/>
              </w:rPr>
            </w:pPr>
            <w:r w:rsidRPr="00E64F6E">
              <w:rPr>
                <w:rFonts w:ascii="Times New Roman" w:hAnsi="Times New Roman" w:cs="Times New Roman"/>
                <w:b/>
                <w:bCs/>
                <w:color w:val="000000"/>
              </w:rPr>
              <w:t>Anterior 2020</w:t>
            </w:r>
          </w:p>
        </w:tc>
        <w:tc>
          <w:tcPr>
            <w:tcW w:w="1134" w:type="dxa"/>
            <w:shd w:val="clear" w:color="auto" w:fill="DEEAF6" w:themeFill="accent5" w:themeFillTint="33"/>
            <w:vAlign w:val="center"/>
          </w:tcPr>
          <w:p w14:paraId="6E30CDCB" w14:textId="2160B6ED" w:rsidR="00CE501C" w:rsidRPr="00E64F6E" w:rsidRDefault="00CE501C" w:rsidP="00C515DB">
            <w:pPr>
              <w:pStyle w:val="Sinespaciado"/>
              <w:jc w:val="center"/>
              <w:rPr>
                <w:rFonts w:ascii="Times New Roman" w:hAnsi="Times New Roman" w:cs="Times New Roman"/>
                <w:b/>
                <w:bCs/>
              </w:rPr>
            </w:pPr>
            <w:r w:rsidRPr="00E64F6E">
              <w:rPr>
                <w:rFonts w:ascii="Times New Roman" w:hAnsi="Times New Roman" w:cs="Times New Roman"/>
                <w:b/>
                <w:bCs/>
                <w:color w:val="000000"/>
              </w:rPr>
              <w:t>Actual 2025</w:t>
            </w:r>
          </w:p>
        </w:tc>
        <w:tc>
          <w:tcPr>
            <w:tcW w:w="2119" w:type="dxa"/>
            <w:vMerge/>
            <w:vAlign w:val="center"/>
          </w:tcPr>
          <w:p w14:paraId="6153E146" w14:textId="77777777" w:rsidR="00CE501C" w:rsidRPr="00E64F6E" w:rsidRDefault="00CE501C" w:rsidP="00C515DB">
            <w:pPr>
              <w:pStyle w:val="Sinespaciado"/>
              <w:jc w:val="center"/>
              <w:rPr>
                <w:rFonts w:ascii="Times New Roman" w:hAnsi="Times New Roman" w:cs="Times New Roman"/>
                <w:b/>
                <w:bCs/>
              </w:rPr>
            </w:pPr>
          </w:p>
        </w:tc>
      </w:tr>
      <w:tr w:rsidR="00CE501C" w:rsidRPr="00E64F6E" w14:paraId="3625394A" w14:textId="77777777" w:rsidTr="00C515DB">
        <w:trPr>
          <w:trHeight w:val="245"/>
        </w:trPr>
        <w:tc>
          <w:tcPr>
            <w:tcW w:w="2263" w:type="dxa"/>
            <w:vAlign w:val="center"/>
          </w:tcPr>
          <w:p w14:paraId="259331C5" w14:textId="16566589" w:rsidR="00CE501C" w:rsidRPr="00E64F6E" w:rsidRDefault="00CE501C" w:rsidP="00C515DB">
            <w:pPr>
              <w:pStyle w:val="Sinespaciado"/>
              <w:jc w:val="center"/>
              <w:rPr>
                <w:rFonts w:ascii="Times New Roman" w:hAnsi="Times New Roman" w:cs="Times New Roman"/>
              </w:rPr>
            </w:pPr>
            <w:r w:rsidRPr="00E64F6E">
              <w:rPr>
                <w:rFonts w:ascii="Times New Roman" w:hAnsi="Times New Roman" w:cs="Times New Roman"/>
                <w:color w:val="000000"/>
              </w:rPr>
              <w:t>Se cumple en alto grado</w:t>
            </w:r>
          </w:p>
        </w:tc>
        <w:tc>
          <w:tcPr>
            <w:tcW w:w="2127" w:type="dxa"/>
            <w:vAlign w:val="center"/>
          </w:tcPr>
          <w:p w14:paraId="1AE90632" w14:textId="0B81FE88" w:rsidR="00CE501C" w:rsidRPr="00E64F6E" w:rsidRDefault="00CE501C" w:rsidP="00C515DB">
            <w:pPr>
              <w:pStyle w:val="Sinespaciado"/>
              <w:jc w:val="center"/>
              <w:rPr>
                <w:rFonts w:ascii="Times New Roman" w:hAnsi="Times New Roman" w:cs="Times New Roman"/>
              </w:rPr>
            </w:pPr>
            <w:r w:rsidRPr="00E64F6E">
              <w:rPr>
                <w:rFonts w:ascii="Times New Roman" w:hAnsi="Times New Roman" w:cs="Times New Roman"/>
                <w:color w:val="000000"/>
              </w:rPr>
              <w:t>Se cumple en alto grado</w:t>
            </w:r>
          </w:p>
        </w:tc>
        <w:tc>
          <w:tcPr>
            <w:tcW w:w="1559" w:type="dxa"/>
            <w:vAlign w:val="center"/>
          </w:tcPr>
          <w:p w14:paraId="789F6568" w14:textId="07B76A1C" w:rsidR="00CE501C" w:rsidRPr="00E64F6E" w:rsidRDefault="55283DD4" w:rsidP="00C515DB">
            <w:pPr>
              <w:pStyle w:val="Sinespaciado"/>
              <w:jc w:val="center"/>
              <w:rPr>
                <w:rFonts w:ascii="Times New Roman" w:hAnsi="Times New Roman" w:cs="Times New Roman"/>
              </w:rPr>
            </w:pPr>
            <w:r w:rsidRPr="00E64F6E">
              <w:rPr>
                <w:rFonts w:ascii="Times New Roman" w:hAnsi="Times New Roman" w:cs="Times New Roman"/>
                <w:color w:val="000000" w:themeColor="text1"/>
              </w:rPr>
              <w:t>4,0</w:t>
            </w:r>
          </w:p>
        </w:tc>
        <w:tc>
          <w:tcPr>
            <w:tcW w:w="1134" w:type="dxa"/>
            <w:vAlign w:val="center"/>
          </w:tcPr>
          <w:p w14:paraId="16023E4B" w14:textId="012935DE" w:rsidR="00CE501C" w:rsidRPr="00E64F6E" w:rsidRDefault="55283DD4" w:rsidP="00C515DB">
            <w:pPr>
              <w:pStyle w:val="Sinespaciado"/>
              <w:jc w:val="center"/>
              <w:rPr>
                <w:rFonts w:ascii="Times New Roman" w:hAnsi="Times New Roman" w:cs="Times New Roman"/>
              </w:rPr>
            </w:pPr>
            <w:r w:rsidRPr="00E64F6E">
              <w:rPr>
                <w:rFonts w:ascii="Times New Roman" w:hAnsi="Times New Roman" w:cs="Times New Roman"/>
                <w:color w:val="000000" w:themeColor="text1"/>
              </w:rPr>
              <w:t>5,0</w:t>
            </w:r>
          </w:p>
        </w:tc>
        <w:tc>
          <w:tcPr>
            <w:tcW w:w="2119" w:type="dxa"/>
            <w:vAlign w:val="center"/>
          </w:tcPr>
          <w:p w14:paraId="6F1C924B" w14:textId="315BCB1F" w:rsidR="00CE501C" w:rsidRPr="00E64F6E" w:rsidRDefault="55283DD4" w:rsidP="00C515DB">
            <w:pPr>
              <w:pStyle w:val="Sinespaciado"/>
              <w:jc w:val="center"/>
              <w:rPr>
                <w:rFonts w:ascii="Times New Roman" w:hAnsi="Times New Roman" w:cs="Times New Roman"/>
              </w:rPr>
            </w:pPr>
            <w:r w:rsidRPr="00E64F6E">
              <w:rPr>
                <w:rFonts w:ascii="Times New Roman" w:hAnsi="Times New Roman" w:cs="Times New Roman"/>
              </w:rPr>
              <w:t>6,88%</w:t>
            </w:r>
          </w:p>
        </w:tc>
      </w:tr>
      <w:tr w:rsidR="00ED5B57" w:rsidRPr="00E64F6E" w14:paraId="39B8164E" w14:textId="77777777" w:rsidTr="00C515DB">
        <w:trPr>
          <w:trHeight w:val="397"/>
        </w:trPr>
        <w:tc>
          <w:tcPr>
            <w:tcW w:w="4390" w:type="dxa"/>
            <w:gridSpan w:val="2"/>
            <w:shd w:val="clear" w:color="auto" w:fill="DEEAF6" w:themeFill="accent5" w:themeFillTint="33"/>
            <w:vAlign w:val="center"/>
          </w:tcPr>
          <w:p w14:paraId="4D13910B" w14:textId="77777777" w:rsidR="00ED5B57" w:rsidRPr="00E64F6E" w:rsidRDefault="00ED5B57" w:rsidP="00C515DB">
            <w:pPr>
              <w:pStyle w:val="Sinespaciado"/>
              <w:jc w:val="center"/>
              <w:rPr>
                <w:rFonts w:ascii="Times New Roman" w:hAnsi="Times New Roman" w:cs="Times New Roman"/>
                <w:b/>
                <w:bCs/>
              </w:rPr>
            </w:pPr>
            <w:r w:rsidRPr="00E64F6E">
              <w:rPr>
                <w:rFonts w:ascii="Times New Roman" w:hAnsi="Times New Roman" w:cs="Times New Roman"/>
                <w:b/>
                <w:bCs/>
              </w:rPr>
              <w:t>Fortalezas</w:t>
            </w:r>
          </w:p>
        </w:tc>
        <w:tc>
          <w:tcPr>
            <w:tcW w:w="4812" w:type="dxa"/>
            <w:gridSpan w:val="3"/>
            <w:shd w:val="clear" w:color="auto" w:fill="DEEAF6" w:themeFill="accent5" w:themeFillTint="33"/>
            <w:vAlign w:val="center"/>
          </w:tcPr>
          <w:p w14:paraId="02B01F94" w14:textId="77777777" w:rsidR="00ED5B57" w:rsidRPr="00E64F6E" w:rsidRDefault="00ED5B57" w:rsidP="00C515DB">
            <w:pPr>
              <w:pStyle w:val="Sinespaciado"/>
              <w:jc w:val="center"/>
              <w:rPr>
                <w:rFonts w:ascii="Times New Roman" w:hAnsi="Times New Roman" w:cs="Times New Roman"/>
                <w:b/>
                <w:bCs/>
              </w:rPr>
            </w:pPr>
            <w:r w:rsidRPr="00E64F6E">
              <w:rPr>
                <w:rFonts w:ascii="Times New Roman" w:hAnsi="Times New Roman" w:cs="Times New Roman"/>
                <w:b/>
                <w:bCs/>
              </w:rPr>
              <w:t>Oportunidades de mejora</w:t>
            </w:r>
          </w:p>
        </w:tc>
      </w:tr>
      <w:tr w:rsidR="00ED5B57" w:rsidRPr="00E64F6E" w14:paraId="3A93591E" w14:textId="77777777" w:rsidTr="69F9F92C">
        <w:trPr>
          <w:trHeight w:val="245"/>
        </w:trPr>
        <w:tc>
          <w:tcPr>
            <w:tcW w:w="4390" w:type="dxa"/>
            <w:gridSpan w:val="2"/>
          </w:tcPr>
          <w:p w14:paraId="62C97864" w14:textId="383B279C" w:rsidR="001B1DFB" w:rsidRPr="00E64F6E" w:rsidRDefault="001B1DFB" w:rsidP="00E64F6E">
            <w:pPr>
              <w:pStyle w:val="NormalWeb"/>
              <w:numPr>
                <w:ilvl w:val="0"/>
                <w:numId w:val="25"/>
              </w:numPr>
              <w:spacing w:after="0"/>
              <w:ind w:left="314" w:hanging="265"/>
              <w:jc w:val="both"/>
              <w:rPr>
                <w:rFonts w:eastAsiaTheme="minorHAnsi"/>
                <w:color w:val="000000"/>
                <w:sz w:val="22"/>
                <w:szCs w:val="22"/>
                <w:lang w:eastAsia="en-US"/>
              </w:rPr>
            </w:pPr>
            <w:r w:rsidRPr="00E64F6E">
              <w:rPr>
                <w:rFonts w:eastAsiaTheme="minorHAnsi"/>
                <w:color w:val="000000"/>
                <w:sz w:val="22"/>
                <w:szCs w:val="22"/>
                <w:lang w:eastAsia="en-US"/>
              </w:rPr>
              <w:t>Existencia de estrategias institucionales de apoyo a la docencia mediante capacitación pedagógica, acompañamiento en innovación educativa y acceso a herramientas digitales.</w:t>
            </w:r>
          </w:p>
          <w:p w14:paraId="2F7BCD7F" w14:textId="77777777" w:rsidR="001B1DFB" w:rsidRPr="00E64F6E" w:rsidRDefault="001B1DFB" w:rsidP="00E64F6E">
            <w:pPr>
              <w:pStyle w:val="NormalWeb"/>
              <w:numPr>
                <w:ilvl w:val="0"/>
                <w:numId w:val="25"/>
              </w:numPr>
              <w:spacing w:after="0"/>
              <w:ind w:left="314" w:hanging="265"/>
              <w:jc w:val="both"/>
              <w:rPr>
                <w:rFonts w:eastAsiaTheme="minorHAnsi"/>
                <w:color w:val="000000"/>
                <w:sz w:val="22"/>
                <w:szCs w:val="22"/>
                <w:lang w:eastAsia="en-US"/>
              </w:rPr>
            </w:pPr>
            <w:r w:rsidRPr="00E64F6E">
              <w:rPr>
                <w:rFonts w:eastAsiaTheme="minorHAnsi"/>
                <w:color w:val="000000"/>
                <w:sz w:val="22"/>
                <w:szCs w:val="22"/>
                <w:lang w:eastAsia="en-US"/>
              </w:rPr>
              <w:t>Disponibilidad de recursos de apoyo a estudiantes, como aulas virtuales, bibliotecas físicas y digitales, laboratorios especializados y plataformas de aprendizaje colaborativo.</w:t>
            </w:r>
          </w:p>
          <w:p w14:paraId="72F823F1" w14:textId="77777777" w:rsidR="001B1DFB" w:rsidRPr="00E64F6E" w:rsidRDefault="001B1DFB" w:rsidP="00E64F6E">
            <w:pPr>
              <w:pStyle w:val="NormalWeb"/>
              <w:numPr>
                <w:ilvl w:val="0"/>
                <w:numId w:val="25"/>
              </w:numPr>
              <w:spacing w:after="0"/>
              <w:ind w:left="314" w:hanging="265"/>
              <w:jc w:val="both"/>
              <w:rPr>
                <w:rFonts w:eastAsiaTheme="minorHAnsi"/>
                <w:color w:val="000000"/>
                <w:sz w:val="22"/>
                <w:szCs w:val="22"/>
                <w:lang w:eastAsia="en-US"/>
              </w:rPr>
            </w:pPr>
            <w:r w:rsidRPr="00E64F6E">
              <w:rPr>
                <w:rFonts w:eastAsiaTheme="minorHAnsi"/>
                <w:color w:val="000000"/>
                <w:sz w:val="22"/>
                <w:szCs w:val="22"/>
                <w:lang w:eastAsia="en-US"/>
              </w:rPr>
              <w:t xml:space="preserve">Acceso a recursos bibliográficos y bases de datos internacionales (IEEE Xplore, Scopus, ScienceDirect, Springer, entre </w:t>
            </w:r>
            <w:r w:rsidRPr="00E64F6E">
              <w:rPr>
                <w:rFonts w:eastAsiaTheme="minorHAnsi"/>
                <w:color w:val="000000"/>
                <w:sz w:val="22"/>
                <w:szCs w:val="22"/>
                <w:lang w:eastAsia="en-US"/>
              </w:rPr>
              <w:lastRenderedPageBreak/>
              <w:t>otros), que respaldan la formación investigativa y el trabajo autónomo.</w:t>
            </w:r>
          </w:p>
          <w:p w14:paraId="68D61CDB" w14:textId="506B5061" w:rsidR="001B1DFB" w:rsidRPr="00E64F6E" w:rsidRDefault="001B1DFB" w:rsidP="00E64F6E">
            <w:pPr>
              <w:pStyle w:val="NormalWeb"/>
              <w:numPr>
                <w:ilvl w:val="0"/>
                <w:numId w:val="25"/>
              </w:numPr>
              <w:spacing w:after="0"/>
              <w:ind w:left="314" w:hanging="265"/>
              <w:jc w:val="both"/>
              <w:rPr>
                <w:rFonts w:eastAsiaTheme="minorHAnsi"/>
                <w:color w:val="000000"/>
                <w:sz w:val="22"/>
                <w:szCs w:val="22"/>
                <w:lang w:eastAsia="en-US"/>
              </w:rPr>
            </w:pPr>
            <w:r w:rsidRPr="00E64F6E">
              <w:rPr>
                <w:rFonts w:eastAsiaTheme="minorHAnsi"/>
                <w:color w:val="000000"/>
                <w:sz w:val="22"/>
                <w:szCs w:val="22"/>
                <w:lang w:eastAsia="en-US"/>
              </w:rPr>
              <w:t>Incorporación de ambientes de aprendizaje flexibles y modernos que facilitan la docencia presencial, virtual y combinada.</w:t>
            </w:r>
          </w:p>
          <w:p w14:paraId="3B43EEE5" w14:textId="7652FD8E" w:rsidR="00ED5B57" w:rsidRPr="00E64F6E" w:rsidRDefault="001B1DFB" w:rsidP="00E64F6E">
            <w:pPr>
              <w:pStyle w:val="NormalWeb"/>
              <w:numPr>
                <w:ilvl w:val="0"/>
                <w:numId w:val="25"/>
              </w:numPr>
              <w:spacing w:after="0"/>
              <w:ind w:left="314" w:hanging="265"/>
              <w:jc w:val="both"/>
              <w:rPr>
                <w:rFonts w:eastAsiaTheme="minorHAnsi"/>
                <w:color w:val="000000"/>
                <w:sz w:val="22"/>
                <w:szCs w:val="22"/>
                <w:lang w:eastAsia="en-US"/>
              </w:rPr>
            </w:pPr>
            <w:r w:rsidRPr="00E64F6E">
              <w:rPr>
                <w:rFonts w:eastAsiaTheme="minorHAnsi"/>
                <w:color w:val="000000"/>
                <w:sz w:val="22"/>
                <w:szCs w:val="22"/>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14:paraId="49652583" w14:textId="11E5EDF4" w:rsidR="001B1DFB" w:rsidRPr="00E64F6E" w:rsidRDefault="001B1DFB" w:rsidP="00E64F6E">
            <w:pPr>
              <w:pStyle w:val="NormalWeb"/>
              <w:numPr>
                <w:ilvl w:val="0"/>
                <w:numId w:val="25"/>
              </w:numPr>
              <w:spacing w:after="0"/>
              <w:ind w:left="317" w:hanging="261"/>
              <w:jc w:val="both"/>
              <w:rPr>
                <w:rFonts w:eastAsiaTheme="minorHAnsi"/>
                <w:color w:val="000000"/>
                <w:sz w:val="22"/>
                <w:szCs w:val="22"/>
                <w:lang w:eastAsia="en-US"/>
              </w:rPr>
            </w:pPr>
            <w:r w:rsidRPr="00E64F6E">
              <w:rPr>
                <w:rFonts w:eastAsiaTheme="minorHAnsi"/>
                <w:color w:val="000000"/>
                <w:sz w:val="22"/>
                <w:szCs w:val="22"/>
                <w:lang w:eastAsia="en-US"/>
              </w:rPr>
              <w:lastRenderedPageBreak/>
              <w:t>Necesidad de fortalecer la actualización periódica de equipos y software especializado para mantener la pertinencia frente a las demandas emergentes de las TIC.</w:t>
            </w:r>
          </w:p>
          <w:p w14:paraId="2FD00AAB" w14:textId="2F466408" w:rsidR="001B1DFB" w:rsidRPr="00E64F6E" w:rsidRDefault="001B1DFB" w:rsidP="00E64F6E">
            <w:pPr>
              <w:pStyle w:val="NormalWeb"/>
              <w:numPr>
                <w:ilvl w:val="0"/>
                <w:numId w:val="25"/>
              </w:numPr>
              <w:spacing w:after="0"/>
              <w:ind w:left="317" w:hanging="261"/>
              <w:jc w:val="both"/>
              <w:rPr>
                <w:rFonts w:eastAsiaTheme="minorHAnsi"/>
                <w:color w:val="000000"/>
                <w:sz w:val="22"/>
                <w:szCs w:val="22"/>
                <w:lang w:eastAsia="en-US"/>
              </w:rPr>
            </w:pPr>
            <w:r w:rsidRPr="00E64F6E">
              <w:rPr>
                <w:rFonts w:eastAsiaTheme="minorHAnsi"/>
                <w:color w:val="000000"/>
                <w:sz w:val="22"/>
                <w:szCs w:val="22"/>
                <w:lang w:eastAsia="en-US"/>
              </w:rPr>
              <w:t>Persisten limitaciones en la integración de todos los recursos en un sistema unificado de gestión del aprendizaje, lo que puede generar dispersión en el acceso.</w:t>
            </w:r>
          </w:p>
          <w:p w14:paraId="44FB4820" w14:textId="4AF14011" w:rsidR="001B1DFB" w:rsidRPr="00E64F6E" w:rsidRDefault="001B1DFB" w:rsidP="00E64F6E">
            <w:pPr>
              <w:pStyle w:val="NormalWeb"/>
              <w:numPr>
                <w:ilvl w:val="0"/>
                <w:numId w:val="25"/>
              </w:numPr>
              <w:spacing w:after="0"/>
              <w:ind w:left="317" w:hanging="261"/>
              <w:jc w:val="both"/>
              <w:rPr>
                <w:rFonts w:eastAsiaTheme="minorHAnsi"/>
                <w:color w:val="000000"/>
                <w:sz w:val="22"/>
                <w:szCs w:val="22"/>
                <w:lang w:eastAsia="en-US"/>
              </w:rPr>
            </w:pPr>
            <w:r w:rsidRPr="00E64F6E">
              <w:rPr>
                <w:rFonts w:eastAsiaTheme="minorHAnsi"/>
                <w:color w:val="000000"/>
                <w:sz w:val="22"/>
                <w:szCs w:val="22"/>
                <w:lang w:eastAsia="en-US"/>
              </w:rPr>
              <w:t>Oportunidad de mejorar los programas de capacitación docente en el uso avanzado de medios tecnológicos y pedagógicos innovadores.</w:t>
            </w:r>
          </w:p>
          <w:p w14:paraId="38309365" w14:textId="770ADB8C" w:rsidR="00ED5B57" w:rsidRPr="00E64F6E" w:rsidRDefault="001B1DFB" w:rsidP="00E64F6E">
            <w:pPr>
              <w:pStyle w:val="NormalWeb"/>
              <w:numPr>
                <w:ilvl w:val="0"/>
                <w:numId w:val="25"/>
              </w:numPr>
              <w:spacing w:after="0"/>
              <w:ind w:left="317" w:hanging="261"/>
              <w:jc w:val="both"/>
              <w:rPr>
                <w:rFonts w:eastAsiaTheme="minorHAnsi"/>
                <w:color w:val="000000"/>
                <w:sz w:val="22"/>
                <w:szCs w:val="22"/>
                <w:lang w:eastAsia="en-US"/>
              </w:rPr>
            </w:pPr>
            <w:r w:rsidRPr="00E64F6E">
              <w:rPr>
                <w:rFonts w:eastAsiaTheme="minorHAnsi"/>
                <w:color w:val="000000"/>
                <w:sz w:val="22"/>
                <w:szCs w:val="22"/>
                <w:lang w:eastAsia="en-US"/>
              </w:rPr>
              <w:t xml:space="preserve">Algunos estudiantes perciben insuficiencia en la disponibilidad de ciertos recursos bibliográficos </w:t>
            </w:r>
            <w:r w:rsidRPr="00E64F6E">
              <w:rPr>
                <w:rFonts w:eastAsiaTheme="minorHAnsi"/>
                <w:color w:val="000000"/>
                <w:sz w:val="22"/>
                <w:szCs w:val="22"/>
                <w:lang w:eastAsia="en-US"/>
              </w:rPr>
              <w:lastRenderedPageBreak/>
              <w:t>físicos y sugieren ampliar la cobertura digital en áreas específicas.</w:t>
            </w:r>
          </w:p>
        </w:tc>
      </w:tr>
    </w:tbl>
    <w:p w14:paraId="45AE7194" w14:textId="4731329E" w:rsidR="005B1879" w:rsidRPr="00FB3789" w:rsidRDefault="00ED5B57" w:rsidP="00F04A80">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lastRenderedPageBreak/>
        <w:t xml:space="preserve">Fuente: Proyecto curricular </w:t>
      </w:r>
      <w:r w:rsidR="005F2DED" w:rsidRPr="00396F9A">
        <w:rPr>
          <w:rFonts w:ascii="Times New Roman" w:hAnsi="Times New Roman" w:cs="Times New Roman"/>
        </w:rPr>
        <w:t>(2023-1 a 2025-1)</w:t>
      </w:r>
      <w:r w:rsidR="00C515DB" w:rsidRPr="00FB3789">
        <w:rPr>
          <w:rFonts w:ascii="Times New Roman" w:hAnsi="Times New Roman" w:cs="Times New Roman"/>
        </w:rPr>
        <w:t>.</w:t>
      </w:r>
    </w:p>
    <w:p w14:paraId="54C6B4F1" w14:textId="27BEC554" w:rsidR="00D97984" w:rsidRPr="00FB3789" w:rsidRDefault="00D97984" w:rsidP="00E64F6E">
      <w:pPr>
        <w:pStyle w:val="Ttulo3"/>
        <w:numPr>
          <w:ilvl w:val="2"/>
          <w:numId w:val="28"/>
        </w:numPr>
        <w:spacing w:line="276" w:lineRule="auto"/>
        <w:jc w:val="both"/>
        <w:rPr>
          <w:rFonts w:cs="Times New Roman"/>
          <w:szCs w:val="22"/>
        </w:rPr>
      </w:pPr>
      <w:bookmarkStart w:id="389" w:name="_Toc211354430"/>
      <w:r w:rsidRPr="00FB3789">
        <w:rPr>
          <w:rFonts w:cs="Times New Roman"/>
          <w:szCs w:val="22"/>
        </w:rPr>
        <w:t xml:space="preserve">Factor 11. Organización, </w:t>
      </w:r>
      <w:r w:rsidR="00C515DB" w:rsidRPr="00FB3789">
        <w:rPr>
          <w:rFonts w:cs="Times New Roman"/>
          <w:szCs w:val="22"/>
        </w:rPr>
        <w:t>administración y financiación del programa académico</w:t>
      </w:r>
      <w:bookmarkEnd w:id="389"/>
      <w:r w:rsidR="00C515DB" w:rsidRPr="00FB3789">
        <w:rPr>
          <w:rFonts w:cs="Times New Roman"/>
          <w:szCs w:val="22"/>
        </w:rPr>
        <w:t xml:space="preserve">   </w:t>
      </w:r>
    </w:p>
    <w:p w14:paraId="66186760" w14:textId="6A60836D" w:rsidR="00D97984"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41. Organización y </w:t>
      </w:r>
      <w:r w:rsidR="007843D9" w:rsidRPr="00FB3789">
        <w:rPr>
          <w:rFonts w:ascii="Times New Roman" w:hAnsi="Times New Roman" w:cs="Times New Roman"/>
          <w:b/>
          <w:bCs/>
        </w:rPr>
        <w:t>a</w:t>
      </w:r>
      <w:r w:rsidRPr="00FB3789">
        <w:rPr>
          <w:rFonts w:ascii="Times New Roman" w:hAnsi="Times New Roman" w:cs="Times New Roman"/>
          <w:b/>
          <w:bCs/>
        </w:rPr>
        <w:t xml:space="preserve">dministración   </w:t>
      </w:r>
    </w:p>
    <w:p w14:paraId="5651705D" w14:textId="77777777" w:rsidR="00E64F6E" w:rsidRPr="001954E6" w:rsidRDefault="00E64F6E" w:rsidP="00E64F6E">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 xml:space="preserve">El programa académico se enmarca en la normativa institucional que define la estructura organizacional y los principios de gestión de la Universidad Distrital Francisco José de Caldas, fundamentada en </w:t>
      </w:r>
      <w:hyperlink r:id="rId73" w:history="1">
        <w:r w:rsidRPr="001954E6">
          <w:rPr>
            <w:rStyle w:val="Hipervnculo"/>
            <w:rFonts w:eastAsiaTheme="minorEastAsia"/>
            <w:sz w:val="22"/>
            <w:szCs w:val="22"/>
            <w:lang w:eastAsia="en-US"/>
          </w:rPr>
          <w:t>el Acuerdo 004 de 1996</w:t>
        </w:r>
      </w:hyperlink>
      <w:r w:rsidRPr="001954E6">
        <w:rPr>
          <w:rFonts w:eastAsiaTheme="minorEastAsia"/>
          <w:sz w:val="22"/>
          <w:szCs w:val="22"/>
          <w:lang w:eastAsia="en-US"/>
        </w:rPr>
        <w:t xml:space="preserve"> (Estatuto Académico), </w:t>
      </w:r>
      <w:hyperlink r:id="rId74" w:history="1">
        <w:r w:rsidRPr="001954E6">
          <w:rPr>
            <w:rStyle w:val="Hipervnculo"/>
            <w:rFonts w:eastAsiaTheme="minorEastAsia"/>
            <w:sz w:val="22"/>
            <w:szCs w:val="22"/>
            <w:lang w:eastAsia="en-US"/>
          </w:rPr>
          <w:t>el Acuerdo 003 de 1997</w:t>
        </w:r>
      </w:hyperlink>
      <w:r w:rsidRPr="001954E6">
        <w:rPr>
          <w:rFonts w:eastAsiaTheme="minorEastAsia"/>
          <w:sz w:val="22"/>
          <w:szCs w:val="22"/>
          <w:lang w:eastAsia="en-US"/>
        </w:rPr>
        <w:t xml:space="preserve"> (Estatuto General), </w:t>
      </w:r>
      <w:hyperlink r:id="rId75" w:history="1">
        <w:r w:rsidRPr="001954E6">
          <w:rPr>
            <w:rStyle w:val="Hipervnculo"/>
            <w:rFonts w:eastAsiaTheme="minorEastAsia"/>
            <w:sz w:val="22"/>
            <w:szCs w:val="22"/>
            <w:lang w:eastAsia="en-US"/>
          </w:rPr>
          <w:t>el Acuerdo 011 de 2002</w:t>
        </w:r>
      </w:hyperlink>
      <w:r w:rsidRPr="001954E6">
        <w:rPr>
          <w:rFonts w:eastAsiaTheme="minorEastAsia"/>
          <w:sz w:val="22"/>
          <w:szCs w:val="22"/>
          <w:lang w:eastAsia="en-US"/>
        </w:rPr>
        <w:t xml:space="preserve"> (Estatuto del Docente de Carrera) y el </w:t>
      </w:r>
      <w:hyperlink r:id="rId76" w:history="1">
        <w:r w:rsidRPr="001954E6">
          <w:rPr>
            <w:rStyle w:val="Hipervnculo"/>
            <w:rFonts w:eastAsiaTheme="minorEastAsia"/>
            <w:sz w:val="22"/>
            <w:szCs w:val="22"/>
            <w:lang w:eastAsia="en-US"/>
          </w:rPr>
          <w:t>Acuerdo 001 de 2020 (Asamblea Universitaria)</w:t>
        </w:r>
      </w:hyperlink>
      <w:r w:rsidRPr="001954E6">
        <w:rPr>
          <w:rFonts w:eastAsiaTheme="minorEastAsia"/>
          <w:sz w:val="22"/>
          <w:szCs w:val="22"/>
          <w:lang w:eastAsia="en-US"/>
        </w:rPr>
        <w:t>. Estos instrumentos normativos garantizan la existencia de lineamientos claros para la planeación, organización, administración y toma de decisiones en los diferentes niveles de la vida académica y administrativa de la institución.</w:t>
      </w:r>
    </w:p>
    <w:p w14:paraId="0D50743C" w14:textId="77777777" w:rsidR="00E64F6E" w:rsidRPr="001954E6" w:rsidRDefault="00E64F6E" w:rsidP="00E64F6E">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En el marco de esta estructura, el programa académico cuenta con instancias como el Consejo Curricular y la Coordinación del Proyecto Curricular, encargadas de orientar, gestionar y velar por el cumplimiento de los objetivos de formación, así como de articular el desarrollo académico con los procesos de investigación, proyección social y bienestar universitario. La dinámica de trabajo de estas instancias se evidencia en las actas publicadas en la página oficial del programa y en los registros de participación de profesores, estudiantes y egresados en los órganos colegiados institucionales.</w:t>
      </w:r>
    </w:p>
    <w:p w14:paraId="6287CA1B" w14:textId="77777777" w:rsidR="00E64F6E" w:rsidRPr="001954E6" w:rsidRDefault="00E64F6E" w:rsidP="00E64F6E">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 xml:space="preserve">Durante la vigencia de la acreditación en alta calidad, el programa ha fortalecido sus prácticas de gestión, evidenciadas en la consolidación de procesos de planeación académica y administrativa, la actualización de calendarios académicos, la definición clara de roles y responsabilidades, y la </w:t>
      </w:r>
      <w:proofErr w:type="gramStart"/>
      <w:r w:rsidRPr="001954E6">
        <w:rPr>
          <w:rFonts w:eastAsiaTheme="minorHAnsi"/>
          <w:sz w:val="22"/>
          <w:szCs w:val="22"/>
          <w:lang w:eastAsia="en-US"/>
        </w:rPr>
        <w:t>participación activa</w:t>
      </w:r>
      <w:proofErr w:type="gramEnd"/>
      <w:r w:rsidRPr="001954E6">
        <w:rPr>
          <w:rFonts w:eastAsiaTheme="minorHAnsi"/>
          <w:sz w:val="22"/>
          <w:szCs w:val="22"/>
          <w:lang w:eastAsia="en-US"/>
        </w:rPr>
        <w:t xml:space="preserve"> de los coordinadores del proyecto curricular. Los perfiles profesionales de quienes han desempeñado la coordinación reflejan no solo el dominio disciplinar, sino también las competencias administrativas y de liderazgo necesarias para la gestión del programa.</w:t>
      </w:r>
    </w:p>
    <w:p w14:paraId="0E616360" w14:textId="77777777" w:rsidR="00E64F6E" w:rsidRPr="001954E6" w:rsidRDefault="00E64F6E" w:rsidP="00E64F6E">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En términos de dedicación, los docentes del programa destinan horas específicas a labores de organización y administración, lo que asegura el seguimiento a los procesos académicos y administrativos. Estos esfuerzos se articulan con los sistemas institucionales de planeación, aseguramiento de la calidad y rendición de cuentas, lo cual fortalece la gobernanza académica y la transparencia en la gestión.</w:t>
      </w:r>
    </w:p>
    <w:p w14:paraId="492E0D20" w14:textId="77777777" w:rsidR="00E64F6E" w:rsidRPr="001954E6" w:rsidRDefault="00E64F6E" w:rsidP="00E64F6E">
      <w:pPr>
        <w:pStyle w:val="NormalWeb"/>
        <w:spacing w:before="0" w:beforeAutospacing="0" w:after="0" w:afterAutospacing="0" w:line="276" w:lineRule="auto"/>
        <w:jc w:val="both"/>
        <w:rPr>
          <w:rFonts w:eastAsiaTheme="minorHAnsi"/>
          <w:sz w:val="22"/>
          <w:szCs w:val="22"/>
          <w:lang w:eastAsia="en-US"/>
        </w:rPr>
      </w:pPr>
    </w:p>
    <w:p w14:paraId="06BA67C2" w14:textId="77777777" w:rsidR="00E64F6E" w:rsidRPr="001954E6" w:rsidRDefault="00E64F6E" w:rsidP="00E64F6E">
      <w:pPr>
        <w:pStyle w:val="Sinespaciado"/>
        <w:spacing w:line="276" w:lineRule="auto"/>
        <w:jc w:val="both"/>
        <w:rPr>
          <w:rFonts w:ascii="Times New Roman" w:hAnsi="Times New Roman" w:cs="Times New Roman"/>
        </w:rPr>
      </w:pPr>
      <w:r w:rsidRPr="001954E6">
        <w:rPr>
          <w:rFonts w:ascii="Times New Roman" w:hAnsi="Times New Roman" w:cs="Times New Roman"/>
        </w:rPr>
        <w:t xml:space="preserve">El programa académico cuenta con una estructura organizacional definida y respaldada por la normativa institucional que garantiza mecanismos de gestión participativa, incluyente y transparente. La existencia de cuerpos colegiados con representación de profesores, estudiantes y egresados, así como la consolidación de instancias administrativas como la Coordinación y el Consejo Curricular, evidencian </w:t>
      </w:r>
      <w:r w:rsidRPr="001954E6">
        <w:rPr>
          <w:rFonts w:ascii="Times New Roman" w:hAnsi="Times New Roman" w:cs="Times New Roman"/>
        </w:rPr>
        <w:lastRenderedPageBreak/>
        <w:t>la capacidad del programa para asegurar procesos de planeación, gestión y seguimiento que respaldan el aseguramiento de la alta calidad.</w:t>
      </w:r>
    </w:p>
    <w:p w14:paraId="493D6047" w14:textId="44FA724E" w:rsidR="00727622" w:rsidRPr="00FB3789" w:rsidRDefault="00727622" w:rsidP="00F04A80">
      <w:pPr>
        <w:pStyle w:val="Descripcin"/>
        <w:keepNext/>
        <w:spacing w:before="240" w:after="0" w:line="276" w:lineRule="auto"/>
        <w:jc w:val="center"/>
        <w:rPr>
          <w:rFonts w:ascii="Times New Roman" w:hAnsi="Times New Roman" w:cs="Times New Roman"/>
          <w:i w:val="0"/>
          <w:color w:val="auto"/>
          <w:sz w:val="22"/>
          <w:szCs w:val="22"/>
        </w:rPr>
      </w:pPr>
      <w:bookmarkStart w:id="390" w:name="_Toc211354502"/>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62</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41. Organización y administración</w:t>
      </w:r>
      <w:r w:rsidR="00344D06" w:rsidRPr="00396F9A">
        <w:rPr>
          <w:rFonts w:ascii="Times New Roman" w:hAnsi="Times New Roman" w:cs="Times New Roman"/>
          <w:i w:val="0"/>
          <w:color w:val="auto"/>
          <w:sz w:val="22"/>
          <w:szCs w:val="22"/>
        </w:rPr>
        <w:t>.</w:t>
      </w:r>
      <w:bookmarkEnd w:id="390"/>
    </w:p>
    <w:tbl>
      <w:tblPr>
        <w:tblStyle w:val="Tablaconcuadrcula"/>
        <w:tblW w:w="8976" w:type="dxa"/>
        <w:tblInd w:w="-5" w:type="dxa"/>
        <w:tblLook w:val="04A0" w:firstRow="1" w:lastRow="0" w:firstColumn="1" w:lastColumn="0" w:noHBand="0" w:noVBand="1"/>
      </w:tblPr>
      <w:tblGrid>
        <w:gridCol w:w="2992"/>
        <w:gridCol w:w="2992"/>
        <w:gridCol w:w="2992"/>
      </w:tblGrid>
      <w:tr w:rsidR="00727622" w:rsidRPr="00E64F6E" w14:paraId="255AD3AD" w14:textId="77777777" w:rsidTr="008E6E08">
        <w:trPr>
          <w:trHeight w:val="331"/>
        </w:trPr>
        <w:tc>
          <w:tcPr>
            <w:tcW w:w="2992" w:type="dxa"/>
            <w:shd w:val="clear" w:color="auto" w:fill="DEEAF6" w:themeFill="accent5" w:themeFillTint="33"/>
            <w:vAlign w:val="center"/>
          </w:tcPr>
          <w:p w14:paraId="52A370D0" w14:textId="77777777" w:rsidR="00727622" w:rsidRPr="00E64F6E" w:rsidRDefault="00727622" w:rsidP="00344D06">
            <w:pPr>
              <w:pStyle w:val="Sinespaciado"/>
              <w:jc w:val="center"/>
              <w:rPr>
                <w:rFonts w:ascii="Times New Roman" w:hAnsi="Times New Roman" w:cs="Times New Roman"/>
                <w:b/>
                <w:bCs/>
              </w:rPr>
            </w:pPr>
            <w:r w:rsidRPr="00E64F6E">
              <w:rPr>
                <w:rFonts w:ascii="Times New Roman" w:hAnsi="Times New Roman" w:cs="Times New Roman"/>
                <w:b/>
                <w:bCs/>
              </w:rPr>
              <w:t>Grado de cumplimiento</w:t>
            </w:r>
          </w:p>
        </w:tc>
        <w:tc>
          <w:tcPr>
            <w:tcW w:w="2992" w:type="dxa"/>
            <w:shd w:val="clear" w:color="auto" w:fill="DEEAF6" w:themeFill="accent5" w:themeFillTint="33"/>
            <w:vAlign w:val="center"/>
          </w:tcPr>
          <w:p w14:paraId="632BC06A" w14:textId="77777777" w:rsidR="00727622" w:rsidRPr="00E64F6E" w:rsidRDefault="00727622" w:rsidP="00344D06">
            <w:pPr>
              <w:pStyle w:val="Sinespaciado"/>
              <w:jc w:val="center"/>
              <w:rPr>
                <w:rFonts w:ascii="Times New Roman" w:hAnsi="Times New Roman" w:cs="Times New Roman"/>
                <w:b/>
                <w:bCs/>
              </w:rPr>
            </w:pPr>
            <w:r w:rsidRPr="00E64F6E">
              <w:rPr>
                <w:rFonts w:ascii="Times New Roman" w:hAnsi="Times New Roman" w:cs="Times New Roman"/>
                <w:b/>
                <w:bCs/>
              </w:rPr>
              <w:t>Calificación numérica</w:t>
            </w:r>
          </w:p>
        </w:tc>
        <w:tc>
          <w:tcPr>
            <w:tcW w:w="2992" w:type="dxa"/>
            <w:shd w:val="clear" w:color="auto" w:fill="DEEAF6" w:themeFill="accent5" w:themeFillTint="33"/>
            <w:vAlign w:val="center"/>
          </w:tcPr>
          <w:p w14:paraId="20818F15" w14:textId="77777777" w:rsidR="00727622" w:rsidRPr="00E64F6E" w:rsidRDefault="00727622" w:rsidP="00344D06">
            <w:pPr>
              <w:pStyle w:val="Sinespaciado"/>
              <w:jc w:val="center"/>
              <w:rPr>
                <w:rFonts w:ascii="Times New Roman" w:hAnsi="Times New Roman" w:cs="Times New Roman"/>
                <w:b/>
                <w:bCs/>
              </w:rPr>
            </w:pPr>
            <w:r w:rsidRPr="00E64F6E">
              <w:rPr>
                <w:rFonts w:ascii="Times New Roman" w:hAnsi="Times New Roman" w:cs="Times New Roman"/>
                <w:b/>
                <w:bCs/>
              </w:rPr>
              <w:t>Ponderación de característica en el factor</w:t>
            </w:r>
          </w:p>
        </w:tc>
      </w:tr>
      <w:tr w:rsidR="0035341F" w:rsidRPr="00E64F6E" w14:paraId="5DE8C602" w14:textId="77777777" w:rsidTr="008E6E08">
        <w:trPr>
          <w:trHeight w:val="307"/>
        </w:trPr>
        <w:tc>
          <w:tcPr>
            <w:tcW w:w="2992" w:type="dxa"/>
            <w:vAlign w:val="center"/>
          </w:tcPr>
          <w:p w14:paraId="28774C6C" w14:textId="74B8751B" w:rsidR="0035341F" w:rsidRPr="00E64F6E" w:rsidRDefault="0035341F" w:rsidP="00344D06">
            <w:pPr>
              <w:pStyle w:val="Sinespaciado"/>
              <w:jc w:val="center"/>
              <w:rPr>
                <w:rFonts w:ascii="Times New Roman" w:hAnsi="Times New Roman" w:cs="Times New Roman"/>
              </w:rPr>
            </w:pPr>
            <w:r w:rsidRPr="00E64F6E">
              <w:rPr>
                <w:rFonts w:ascii="Times New Roman" w:hAnsi="Times New Roman" w:cs="Times New Roman"/>
                <w:lang w:val="es-ES"/>
              </w:rPr>
              <w:t>Se cumple plenamente</w:t>
            </w:r>
          </w:p>
        </w:tc>
        <w:tc>
          <w:tcPr>
            <w:tcW w:w="2992" w:type="dxa"/>
            <w:vAlign w:val="center"/>
          </w:tcPr>
          <w:p w14:paraId="03BB8409" w14:textId="6371933A" w:rsidR="0035341F" w:rsidRPr="00E64F6E" w:rsidRDefault="629234B0" w:rsidP="00344D06">
            <w:pPr>
              <w:pStyle w:val="Sinespaciado"/>
              <w:jc w:val="center"/>
              <w:rPr>
                <w:rFonts w:ascii="Times New Roman" w:hAnsi="Times New Roman" w:cs="Times New Roman"/>
              </w:rPr>
            </w:pPr>
            <w:r w:rsidRPr="00E64F6E">
              <w:rPr>
                <w:rFonts w:ascii="Times New Roman" w:hAnsi="Times New Roman" w:cs="Times New Roman"/>
                <w:lang w:val="es-ES"/>
              </w:rPr>
              <w:t>5,0</w:t>
            </w:r>
          </w:p>
        </w:tc>
        <w:tc>
          <w:tcPr>
            <w:tcW w:w="2992" w:type="dxa"/>
            <w:vAlign w:val="center"/>
          </w:tcPr>
          <w:p w14:paraId="4BC4F49B" w14:textId="455D7EA7" w:rsidR="0035341F" w:rsidRPr="00E64F6E" w:rsidRDefault="629234B0" w:rsidP="00344D06">
            <w:pPr>
              <w:pStyle w:val="Sinespaciado"/>
              <w:jc w:val="center"/>
              <w:rPr>
                <w:rFonts w:ascii="Times New Roman" w:hAnsi="Times New Roman" w:cs="Times New Roman"/>
              </w:rPr>
            </w:pPr>
            <w:r w:rsidRPr="00E64F6E">
              <w:rPr>
                <w:rFonts w:ascii="Times New Roman" w:hAnsi="Times New Roman" w:cs="Times New Roman"/>
              </w:rPr>
              <w:t>23.02</w:t>
            </w:r>
          </w:p>
        </w:tc>
      </w:tr>
    </w:tbl>
    <w:p w14:paraId="71B77AF2" w14:textId="58AF2E2D" w:rsidR="00ED5B57" w:rsidRPr="00FB3789" w:rsidRDefault="00727622"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5142C84F" w14:textId="738993FC" w:rsidR="00D97984" w:rsidRPr="001A2CAA"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42. Dirección y </w:t>
      </w:r>
      <w:r w:rsidR="007843D9" w:rsidRPr="00FB3789">
        <w:rPr>
          <w:rFonts w:ascii="Times New Roman" w:hAnsi="Times New Roman" w:cs="Times New Roman"/>
          <w:b/>
          <w:bCs/>
        </w:rPr>
        <w:t>g</w:t>
      </w:r>
      <w:r w:rsidRPr="00FB3789">
        <w:rPr>
          <w:rFonts w:ascii="Times New Roman" w:hAnsi="Times New Roman" w:cs="Times New Roman"/>
          <w:b/>
          <w:bCs/>
        </w:rPr>
        <w:t xml:space="preserve">estión   </w:t>
      </w:r>
    </w:p>
    <w:p w14:paraId="09054255"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marcos normativos aseguran la existencia de lineamientos claros para la toma de decisiones, el ejercicio de liderazgos colectivos y la articulación entre los distintos niveles de gobierno universitario.</w:t>
      </w:r>
    </w:p>
    <w:p w14:paraId="29CE77FE"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 xml:space="preserve">En coherencia con estos estatutos, la gestión del programa se vincula al Plan Estratégico de Desarrollo 2018-2030, actualizado mediante </w:t>
      </w:r>
      <w:hyperlink r:id="rId77" w:history="1">
        <w:r w:rsidRPr="001954E6">
          <w:rPr>
            <w:rStyle w:val="Hipervnculo"/>
            <w:rFonts w:ascii="Times New Roman" w:hAnsi="Times New Roman" w:cs="Times New Roman"/>
          </w:rPr>
          <w:t>la Resolución 010 de 2022</w:t>
        </w:r>
      </w:hyperlink>
      <w:r w:rsidRPr="001954E6">
        <w:rPr>
          <w:rFonts w:ascii="Times New Roman" w:hAnsi="Times New Roman" w:cs="Times New Roman"/>
        </w:rPr>
        <w:t>, y su despliegue a través de instrumentos como el Plan Indicativo (</w:t>
      </w:r>
      <w:hyperlink r:id="rId78" w:history="1">
        <w:r w:rsidRPr="001954E6">
          <w:rPr>
            <w:rStyle w:val="Hipervnculo"/>
            <w:rFonts w:ascii="Times New Roman" w:hAnsi="Times New Roman" w:cs="Times New Roman"/>
          </w:rPr>
          <w:t>Resolución 444 de 2018</w:t>
        </w:r>
      </w:hyperlink>
      <w:r w:rsidRPr="001954E6">
        <w:rPr>
          <w:rFonts w:ascii="Times New Roman" w:hAnsi="Times New Roman" w:cs="Times New Roman"/>
        </w:rPr>
        <w:t>) y el Reglamento del Equipo de Seguimiento y Evaluación del PED (</w:t>
      </w:r>
      <w:hyperlink r:id="rId79" w:history="1">
        <w:r w:rsidRPr="001954E6">
          <w:rPr>
            <w:rStyle w:val="Hipervnculo"/>
            <w:rFonts w:ascii="Times New Roman" w:hAnsi="Times New Roman" w:cs="Times New Roman"/>
          </w:rPr>
          <w:t>Resolución 285 de 2020</w:t>
        </w:r>
      </w:hyperlink>
      <w:r w:rsidRPr="001954E6">
        <w:rPr>
          <w:rFonts w:ascii="Times New Roman" w:hAnsi="Times New Roman" w:cs="Times New Roman"/>
        </w:rPr>
        <w:t>).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14:paraId="70DE1F31"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14:paraId="145F856D"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A nivel del proyecto curricular, la dirección y gestión se desarrollan a través de las Áreas Académicas, el Consejo Curricular y la Coordinación, instancias que sesionan regularmente y publican información de interés para la comunidad académica (actas, noticias, formatos, convocatorias y fechas clave). Estas prácticas consolidan una dinámica administrativa cercana y participativa, que permite atender con oportunidad las necesidades académicas y de bienestar de estudiantes y docentes, así como dar respuesta a las exigencias del entorno y de los procesos de aseguramiento de la calidad.</w:t>
      </w:r>
    </w:p>
    <w:p w14:paraId="2F8E6C5B" w14:textId="77777777" w:rsidR="00E64F6E" w:rsidRPr="001954E6" w:rsidRDefault="00E64F6E" w:rsidP="00E64F6E">
      <w:pPr>
        <w:pStyle w:val="Sinespaciado"/>
        <w:spacing w:before="240" w:line="276" w:lineRule="auto"/>
        <w:jc w:val="both"/>
        <w:rPr>
          <w:rFonts w:ascii="Times New Roman" w:hAnsi="Times New Roman" w:cs="Times New Roman"/>
        </w:rPr>
      </w:pPr>
      <w:r w:rsidRPr="001954E6">
        <w:rPr>
          <w:rFonts w:ascii="Times New Roman" w:hAnsi="Times New Roman" w:cs="Times New Roman"/>
        </w:rPr>
        <w:t>Durante el periodo de acreditación de alta calidad, el programa ha evidenciado avances en la claridad de sus procesos internos, el fortalecimiento de la comunicación institucional y la mayor visibilidad de sus mecanismos de gestión, lo cual ha favorecido la confianza de los diferentes grupos de interés.</w:t>
      </w:r>
    </w:p>
    <w:p w14:paraId="05DFBD06" w14:textId="77777777" w:rsidR="00E64F6E" w:rsidRPr="001954E6" w:rsidRDefault="00E64F6E" w:rsidP="00E64F6E">
      <w:pPr>
        <w:spacing w:line="257" w:lineRule="auto"/>
        <w:jc w:val="both"/>
        <w:rPr>
          <w:rFonts w:ascii="Times New Roman" w:eastAsia="Calibri" w:hAnsi="Times New Roman" w:cs="Times New Roman"/>
          <w:lang w:val="es-CO"/>
        </w:rPr>
      </w:pPr>
      <w:r w:rsidRPr="001954E6">
        <w:rPr>
          <w:rFonts w:ascii="Times New Roman" w:eastAsia="Calibri" w:hAnsi="Times New Roman" w:cs="Times New Roman"/>
          <w:lang w:val="es-CO"/>
        </w:rPr>
        <w:t>En el resultado de la encuesta realizada a los estudiantes, el 76% de ellos están totalmente o de acuerdo con que, los recursos humanos disponibles en la maestría son suficientes y de acuerdo para su atención, el 11% manifiesta estar ni de acuerdo ni en desacuerdo, y solo el 7% en desacuerdo. En cuanto a los procesos administrativos 71% de los estudiantes manifiestan estar totalmente o de acuerdo en su orientación y eficacia, mientras que el 23% no está ni de acuerdo ni en desacuerdo y el 6% en desacuerdo. Con estas valoraciones se puede inferir que en términos generales la comunidad estudiantil está conforme con los procesos administrativos de la Maestría en CIC.</w:t>
      </w:r>
    </w:p>
    <w:p w14:paraId="73633A1C" w14:textId="77777777" w:rsidR="00E64F6E" w:rsidRPr="001954E6" w:rsidRDefault="00E64F6E" w:rsidP="00E64F6E">
      <w:pPr>
        <w:pStyle w:val="Sinespaciado"/>
        <w:tabs>
          <w:tab w:val="left" w:pos="3120"/>
        </w:tabs>
        <w:spacing w:before="240" w:line="276" w:lineRule="auto"/>
        <w:jc w:val="both"/>
        <w:rPr>
          <w:rFonts w:ascii="Times New Roman" w:hAnsi="Times New Roman" w:cs="Times New Roman"/>
        </w:rPr>
      </w:pPr>
      <w:r w:rsidRPr="001954E6">
        <w:rPr>
          <w:rFonts w:ascii="Times New Roman" w:hAnsi="Times New Roman" w:cs="Times New Roman"/>
        </w:rPr>
        <w:t xml:space="preserve">El programa académico demuestra un liderazgo sólido en su gestión, fundamentado en lineamientos normativos claros y en una articulación efectiva con la planeación estratégica institucional. La </w:t>
      </w:r>
      <w:r w:rsidRPr="001954E6">
        <w:rPr>
          <w:rFonts w:ascii="Times New Roman" w:hAnsi="Times New Roman" w:cs="Times New Roman"/>
        </w:rPr>
        <w:lastRenderedPageBreak/>
        <w:t xml:space="preserve">existencia de procesos y procedimientos definidos, difundidos y conocidos por estudiantes, docentes y </w:t>
      </w:r>
      <w:proofErr w:type="gramStart"/>
      <w:r w:rsidRPr="001954E6">
        <w:rPr>
          <w:rFonts w:ascii="Times New Roman" w:hAnsi="Times New Roman" w:cs="Times New Roman"/>
        </w:rPr>
        <w:t>egresados,</w:t>
      </w:r>
      <w:proofErr w:type="gramEnd"/>
      <w:r w:rsidRPr="001954E6">
        <w:rPr>
          <w:rFonts w:ascii="Times New Roman" w:hAnsi="Times New Roman" w:cs="Times New Roman"/>
        </w:rPr>
        <w:t xml:space="preserve"> asegura transparencia, eficacia y pertinencia en la gestión académico-administrativa. Esta capacidad de dirección, soportada en sistemas institucionales como SISGPLAN y SIGUD, fortalece la cultura organizacional y contribuye al aseguramiento continuo de la calidad del programa.</w:t>
      </w:r>
    </w:p>
    <w:p w14:paraId="3CE0D067" w14:textId="4E2CBBCB" w:rsidR="00362EE7" w:rsidRPr="00FB3789" w:rsidRDefault="00362EE7" w:rsidP="00F04A80">
      <w:pPr>
        <w:pStyle w:val="Descripcin"/>
        <w:keepNext/>
        <w:spacing w:before="240" w:after="0" w:line="276" w:lineRule="auto"/>
        <w:jc w:val="center"/>
        <w:rPr>
          <w:rFonts w:ascii="Times New Roman" w:hAnsi="Times New Roman" w:cs="Times New Roman"/>
          <w:i w:val="0"/>
          <w:color w:val="auto"/>
          <w:sz w:val="22"/>
          <w:szCs w:val="22"/>
        </w:rPr>
      </w:pPr>
      <w:bookmarkStart w:id="391" w:name="_Toc211354503"/>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w:t>
      </w:r>
      <w:r w:rsidRPr="00396F9A">
        <w:rPr>
          <w:rFonts w:ascii="Times New Roman" w:hAnsi="Times New Roman" w:cs="Times New Roman"/>
          <w:i w:val="0"/>
          <w:color w:val="auto"/>
          <w:sz w:val="22"/>
          <w:szCs w:val="22"/>
        </w:rPr>
        <w:t>tativa y cuantitativa de la Característica 42. Dirección y gestión</w:t>
      </w:r>
      <w:r w:rsidR="00344D06" w:rsidRPr="00FB3789">
        <w:rPr>
          <w:rFonts w:ascii="Times New Roman" w:hAnsi="Times New Roman" w:cs="Times New Roman"/>
          <w:i w:val="0"/>
          <w:color w:val="auto"/>
          <w:sz w:val="22"/>
          <w:szCs w:val="22"/>
        </w:rPr>
        <w:t>.</w:t>
      </w:r>
      <w:bookmarkEnd w:id="391"/>
    </w:p>
    <w:tbl>
      <w:tblPr>
        <w:tblStyle w:val="Tablaconcuadrcula"/>
        <w:tblW w:w="8988" w:type="dxa"/>
        <w:tblInd w:w="-5" w:type="dxa"/>
        <w:tblLook w:val="04A0" w:firstRow="1" w:lastRow="0" w:firstColumn="1" w:lastColumn="0" w:noHBand="0" w:noVBand="1"/>
      </w:tblPr>
      <w:tblGrid>
        <w:gridCol w:w="2994"/>
        <w:gridCol w:w="2998"/>
        <w:gridCol w:w="2996"/>
      </w:tblGrid>
      <w:tr w:rsidR="00362EE7" w:rsidRPr="00E64F6E" w14:paraId="1A6B257D" w14:textId="77777777" w:rsidTr="0097049E">
        <w:trPr>
          <w:trHeight w:val="351"/>
        </w:trPr>
        <w:tc>
          <w:tcPr>
            <w:tcW w:w="2994" w:type="dxa"/>
            <w:shd w:val="clear" w:color="auto" w:fill="DEEAF6" w:themeFill="accent5" w:themeFillTint="33"/>
            <w:vAlign w:val="center"/>
          </w:tcPr>
          <w:p w14:paraId="17A7C4C4" w14:textId="77777777" w:rsidR="00362EE7" w:rsidRPr="00E64F6E" w:rsidRDefault="00362EE7" w:rsidP="00344D06">
            <w:pPr>
              <w:pStyle w:val="Sinespaciado"/>
              <w:jc w:val="center"/>
              <w:rPr>
                <w:rFonts w:ascii="Times New Roman" w:hAnsi="Times New Roman" w:cs="Times New Roman"/>
                <w:b/>
                <w:bCs/>
              </w:rPr>
            </w:pPr>
            <w:r w:rsidRPr="00E64F6E">
              <w:rPr>
                <w:rFonts w:ascii="Times New Roman" w:hAnsi="Times New Roman" w:cs="Times New Roman"/>
                <w:b/>
                <w:bCs/>
              </w:rPr>
              <w:t>Grado de cumplimiento</w:t>
            </w:r>
          </w:p>
        </w:tc>
        <w:tc>
          <w:tcPr>
            <w:tcW w:w="2998" w:type="dxa"/>
            <w:shd w:val="clear" w:color="auto" w:fill="DEEAF6" w:themeFill="accent5" w:themeFillTint="33"/>
            <w:vAlign w:val="center"/>
          </w:tcPr>
          <w:p w14:paraId="1A345DFC" w14:textId="77777777" w:rsidR="00362EE7" w:rsidRPr="00E64F6E" w:rsidRDefault="00362EE7" w:rsidP="00344D06">
            <w:pPr>
              <w:pStyle w:val="Sinespaciado"/>
              <w:jc w:val="center"/>
              <w:rPr>
                <w:rFonts w:ascii="Times New Roman" w:hAnsi="Times New Roman" w:cs="Times New Roman"/>
                <w:b/>
                <w:bCs/>
              </w:rPr>
            </w:pPr>
            <w:r w:rsidRPr="00E64F6E">
              <w:rPr>
                <w:rFonts w:ascii="Times New Roman" w:hAnsi="Times New Roman" w:cs="Times New Roman"/>
                <w:b/>
                <w:bCs/>
              </w:rPr>
              <w:t>Calificación numérica</w:t>
            </w:r>
          </w:p>
        </w:tc>
        <w:tc>
          <w:tcPr>
            <w:tcW w:w="2996" w:type="dxa"/>
            <w:shd w:val="clear" w:color="auto" w:fill="DEEAF6" w:themeFill="accent5" w:themeFillTint="33"/>
            <w:vAlign w:val="center"/>
          </w:tcPr>
          <w:p w14:paraId="66064AA9" w14:textId="77777777" w:rsidR="00362EE7" w:rsidRPr="00E64F6E" w:rsidRDefault="00362EE7" w:rsidP="00344D06">
            <w:pPr>
              <w:pStyle w:val="Sinespaciado"/>
              <w:jc w:val="center"/>
              <w:rPr>
                <w:rFonts w:ascii="Times New Roman" w:hAnsi="Times New Roman" w:cs="Times New Roman"/>
                <w:b/>
                <w:bCs/>
              </w:rPr>
            </w:pPr>
            <w:r w:rsidRPr="00E64F6E">
              <w:rPr>
                <w:rFonts w:ascii="Times New Roman" w:hAnsi="Times New Roman" w:cs="Times New Roman"/>
                <w:b/>
                <w:bCs/>
              </w:rPr>
              <w:t>Ponderación de característica en el factor</w:t>
            </w:r>
          </w:p>
        </w:tc>
      </w:tr>
      <w:tr w:rsidR="0035341F" w:rsidRPr="00E64F6E" w14:paraId="1AF6BF47" w14:textId="77777777" w:rsidTr="0097049E">
        <w:trPr>
          <w:trHeight w:val="326"/>
        </w:trPr>
        <w:tc>
          <w:tcPr>
            <w:tcW w:w="2994" w:type="dxa"/>
            <w:vAlign w:val="center"/>
          </w:tcPr>
          <w:p w14:paraId="1B89FC10" w14:textId="6FAE384E" w:rsidR="0035341F" w:rsidRPr="00E64F6E" w:rsidRDefault="0035341F" w:rsidP="00344D06">
            <w:pPr>
              <w:pStyle w:val="Sinespaciado"/>
              <w:jc w:val="center"/>
              <w:rPr>
                <w:rFonts w:ascii="Times New Roman" w:hAnsi="Times New Roman" w:cs="Times New Roman"/>
              </w:rPr>
            </w:pPr>
            <w:r w:rsidRPr="00E64F6E">
              <w:rPr>
                <w:rFonts w:ascii="Times New Roman" w:hAnsi="Times New Roman" w:cs="Times New Roman"/>
                <w:lang w:val="es-ES"/>
              </w:rPr>
              <w:t>Se cumple plenamente</w:t>
            </w:r>
          </w:p>
        </w:tc>
        <w:tc>
          <w:tcPr>
            <w:tcW w:w="2998" w:type="dxa"/>
            <w:vAlign w:val="center"/>
          </w:tcPr>
          <w:p w14:paraId="1797A883" w14:textId="09B3052C" w:rsidR="0035341F" w:rsidRPr="00E64F6E" w:rsidRDefault="629234B0" w:rsidP="00344D06">
            <w:pPr>
              <w:pStyle w:val="Sinespaciado"/>
              <w:jc w:val="center"/>
              <w:rPr>
                <w:rFonts w:ascii="Times New Roman" w:hAnsi="Times New Roman" w:cs="Times New Roman"/>
              </w:rPr>
            </w:pPr>
            <w:r w:rsidRPr="00E64F6E">
              <w:rPr>
                <w:rFonts w:ascii="Times New Roman" w:hAnsi="Times New Roman" w:cs="Times New Roman"/>
                <w:lang w:val="es-ES"/>
              </w:rPr>
              <w:t>5,0</w:t>
            </w:r>
          </w:p>
        </w:tc>
        <w:tc>
          <w:tcPr>
            <w:tcW w:w="2996" w:type="dxa"/>
            <w:vAlign w:val="center"/>
          </w:tcPr>
          <w:p w14:paraId="302873FF" w14:textId="48921F27" w:rsidR="0035341F" w:rsidRPr="00E64F6E" w:rsidRDefault="629234B0" w:rsidP="00344D06">
            <w:pPr>
              <w:pStyle w:val="Sinespaciado"/>
              <w:jc w:val="center"/>
              <w:rPr>
                <w:rFonts w:ascii="Times New Roman" w:hAnsi="Times New Roman" w:cs="Times New Roman"/>
              </w:rPr>
            </w:pPr>
            <w:r w:rsidRPr="00E64F6E">
              <w:rPr>
                <w:rFonts w:ascii="Times New Roman" w:hAnsi="Times New Roman" w:cs="Times New Roman"/>
              </w:rPr>
              <w:t>21.16</w:t>
            </w:r>
          </w:p>
        </w:tc>
      </w:tr>
    </w:tbl>
    <w:p w14:paraId="0714BEC5" w14:textId="4A304126" w:rsidR="00362EE7" w:rsidRPr="00FB3789" w:rsidRDefault="00362EE7" w:rsidP="00F04A80">
      <w:pPr>
        <w:pStyle w:val="Sinespaciado"/>
        <w:spacing w:line="276" w:lineRule="auto"/>
        <w:jc w:val="center"/>
        <w:rPr>
          <w:rFonts w:ascii="Times New Roman" w:hAnsi="Times New Roman" w:cs="Times New Roman"/>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0A0B50E6" w14:textId="7ACFFCCD" w:rsidR="00D97984" w:rsidRPr="001A2CAA"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43. </w:t>
      </w:r>
      <w:commentRangeStart w:id="392"/>
      <w:r w:rsidRPr="00FB3789">
        <w:rPr>
          <w:rFonts w:ascii="Times New Roman" w:hAnsi="Times New Roman" w:cs="Times New Roman"/>
          <w:b/>
          <w:bCs/>
        </w:rPr>
        <w:t xml:space="preserve">Sistemas de </w:t>
      </w:r>
      <w:r w:rsidR="007843D9" w:rsidRPr="00FB3789">
        <w:rPr>
          <w:rFonts w:ascii="Times New Roman" w:hAnsi="Times New Roman" w:cs="Times New Roman"/>
          <w:b/>
          <w:bCs/>
        </w:rPr>
        <w:t xml:space="preserve">comunicación e información   </w:t>
      </w:r>
      <w:commentRangeEnd w:id="392"/>
      <w:r w:rsidR="00B27A5E" w:rsidRPr="00E64F6E">
        <w:rPr>
          <w:rStyle w:val="Refdecomentario"/>
          <w:rFonts w:ascii="Times New Roman" w:hAnsi="Times New Roman" w:cs="Times New Roman"/>
          <w:sz w:val="22"/>
          <w:szCs w:val="22"/>
          <w:lang w:val="es-ES"/>
        </w:rPr>
        <w:commentReference w:id="392"/>
      </w:r>
    </w:p>
    <w:p w14:paraId="357B0FCA"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 Dentro de estos recursos se destacan: el Sistema de Información SICAPITAL, el Sistema de Información de Secretaría General (SISGRAL), el Sistema de Gestión Académica, el Sistema Cóndor, y los servicios tecnológicos gestionados por la Oficina Asesora de Tecnologías e Información (OATI), disponibles a través del portal institucional (</w:t>
      </w:r>
      <w:hyperlink r:id="rId80" w:history="1">
        <w:r w:rsidRPr="001954E6">
          <w:rPr>
            <w:rStyle w:val="Hipervnculo"/>
            <w:rFonts w:eastAsiaTheme="minorHAnsi"/>
            <w:sz w:val="22"/>
            <w:szCs w:val="22"/>
            <w:lang w:eastAsia="en-US"/>
          </w:rPr>
          <w:t>https://ti.udistrital.edu.co/inicio</w:t>
        </w:r>
      </w:hyperlink>
      <w:r w:rsidRPr="001954E6">
        <w:rPr>
          <w:rFonts w:eastAsiaTheme="minorHAnsi"/>
          <w:sz w:val="22"/>
          <w:szCs w:val="22"/>
          <w:lang w:eastAsia="en-US"/>
        </w:rPr>
        <w:t>). Estos sistemas contribuyen a la administración de recursos financieros, procesos académicos, trámites administrativos y gestión de la información académica.</w:t>
      </w:r>
    </w:p>
    <w:p w14:paraId="4D198B1A"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En materia de comunicación, la institución cuenta con la Emisora LAUD 90.4 FM Estéreo, la web institucional de la UDFJC y las páginas web por facultad y por proyecto curricular, que funcionan como canales de difusión de información oficial, noticias y actividades. Además, los correos institucionales, boletines informativos y convocatorias constituyen medios permanentes de comunicación con estudiantes, docentes y egresados.</w:t>
      </w:r>
    </w:p>
    <w:p w14:paraId="67FA52AA"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La Universidad dispone, igualmente, de la Unidad de Quejas, Reclamos y Atención al Ciudadano (PQRSD),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14:paraId="09422505" w14:textId="77777777" w:rsidR="00505A8A" w:rsidRPr="001954E6" w:rsidRDefault="00505A8A" w:rsidP="00505A8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En cuanto a la gestión documental, se cuenta con el Subsistema Interno de Gestión Documental (</w:t>
      </w:r>
      <w:hyperlink r:id="rId81" w:history="1">
        <w:r w:rsidRPr="001954E6">
          <w:rPr>
            <w:rStyle w:val="Hipervnculo"/>
            <w:rFonts w:eastAsiaTheme="minorEastAsia"/>
            <w:sz w:val="22"/>
            <w:szCs w:val="22"/>
            <w:lang w:eastAsia="en-US"/>
          </w:rPr>
          <w:t>Resolución 214 de 2014</w:t>
        </w:r>
      </w:hyperlink>
      <w:r w:rsidRPr="001954E6">
        <w:rPr>
          <w:rFonts w:eastAsiaTheme="minorEastAsia"/>
          <w:sz w:val="22"/>
          <w:szCs w:val="22"/>
          <w:lang w:eastAsia="en-US"/>
        </w:rPr>
        <w:t>) y el Manual de Organización de Archivos de Gestión (</w:t>
      </w:r>
      <w:hyperlink r:id="rId82" w:history="1">
        <w:r w:rsidRPr="001954E6">
          <w:rPr>
            <w:rStyle w:val="Hipervnculo"/>
            <w:rFonts w:eastAsiaTheme="minorEastAsia"/>
            <w:sz w:val="22"/>
            <w:szCs w:val="22"/>
            <w:lang w:eastAsia="en-US"/>
          </w:rPr>
          <w:t>Resolución 177 de 2016</w:t>
        </w:r>
      </w:hyperlink>
      <w:r w:rsidRPr="001954E6">
        <w:rPr>
          <w:rFonts w:eastAsiaTheme="minorEastAsia"/>
          <w:sz w:val="22"/>
          <w:szCs w:val="22"/>
          <w:lang w:eastAsia="en-US"/>
        </w:rPr>
        <w:t>), herramientas que consolidan la administración adecuada de los documentos institucionales y garantizan la preservación de la memoria académica y administrativa.</w:t>
      </w:r>
    </w:p>
    <w:p w14:paraId="4992DB73"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14:paraId="21F9B22E" w14:textId="77777777" w:rsidR="00505A8A" w:rsidRPr="001954E6" w:rsidRDefault="00505A8A" w:rsidP="00505A8A">
      <w:pPr>
        <w:pStyle w:val="Sinespaciado"/>
        <w:spacing w:line="276" w:lineRule="auto"/>
        <w:ind w:left="1080"/>
        <w:rPr>
          <w:rFonts w:ascii="Times New Roman" w:hAnsi="Times New Roman" w:cs="Times New Roman"/>
        </w:rPr>
      </w:pPr>
    </w:p>
    <w:p w14:paraId="03355BAB" w14:textId="77777777" w:rsidR="00505A8A" w:rsidRPr="001954E6" w:rsidRDefault="00505A8A" w:rsidP="00505A8A">
      <w:pPr>
        <w:pStyle w:val="Sinespaciado"/>
        <w:spacing w:line="276" w:lineRule="auto"/>
        <w:jc w:val="both"/>
        <w:rPr>
          <w:rFonts w:ascii="Times New Roman" w:hAnsi="Times New Roman" w:cs="Times New Roman"/>
          <w:iCs/>
        </w:rPr>
      </w:pPr>
      <w:r w:rsidRPr="001954E6">
        <w:rPr>
          <w:rFonts w:ascii="Times New Roman" w:hAnsi="Times New Roman" w:cs="Times New Roman"/>
          <w:iCs/>
        </w:rPr>
        <w:lastRenderedPageBreak/>
        <w:t>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con el programa.</w:t>
      </w:r>
    </w:p>
    <w:p w14:paraId="01550666" w14:textId="2E966C73" w:rsidR="00950BF5" w:rsidRPr="00FB3789" w:rsidRDefault="00950BF5" w:rsidP="00F04A80">
      <w:pPr>
        <w:pStyle w:val="Descripcin"/>
        <w:keepNext/>
        <w:spacing w:before="240" w:after="0" w:line="276" w:lineRule="auto"/>
        <w:jc w:val="center"/>
        <w:rPr>
          <w:rFonts w:ascii="Times New Roman" w:hAnsi="Times New Roman" w:cs="Times New Roman"/>
          <w:i w:val="0"/>
          <w:color w:val="auto"/>
          <w:sz w:val="22"/>
          <w:szCs w:val="22"/>
        </w:rPr>
      </w:pPr>
      <w:bookmarkStart w:id="393" w:name="_Toc211354504"/>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64</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w:t>
      </w:r>
      <w:r w:rsidRPr="00396F9A">
        <w:rPr>
          <w:rFonts w:ascii="Times New Roman" w:hAnsi="Times New Roman" w:cs="Times New Roman"/>
          <w:i w:val="0"/>
          <w:color w:val="auto"/>
          <w:sz w:val="22"/>
          <w:szCs w:val="22"/>
        </w:rPr>
        <w:t>tiva de la Característica 43. Sistemas de comunicación e información</w:t>
      </w:r>
      <w:r w:rsidR="00344D06" w:rsidRPr="00FB3789">
        <w:rPr>
          <w:rFonts w:ascii="Times New Roman" w:hAnsi="Times New Roman" w:cs="Times New Roman"/>
          <w:i w:val="0"/>
          <w:color w:val="auto"/>
          <w:sz w:val="22"/>
          <w:szCs w:val="22"/>
        </w:rPr>
        <w:t>.</w:t>
      </w:r>
      <w:bookmarkEnd w:id="393"/>
    </w:p>
    <w:tbl>
      <w:tblPr>
        <w:tblStyle w:val="Tablaconcuadrcula"/>
        <w:tblW w:w="8940" w:type="dxa"/>
        <w:tblInd w:w="-5" w:type="dxa"/>
        <w:tblLook w:val="04A0" w:firstRow="1" w:lastRow="0" w:firstColumn="1" w:lastColumn="0" w:noHBand="0" w:noVBand="1"/>
      </w:tblPr>
      <w:tblGrid>
        <w:gridCol w:w="2980"/>
        <w:gridCol w:w="2980"/>
        <w:gridCol w:w="2980"/>
      </w:tblGrid>
      <w:tr w:rsidR="00950BF5" w:rsidRPr="00505A8A" w14:paraId="2E834B67" w14:textId="77777777" w:rsidTr="00B27A5E">
        <w:trPr>
          <w:trHeight w:val="321"/>
        </w:trPr>
        <w:tc>
          <w:tcPr>
            <w:tcW w:w="2980" w:type="dxa"/>
            <w:shd w:val="clear" w:color="auto" w:fill="DEEAF6" w:themeFill="accent5" w:themeFillTint="33"/>
            <w:vAlign w:val="center"/>
          </w:tcPr>
          <w:p w14:paraId="35E31866" w14:textId="77777777" w:rsidR="00950BF5" w:rsidRPr="00505A8A" w:rsidRDefault="00950BF5" w:rsidP="00344D06">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80" w:type="dxa"/>
            <w:shd w:val="clear" w:color="auto" w:fill="DEEAF6" w:themeFill="accent5" w:themeFillTint="33"/>
            <w:vAlign w:val="center"/>
          </w:tcPr>
          <w:p w14:paraId="642BD460" w14:textId="77777777" w:rsidR="00950BF5" w:rsidRPr="00505A8A" w:rsidRDefault="00950BF5" w:rsidP="00344D06">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980" w:type="dxa"/>
            <w:shd w:val="clear" w:color="auto" w:fill="DEEAF6" w:themeFill="accent5" w:themeFillTint="33"/>
            <w:vAlign w:val="center"/>
          </w:tcPr>
          <w:p w14:paraId="007F4B95" w14:textId="77777777" w:rsidR="00950BF5" w:rsidRPr="00505A8A" w:rsidRDefault="00950BF5" w:rsidP="00344D06">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35341F" w:rsidRPr="00505A8A" w14:paraId="5B3BF5E1" w14:textId="77777777" w:rsidTr="00B27A5E">
        <w:trPr>
          <w:trHeight w:val="299"/>
        </w:trPr>
        <w:tc>
          <w:tcPr>
            <w:tcW w:w="2980" w:type="dxa"/>
            <w:vAlign w:val="center"/>
          </w:tcPr>
          <w:p w14:paraId="7DF071B4" w14:textId="29B44F12"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lang w:val="es-ES"/>
              </w:rPr>
              <w:t>Se cumple plenamente</w:t>
            </w:r>
          </w:p>
        </w:tc>
        <w:tc>
          <w:tcPr>
            <w:tcW w:w="2980" w:type="dxa"/>
            <w:vAlign w:val="center"/>
          </w:tcPr>
          <w:p w14:paraId="0C46F015" w14:textId="054A3AD0"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lang w:val="es-ES"/>
              </w:rPr>
              <w:t>5,0</w:t>
            </w:r>
          </w:p>
        </w:tc>
        <w:tc>
          <w:tcPr>
            <w:tcW w:w="2980" w:type="dxa"/>
            <w:vAlign w:val="center"/>
          </w:tcPr>
          <w:p w14:paraId="1874FDDE" w14:textId="2AAD026F"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rPr>
              <w:t>13.23</w:t>
            </w:r>
          </w:p>
        </w:tc>
      </w:tr>
    </w:tbl>
    <w:p w14:paraId="2654967A" w14:textId="7AEF5860" w:rsidR="00950BF5" w:rsidRPr="00FB3789" w:rsidRDefault="00950BF5" w:rsidP="00F04A80">
      <w:pPr>
        <w:pStyle w:val="Sinespaciado"/>
        <w:spacing w:line="276" w:lineRule="auto"/>
        <w:jc w:val="center"/>
        <w:rPr>
          <w:rFonts w:ascii="Times New Roman" w:hAnsi="Times New Roman" w:cs="Times New Roman"/>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6F2B44FE" w14:textId="75EAF001" w:rsidR="00D97984"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44. Estudiantes y </w:t>
      </w:r>
      <w:r w:rsidR="007843D9" w:rsidRPr="00FB3789">
        <w:rPr>
          <w:rFonts w:ascii="Times New Roman" w:hAnsi="Times New Roman" w:cs="Times New Roman"/>
          <w:b/>
          <w:bCs/>
        </w:rPr>
        <w:t>capacidad institucional</w:t>
      </w:r>
    </w:p>
    <w:p w14:paraId="03BA21FF"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El programa académico, adscrito a la Facultad de Ingeniería de la Universidad Distrital Francisco José de Caldas, ha mostrado una consolidación progresiva en la relación entre sus estudiantes y las 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14:paraId="16B6E3BE"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Un indicador clave en este aspecto es la relación estudiante–docente (indicador de suficiencia docente), el cual refleja la capacidad del programa para garantizar atención personalizada, acompañamiento académico y acceso a actividades de docencia, investigación y extensión. Este indicador, complementado con la formación y dedicación del profesorado, muestra la solidez del respaldo académico que reciben los estudiantes.</w:t>
      </w:r>
    </w:p>
    <w:p w14:paraId="014BBB08"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Asimismo, el programa cuenta con ambientes de aprendizaje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14:paraId="5152CE90" w14:textId="77777777" w:rsidR="00505A8A" w:rsidRPr="001954E6" w:rsidRDefault="00505A8A" w:rsidP="00505A8A">
      <w:pPr>
        <w:pStyle w:val="NormalWeb"/>
        <w:spacing w:after="0" w:afterAutospacing="0" w:line="276" w:lineRule="auto"/>
        <w:jc w:val="both"/>
        <w:rPr>
          <w:rFonts w:eastAsiaTheme="minorHAnsi"/>
          <w:sz w:val="22"/>
          <w:szCs w:val="22"/>
          <w:lang w:eastAsia="en-US"/>
        </w:rPr>
      </w:pPr>
      <w:r w:rsidRPr="001954E6">
        <w:rPr>
          <w:rFonts w:eastAsiaTheme="minorHAnsi"/>
          <w:sz w:val="22"/>
          <w:szCs w:val="22"/>
          <w:lang w:eastAsia="en-US"/>
        </w:rPr>
        <w:t>En el ámbito de la capacidad institucional, la infraestructura física, tecnológica y administrativa disponible, junto con el respaldo financiero institucional, asegura que el número de estudiantes matriculados se atienda de manera adecuada, evitando la sobrecarga de recursos y favoreciendo procesos de permanencia, retención y graduación.</w:t>
      </w:r>
    </w:p>
    <w:p w14:paraId="70CB4E0A" w14:textId="77777777" w:rsidR="00505A8A" w:rsidRPr="001954E6" w:rsidRDefault="00505A8A" w:rsidP="00505A8A">
      <w:pPr>
        <w:pStyle w:val="NormalWeb"/>
        <w:spacing w:after="0" w:afterAutospacing="0" w:line="276" w:lineRule="auto"/>
        <w:jc w:val="both"/>
        <w:rPr>
          <w:rFonts w:eastAsiaTheme="minorEastAsia"/>
          <w:sz w:val="22"/>
          <w:szCs w:val="22"/>
          <w:lang w:eastAsia="en-US"/>
        </w:rPr>
      </w:pPr>
      <w:r w:rsidRPr="001954E6">
        <w:rPr>
          <w:rFonts w:eastAsiaTheme="minorEastAsia"/>
          <w:sz w:val="22"/>
          <w:szCs w:val="22"/>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14:paraId="427DD83C" w14:textId="77777777" w:rsidR="00505A8A" w:rsidRPr="001954E6" w:rsidRDefault="00505A8A" w:rsidP="00505A8A">
      <w:pPr>
        <w:pStyle w:val="NormalWeb"/>
        <w:spacing w:after="0" w:afterAutospacing="0" w:line="276" w:lineRule="auto"/>
        <w:jc w:val="both"/>
        <w:rPr>
          <w:rFonts w:eastAsiaTheme="minorEastAsia"/>
          <w:sz w:val="22"/>
          <w:szCs w:val="22"/>
          <w:lang w:eastAsia="en-US"/>
        </w:rPr>
      </w:pPr>
    </w:p>
    <w:p w14:paraId="70DD4059" w14:textId="68CF5AA2" w:rsidR="00505A8A" w:rsidRPr="001954E6" w:rsidRDefault="00505A8A" w:rsidP="00505A8A">
      <w:pPr>
        <w:pStyle w:val="Descripcin"/>
        <w:spacing w:after="0"/>
        <w:jc w:val="center"/>
        <w:rPr>
          <w:rFonts w:ascii="Times New Roman" w:eastAsiaTheme="minorEastAsia" w:hAnsi="Times New Roman" w:cs="Times New Roman"/>
          <w:sz w:val="22"/>
          <w:szCs w:val="22"/>
        </w:rPr>
      </w:pPr>
      <w:bookmarkStart w:id="394" w:name="_Toc211349237"/>
      <w:bookmarkStart w:id="395" w:name="_Toc211354543"/>
      <w:r w:rsidRPr="001954E6">
        <w:rPr>
          <w:rFonts w:ascii="Times New Roman" w:hAnsi="Times New Roman" w:cs="Times New Roman"/>
          <w:sz w:val="22"/>
          <w:szCs w:val="22"/>
        </w:rPr>
        <w:t xml:space="preserve">Ilustración </w:t>
      </w:r>
      <w:r w:rsidRPr="001954E6">
        <w:rPr>
          <w:rFonts w:ascii="Times New Roman" w:hAnsi="Times New Roman" w:cs="Times New Roman"/>
          <w:sz w:val="22"/>
          <w:szCs w:val="22"/>
        </w:rPr>
        <w:fldChar w:fldCharType="begin"/>
      </w:r>
      <w:r w:rsidRPr="001954E6">
        <w:rPr>
          <w:rFonts w:ascii="Times New Roman" w:hAnsi="Times New Roman" w:cs="Times New Roman"/>
          <w:sz w:val="22"/>
          <w:szCs w:val="22"/>
        </w:rPr>
        <w:instrText xml:space="preserve"> SEQ Ilustración \* ARABIC </w:instrText>
      </w:r>
      <w:r w:rsidRPr="001954E6">
        <w:rPr>
          <w:rFonts w:ascii="Times New Roman" w:hAnsi="Times New Roman" w:cs="Times New Roman"/>
          <w:sz w:val="22"/>
          <w:szCs w:val="22"/>
        </w:rPr>
        <w:fldChar w:fldCharType="separate"/>
      </w:r>
      <w:r w:rsidR="00D978EC">
        <w:rPr>
          <w:rFonts w:ascii="Times New Roman" w:hAnsi="Times New Roman" w:cs="Times New Roman"/>
          <w:noProof/>
          <w:sz w:val="22"/>
          <w:szCs w:val="22"/>
        </w:rPr>
        <w:t>27</w:t>
      </w:r>
      <w:r w:rsidRPr="001954E6">
        <w:rPr>
          <w:rFonts w:ascii="Times New Roman" w:hAnsi="Times New Roman" w:cs="Times New Roman"/>
          <w:sz w:val="22"/>
          <w:szCs w:val="22"/>
        </w:rPr>
        <w:fldChar w:fldCharType="end"/>
      </w:r>
      <w:r w:rsidRPr="001954E6">
        <w:rPr>
          <w:rFonts w:ascii="Times New Roman" w:hAnsi="Times New Roman" w:cs="Times New Roman"/>
          <w:sz w:val="22"/>
          <w:szCs w:val="22"/>
        </w:rPr>
        <w:t>. Percepción de los estudiantes en cuanto el acompañamiento docente - estudiante</w:t>
      </w:r>
      <w:bookmarkEnd w:id="394"/>
      <w:bookmarkEnd w:id="395"/>
    </w:p>
    <w:p w14:paraId="72FA8C44" w14:textId="77777777" w:rsidR="00505A8A" w:rsidRPr="001954E6" w:rsidRDefault="00505A8A" w:rsidP="00505A8A">
      <w:pPr>
        <w:pStyle w:val="NormalWeb"/>
        <w:spacing w:before="0" w:beforeAutospacing="0" w:after="0" w:afterAutospacing="0" w:line="276" w:lineRule="auto"/>
        <w:jc w:val="center"/>
        <w:rPr>
          <w:rFonts w:eastAsiaTheme="minorEastAsia"/>
          <w:sz w:val="22"/>
          <w:szCs w:val="22"/>
          <w:lang w:eastAsia="en-US"/>
        </w:rPr>
      </w:pPr>
      <w:r w:rsidRPr="001954E6">
        <w:rPr>
          <w:rFonts w:eastAsiaTheme="minorEastAsia"/>
          <w:noProof/>
          <w:sz w:val="22"/>
          <w:szCs w:val="22"/>
          <w:lang w:eastAsia="en-US"/>
        </w:rPr>
        <w:lastRenderedPageBreak/>
        <w:drawing>
          <wp:inline distT="0" distB="0" distL="0" distR="0" wp14:anchorId="7250FC25" wp14:editId="27E61C4B">
            <wp:extent cx="3239486" cy="21031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43133" cy="2105488"/>
                    </a:xfrm>
                    <a:prstGeom prst="rect">
                      <a:avLst/>
                    </a:prstGeom>
                    <a:noFill/>
                    <a:ln>
                      <a:noFill/>
                    </a:ln>
                  </pic:spPr>
                </pic:pic>
              </a:graphicData>
            </a:graphic>
          </wp:inline>
        </w:drawing>
      </w:r>
    </w:p>
    <w:p w14:paraId="10E40950" w14:textId="77777777" w:rsidR="00505A8A" w:rsidRPr="001954E6" w:rsidRDefault="00505A8A" w:rsidP="00505A8A">
      <w:pPr>
        <w:pStyle w:val="Sinespaciado"/>
        <w:keepNext/>
        <w:spacing w:line="276" w:lineRule="auto"/>
        <w:jc w:val="center"/>
        <w:rPr>
          <w:rFonts w:ascii="Times New Roman" w:hAnsi="Times New Roman" w:cs="Times New Roman"/>
        </w:rPr>
      </w:pPr>
      <w:r w:rsidRPr="001954E6">
        <w:rPr>
          <w:rFonts w:ascii="Times New Roman" w:hAnsi="Times New Roman" w:cs="Times New Roman"/>
        </w:rPr>
        <w:t>Fuente: Encuestas de estudiantes, proceso de Autoevaluación 2025.</w:t>
      </w:r>
    </w:p>
    <w:p w14:paraId="1745F83D" w14:textId="77777777" w:rsidR="00505A8A" w:rsidRPr="001954E6" w:rsidRDefault="00505A8A" w:rsidP="00505A8A">
      <w:pPr>
        <w:pStyle w:val="Sinespaciado"/>
        <w:spacing w:before="240" w:line="276" w:lineRule="auto"/>
        <w:jc w:val="both"/>
        <w:rPr>
          <w:rFonts w:ascii="Times New Roman" w:hAnsi="Times New Roman" w:cs="Times New Roman"/>
        </w:rPr>
      </w:pPr>
      <w:r w:rsidRPr="001954E6">
        <w:rPr>
          <w:rFonts w:ascii="Times New Roman" w:eastAsia="Times New Roman" w:hAnsi="Times New Roman" w:cs="Times New Roman"/>
        </w:rPr>
        <w:t>Según la encuesta realizada a los estudiantes, el 72% de ellos están totalmente o de acuerdo con los espacios, recursos, herramientas y equipos ofrecidos por la maestría, el 21% no está ni de acuerdo ni en desacuerdo y el 7% no está de acuerdo. Estas estadísticas, aunadas con la del 75% totalmente o de acuerdo con la percepción de favorabilidad del acompañamiento de la maestría para facilitar la comunicación e interacción efectiva entre docentes y estudiantes, mientras que solo el 19% no está ni de acuerdo ni en desacuerdo y el 6% se encuentra en desacuerdo. Combinando estos dos valores estadísticos se puede considerar que el</w:t>
      </w:r>
      <w:r w:rsidRPr="001954E6">
        <w:rPr>
          <w:rFonts w:ascii="Times New Roman" w:hAnsi="Times New Roman" w:cs="Times New Roman"/>
        </w:rPr>
        <w:t xml:space="preserve"> programa académico garantiza que el número de estudiantes 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14:paraId="7660D513" w14:textId="0CC0D2CC" w:rsidR="00083738" w:rsidRPr="00FB3789" w:rsidRDefault="00083738" w:rsidP="00F04A80">
      <w:pPr>
        <w:pStyle w:val="Descripcin"/>
        <w:keepNext/>
        <w:spacing w:before="240" w:after="0" w:line="276" w:lineRule="auto"/>
        <w:jc w:val="center"/>
        <w:rPr>
          <w:rFonts w:ascii="Times New Roman" w:hAnsi="Times New Roman" w:cs="Times New Roman"/>
          <w:i w:val="0"/>
          <w:sz w:val="22"/>
          <w:szCs w:val="22"/>
        </w:rPr>
      </w:pPr>
      <w:bookmarkStart w:id="396" w:name="_Toc211354505"/>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44. Estudiantes y capacidad institucional</w:t>
      </w:r>
      <w:r w:rsidR="00344D06" w:rsidRPr="00396F9A">
        <w:rPr>
          <w:rFonts w:ascii="Times New Roman" w:hAnsi="Times New Roman" w:cs="Times New Roman"/>
          <w:i w:val="0"/>
          <w:color w:val="auto"/>
          <w:sz w:val="22"/>
          <w:szCs w:val="22"/>
        </w:rPr>
        <w:t>.</w:t>
      </w:r>
      <w:bookmarkEnd w:id="396"/>
    </w:p>
    <w:tbl>
      <w:tblPr>
        <w:tblStyle w:val="Tablaconcuadrcula"/>
        <w:tblW w:w="8976" w:type="dxa"/>
        <w:tblInd w:w="-5" w:type="dxa"/>
        <w:tblLook w:val="04A0" w:firstRow="1" w:lastRow="0" w:firstColumn="1" w:lastColumn="0" w:noHBand="0" w:noVBand="1"/>
      </w:tblPr>
      <w:tblGrid>
        <w:gridCol w:w="2992"/>
        <w:gridCol w:w="2992"/>
        <w:gridCol w:w="2992"/>
      </w:tblGrid>
      <w:tr w:rsidR="00083738" w:rsidRPr="00505A8A" w14:paraId="662347BB" w14:textId="77777777" w:rsidTr="005A0A38">
        <w:trPr>
          <w:trHeight w:val="366"/>
        </w:trPr>
        <w:tc>
          <w:tcPr>
            <w:tcW w:w="2992" w:type="dxa"/>
            <w:shd w:val="clear" w:color="auto" w:fill="DEEAF6" w:themeFill="accent5" w:themeFillTint="33"/>
            <w:vAlign w:val="center"/>
          </w:tcPr>
          <w:p w14:paraId="7BDB336F" w14:textId="77777777" w:rsidR="00083738" w:rsidRPr="00505A8A" w:rsidRDefault="00083738" w:rsidP="00344D06">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92" w:type="dxa"/>
            <w:shd w:val="clear" w:color="auto" w:fill="DEEAF6" w:themeFill="accent5" w:themeFillTint="33"/>
            <w:vAlign w:val="center"/>
          </w:tcPr>
          <w:p w14:paraId="23511B24" w14:textId="77777777" w:rsidR="00083738" w:rsidRPr="00505A8A" w:rsidRDefault="00083738" w:rsidP="00344D06">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992" w:type="dxa"/>
            <w:shd w:val="clear" w:color="auto" w:fill="DEEAF6" w:themeFill="accent5" w:themeFillTint="33"/>
            <w:vAlign w:val="center"/>
          </w:tcPr>
          <w:p w14:paraId="798B0A9E" w14:textId="77777777" w:rsidR="00083738" w:rsidRPr="00505A8A" w:rsidRDefault="00083738" w:rsidP="00344D06">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35341F" w:rsidRPr="00505A8A" w14:paraId="37154BD4" w14:textId="77777777" w:rsidTr="005A0A38">
        <w:trPr>
          <w:trHeight w:val="340"/>
        </w:trPr>
        <w:tc>
          <w:tcPr>
            <w:tcW w:w="2992" w:type="dxa"/>
            <w:vAlign w:val="center"/>
          </w:tcPr>
          <w:p w14:paraId="7283C658" w14:textId="2DB010F3"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lang w:val="es-ES"/>
              </w:rPr>
              <w:t>Se cumple plenamente</w:t>
            </w:r>
          </w:p>
        </w:tc>
        <w:tc>
          <w:tcPr>
            <w:tcW w:w="2992" w:type="dxa"/>
            <w:vAlign w:val="center"/>
          </w:tcPr>
          <w:p w14:paraId="445D1002" w14:textId="56870FFF"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lang w:val="es-ES"/>
              </w:rPr>
              <w:t>5,0</w:t>
            </w:r>
          </w:p>
        </w:tc>
        <w:tc>
          <w:tcPr>
            <w:tcW w:w="2992" w:type="dxa"/>
            <w:vAlign w:val="center"/>
          </w:tcPr>
          <w:p w14:paraId="413C0840" w14:textId="7706471C"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rPr>
              <w:t>11.90</w:t>
            </w:r>
          </w:p>
        </w:tc>
      </w:tr>
    </w:tbl>
    <w:p w14:paraId="4338FCC6" w14:textId="3A18F18A" w:rsidR="00ED5B57" w:rsidRPr="00FB3789" w:rsidRDefault="00083738"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4E95E468" w14:textId="49F2DE43" w:rsidR="00B3318C" w:rsidRPr="001A2CAA"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45. Financiación del </w:t>
      </w:r>
      <w:r w:rsidR="007843D9" w:rsidRPr="00FB3789">
        <w:rPr>
          <w:rFonts w:ascii="Times New Roman" w:hAnsi="Times New Roman" w:cs="Times New Roman"/>
          <w:b/>
          <w:bCs/>
        </w:rPr>
        <w:t xml:space="preserve">programa académico </w:t>
      </w:r>
    </w:p>
    <w:p w14:paraId="12CC040D"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La Maestría en Ciencias de la Información y las Comunicaciones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14:paraId="37C41FE5" w14:textId="77777777" w:rsidR="00505A8A" w:rsidRPr="001954E6" w:rsidRDefault="00505A8A" w:rsidP="00505A8A">
      <w:pPr>
        <w:pStyle w:val="NormalWeb"/>
        <w:spacing w:line="276" w:lineRule="auto"/>
        <w:jc w:val="both"/>
        <w:rPr>
          <w:rFonts w:eastAsiaTheme="minorEastAsia"/>
          <w:sz w:val="22"/>
          <w:szCs w:val="22"/>
          <w:lang w:eastAsia="en-US"/>
        </w:rPr>
      </w:pPr>
      <w:r w:rsidRPr="001954E6">
        <w:rPr>
          <w:rFonts w:eastAsiaTheme="minorEastAsia"/>
          <w:sz w:val="22"/>
          <w:szCs w:val="22"/>
          <w:lang w:eastAsia="en-US"/>
        </w:rPr>
        <w:t xml:space="preserve">La política de financiación del programa está alineada con las directrices establecidas en </w:t>
      </w:r>
      <w:hyperlink r:id="rId84" w:history="1">
        <w:r w:rsidRPr="001954E6">
          <w:rPr>
            <w:rStyle w:val="Hipervnculo"/>
            <w:rFonts w:eastAsiaTheme="minorEastAsia"/>
            <w:sz w:val="22"/>
            <w:szCs w:val="22"/>
            <w:lang w:eastAsia="en-US"/>
          </w:rPr>
          <w:t>el Acuerdo 001 de 2006 del CSU</w:t>
        </w:r>
      </w:hyperlink>
      <w:r w:rsidRPr="001954E6">
        <w:rPr>
          <w:rFonts w:eastAsiaTheme="minorEastAsia"/>
          <w:sz w:val="22"/>
          <w:szCs w:val="22"/>
          <w:lang w:eastAsia="en-US"/>
        </w:rPr>
        <w:t xml:space="preserve"> y los lineamientos de la Vicerrectoría Administrativa y Financiera, garantizando la adecuada administración de los recursos y su destinación al sostenimiento y fortalecimiento de la calidad académica. Entre los rubros más significativos de inversión se encuentran:</w:t>
      </w:r>
    </w:p>
    <w:p w14:paraId="7A085E5E" w14:textId="77777777" w:rsidR="00505A8A" w:rsidRPr="001954E6" w:rsidRDefault="00505A8A" w:rsidP="00505A8A">
      <w:pPr>
        <w:pStyle w:val="NormalWeb"/>
        <w:numPr>
          <w:ilvl w:val="0"/>
          <w:numId w:val="21"/>
        </w:numPr>
        <w:spacing w:line="276" w:lineRule="auto"/>
        <w:jc w:val="both"/>
        <w:rPr>
          <w:rFonts w:eastAsiaTheme="minorHAnsi"/>
          <w:sz w:val="22"/>
          <w:szCs w:val="22"/>
          <w:lang w:eastAsia="en-US"/>
        </w:rPr>
      </w:pPr>
      <w:r w:rsidRPr="001954E6">
        <w:rPr>
          <w:rFonts w:eastAsiaTheme="minorHAnsi"/>
          <w:sz w:val="22"/>
          <w:szCs w:val="22"/>
          <w:lang w:eastAsia="en-US"/>
        </w:rPr>
        <w:t>Dotación y actualización de infraestructura tecnológica y laboratorios.</w:t>
      </w:r>
    </w:p>
    <w:p w14:paraId="2E19359C" w14:textId="77777777" w:rsidR="00505A8A" w:rsidRPr="001954E6" w:rsidRDefault="00505A8A" w:rsidP="00505A8A">
      <w:pPr>
        <w:pStyle w:val="NormalWeb"/>
        <w:numPr>
          <w:ilvl w:val="0"/>
          <w:numId w:val="21"/>
        </w:numPr>
        <w:spacing w:line="276" w:lineRule="auto"/>
        <w:jc w:val="both"/>
        <w:rPr>
          <w:rFonts w:eastAsiaTheme="minorHAnsi"/>
          <w:sz w:val="22"/>
          <w:szCs w:val="22"/>
          <w:lang w:eastAsia="en-US"/>
        </w:rPr>
      </w:pPr>
      <w:r w:rsidRPr="001954E6">
        <w:rPr>
          <w:rFonts w:eastAsiaTheme="minorHAnsi"/>
          <w:sz w:val="22"/>
          <w:szCs w:val="22"/>
          <w:lang w:eastAsia="en-US"/>
        </w:rPr>
        <w:t>Acceso a bases de datos, bibliotecas y plataformas digitales.</w:t>
      </w:r>
    </w:p>
    <w:p w14:paraId="182A6616" w14:textId="77777777" w:rsidR="00505A8A" w:rsidRPr="001954E6" w:rsidRDefault="00505A8A" w:rsidP="00505A8A">
      <w:pPr>
        <w:pStyle w:val="NormalWeb"/>
        <w:numPr>
          <w:ilvl w:val="0"/>
          <w:numId w:val="21"/>
        </w:numPr>
        <w:spacing w:line="276" w:lineRule="auto"/>
        <w:jc w:val="both"/>
        <w:rPr>
          <w:rFonts w:eastAsiaTheme="minorHAnsi"/>
          <w:sz w:val="22"/>
          <w:szCs w:val="22"/>
          <w:lang w:eastAsia="en-US"/>
        </w:rPr>
      </w:pPr>
      <w:r w:rsidRPr="001954E6">
        <w:rPr>
          <w:rFonts w:eastAsiaTheme="minorHAnsi"/>
          <w:sz w:val="22"/>
          <w:szCs w:val="22"/>
          <w:lang w:eastAsia="en-US"/>
        </w:rPr>
        <w:t>Estímulos y apoyos a estudiantes, como descuentos en matrícula y becas institucionales.</w:t>
      </w:r>
    </w:p>
    <w:p w14:paraId="2D9B0740" w14:textId="77777777" w:rsidR="00505A8A" w:rsidRPr="001954E6" w:rsidRDefault="00505A8A" w:rsidP="00505A8A">
      <w:pPr>
        <w:pStyle w:val="NormalWeb"/>
        <w:numPr>
          <w:ilvl w:val="0"/>
          <w:numId w:val="21"/>
        </w:numPr>
        <w:spacing w:line="276" w:lineRule="auto"/>
        <w:jc w:val="both"/>
        <w:rPr>
          <w:rFonts w:eastAsiaTheme="minorHAnsi"/>
          <w:sz w:val="22"/>
          <w:szCs w:val="22"/>
          <w:lang w:eastAsia="en-US"/>
        </w:rPr>
      </w:pPr>
      <w:r w:rsidRPr="001954E6">
        <w:rPr>
          <w:rFonts w:eastAsiaTheme="minorHAnsi"/>
          <w:sz w:val="22"/>
          <w:szCs w:val="22"/>
          <w:lang w:eastAsia="en-US"/>
        </w:rPr>
        <w:lastRenderedPageBreak/>
        <w:t>Movilidad académica de profesores y estudiantes en escenarios nacionales e internacionales.</w:t>
      </w:r>
    </w:p>
    <w:p w14:paraId="2F71F100" w14:textId="77777777" w:rsidR="00505A8A" w:rsidRPr="001954E6" w:rsidRDefault="00505A8A" w:rsidP="00505A8A">
      <w:pPr>
        <w:pStyle w:val="NormalWeb"/>
        <w:numPr>
          <w:ilvl w:val="0"/>
          <w:numId w:val="21"/>
        </w:numPr>
        <w:spacing w:line="276" w:lineRule="auto"/>
        <w:jc w:val="both"/>
        <w:rPr>
          <w:rFonts w:eastAsiaTheme="minorHAnsi"/>
          <w:sz w:val="22"/>
          <w:szCs w:val="22"/>
          <w:lang w:eastAsia="en-US"/>
        </w:rPr>
      </w:pPr>
      <w:r w:rsidRPr="001954E6">
        <w:rPr>
          <w:rFonts w:eastAsiaTheme="minorHAnsi"/>
          <w:sz w:val="22"/>
          <w:szCs w:val="22"/>
          <w:lang w:eastAsia="en-US"/>
        </w:rPr>
        <w:t>Apoyo a la gestión de investigación y proyectos de innovación.</w:t>
      </w:r>
    </w:p>
    <w:p w14:paraId="4137632B"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En conclusión, el programa dispone de recursos financieros suficientes para garantizar su sostenibilidad, la consolidación de sus procesos académicos y el cumplimiento de sus propósitos formativos. Sin embargo, se plantea como reto continuar avanzando hacia un modelo más diversificado que asegure estabilidad a largo plazo y mayor capacidad de inversión en innovación y proyección social.</w:t>
      </w:r>
    </w:p>
    <w:p w14:paraId="287DBF56" w14:textId="29BC9C3C" w:rsidR="00B3318C" w:rsidRPr="00FB3789" w:rsidRDefault="00B3318C" w:rsidP="00F04A80">
      <w:pPr>
        <w:pStyle w:val="Descripcin"/>
        <w:keepNext/>
        <w:spacing w:after="0" w:line="276" w:lineRule="auto"/>
        <w:jc w:val="center"/>
        <w:rPr>
          <w:rFonts w:ascii="Times New Roman" w:hAnsi="Times New Roman" w:cs="Times New Roman"/>
          <w:i w:val="0"/>
          <w:color w:val="auto"/>
          <w:sz w:val="22"/>
          <w:szCs w:val="22"/>
        </w:rPr>
      </w:pPr>
      <w:bookmarkStart w:id="397" w:name="_Toc211354506"/>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45. Financiación de</w:t>
      </w:r>
      <w:r w:rsidRPr="00396F9A">
        <w:rPr>
          <w:rFonts w:ascii="Times New Roman" w:hAnsi="Times New Roman" w:cs="Times New Roman"/>
          <w:i w:val="0"/>
          <w:color w:val="auto"/>
          <w:sz w:val="22"/>
          <w:szCs w:val="22"/>
        </w:rPr>
        <w:t>l programa académico</w:t>
      </w:r>
      <w:r w:rsidR="00344D06" w:rsidRPr="00FB3789">
        <w:rPr>
          <w:rFonts w:ascii="Times New Roman" w:hAnsi="Times New Roman" w:cs="Times New Roman"/>
          <w:i w:val="0"/>
          <w:color w:val="auto"/>
          <w:sz w:val="22"/>
          <w:szCs w:val="22"/>
        </w:rPr>
        <w:t>.</w:t>
      </w:r>
      <w:bookmarkEnd w:id="397"/>
    </w:p>
    <w:tbl>
      <w:tblPr>
        <w:tblStyle w:val="Tablaconcuadrcula"/>
        <w:tblW w:w="8964" w:type="dxa"/>
        <w:tblInd w:w="-5" w:type="dxa"/>
        <w:tblLook w:val="04A0" w:firstRow="1" w:lastRow="0" w:firstColumn="1" w:lastColumn="0" w:noHBand="0" w:noVBand="1"/>
      </w:tblPr>
      <w:tblGrid>
        <w:gridCol w:w="2988"/>
        <w:gridCol w:w="2988"/>
        <w:gridCol w:w="2988"/>
      </w:tblGrid>
      <w:tr w:rsidR="00B3318C" w:rsidRPr="00505A8A" w14:paraId="21810107" w14:textId="77777777" w:rsidTr="0043729C">
        <w:trPr>
          <w:trHeight w:val="346"/>
        </w:trPr>
        <w:tc>
          <w:tcPr>
            <w:tcW w:w="2988" w:type="dxa"/>
            <w:shd w:val="clear" w:color="auto" w:fill="DEEAF6" w:themeFill="accent5" w:themeFillTint="33"/>
            <w:vAlign w:val="center"/>
          </w:tcPr>
          <w:p w14:paraId="7B22191C" w14:textId="77777777" w:rsidR="00B3318C" w:rsidRPr="00505A8A" w:rsidRDefault="00B3318C" w:rsidP="00344D06">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88" w:type="dxa"/>
            <w:shd w:val="clear" w:color="auto" w:fill="DEEAF6" w:themeFill="accent5" w:themeFillTint="33"/>
            <w:vAlign w:val="center"/>
          </w:tcPr>
          <w:p w14:paraId="662A4353" w14:textId="77777777" w:rsidR="00B3318C" w:rsidRPr="00505A8A" w:rsidRDefault="00B3318C" w:rsidP="00344D06">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988" w:type="dxa"/>
            <w:shd w:val="clear" w:color="auto" w:fill="DEEAF6" w:themeFill="accent5" w:themeFillTint="33"/>
            <w:vAlign w:val="center"/>
          </w:tcPr>
          <w:p w14:paraId="7E65C69A" w14:textId="77777777" w:rsidR="00B3318C" w:rsidRPr="00505A8A" w:rsidRDefault="00B3318C" w:rsidP="00344D06">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35341F" w:rsidRPr="00505A8A" w14:paraId="66DD7AED" w14:textId="77777777" w:rsidTr="0043729C">
        <w:trPr>
          <w:trHeight w:val="322"/>
        </w:trPr>
        <w:tc>
          <w:tcPr>
            <w:tcW w:w="2988" w:type="dxa"/>
            <w:vAlign w:val="center"/>
          </w:tcPr>
          <w:p w14:paraId="6D111F6A" w14:textId="0E6914DC"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lang w:val="es-ES"/>
              </w:rPr>
              <w:t>Se cumple plenamente</w:t>
            </w:r>
          </w:p>
        </w:tc>
        <w:tc>
          <w:tcPr>
            <w:tcW w:w="2988" w:type="dxa"/>
            <w:vAlign w:val="center"/>
          </w:tcPr>
          <w:p w14:paraId="44EF165A" w14:textId="7051F251"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lang w:val="es-ES"/>
              </w:rPr>
              <w:t>5,0</w:t>
            </w:r>
          </w:p>
        </w:tc>
        <w:tc>
          <w:tcPr>
            <w:tcW w:w="2988" w:type="dxa"/>
            <w:vAlign w:val="center"/>
          </w:tcPr>
          <w:p w14:paraId="23394374" w14:textId="04CA0D14"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rPr>
              <w:t>12.96</w:t>
            </w:r>
          </w:p>
        </w:tc>
      </w:tr>
    </w:tbl>
    <w:p w14:paraId="59C1C25E" w14:textId="560AF915" w:rsidR="00B3318C" w:rsidRPr="00FB3789" w:rsidRDefault="00B3318C" w:rsidP="00F04A80">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5CAA819F" w14:textId="20ECC69D" w:rsidR="00B3318C"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46. Aseguramiento </w:t>
      </w:r>
      <w:r w:rsidR="007843D9" w:rsidRPr="00FB3789">
        <w:rPr>
          <w:rFonts w:ascii="Times New Roman" w:hAnsi="Times New Roman" w:cs="Times New Roman"/>
          <w:b/>
          <w:bCs/>
        </w:rPr>
        <w:t xml:space="preserve">de la alta calidad y mejora continua  </w:t>
      </w:r>
    </w:p>
    <w:p w14:paraId="58B2A833"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El proyecto curricular de la Maestría en Ciencias de la Información y las Comunicaciones desarrolla de manera permanente procesos de aseguramiento de la calidad y mejora continua en coherencia con las políticas institucionales, el Modelo de Autoevaluación de Programas de Posgrado de la Universidad Distrital y los lineamientos establecidos por el Consejo Nacional de Acreditación (CNA).</w:t>
      </w:r>
    </w:p>
    <w:p w14:paraId="58EB8577"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 xml:space="preserve">El programa participa en procesos regulares de autoevaluación que incluyen la recolección de información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1954E6">
        <w:rPr>
          <w:rFonts w:eastAsiaTheme="minorHAnsi"/>
          <w:bCs/>
          <w:sz w:val="22"/>
          <w:szCs w:val="22"/>
          <w:lang w:eastAsia="en-US"/>
        </w:rPr>
        <w:t>planes de mejoramiento</w:t>
      </w:r>
      <w:r w:rsidRPr="001954E6">
        <w:rPr>
          <w:rFonts w:eastAsiaTheme="minorHAnsi"/>
          <w:sz w:val="22"/>
          <w:szCs w:val="22"/>
          <w:lang w:eastAsia="en-US"/>
        </w:rPr>
        <w:t>, que cuentan con seguimiento y evaluación periódica por parte de la Coordinación del programa, la Dirección de Posgrados y la Facultad de Ingeniería.</w:t>
      </w:r>
    </w:p>
    <w:p w14:paraId="5E6C175F"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 xml:space="preserve">Entre las estrategias de mejora </w:t>
      </w:r>
      <w:proofErr w:type="spellStart"/>
      <w:r w:rsidRPr="001954E6">
        <w:rPr>
          <w:rFonts w:eastAsiaTheme="minorHAnsi"/>
          <w:sz w:val="22"/>
          <w:szCs w:val="22"/>
          <w:lang w:eastAsia="en-US"/>
        </w:rPr>
        <w:t>continúa</w:t>
      </w:r>
      <w:proofErr w:type="spellEnd"/>
      <w:r w:rsidRPr="001954E6">
        <w:rPr>
          <w:rFonts w:eastAsiaTheme="minorHAnsi"/>
          <w:sz w:val="22"/>
          <w:szCs w:val="22"/>
          <w:lang w:eastAsia="en-US"/>
        </w:rPr>
        <w:t xml:space="preserve"> implementadas se destacan:</w:t>
      </w:r>
    </w:p>
    <w:p w14:paraId="73C97BFD" w14:textId="77777777" w:rsidR="00505A8A" w:rsidRPr="001954E6" w:rsidRDefault="00505A8A" w:rsidP="00505A8A">
      <w:pPr>
        <w:pStyle w:val="NormalWeb"/>
        <w:numPr>
          <w:ilvl w:val="0"/>
          <w:numId w:val="22"/>
        </w:numPr>
        <w:spacing w:line="276" w:lineRule="auto"/>
        <w:jc w:val="both"/>
        <w:rPr>
          <w:rFonts w:eastAsiaTheme="minorHAnsi"/>
          <w:sz w:val="22"/>
          <w:szCs w:val="22"/>
          <w:lang w:eastAsia="en-US"/>
        </w:rPr>
      </w:pPr>
      <w:r w:rsidRPr="001954E6">
        <w:rPr>
          <w:rFonts w:eastAsiaTheme="minorHAnsi"/>
          <w:sz w:val="22"/>
          <w:szCs w:val="22"/>
          <w:lang w:eastAsia="en-US"/>
        </w:rPr>
        <w:t>Actualización periódica del plan de estudios en función de las tendencias en TIC y de la pertinencia social y académica.</w:t>
      </w:r>
    </w:p>
    <w:p w14:paraId="13A68902" w14:textId="77777777" w:rsidR="00505A8A" w:rsidRPr="001954E6" w:rsidRDefault="00505A8A" w:rsidP="00505A8A">
      <w:pPr>
        <w:pStyle w:val="NormalWeb"/>
        <w:numPr>
          <w:ilvl w:val="0"/>
          <w:numId w:val="22"/>
        </w:numPr>
        <w:spacing w:line="276" w:lineRule="auto"/>
        <w:jc w:val="both"/>
        <w:rPr>
          <w:rFonts w:eastAsiaTheme="minorHAnsi"/>
          <w:sz w:val="22"/>
          <w:szCs w:val="22"/>
          <w:lang w:eastAsia="en-US"/>
        </w:rPr>
      </w:pPr>
      <w:r w:rsidRPr="001954E6">
        <w:rPr>
          <w:rFonts w:eastAsiaTheme="minorHAnsi"/>
          <w:sz w:val="22"/>
          <w:szCs w:val="22"/>
          <w:lang w:eastAsia="en-US"/>
        </w:rPr>
        <w:t>Fortalecimiento de la investigación, la innovación y la internacionalización mediante convenios y proyectos colaborativos.</w:t>
      </w:r>
    </w:p>
    <w:p w14:paraId="76E2BB02" w14:textId="77777777" w:rsidR="00505A8A" w:rsidRPr="001954E6" w:rsidRDefault="00505A8A" w:rsidP="00505A8A">
      <w:pPr>
        <w:pStyle w:val="NormalWeb"/>
        <w:numPr>
          <w:ilvl w:val="0"/>
          <w:numId w:val="22"/>
        </w:numPr>
        <w:spacing w:line="276" w:lineRule="auto"/>
        <w:jc w:val="both"/>
        <w:rPr>
          <w:rFonts w:eastAsiaTheme="minorHAnsi"/>
          <w:sz w:val="22"/>
          <w:szCs w:val="22"/>
          <w:lang w:eastAsia="en-US"/>
        </w:rPr>
      </w:pPr>
      <w:r w:rsidRPr="001954E6">
        <w:rPr>
          <w:rFonts w:eastAsiaTheme="minorHAnsi"/>
          <w:sz w:val="22"/>
          <w:szCs w:val="22"/>
          <w:lang w:eastAsia="en-US"/>
        </w:rPr>
        <w:t>Implementación de mecanismos de acompañamiento académico y bienestar para garantizar la permanencia estudiantil.</w:t>
      </w:r>
    </w:p>
    <w:p w14:paraId="732D3F26" w14:textId="77777777" w:rsidR="00505A8A" w:rsidRPr="001954E6" w:rsidRDefault="00505A8A" w:rsidP="00505A8A">
      <w:pPr>
        <w:pStyle w:val="NormalWeb"/>
        <w:numPr>
          <w:ilvl w:val="0"/>
          <w:numId w:val="22"/>
        </w:numPr>
        <w:spacing w:line="276" w:lineRule="auto"/>
        <w:jc w:val="both"/>
        <w:rPr>
          <w:rFonts w:eastAsiaTheme="minorHAnsi"/>
          <w:sz w:val="22"/>
          <w:szCs w:val="22"/>
          <w:lang w:eastAsia="en-US"/>
        </w:rPr>
      </w:pPr>
      <w:r w:rsidRPr="001954E6">
        <w:rPr>
          <w:rFonts w:eastAsiaTheme="minorHAnsi"/>
          <w:sz w:val="22"/>
          <w:szCs w:val="22"/>
          <w:lang w:eastAsia="en-US"/>
        </w:rPr>
        <w:t>Promoción de la cualificación docente y de la producción científica indexada.</w:t>
      </w:r>
    </w:p>
    <w:p w14:paraId="29DC85B9" w14:textId="77777777" w:rsidR="00505A8A" w:rsidRPr="001954E6" w:rsidRDefault="00505A8A" w:rsidP="00505A8A">
      <w:pPr>
        <w:pStyle w:val="NormalWeb"/>
        <w:numPr>
          <w:ilvl w:val="0"/>
          <w:numId w:val="22"/>
        </w:numPr>
        <w:spacing w:line="276" w:lineRule="auto"/>
        <w:jc w:val="both"/>
        <w:rPr>
          <w:rFonts w:eastAsiaTheme="minorHAnsi"/>
          <w:sz w:val="22"/>
          <w:szCs w:val="22"/>
          <w:lang w:eastAsia="en-US"/>
        </w:rPr>
      </w:pPr>
      <w:r w:rsidRPr="001954E6">
        <w:rPr>
          <w:rFonts w:eastAsiaTheme="minorHAnsi"/>
          <w:sz w:val="22"/>
          <w:szCs w:val="22"/>
          <w:lang w:eastAsia="en-US"/>
        </w:rPr>
        <w:t>Evaluación sistemática de la calidad del servicio educativo, a través de instrumentos institucionales de valoración docente y de satisfacción estudiantil.</w:t>
      </w:r>
    </w:p>
    <w:p w14:paraId="0C02D9DC" w14:textId="77777777" w:rsidR="00505A8A" w:rsidRPr="001954E6" w:rsidRDefault="00505A8A" w:rsidP="00505A8A">
      <w:pPr>
        <w:pStyle w:val="NormalWeb"/>
        <w:spacing w:line="276" w:lineRule="auto"/>
        <w:jc w:val="both"/>
        <w:rPr>
          <w:rFonts w:eastAsiaTheme="minorEastAsia"/>
          <w:sz w:val="22"/>
          <w:szCs w:val="22"/>
          <w:lang w:eastAsia="en-US"/>
        </w:rPr>
      </w:pPr>
      <w:r w:rsidRPr="001954E6">
        <w:rPr>
          <w:rFonts w:eastAsiaTheme="minorEastAsia"/>
          <w:sz w:val="22"/>
          <w:szCs w:val="22"/>
          <w:lang w:eastAsia="en-US"/>
        </w:rPr>
        <w:t>El proceso de autoevaluación 2020-2025 evidencia que el programa ha consolidado una cultura de la calidad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14:paraId="646C839E"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lastRenderedPageBreak/>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14:paraId="6735BEFF" w14:textId="3D5F5255" w:rsidR="00896D78" w:rsidRPr="00FB3789" w:rsidRDefault="00896D78" w:rsidP="00F04A80">
      <w:pPr>
        <w:pStyle w:val="Descripcin"/>
        <w:keepNext/>
        <w:spacing w:after="0" w:line="276" w:lineRule="auto"/>
        <w:jc w:val="center"/>
        <w:rPr>
          <w:rFonts w:ascii="Times New Roman" w:hAnsi="Times New Roman" w:cs="Times New Roman"/>
          <w:i w:val="0"/>
          <w:color w:val="auto"/>
          <w:sz w:val="22"/>
          <w:szCs w:val="22"/>
        </w:rPr>
      </w:pPr>
      <w:bookmarkStart w:id="398" w:name="_Toc211354507"/>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67</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w:t>
      </w:r>
      <w:r w:rsidRPr="00396F9A">
        <w:rPr>
          <w:rFonts w:ascii="Times New Roman" w:hAnsi="Times New Roman" w:cs="Times New Roman"/>
          <w:i w:val="0"/>
          <w:color w:val="auto"/>
          <w:sz w:val="22"/>
          <w:szCs w:val="22"/>
        </w:rPr>
        <w:t>ística 46. Aseguramiento de la alta calidad y mejora continua</w:t>
      </w:r>
      <w:r w:rsidR="00344D06" w:rsidRPr="00FB3789">
        <w:rPr>
          <w:rFonts w:ascii="Times New Roman" w:hAnsi="Times New Roman" w:cs="Times New Roman"/>
          <w:i w:val="0"/>
          <w:color w:val="auto"/>
          <w:sz w:val="22"/>
          <w:szCs w:val="22"/>
        </w:rPr>
        <w:t>.</w:t>
      </w:r>
      <w:bookmarkEnd w:id="398"/>
    </w:p>
    <w:tbl>
      <w:tblPr>
        <w:tblStyle w:val="Tablaconcuadrcula"/>
        <w:tblW w:w="8931" w:type="dxa"/>
        <w:tblInd w:w="-5" w:type="dxa"/>
        <w:tblLook w:val="04A0" w:firstRow="1" w:lastRow="0" w:firstColumn="1" w:lastColumn="0" w:noHBand="0" w:noVBand="1"/>
      </w:tblPr>
      <w:tblGrid>
        <w:gridCol w:w="3122"/>
        <w:gridCol w:w="3122"/>
        <w:gridCol w:w="2687"/>
      </w:tblGrid>
      <w:tr w:rsidR="00896D78" w:rsidRPr="00505A8A" w14:paraId="01B3B8C3" w14:textId="77777777" w:rsidTr="00242E6C">
        <w:trPr>
          <w:trHeight w:val="297"/>
        </w:trPr>
        <w:tc>
          <w:tcPr>
            <w:tcW w:w="3122" w:type="dxa"/>
            <w:shd w:val="clear" w:color="auto" w:fill="DEEAF6" w:themeFill="accent5" w:themeFillTint="33"/>
            <w:vAlign w:val="center"/>
          </w:tcPr>
          <w:p w14:paraId="13ED1B33" w14:textId="77777777" w:rsidR="00896D78" w:rsidRPr="00505A8A" w:rsidRDefault="00896D78" w:rsidP="00344D06">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3122" w:type="dxa"/>
            <w:shd w:val="clear" w:color="auto" w:fill="DEEAF6" w:themeFill="accent5" w:themeFillTint="33"/>
            <w:vAlign w:val="center"/>
          </w:tcPr>
          <w:p w14:paraId="0A392FD9" w14:textId="77777777" w:rsidR="00896D78" w:rsidRPr="00505A8A" w:rsidRDefault="00896D78" w:rsidP="00344D06">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687" w:type="dxa"/>
            <w:shd w:val="clear" w:color="auto" w:fill="DEEAF6" w:themeFill="accent5" w:themeFillTint="33"/>
            <w:vAlign w:val="center"/>
          </w:tcPr>
          <w:p w14:paraId="4EED53C6" w14:textId="77777777" w:rsidR="00896D78" w:rsidRPr="00505A8A" w:rsidRDefault="00896D78" w:rsidP="00344D06">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35341F" w:rsidRPr="00505A8A" w14:paraId="69A0B1F0" w14:textId="77777777" w:rsidTr="00242E6C">
        <w:trPr>
          <w:trHeight w:val="276"/>
        </w:trPr>
        <w:tc>
          <w:tcPr>
            <w:tcW w:w="3122" w:type="dxa"/>
            <w:vAlign w:val="center"/>
          </w:tcPr>
          <w:p w14:paraId="66C3BE8B" w14:textId="694BC253"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lang w:val="es-ES"/>
              </w:rPr>
              <w:t>Se cumple plenamente</w:t>
            </w:r>
          </w:p>
        </w:tc>
        <w:tc>
          <w:tcPr>
            <w:tcW w:w="3122" w:type="dxa"/>
            <w:vAlign w:val="center"/>
          </w:tcPr>
          <w:p w14:paraId="7E71D30E" w14:textId="1A6ACE2F"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lang w:val="es-ES"/>
              </w:rPr>
              <w:t>5,0</w:t>
            </w:r>
          </w:p>
        </w:tc>
        <w:tc>
          <w:tcPr>
            <w:tcW w:w="2687" w:type="dxa"/>
            <w:vAlign w:val="center"/>
          </w:tcPr>
          <w:p w14:paraId="6FBABAE4" w14:textId="2EE05E2D"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rPr>
              <w:t>17.72</w:t>
            </w:r>
          </w:p>
        </w:tc>
      </w:tr>
    </w:tbl>
    <w:p w14:paraId="432C1D47" w14:textId="6AFE5A50" w:rsidR="00896D78" w:rsidRPr="00FB3789" w:rsidRDefault="00896D78" w:rsidP="00F04A80">
      <w:pPr>
        <w:pStyle w:val="Sinespaciado"/>
        <w:spacing w:line="276" w:lineRule="auto"/>
        <w:jc w:val="center"/>
        <w:rPr>
          <w:rFonts w:ascii="Times New Roman" w:hAnsi="Times New Roman" w:cs="Times New Roman"/>
          <w:i/>
          <w:iCs/>
          <w:color w:val="00B0F0"/>
          <w:lang w:val="es-ES"/>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31B63681" w14:textId="3BE0C568" w:rsidR="00896D78"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Juicio de Calidad del Factor</w:t>
      </w:r>
    </w:p>
    <w:p w14:paraId="0086CAF1"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El programa dispone de instancias de gobernanza participativa como el Consejo Curricular y la Coordinación del Proyecto que aseguran la articulación entre las funciones de docencia, investigación, extensión y bienestar. A través de estas instancias se han consolidado prácticas administrativas transparentes, con evidencia en actas, calendarios académicos y mecanismos de rendición de cuentas.</w:t>
      </w:r>
    </w:p>
    <w:p w14:paraId="4E2426AA"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La dirección y gestión se fortalecen mediante su alineación con el Plan Estratégico de Desarrollo Institucional 2018–2030 y el soporte de sistemas integrados de planeación, gestión y control (SISGPLAN, SIGUD, SICAPITAL, entre otros), lo que garantiza trazabilidad, eficiencia y eficacia en los procesos académicos y administrativos.</w:t>
      </w:r>
    </w:p>
    <w:p w14:paraId="5BEC1A8E"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14:paraId="0BC393E1"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avanzar en la diversificación de fuentes de financiación que fortalezcan la inversión en innovación y proyección social.</w:t>
      </w:r>
    </w:p>
    <w:p w14:paraId="690CCD7E"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14:paraId="559264EB" w14:textId="7A659C6A" w:rsidR="00505A8A" w:rsidRPr="00F84253" w:rsidRDefault="00505A8A" w:rsidP="00F04A80">
      <w:pPr>
        <w:spacing w:before="100" w:beforeAutospacing="1" w:after="100" w:afterAutospacing="1" w:line="276" w:lineRule="auto"/>
        <w:jc w:val="both"/>
        <w:rPr>
          <w:rFonts w:ascii="Times New Roman" w:hAnsi="Times New Roman" w:cs="Times New Roman"/>
          <w:highlight w:val="green"/>
          <w:lang w:val="es-CO"/>
        </w:rPr>
      </w:pPr>
      <w:r w:rsidRPr="00505A8A">
        <w:rPr>
          <w:rFonts w:ascii="Times New Roman" w:hAnsi="Times New Roman" w:cs="Times New Roman"/>
          <w:lang w:val="es-CO"/>
        </w:rPr>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14:paraId="0CEFFE46" w14:textId="666C91E4" w:rsidR="00407AA5" w:rsidRPr="00FB3789" w:rsidRDefault="00407AA5" w:rsidP="00F04A80">
      <w:pPr>
        <w:pStyle w:val="Descripcin"/>
        <w:keepNext/>
        <w:spacing w:after="0" w:line="276" w:lineRule="auto"/>
        <w:jc w:val="center"/>
        <w:rPr>
          <w:rFonts w:ascii="Times New Roman" w:hAnsi="Times New Roman" w:cs="Times New Roman"/>
          <w:i w:val="0"/>
          <w:color w:val="auto"/>
          <w:sz w:val="22"/>
          <w:szCs w:val="22"/>
        </w:rPr>
      </w:pPr>
      <w:bookmarkStart w:id="399" w:name="_Toc211354508"/>
      <w:r w:rsidRPr="00F84253">
        <w:rPr>
          <w:rFonts w:ascii="Times New Roman" w:hAnsi="Times New Roman" w:cs="Times New Roman"/>
          <w:i w:val="0"/>
          <w:color w:val="auto"/>
          <w:sz w:val="22"/>
          <w:szCs w:val="22"/>
        </w:rPr>
        <w:lastRenderedPageBreak/>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68</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del Factor 11. Organizació</w:t>
      </w:r>
      <w:r w:rsidRPr="00396F9A">
        <w:rPr>
          <w:rFonts w:ascii="Times New Roman" w:hAnsi="Times New Roman" w:cs="Times New Roman"/>
          <w:i w:val="0"/>
          <w:color w:val="auto"/>
          <w:sz w:val="22"/>
          <w:szCs w:val="22"/>
        </w:rPr>
        <w:t>n, administración y financiación del programa académico</w:t>
      </w:r>
      <w:r w:rsidR="00344D06" w:rsidRPr="00FB3789">
        <w:rPr>
          <w:rFonts w:ascii="Times New Roman" w:hAnsi="Times New Roman" w:cs="Times New Roman"/>
          <w:i w:val="0"/>
          <w:color w:val="auto"/>
          <w:sz w:val="22"/>
          <w:szCs w:val="22"/>
        </w:rPr>
        <w:t>.</w:t>
      </w:r>
      <w:bookmarkEnd w:id="399"/>
    </w:p>
    <w:tbl>
      <w:tblPr>
        <w:tblStyle w:val="Tablaconcuadrcula"/>
        <w:tblW w:w="9202" w:type="dxa"/>
        <w:tblLook w:val="04A0" w:firstRow="1" w:lastRow="0" w:firstColumn="1" w:lastColumn="0" w:noHBand="0" w:noVBand="1"/>
      </w:tblPr>
      <w:tblGrid>
        <w:gridCol w:w="2263"/>
        <w:gridCol w:w="2127"/>
        <w:gridCol w:w="1275"/>
        <w:gridCol w:w="1418"/>
        <w:gridCol w:w="2119"/>
      </w:tblGrid>
      <w:tr w:rsidR="00366013" w:rsidRPr="00505A8A" w14:paraId="4DA89249" w14:textId="77777777" w:rsidTr="00344D06">
        <w:trPr>
          <w:trHeight w:val="526"/>
        </w:trPr>
        <w:tc>
          <w:tcPr>
            <w:tcW w:w="4390" w:type="dxa"/>
            <w:gridSpan w:val="2"/>
            <w:shd w:val="clear" w:color="auto" w:fill="DEEAF6" w:themeFill="accent5" w:themeFillTint="33"/>
            <w:vAlign w:val="center"/>
          </w:tcPr>
          <w:p w14:paraId="7D919FE9" w14:textId="77777777" w:rsidR="00366013" w:rsidRPr="00505A8A" w:rsidRDefault="00366013" w:rsidP="00344D06">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693" w:type="dxa"/>
            <w:gridSpan w:val="2"/>
            <w:shd w:val="clear" w:color="auto" w:fill="DEEAF6" w:themeFill="accent5" w:themeFillTint="33"/>
            <w:vAlign w:val="center"/>
          </w:tcPr>
          <w:p w14:paraId="56B0A1B5" w14:textId="77777777" w:rsidR="00366013" w:rsidRPr="00505A8A" w:rsidRDefault="00366013" w:rsidP="00344D06">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5D48D1E1" w14:textId="77777777" w:rsidR="00366013" w:rsidRPr="00505A8A" w:rsidRDefault="00366013" w:rsidP="00344D06">
            <w:pPr>
              <w:pStyle w:val="Sinespaciado"/>
              <w:jc w:val="center"/>
              <w:rPr>
                <w:rFonts w:ascii="Times New Roman" w:hAnsi="Times New Roman" w:cs="Times New Roman"/>
                <w:b/>
                <w:bCs/>
              </w:rPr>
            </w:pPr>
            <w:r w:rsidRPr="00505A8A">
              <w:rPr>
                <w:rFonts w:ascii="Times New Roman" w:hAnsi="Times New Roman" w:cs="Times New Roman"/>
                <w:b/>
                <w:bCs/>
              </w:rPr>
              <w:t>Ponderación del factor</w:t>
            </w:r>
          </w:p>
        </w:tc>
      </w:tr>
      <w:tr w:rsidR="0035341F" w:rsidRPr="00505A8A" w14:paraId="1A073B5C" w14:textId="77777777" w:rsidTr="00344D06">
        <w:trPr>
          <w:trHeight w:val="96"/>
        </w:trPr>
        <w:tc>
          <w:tcPr>
            <w:tcW w:w="2263" w:type="dxa"/>
            <w:shd w:val="clear" w:color="auto" w:fill="DEEAF6" w:themeFill="accent5" w:themeFillTint="33"/>
            <w:vAlign w:val="center"/>
          </w:tcPr>
          <w:p w14:paraId="5700D1CF" w14:textId="75AC8887" w:rsidR="0035341F" w:rsidRPr="00505A8A" w:rsidRDefault="0035341F" w:rsidP="00344D06">
            <w:pPr>
              <w:pStyle w:val="Sinespaciado"/>
              <w:jc w:val="center"/>
              <w:rPr>
                <w:rFonts w:ascii="Times New Roman" w:hAnsi="Times New Roman" w:cs="Times New Roman"/>
                <w:b/>
                <w:bCs/>
              </w:rPr>
            </w:pPr>
            <w:r w:rsidRPr="00505A8A">
              <w:rPr>
                <w:rFonts w:ascii="Times New Roman" w:hAnsi="Times New Roman" w:cs="Times New Roman"/>
                <w:b/>
                <w:bCs/>
                <w:color w:val="000000"/>
              </w:rPr>
              <w:t>Anterior 2020</w:t>
            </w:r>
          </w:p>
        </w:tc>
        <w:tc>
          <w:tcPr>
            <w:tcW w:w="2127" w:type="dxa"/>
            <w:shd w:val="clear" w:color="auto" w:fill="DEEAF6" w:themeFill="accent5" w:themeFillTint="33"/>
            <w:vAlign w:val="center"/>
          </w:tcPr>
          <w:p w14:paraId="557DE37D" w14:textId="1E6280BF" w:rsidR="0035341F" w:rsidRPr="00505A8A" w:rsidRDefault="0035341F" w:rsidP="00344D06">
            <w:pPr>
              <w:pStyle w:val="Sinespaciado"/>
              <w:jc w:val="center"/>
              <w:rPr>
                <w:rFonts w:ascii="Times New Roman" w:hAnsi="Times New Roman" w:cs="Times New Roman"/>
                <w:b/>
                <w:bCs/>
              </w:rPr>
            </w:pPr>
            <w:r w:rsidRPr="00505A8A">
              <w:rPr>
                <w:rFonts w:ascii="Times New Roman" w:hAnsi="Times New Roman" w:cs="Times New Roman"/>
                <w:b/>
                <w:bCs/>
                <w:color w:val="000000"/>
              </w:rPr>
              <w:t>Actual 2025</w:t>
            </w:r>
          </w:p>
        </w:tc>
        <w:tc>
          <w:tcPr>
            <w:tcW w:w="1275" w:type="dxa"/>
            <w:shd w:val="clear" w:color="auto" w:fill="DEEAF6" w:themeFill="accent5" w:themeFillTint="33"/>
            <w:vAlign w:val="center"/>
          </w:tcPr>
          <w:p w14:paraId="598D24D3" w14:textId="324C9644" w:rsidR="0035341F" w:rsidRPr="00505A8A" w:rsidRDefault="0035341F" w:rsidP="00344D06">
            <w:pPr>
              <w:pStyle w:val="Sinespaciado"/>
              <w:jc w:val="center"/>
              <w:rPr>
                <w:rFonts w:ascii="Times New Roman" w:hAnsi="Times New Roman" w:cs="Times New Roman"/>
                <w:b/>
                <w:bCs/>
              </w:rPr>
            </w:pPr>
            <w:r w:rsidRPr="00505A8A">
              <w:rPr>
                <w:rFonts w:ascii="Times New Roman" w:hAnsi="Times New Roman" w:cs="Times New Roman"/>
                <w:b/>
                <w:bCs/>
                <w:color w:val="000000"/>
              </w:rPr>
              <w:t>Anterior 2020</w:t>
            </w:r>
          </w:p>
        </w:tc>
        <w:tc>
          <w:tcPr>
            <w:tcW w:w="1418" w:type="dxa"/>
            <w:shd w:val="clear" w:color="auto" w:fill="DEEAF6" w:themeFill="accent5" w:themeFillTint="33"/>
            <w:vAlign w:val="center"/>
          </w:tcPr>
          <w:p w14:paraId="16CA9A81" w14:textId="4D1079E1" w:rsidR="0035341F" w:rsidRPr="00505A8A" w:rsidRDefault="0035341F" w:rsidP="00344D06">
            <w:pPr>
              <w:pStyle w:val="Sinespaciado"/>
              <w:jc w:val="center"/>
              <w:rPr>
                <w:rFonts w:ascii="Times New Roman" w:hAnsi="Times New Roman" w:cs="Times New Roman"/>
                <w:b/>
                <w:bCs/>
              </w:rPr>
            </w:pPr>
            <w:r w:rsidRPr="00505A8A">
              <w:rPr>
                <w:rFonts w:ascii="Times New Roman" w:hAnsi="Times New Roman" w:cs="Times New Roman"/>
                <w:b/>
                <w:bCs/>
                <w:color w:val="000000"/>
              </w:rPr>
              <w:t>Actual 2025</w:t>
            </w:r>
          </w:p>
        </w:tc>
        <w:tc>
          <w:tcPr>
            <w:tcW w:w="2119" w:type="dxa"/>
            <w:vMerge/>
            <w:vAlign w:val="center"/>
          </w:tcPr>
          <w:p w14:paraId="75961742" w14:textId="77777777" w:rsidR="0035341F" w:rsidRPr="00505A8A" w:rsidRDefault="0035341F" w:rsidP="00344D06">
            <w:pPr>
              <w:pStyle w:val="Sinespaciado"/>
              <w:jc w:val="center"/>
              <w:rPr>
                <w:rFonts w:ascii="Times New Roman" w:hAnsi="Times New Roman" w:cs="Times New Roman"/>
                <w:b/>
                <w:bCs/>
              </w:rPr>
            </w:pPr>
          </w:p>
        </w:tc>
      </w:tr>
      <w:tr w:rsidR="0035341F" w:rsidRPr="00505A8A" w14:paraId="0FA14BDD" w14:textId="77777777" w:rsidTr="00344D06">
        <w:trPr>
          <w:trHeight w:val="245"/>
        </w:trPr>
        <w:tc>
          <w:tcPr>
            <w:tcW w:w="2263" w:type="dxa"/>
            <w:vAlign w:val="center"/>
          </w:tcPr>
          <w:p w14:paraId="227CFFFB" w14:textId="0C2091F8"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color w:val="000000"/>
              </w:rPr>
              <w:t>Se cumple en alto grado</w:t>
            </w:r>
          </w:p>
        </w:tc>
        <w:tc>
          <w:tcPr>
            <w:tcW w:w="2127" w:type="dxa"/>
            <w:vAlign w:val="center"/>
          </w:tcPr>
          <w:p w14:paraId="30750592" w14:textId="588C99C7" w:rsidR="0035341F" w:rsidRPr="00505A8A" w:rsidRDefault="0035341F" w:rsidP="00344D06">
            <w:pPr>
              <w:pStyle w:val="Sinespaciado"/>
              <w:jc w:val="center"/>
              <w:rPr>
                <w:rFonts w:ascii="Times New Roman" w:hAnsi="Times New Roman" w:cs="Times New Roman"/>
              </w:rPr>
            </w:pPr>
            <w:r w:rsidRPr="00505A8A">
              <w:rPr>
                <w:rFonts w:ascii="Times New Roman" w:hAnsi="Times New Roman" w:cs="Times New Roman"/>
                <w:color w:val="000000"/>
              </w:rPr>
              <w:t>Se cumple en alto grado</w:t>
            </w:r>
          </w:p>
        </w:tc>
        <w:tc>
          <w:tcPr>
            <w:tcW w:w="1275" w:type="dxa"/>
            <w:vAlign w:val="center"/>
          </w:tcPr>
          <w:p w14:paraId="14636D29" w14:textId="24F45A76"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color w:val="000000" w:themeColor="text1"/>
              </w:rPr>
              <w:t>3,9</w:t>
            </w:r>
          </w:p>
        </w:tc>
        <w:tc>
          <w:tcPr>
            <w:tcW w:w="1418" w:type="dxa"/>
            <w:vAlign w:val="center"/>
          </w:tcPr>
          <w:p w14:paraId="455F7D6F" w14:textId="4D3F1B50"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color w:val="000000" w:themeColor="text1"/>
              </w:rPr>
              <w:t>5</w:t>
            </w:r>
          </w:p>
        </w:tc>
        <w:tc>
          <w:tcPr>
            <w:tcW w:w="2119" w:type="dxa"/>
            <w:vAlign w:val="center"/>
          </w:tcPr>
          <w:p w14:paraId="7B5BE65C" w14:textId="6F61E457" w:rsidR="0035341F" w:rsidRPr="00505A8A" w:rsidRDefault="629234B0" w:rsidP="00344D06">
            <w:pPr>
              <w:pStyle w:val="Sinespaciado"/>
              <w:jc w:val="center"/>
              <w:rPr>
                <w:rFonts w:ascii="Times New Roman" w:hAnsi="Times New Roman" w:cs="Times New Roman"/>
              </w:rPr>
            </w:pPr>
            <w:r w:rsidRPr="00505A8A">
              <w:rPr>
                <w:rFonts w:ascii="Times New Roman" w:hAnsi="Times New Roman" w:cs="Times New Roman"/>
              </w:rPr>
              <w:t>6,68%</w:t>
            </w:r>
          </w:p>
        </w:tc>
      </w:tr>
      <w:tr w:rsidR="00366013" w:rsidRPr="00505A8A" w14:paraId="406895AC" w14:textId="77777777" w:rsidTr="00344D06">
        <w:trPr>
          <w:trHeight w:val="397"/>
        </w:trPr>
        <w:tc>
          <w:tcPr>
            <w:tcW w:w="4390" w:type="dxa"/>
            <w:gridSpan w:val="2"/>
            <w:shd w:val="clear" w:color="auto" w:fill="DEEAF6" w:themeFill="accent5" w:themeFillTint="33"/>
            <w:vAlign w:val="center"/>
          </w:tcPr>
          <w:p w14:paraId="39E81B40" w14:textId="77777777" w:rsidR="00366013" w:rsidRPr="00505A8A" w:rsidRDefault="00366013" w:rsidP="00344D06">
            <w:pPr>
              <w:pStyle w:val="Sinespaciado"/>
              <w:jc w:val="center"/>
              <w:rPr>
                <w:rFonts w:ascii="Times New Roman" w:hAnsi="Times New Roman" w:cs="Times New Roman"/>
                <w:b/>
                <w:bCs/>
              </w:rPr>
            </w:pPr>
            <w:r w:rsidRPr="00505A8A">
              <w:rPr>
                <w:rFonts w:ascii="Times New Roman" w:hAnsi="Times New Roman" w:cs="Times New Roman"/>
                <w:b/>
                <w:bCs/>
              </w:rPr>
              <w:t>Fortalezas</w:t>
            </w:r>
          </w:p>
        </w:tc>
        <w:tc>
          <w:tcPr>
            <w:tcW w:w="4812" w:type="dxa"/>
            <w:gridSpan w:val="3"/>
            <w:shd w:val="clear" w:color="auto" w:fill="DEEAF6" w:themeFill="accent5" w:themeFillTint="33"/>
            <w:vAlign w:val="center"/>
          </w:tcPr>
          <w:p w14:paraId="186A4869" w14:textId="77777777" w:rsidR="00366013" w:rsidRPr="00505A8A" w:rsidRDefault="00366013" w:rsidP="00344D06">
            <w:pPr>
              <w:pStyle w:val="Sinespaciado"/>
              <w:jc w:val="center"/>
              <w:rPr>
                <w:rFonts w:ascii="Times New Roman" w:hAnsi="Times New Roman" w:cs="Times New Roman"/>
                <w:b/>
                <w:bCs/>
              </w:rPr>
            </w:pPr>
            <w:r w:rsidRPr="00505A8A">
              <w:rPr>
                <w:rFonts w:ascii="Times New Roman" w:hAnsi="Times New Roman" w:cs="Times New Roman"/>
                <w:b/>
                <w:bCs/>
              </w:rPr>
              <w:t>Oportunidades de mejora</w:t>
            </w:r>
          </w:p>
        </w:tc>
      </w:tr>
      <w:tr w:rsidR="00366013" w:rsidRPr="00505A8A" w14:paraId="49C330EA" w14:textId="77777777" w:rsidTr="69F9F92C">
        <w:trPr>
          <w:trHeight w:val="245"/>
        </w:trPr>
        <w:tc>
          <w:tcPr>
            <w:tcW w:w="4390" w:type="dxa"/>
            <w:gridSpan w:val="2"/>
          </w:tcPr>
          <w:p w14:paraId="70525B5E" w14:textId="7C497B57"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Existencia de una estructura organizacional definida y respaldada por normativa institucional (Acuerdos 004 de 1996, 003 de 1997, 011 de 2002, 001 de 2020), que garantiza transparencia y gobernanza académica.</w:t>
            </w:r>
          </w:p>
          <w:p w14:paraId="5761F53E" w14:textId="6E47D30C"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Funcionamiento activo de instancias como el Consejo Curricular y la Coordinación del Proyecto Curricular, con participación de profesores, estudiantes y egresados.</w:t>
            </w:r>
          </w:p>
          <w:p w14:paraId="73765BE5" w14:textId="3D857756"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Articulación del programa con el Plan Estratégico de Desarrollo Institucional 2018–2030, mediante herramientas como SISGPLAN y el Sistema Integrado de Gestión – SIGUD, que aseguran planeación y control.</w:t>
            </w:r>
          </w:p>
          <w:p w14:paraId="6E74BF9D" w14:textId="44FA3987"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Disponibilidad de sistemas de comunicación e información institucionales (Cóndor, SICAPITAL, SISGRAL, entre otros) que facilitan la gestión académica, administrativa y documental.</w:t>
            </w:r>
          </w:p>
          <w:p w14:paraId="4B3DC415" w14:textId="1641E0F0"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Correspondencia entre el número de estudiantes y la capacidad institucional, evidenciada en indicadores de suficiencia docente e infraestructura adecuada.</w:t>
            </w:r>
          </w:p>
          <w:p w14:paraId="38E1756E" w14:textId="4E7DC7EF"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Esquema de financiación sólido basado en ingresos por matrícula, recursos institucionales y proyectos de investigación y extensión.</w:t>
            </w:r>
          </w:p>
          <w:p w14:paraId="275E3A8F" w14:textId="7681D236" w:rsidR="00366013"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Consolidación de una cultura de aseguramiento de la calidad y mejora continua con procesos regulares de autoevaluación, planes de mejoramiento y rendición de cuentas.</w:t>
            </w:r>
          </w:p>
        </w:tc>
        <w:tc>
          <w:tcPr>
            <w:tcW w:w="4812" w:type="dxa"/>
            <w:gridSpan w:val="3"/>
          </w:tcPr>
          <w:p w14:paraId="7F9EFA0A" w14:textId="6D6A5D19"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Necesidad de fortalecer la difusión de los procesos de gestión interna entre toda la comunidad académica para incrementar la participación y apropiación.</w:t>
            </w:r>
          </w:p>
          <w:p w14:paraId="2F5BC8BB" w14:textId="037B8323"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Persisten desafíos en la diversificación de fuentes de financiación, lo que limita la inversión sostenida en innovación y proyección social.</w:t>
            </w:r>
          </w:p>
          <w:p w14:paraId="32403AD6" w14:textId="24826F1C"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Oportunidad de mejorar la interoperabilidad y usabilidad de las plataformas digitales para reducir la dispersión de sistemas de información.</w:t>
            </w:r>
          </w:p>
          <w:p w14:paraId="64F9446F" w14:textId="3AED55B8" w:rsidR="00366013"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Se requiere avanzar en la sistematización de resultados de impacto de los planes de mejora para consolidar la trazabilidad de los procesos de aseguramiento de la calidad.</w:t>
            </w:r>
          </w:p>
        </w:tc>
      </w:tr>
    </w:tbl>
    <w:p w14:paraId="06642D99" w14:textId="66820A90" w:rsidR="00D97984" w:rsidRPr="00FB3789" w:rsidRDefault="00366013" w:rsidP="00F04A80">
      <w:pPr>
        <w:pStyle w:val="Sinespaciado"/>
        <w:spacing w:after="240" w:line="276" w:lineRule="auto"/>
        <w:ind w:left="1080"/>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44D06" w:rsidRPr="00FB3789">
        <w:rPr>
          <w:rFonts w:ascii="Times New Roman" w:hAnsi="Times New Roman" w:cs="Times New Roman"/>
        </w:rPr>
        <w:t>.</w:t>
      </w:r>
    </w:p>
    <w:p w14:paraId="215F3025" w14:textId="673C2C57" w:rsidR="00366013" w:rsidRPr="00FB3789" w:rsidRDefault="00D97984" w:rsidP="00505A8A">
      <w:pPr>
        <w:pStyle w:val="Ttulo3"/>
        <w:numPr>
          <w:ilvl w:val="2"/>
          <w:numId w:val="28"/>
        </w:numPr>
        <w:spacing w:line="276" w:lineRule="auto"/>
        <w:jc w:val="both"/>
        <w:rPr>
          <w:rFonts w:cs="Times New Roman"/>
          <w:szCs w:val="22"/>
        </w:rPr>
      </w:pPr>
      <w:bookmarkStart w:id="400" w:name="_Toc211354431"/>
      <w:r w:rsidRPr="00FB3789">
        <w:rPr>
          <w:rFonts w:cs="Times New Roman"/>
          <w:szCs w:val="22"/>
        </w:rPr>
        <w:t xml:space="preserve">Factor 12. Recursos </w:t>
      </w:r>
      <w:r w:rsidR="00344D06" w:rsidRPr="00FB3789">
        <w:rPr>
          <w:rFonts w:cs="Times New Roman"/>
          <w:szCs w:val="22"/>
        </w:rPr>
        <w:t>físicos y tecnológicos</w:t>
      </w:r>
      <w:bookmarkEnd w:id="400"/>
      <w:r w:rsidR="00344D06" w:rsidRPr="00FB3789">
        <w:rPr>
          <w:rFonts w:cs="Times New Roman"/>
          <w:szCs w:val="22"/>
        </w:rPr>
        <w:t xml:space="preserve"> </w:t>
      </w:r>
    </w:p>
    <w:p w14:paraId="1A5B7E97" w14:textId="5324D9A5" w:rsidR="00366013"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47. Recursos </w:t>
      </w:r>
      <w:r w:rsidR="007843D9" w:rsidRPr="00FB3789">
        <w:rPr>
          <w:rFonts w:ascii="Times New Roman" w:hAnsi="Times New Roman" w:cs="Times New Roman"/>
          <w:b/>
          <w:bCs/>
        </w:rPr>
        <w:t xml:space="preserve">de infraestructura física y tecnológica  </w:t>
      </w:r>
    </w:p>
    <w:p w14:paraId="6BB4570B"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 xml:space="preserve">La Maestría en Ciencias de la Información y las Comunicaciones cuenta con una infraestructura física y tecnológica adecuada para el desarrollo de sus actividades académicas, investigativas y de extensión. El programa dispone de aulas equipadas con recursos audiovisuales, acceso a internet de alta velocidad </w:t>
      </w:r>
      <w:r w:rsidRPr="00505A8A">
        <w:rPr>
          <w:rFonts w:ascii="Times New Roman" w:hAnsi="Times New Roman" w:cs="Times New Roman"/>
          <w:lang w:val="es-CO"/>
        </w:rPr>
        <w:lastRenderedPageBreak/>
        <w:t>y ambientes de aprendizaje modernos y flexibles, que facilitan tanto la docencia presencial como el uso de herramientas digitales en modalidad híbrida.</w:t>
      </w:r>
    </w:p>
    <w:p w14:paraId="007C33DE"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En cuanto a recursos especializados, el programa se beneficia de los laboratorios de la Facultad de Ingeniería, que incluyen espacios de teleinformática, redes de comunicaciones, geomática, desarrollo de software e inteligencia artificial. Estos ambientes están dotados con hardware y software actualizado, lo cual permite a los estudiantes aplicar de manera práctica los conocimientos adquiridos en el aula y desarrollar proyectos de investigación de alto impacto. De manera complementaria, los estudiantes y docentes acceden a los recursos tecnológicos institucionales, entre ellos:</w:t>
      </w:r>
    </w:p>
    <w:p w14:paraId="37DE6A4C"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Plataformas de gestión académica y aulas virtuales.</w:t>
      </w:r>
    </w:p>
    <w:p w14:paraId="6AA0A440"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Bases de datos y bibliotecas digitales de alta calidad (IEEE Xplore, Scopus, ScienceDirect, Springer, entre otras).</w:t>
      </w:r>
    </w:p>
    <w:p w14:paraId="2FCA0ADC"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Herramientas de videoconferencia y colaboración en línea para actividades académicas y de investigación con aliados nacionales e internacionales.</w:t>
      </w:r>
    </w:p>
    <w:p w14:paraId="750F6B11"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Durante el proceso de autoevaluación, los estudiantes destacaron positivamente la suficiencia y pertinencia de los recursos físicos y tecnológicos, especialmente en lo referente al acceso a bibliografía y bases de datos actualizadas. Sin embargo, también señalaron como oportunidad de mejora la necesidad de fortalecer la renovación de equipos de cómputo y licencias de software especializado con el fin de responder a las demandas emergentes de la industria y de la investigación en TIC.</w:t>
      </w:r>
    </w:p>
    <w:p w14:paraId="6B8B6083" w14:textId="77777777" w:rsidR="00505A8A" w:rsidRPr="00505A8A" w:rsidRDefault="00505A8A" w:rsidP="00505A8A">
      <w:pPr>
        <w:spacing w:before="100" w:beforeAutospacing="1" w:after="100" w:afterAutospacing="1" w:line="276" w:lineRule="auto"/>
        <w:jc w:val="both"/>
        <w:rPr>
          <w:rFonts w:ascii="Times New Roman" w:hAnsi="Times New Roman" w:cs="Times New Roman"/>
          <w:lang w:val="es-CO"/>
        </w:rPr>
      </w:pPr>
      <w:r w:rsidRPr="00505A8A">
        <w:rPr>
          <w:rFonts w:ascii="Times New Roman" w:hAnsi="Times New Roman" w:cs="Times New Roman"/>
          <w:lang w:val="es-CO"/>
        </w:rPr>
        <w:t>En conclusión, el programa dispone de recursos físicos y tecnológicos acordes con sus propósitos formativos y de investigación, garantizando así la calidad del proceso de enseñanza-aprendizaje. Al mismo tiempo, mantiene el reto permanente de avanzar en la actualización y diversificación de estos recursos, en coherencia con las tendencias del campo y las expectativas de la comunidad académica.</w:t>
      </w:r>
    </w:p>
    <w:p w14:paraId="5D45625D" w14:textId="2875E1A9" w:rsidR="0069131A" w:rsidRPr="00FB3789" w:rsidRDefault="0069131A" w:rsidP="00F04A80">
      <w:pPr>
        <w:pStyle w:val="Descripcin"/>
        <w:keepNext/>
        <w:spacing w:after="0" w:line="276" w:lineRule="auto"/>
        <w:jc w:val="center"/>
        <w:rPr>
          <w:rFonts w:ascii="Times New Roman" w:hAnsi="Times New Roman" w:cs="Times New Roman"/>
          <w:i w:val="0"/>
          <w:color w:val="auto"/>
          <w:sz w:val="22"/>
          <w:szCs w:val="22"/>
        </w:rPr>
      </w:pPr>
      <w:bookmarkStart w:id="401" w:name="_Toc211354509"/>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69</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47. Recursos de </w:t>
      </w:r>
      <w:r w:rsidRPr="00396F9A">
        <w:rPr>
          <w:rFonts w:ascii="Times New Roman" w:hAnsi="Times New Roman" w:cs="Times New Roman"/>
          <w:i w:val="0"/>
          <w:color w:val="auto"/>
          <w:sz w:val="22"/>
          <w:szCs w:val="22"/>
        </w:rPr>
        <w:t>infraestructura física y tecnológica</w:t>
      </w:r>
      <w:r w:rsidR="008464EE" w:rsidRPr="00FB3789">
        <w:rPr>
          <w:rFonts w:ascii="Times New Roman" w:hAnsi="Times New Roman" w:cs="Times New Roman"/>
          <w:i w:val="0"/>
          <w:color w:val="auto"/>
          <w:sz w:val="22"/>
          <w:szCs w:val="22"/>
        </w:rPr>
        <w:t>.</w:t>
      </w:r>
      <w:bookmarkEnd w:id="401"/>
    </w:p>
    <w:tbl>
      <w:tblPr>
        <w:tblStyle w:val="Tablaconcuadrcula"/>
        <w:tblW w:w="8976" w:type="dxa"/>
        <w:tblInd w:w="-5" w:type="dxa"/>
        <w:tblLook w:val="04A0" w:firstRow="1" w:lastRow="0" w:firstColumn="1" w:lastColumn="0" w:noHBand="0" w:noVBand="1"/>
      </w:tblPr>
      <w:tblGrid>
        <w:gridCol w:w="2992"/>
        <w:gridCol w:w="2992"/>
        <w:gridCol w:w="2992"/>
      </w:tblGrid>
      <w:tr w:rsidR="0069131A" w:rsidRPr="00505A8A" w14:paraId="506D5CCE" w14:textId="77777777" w:rsidTr="00E94B67">
        <w:trPr>
          <w:trHeight w:val="331"/>
        </w:trPr>
        <w:tc>
          <w:tcPr>
            <w:tcW w:w="2992" w:type="dxa"/>
            <w:shd w:val="clear" w:color="auto" w:fill="DEEAF6" w:themeFill="accent5" w:themeFillTint="33"/>
            <w:vAlign w:val="center"/>
          </w:tcPr>
          <w:p w14:paraId="49DB80D9" w14:textId="77777777" w:rsidR="0069131A" w:rsidRPr="00505A8A" w:rsidRDefault="0069131A" w:rsidP="008464EE">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92" w:type="dxa"/>
            <w:shd w:val="clear" w:color="auto" w:fill="DEEAF6" w:themeFill="accent5" w:themeFillTint="33"/>
            <w:vAlign w:val="center"/>
          </w:tcPr>
          <w:p w14:paraId="04EAD05D" w14:textId="77777777" w:rsidR="0069131A" w:rsidRPr="00505A8A" w:rsidRDefault="0069131A" w:rsidP="008464EE">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992" w:type="dxa"/>
            <w:shd w:val="clear" w:color="auto" w:fill="DEEAF6" w:themeFill="accent5" w:themeFillTint="33"/>
            <w:vAlign w:val="center"/>
          </w:tcPr>
          <w:p w14:paraId="3F4836DC" w14:textId="77777777" w:rsidR="0069131A" w:rsidRPr="00505A8A" w:rsidRDefault="0069131A" w:rsidP="008464EE">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69131A" w:rsidRPr="00505A8A" w14:paraId="668F299D" w14:textId="77777777" w:rsidTr="00E94B67">
        <w:trPr>
          <w:trHeight w:val="307"/>
        </w:trPr>
        <w:tc>
          <w:tcPr>
            <w:tcW w:w="2992" w:type="dxa"/>
            <w:vAlign w:val="center"/>
          </w:tcPr>
          <w:p w14:paraId="0E8E1E3C" w14:textId="155AA402" w:rsidR="0069131A" w:rsidRPr="00505A8A" w:rsidRDefault="008D4362" w:rsidP="008464EE">
            <w:pPr>
              <w:pStyle w:val="Sinespaciado"/>
              <w:jc w:val="center"/>
              <w:rPr>
                <w:rFonts w:ascii="Times New Roman" w:hAnsi="Times New Roman" w:cs="Times New Roman"/>
              </w:rPr>
            </w:pPr>
            <w:r w:rsidRPr="00505A8A">
              <w:rPr>
                <w:rFonts w:ascii="Times New Roman" w:hAnsi="Times New Roman" w:cs="Times New Roman"/>
              </w:rPr>
              <w:t>Se cumple plenamente</w:t>
            </w:r>
          </w:p>
        </w:tc>
        <w:tc>
          <w:tcPr>
            <w:tcW w:w="2992" w:type="dxa"/>
            <w:vAlign w:val="center"/>
          </w:tcPr>
          <w:p w14:paraId="7D2A9DA3" w14:textId="3607E1C4" w:rsidR="0069131A" w:rsidRPr="00505A8A" w:rsidRDefault="3F959035" w:rsidP="008464EE">
            <w:pPr>
              <w:pStyle w:val="Sinespaciado"/>
              <w:jc w:val="center"/>
              <w:rPr>
                <w:rFonts w:ascii="Times New Roman" w:hAnsi="Times New Roman" w:cs="Times New Roman"/>
              </w:rPr>
            </w:pPr>
            <w:r w:rsidRPr="00505A8A">
              <w:rPr>
                <w:rFonts w:ascii="Times New Roman" w:hAnsi="Times New Roman" w:cs="Times New Roman"/>
              </w:rPr>
              <w:t>5,0</w:t>
            </w:r>
          </w:p>
        </w:tc>
        <w:tc>
          <w:tcPr>
            <w:tcW w:w="2992" w:type="dxa"/>
            <w:vAlign w:val="center"/>
          </w:tcPr>
          <w:p w14:paraId="66EE7F1B" w14:textId="793555BC" w:rsidR="0069131A" w:rsidRPr="00505A8A" w:rsidRDefault="1A28D0A9" w:rsidP="008464EE">
            <w:pPr>
              <w:pStyle w:val="Sinespaciado"/>
              <w:jc w:val="center"/>
              <w:rPr>
                <w:rFonts w:ascii="Times New Roman" w:hAnsi="Times New Roman" w:cs="Times New Roman"/>
              </w:rPr>
            </w:pPr>
            <w:r w:rsidRPr="00505A8A">
              <w:rPr>
                <w:rFonts w:ascii="Times New Roman" w:hAnsi="Times New Roman" w:cs="Times New Roman"/>
              </w:rPr>
              <w:t>52.38</w:t>
            </w:r>
          </w:p>
        </w:tc>
      </w:tr>
    </w:tbl>
    <w:p w14:paraId="1D3C6113" w14:textId="5152ADC1" w:rsidR="0069131A" w:rsidRPr="00FB3789" w:rsidRDefault="0069131A"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Fuente: Proyecto curricular (Ventana de observación)</w:t>
      </w:r>
      <w:r w:rsidR="008464EE" w:rsidRPr="00396F9A">
        <w:rPr>
          <w:rFonts w:ascii="Times New Roman" w:hAnsi="Times New Roman" w:cs="Times New Roman"/>
        </w:rPr>
        <w:t>.</w:t>
      </w:r>
    </w:p>
    <w:p w14:paraId="1EDE12C0" w14:textId="7252E975" w:rsidR="00366013"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Característica 48. Recursos </w:t>
      </w:r>
      <w:r w:rsidR="007843D9" w:rsidRPr="00FB3789">
        <w:rPr>
          <w:rFonts w:ascii="Times New Roman" w:hAnsi="Times New Roman" w:cs="Times New Roman"/>
          <w:b/>
          <w:bCs/>
        </w:rPr>
        <w:t xml:space="preserve">informáticos y de comunicación   </w:t>
      </w:r>
    </w:p>
    <w:p w14:paraId="232FF708"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El programa académico dispone de recursos informáticos y de comunicación que garantizan el soporte a la formación posgradual, la investigación y la interacción con la comunidad académica. La Universidad Distrital Francisco José de Caldas ha consolidado un ecosistema tecnológico institucional que incluye plataformas académicas, administrativas y de comunicación, las cuales son utilizadas de manera permanente por estudiantes, docentes y personal administrativo.</w:t>
      </w:r>
    </w:p>
    <w:p w14:paraId="0224C0C8"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 xml:space="preserve">En el ámbito académico, se destacan el Sistema de Gestión Académica – Cóndor, que facilita procesos de matrícula, registro de calificaciones y seguimiento académico; y las aulas virtuales institucionales, que soportan el desarrollo de asignaturas, la entrega de trabajos, la evaluación en línea y el uso de recursos digitales. Asimismo, los estudiantes y docentes cuentan con licencias institucionales de </w:t>
      </w:r>
      <w:r w:rsidRPr="001954E6">
        <w:rPr>
          <w:rFonts w:eastAsiaTheme="minorHAnsi"/>
          <w:sz w:val="22"/>
          <w:szCs w:val="22"/>
          <w:lang w:eastAsia="en-US"/>
        </w:rPr>
        <w:lastRenderedPageBreak/>
        <w:t>software especializado (Matlab, ArcGIS, AutoCAD, paquetes de inteligencia artificial, entre otros) y acceso a bases de datos de investigación de alcance internacional.</w:t>
      </w:r>
    </w:p>
    <w:p w14:paraId="57046816"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En cuanto a recursos de comunicación, la institución dispone de correos institucionales, página web oficial, plataformas de gestión documental y canales de interacción directa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 y de investigación.</w:t>
      </w:r>
    </w:p>
    <w:p w14:paraId="5F19ED02"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interoperabilidad entre plataformas y la capacitación en el uso avanzado de los recursos digitales.</w:t>
      </w:r>
    </w:p>
    <w:p w14:paraId="00A64E7B"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14:paraId="4EFDFFF0" w14:textId="3A03A371" w:rsidR="00437953" w:rsidRPr="00FB3789" w:rsidRDefault="00437953" w:rsidP="00F04A80">
      <w:pPr>
        <w:pStyle w:val="Descripcin"/>
        <w:keepNext/>
        <w:spacing w:after="0" w:line="276" w:lineRule="auto"/>
        <w:jc w:val="center"/>
        <w:rPr>
          <w:rFonts w:ascii="Times New Roman" w:hAnsi="Times New Roman" w:cs="Times New Roman"/>
          <w:i w:val="0"/>
          <w:color w:val="auto"/>
          <w:sz w:val="22"/>
          <w:szCs w:val="22"/>
        </w:rPr>
      </w:pPr>
      <w:bookmarkStart w:id="402" w:name="_Toc211354510"/>
      <w:r w:rsidRPr="00F84253">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70</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Valoración cualitativa y cuantitativa de la Característica 48. Recursos informáticos y de c</w:t>
      </w:r>
      <w:r w:rsidRPr="00396F9A">
        <w:rPr>
          <w:rFonts w:ascii="Times New Roman" w:hAnsi="Times New Roman" w:cs="Times New Roman"/>
          <w:i w:val="0"/>
          <w:color w:val="auto"/>
          <w:sz w:val="22"/>
          <w:szCs w:val="22"/>
        </w:rPr>
        <w:t>omunicación</w:t>
      </w:r>
      <w:r w:rsidR="008464EE" w:rsidRPr="00FB3789">
        <w:rPr>
          <w:rFonts w:ascii="Times New Roman" w:hAnsi="Times New Roman" w:cs="Times New Roman"/>
          <w:i w:val="0"/>
          <w:color w:val="auto"/>
          <w:sz w:val="22"/>
          <w:szCs w:val="22"/>
        </w:rPr>
        <w:t>.</w:t>
      </w:r>
      <w:bookmarkEnd w:id="402"/>
    </w:p>
    <w:tbl>
      <w:tblPr>
        <w:tblStyle w:val="Tablaconcuadrcula"/>
        <w:tblW w:w="8976" w:type="dxa"/>
        <w:tblInd w:w="-5" w:type="dxa"/>
        <w:tblLook w:val="04A0" w:firstRow="1" w:lastRow="0" w:firstColumn="1" w:lastColumn="0" w:noHBand="0" w:noVBand="1"/>
      </w:tblPr>
      <w:tblGrid>
        <w:gridCol w:w="2992"/>
        <w:gridCol w:w="2992"/>
        <w:gridCol w:w="2992"/>
      </w:tblGrid>
      <w:tr w:rsidR="00437953" w:rsidRPr="00505A8A" w14:paraId="18BFEA1D" w14:textId="77777777" w:rsidTr="00BD0EBE">
        <w:trPr>
          <w:trHeight w:val="312"/>
        </w:trPr>
        <w:tc>
          <w:tcPr>
            <w:tcW w:w="2992" w:type="dxa"/>
            <w:shd w:val="clear" w:color="auto" w:fill="DEEAF6" w:themeFill="accent5" w:themeFillTint="33"/>
            <w:vAlign w:val="center"/>
          </w:tcPr>
          <w:p w14:paraId="015070A9" w14:textId="77777777" w:rsidR="00437953" w:rsidRPr="00505A8A" w:rsidRDefault="00437953" w:rsidP="008464EE">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92" w:type="dxa"/>
            <w:shd w:val="clear" w:color="auto" w:fill="DEEAF6" w:themeFill="accent5" w:themeFillTint="33"/>
            <w:vAlign w:val="center"/>
          </w:tcPr>
          <w:p w14:paraId="05FEA80A" w14:textId="77777777" w:rsidR="00437953" w:rsidRPr="00505A8A" w:rsidRDefault="00437953" w:rsidP="008464EE">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992" w:type="dxa"/>
            <w:shd w:val="clear" w:color="auto" w:fill="DEEAF6" w:themeFill="accent5" w:themeFillTint="33"/>
            <w:vAlign w:val="center"/>
          </w:tcPr>
          <w:p w14:paraId="1581344B" w14:textId="77777777" w:rsidR="00437953" w:rsidRPr="00505A8A" w:rsidRDefault="00437953" w:rsidP="008464EE">
            <w:pPr>
              <w:pStyle w:val="Sinespaciado"/>
              <w:jc w:val="center"/>
              <w:rPr>
                <w:rFonts w:ascii="Times New Roman" w:hAnsi="Times New Roman" w:cs="Times New Roman"/>
                <w:b/>
                <w:bCs/>
              </w:rPr>
            </w:pPr>
            <w:r w:rsidRPr="00505A8A">
              <w:rPr>
                <w:rFonts w:ascii="Times New Roman" w:hAnsi="Times New Roman" w:cs="Times New Roman"/>
                <w:b/>
                <w:bCs/>
              </w:rPr>
              <w:t>Ponderación de característica en el factor</w:t>
            </w:r>
          </w:p>
        </w:tc>
      </w:tr>
      <w:tr w:rsidR="008D4362" w:rsidRPr="00505A8A" w14:paraId="6B525026" w14:textId="77777777" w:rsidTr="00BD0EBE">
        <w:trPr>
          <w:trHeight w:val="289"/>
        </w:trPr>
        <w:tc>
          <w:tcPr>
            <w:tcW w:w="2992" w:type="dxa"/>
            <w:vAlign w:val="center"/>
          </w:tcPr>
          <w:p w14:paraId="15850BF9" w14:textId="1D3D1868" w:rsidR="008D4362" w:rsidRPr="00505A8A" w:rsidRDefault="008D4362" w:rsidP="008464EE">
            <w:pPr>
              <w:pStyle w:val="Sinespaciado"/>
              <w:jc w:val="center"/>
              <w:rPr>
                <w:rFonts w:ascii="Times New Roman" w:hAnsi="Times New Roman" w:cs="Times New Roman"/>
              </w:rPr>
            </w:pPr>
            <w:r w:rsidRPr="00505A8A">
              <w:rPr>
                <w:rFonts w:ascii="Times New Roman" w:hAnsi="Times New Roman" w:cs="Times New Roman"/>
              </w:rPr>
              <w:t>Se cumple plenamente</w:t>
            </w:r>
          </w:p>
        </w:tc>
        <w:tc>
          <w:tcPr>
            <w:tcW w:w="2992" w:type="dxa"/>
            <w:vAlign w:val="center"/>
          </w:tcPr>
          <w:p w14:paraId="2C29064A" w14:textId="7A8F19D3" w:rsidR="008D4362" w:rsidRPr="00505A8A" w:rsidRDefault="3F959035" w:rsidP="008464EE">
            <w:pPr>
              <w:pStyle w:val="Sinespaciado"/>
              <w:jc w:val="center"/>
              <w:rPr>
                <w:rFonts w:ascii="Times New Roman" w:hAnsi="Times New Roman" w:cs="Times New Roman"/>
              </w:rPr>
            </w:pPr>
            <w:r w:rsidRPr="00505A8A">
              <w:rPr>
                <w:rFonts w:ascii="Times New Roman" w:hAnsi="Times New Roman" w:cs="Times New Roman"/>
              </w:rPr>
              <w:t>5,0</w:t>
            </w:r>
          </w:p>
        </w:tc>
        <w:tc>
          <w:tcPr>
            <w:tcW w:w="2992" w:type="dxa"/>
            <w:vAlign w:val="center"/>
          </w:tcPr>
          <w:p w14:paraId="3CE2FEB6" w14:textId="7B255D3B" w:rsidR="008D4362" w:rsidRPr="00505A8A" w:rsidRDefault="3F959035" w:rsidP="008464EE">
            <w:pPr>
              <w:pStyle w:val="Sinespaciado"/>
              <w:jc w:val="center"/>
              <w:rPr>
                <w:rFonts w:ascii="Times New Roman" w:hAnsi="Times New Roman" w:cs="Times New Roman"/>
              </w:rPr>
            </w:pPr>
            <w:r w:rsidRPr="00505A8A">
              <w:rPr>
                <w:rFonts w:ascii="Times New Roman" w:hAnsi="Times New Roman" w:cs="Times New Roman"/>
              </w:rPr>
              <w:t>47.62</w:t>
            </w:r>
          </w:p>
        </w:tc>
      </w:tr>
    </w:tbl>
    <w:p w14:paraId="4FD9BF4F" w14:textId="4BDE1F3A" w:rsidR="00437953" w:rsidRPr="00FB3789" w:rsidRDefault="00437953"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Fuente: Proyecto curricular (Ventana de observación)</w:t>
      </w:r>
      <w:r w:rsidR="008464EE" w:rsidRPr="00396F9A">
        <w:rPr>
          <w:rFonts w:ascii="Times New Roman" w:hAnsi="Times New Roman" w:cs="Times New Roman"/>
        </w:rPr>
        <w:t>.</w:t>
      </w:r>
    </w:p>
    <w:p w14:paraId="633E96BD" w14:textId="77777777" w:rsidR="00D97984" w:rsidRPr="00FB3789" w:rsidRDefault="00D97984" w:rsidP="00F04A80">
      <w:pPr>
        <w:pStyle w:val="Sinespaciado"/>
        <w:spacing w:before="240" w:line="276" w:lineRule="auto"/>
        <w:rPr>
          <w:rFonts w:ascii="Times New Roman" w:hAnsi="Times New Roman" w:cs="Times New Roman"/>
          <w:b/>
          <w:bCs/>
        </w:rPr>
      </w:pPr>
      <w:r w:rsidRPr="00FB3789">
        <w:rPr>
          <w:rFonts w:ascii="Times New Roman" w:hAnsi="Times New Roman" w:cs="Times New Roman"/>
          <w:b/>
          <w:bCs/>
        </w:rPr>
        <w:t xml:space="preserve">Juicio de Calidad del Factor  </w:t>
      </w:r>
    </w:p>
    <w:p w14:paraId="2E654CB7"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p>
    <w:p w14:paraId="7F3CCF36"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sin embargo, persiste el reto de fortalecer la interoperabilidad entre plataformas y ampliar la capacitación en el uso de herramientas digitales avanzadas.</w:t>
      </w:r>
    </w:p>
    <w:p w14:paraId="5AE63670"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 xml:space="preserve">En conclusión, los recursos físicos, tecnológicos e informáticos del programa cumplen de manera suficiente con los requerimientos de la formación de posgrado, aportando a la pertinencia y calidad del proceso formativo. El grado de cumplimiento de este factor se ubica en la categoría de alto nivel, </w:t>
      </w:r>
      <w:r w:rsidRPr="001954E6">
        <w:rPr>
          <w:rFonts w:eastAsiaTheme="minorHAnsi"/>
          <w:sz w:val="22"/>
          <w:szCs w:val="22"/>
          <w:lang w:eastAsia="en-US"/>
        </w:rPr>
        <w:lastRenderedPageBreak/>
        <w:t>respaldado por la coherencia entre la infraestructura disponible, los propósitos formativos y las necesidades de la comunidad académica.</w:t>
      </w:r>
    </w:p>
    <w:p w14:paraId="60E721CB" w14:textId="79DCE248" w:rsidR="005868ED" w:rsidRPr="00FB3789" w:rsidRDefault="005868ED" w:rsidP="00F04A80">
      <w:pPr>
        <w:pStyle w:val="Descripcin"/>
        <w:keepNext/>
        <w:spacing w:after="0" w:line="276" w:lineRule="auto"/>
        <w:jc w:val="center"/>
        <w:rPr>
          <w:rFonts w:ascii="Times New Roman" w:hAnsi="Times New Roman" w:cs="Times New Roman"/>
          <w:i w:val="0"/>
          <w:color w:val="auto"/>
          <w:sz w:val="22"/>
          <w:szCs w:val="22"/>
        </w:rPr>
      </w:pPr>
      <w:bookmarkStart w:id="403" w:name="_Toc211354511"/>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71</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Val</w:t>
      </w:r>
      <w:r w:rsidRPr="00396F9A">
        <w:rPr>
          <w:rFonts w:ascii="Times New Roman" w:hAnsi="Times New Roman" w:cs="Times New Roman"/>
          <w:i w:val="0"/>
          <w:color w:val="auto"/>
          <w:sz w:val="22"/>
          <w:szCs w:val="22"/>
        </w:rPr>
        <w:t>oración cualitativa y cuantitativa del Factor 12. Recursos físicos y tecnológicos</w:t>
      </w:r>
      <w:r w:rsidR="005F5BDC" w:rsidRPr="00FB3789">
        <w:rPr>
          <w:rFonts w:ascii="Times New Roman" w:hAnsi="Times New Roman" w:cs="Times New Roman"/>
          <w:i w:val="0"/>
          <w:color w:val="auto"/>
          <w:sz w:val="22"/>
          <w:szCs w:val="22"/>
        </w:rPr>
        <w:t>.</w:t>
      </w:r>
      <w:bookmarkEnd w:id="403"/>
    </w:p>
    <w:tbl>
      <w:tblPr>
        <w:tblStyle w:val="Tablaconcuadrcula"/>
        <w:tblW w:w="9202" w:type="dxa"/>
        <w:tblLook w:val="04A0" w:firstRow="1" w:lastRow="0" w:firstColumn="1" w:lastColumn="0" w:noHBand="0" w:noVBand="1"/>
      </w:tblPr>
      <w:tblGrid>
        <w:gridCol w:w="2122"/>
        <w:gridCol w:w="1984"/>
        <w:gridCol w:w="1559"/>
        <w:gridCol w:w="1418"/>
        <w:gridCol w:w="2119"/>
      </w:tblGrid>
      <w:tr w:rsidR="000A4C59" w:rsidRPr="00505A8A" w14:paraId="099CF0E7" w14:textId="77777777" w:rsidTr="003E4F12">
        <w:trPr>
          <w:trHeight w:val="485"/>
        </w:trPr>
        <w:tc>
          <w:tcPr>
            <w:tcW w:w="4106" w:type="dxa"/>
            <w:gridSpan w:val="2"/>
            <w:shd w:val="clear" w:color="auto" w:fill="DEEAF6" w:themeFill="accent5" w:themeFillTint="33"/>
            <w:vAlign w:val="center"/>
          </w:tcPr>
          <w:p w14:paraId="2BCE38E7" w14:textId="77777777" w:rsidR="000A4C59" w:rsidRPr="00505A8A" w:rsidRDefault="000A4C59" w:rsidP="003E4F12">
            <w:pPr>
              <w:pStyle w:val="Sinespaciado"/>
              <w:jc w:val="center"/>
              <w:rPr>
                <w:rFonts w:ascii="Times New Roman" w:hAnsi="Times New Roman" w:cs="Times New Roman"/>
                <w:b/>
                <w:bCs/>
              </w:rPr>
            </w:pPr>
            <w:r w:rsidRPr="00505A8A">
              <w:rPr>
                <w:rFonts w:ascii="Times New Roman" w:hAnsi="Times New Roman" w:cs="Times New Roman"/>
                <w:b/>
                <w:bCs/>
              </w:rPr>
              <w:t>Grado de cumplimiento</w:t>
            </w:r>
          </w:p>
        </w:tc>
        <w:tc>
          <w:tcPr>
            <w:tcW w:w="2977" w:type="dxa"/>
            <w:gridSpan w:val="2"/>
            <w:shd w:val="clear" w:color="auto" w:fill="DEEAF6" w:themeFill="accent5" w:themeFillTint="33"/>
            <w:vAlign w:val="center"/>
          </w:tcPr>
          <w:p w14:paraId="2169B456" w14:textId="77777777" w:rsidR="000A4C59" w:rsidRPr="00505A8A" w:rsidRDefault="000A4C59" w:rsidP="003E4F12">
            <w:pPr>
              <w:pStyle w:val="Sinespaciado"/>
              <w:jc w:val="center"/>
              <w:rPr>
                <w:rFonts w:ascii="Times New Roman" w:hAnsi="Times New Roman" w:cs="Times New Roman"/>
                <w:b/>
                <w:bCs/>
              </w:rPr>
            </w:pPr>
            <w:r w:rsidRPr="00505A8A">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14:paraId="45593040" w14:textId="77777777" w:rsidR="000A4C59" w:rsidRPr="00505A8A" w:rsidRDefault="000A4C59" w:rsidP="003E4F12">
            <w:pPr>
              <w:pStyle w:val="Sinespaciado"/>
              <w:jc w:val="center"/>
              <w:rPr>
                <w:rFonts w:ascii="Times New Roman" w:hAnsi="Times New Roman" w:cs="Times New Roman"/>
                <w:b/>
                <w:bCs/>
              </w:rPr>
            </w:pPr>
            <w:r w:rsidRPr="00505A8A">
              <w:rPr>
                <w:rFonts w:ascii="Times New Roman" w:hAnsi="Times New Roman" w:cs="Times New Roman"/>
                <w:b/>
                <w:bCs/>
              </w:rPr>
              <w:t>Ponderación del factor</w:t>
            </w:r>
          </w:p>
        </w:tc>
      </w:tr>
      <w:tr w:rsidR="001B1DFB" w:rsidRPr="00505A8A" w14:paraId="385B7DF9" w14:textId="77777777" w:rsidTr="003E4F12">
        <w:trPr>
          <w:trHeight w:val="96"/>
        </w:trPr>
        <w:tc>
          <w:tcPr>
            <w:tcW w:w="2122" w:type="dxa"/>
            <w:shd w:val="clear" w:color="auto" w:fill="DEEAF6" w:themeFill="accent5" w:themeFillTint="33"/>
            <w:vAlign w:val="center"/>
          </w:tcPr>
          <w:p w14:paraId="64D285BD" w14:textId="06722832" w:rsidR="001B1DFB" w:rsidRPr="00505A8A" w:rsidRDefault="001B1DFB" w:rsidP="003E4F12">
            <w:pPr>
              <w:pStyle w:val="Sinespaciado"/>
              <w:jc w:val="center"/>
              <w:rPr>
                <w:rFonts w:ascii="Times New Roman" w:hAnsi="Times New Roman" w:cs="Times New Roman"/>
                <w:b/>
                <w:bCs/>
              </w:rPr>
            </w:pPr>
            <w:r w:rsidRPr="00505A8A">
              <w:rPr>
                <w:rFonts w:ascii="Times New Roman" w:hAnsi="Times New Roman" w:cs="Times New Roman"/>
                <w:b/>
                <w:bCs/>
                <w:color w:val="000000"/>
              </w:rPr>
              <w:t>Anterior 2020</w:t>
            </w:r>
          </w:p>
        </w:tc>
        <w:tc>
          <w:tcPr>
            <w:tcW w:w="1984" w:type="dxa"/>
            <w:shd w:val="clear" w:color="auto" w:fill="DEEAF6" w:themeFill="accent5" w:themeFillTint="33"/>
            <w:vAlign w:val="center"/>
          </w:tcPr>
          <w:p w14:paraId="7B6189DC" w14:textId="1DF390E2" w:rsidR="001B1DFB" w:rsidRPr="00505A8A" w:rsidRDefault="001B1DFB" w:rsidP="003E4F12">
            <w:pPr>
              <w:pStyle w:val="Sinespaciado"/>
              <w:jc w:val="center"/>
              <w:rPr>
                <w:rFonts w:ascii="Times New Roman" w:hAnsi="Times New Roman" w:cs="Times New Roman"/>
                <w:b/>
                <w:bCs/>
              </w:rPr>
            </w:pPr>
            <w:r w:rsidRPr="00505A8A">
              <w:rPr>
                <w:rFonts w:ascii="Times New Roman" w:hAnsi="Times New Roman" w:cs="Times New Roman"/>
                <w:b/>
                <w:bCs/>
                <w:color w:val="000000"/>
              </w:rPr>
              <w:t>Actual 2025</w:t>
            </w:r>
          </w:p>
        </w:tc>
        <w:tc>
          <w:tcPr>
            <w:tcW w:w="1559" w:type="dxa"/>
            <w:shd w:val="clear" w:color="auto" w:fill="DEEAF6" w:themeFill="accent5" w:themeFillTint="33"/>
            <w:vAlign w:val="center"/>
          </w:tcPr>
          <w:p w14:paraId="67F2B3D5" w14:textId="2EA62852" w:rsidR="001B1DFB" w:rsidRPr="00505A8A" w:rsidRDefault="001B1DFB" w:rsidP="003E4F12">
            <w:pPr>
              <w:pStyle w:val="Sinespaciado"/>
              <w:jc w:val="center"/>
              <w:rPr>
                <w:rFonts w:ascii="Times New Roman" w:hAnsi="Times New Roman" w:cs="Times New Roman"/>
                <w:b/>
                <w:bCs/>
              </w:rPr>
            </w:pPr>
            <w:r w:rsidRPr="00505A8A">
              <w:rPr>
                <w:rFonts w:ascii="Times New Roman" w:hAnsi="Times New Roman" w:cs="Times New Roman"/>
                <w:b/>
                <w:bCs/>
                <w:color w:val="000000"/>
              </w:rPr>
              <w:t>Anterior 2020</w:t>
            </w:r>
          </w:p>
        </w:tc>
        <w:tc>
          <w:tcPr>
            <w:tcW w:w="1418" w:type="dxa"/>
            <w:shd w:val="clear" w:color="auto" w:fill="DEEAF6" w:themeFill="accent5" w:themeFillTint="33"/>
            <w:vAlign w:val="center"/>
          </w:tcPr>
          <w:p w14:paraId="64E9D668" w14:textId="50B88534" w:rsidR="001B1DFB" w:rsidRPr="00505A8A" w:rsidRDefault="001B1DFB" w:rsidP="003E4F12">
            <w:pPr>
              <w:pStyle w:val="Sinespaciado"/>
              <w:jc w:val="center"/>
              <w:rPr>
                <w:rFonts w:ascii="Times New Roman" w:hAnsi="Times New Roman" w:cs="Times New Roman"/>
                <w:b/>
                <w:bCs/>
              </w:rPr>
            </w:pPr>
            <w:r w:rsidRPr="00505A8A">
              <w:rPr>
                <w:rFonts w:ascii="Times New Roman" w:hAnsi="Times New Roman" w:cs="Times New Roman"/>
                <w:b/>
                <w:bCs/>
                <w:color w:val="000000"/>
              </w:rPr>
              <w:t>Actual 2025</w:t>
            </w:r>
          </w:p>
        </w:tc>
        <w:tc>
          <w:tcPr>
            <w:tcW w:w="2119" w:type="dxa"/>
            <w:vMerge/>
            <w:vAlign w:val="center"/>
          </w:tcPr>
          <w:p w14:paraId="79D3406D" w14:textId="77777777" w:rsidR="001B1DFB" w:rsidRPr="00505A8A" w:rsidRDefault="001B1DFB" w:rsidP="003E4F12">
            <w:pPr>
              <w:pStyle w:val="Sinespaciado"/>
              <w:jc w:val="center"/>
              <w:rPr>
                <w:rFonts w:ascii="Times New Roman" w:hAnsi="Times New Roman" w:cs="Times New Roman"/>
                <w:b/>
                <w:bCs/>
              </w:rPr>
            </w:pPr>
          </w:p>
        </w:tc>
      </w:tr>
      <w:tr w:rsidR="001B1DFB" w:rsidRPr="00505A8A" w14:paraId="18E234F3" w14:textId="77777777" w:rsidTr="003E4F12">
        <w:trPr>
          <w:trHeight w:val="245"/>
        </w:trPr>
        <w:tc>
          <w:tcPr>
            <w:tcW w:w="2122" w:type="dxa"/>
            <w:vAlign w:val="center"/>
          </w:tcPr>
          <w:p w14:paraId="28FC9459" w14:textId="51DB0E3B" w:rsidR="001B1DFB" w:rsidRPr="00505A8A" w:rsidRDefault="001B1DFB" w:rsidP="003E4F12">
            <w:pPr>
              <w:pStyle w:val="Sinespaciado"/>
              <w:jc w:val="center"/>
              <w:rPr>
                <w:rFonts w:ascii="Times New Roman" w:hAnsi="Times New Roman" w:cs="Times New Roman"/>
              </w:rPr>
            </w:pPr>
            <w:r w:rsidRPr="00505A8A">
              <w:rPr>
                <w:rFonts w:ascii="Times New Roman" w:hAnsi="Times New Roman" w:cs="Times New Roman"/>
                <w:color w:val="000000"/>
              </w:rPr>
              <w:t>Se cumple en alto grado</w:t>
            </w:r>
          </w:p>
        </w:tc>
        <w:tc>
          <w:tcPr>
            <w:tcW w:w="1984" w:type="dxa"/>
            <w:vAlign w:val="center"/>
          </w:tcPr>
          <w:p w14:paraId="7CD3DA78" w14:textId="5BBDCE51" w:rsidR="001B1DFB" w:rsidRPr="00505A8A" w:rsidRDefault="001B1DFB" w:rsidP="003E4F12">
            <w:pPr>
              <w:pStyle w:val="Sinespaciado"/>
              <w:jc w:val="center"/>
              <w:rPr>
                <w:rFonts w:ascii="Times New Roman" w:hAnsi="Times New Roman" w:cs="Times New Roman"/>
              </w:rPr>
            </w:pPr>
            <w:r w:rsidRPr="00505A8A">
              <w:rPr>
                <w:rFonts w:ascii="Times New Roman" w:hAnsi="Times New Roman" w:cs="Times New Roman"/>
                <w:color w:val="000000"/>
              </w:rPr>
              <w:t>Se cumple en alto grado</w:t>
            </w:r>
          </w:p>
        </w:tc>
        <w:tc>
          <w:tcPr>
            <w:tcW w:w="1559" w:type="dxa"/>
            <w:vAlign w:val="center"/>
          </w:tcPr>
          <w:p w14:paraId="66711A03" w14:textId="1BA0CDF3" w:rsidR="001B1DFB" w:rsidRPr="00505A8A" w:rsidRDefault="12B770BB" w:rsidP="003E4F12">
            <w:pPr>
              <w:pStyle w:val="Sinespaciado"/>
              <w:jc w:val="center"/>
              <w:rPr>
                <w:rFonts w:ascii="Times New Roman" w:hAnsi="Times New Roman" w:cs="Times New Roman"/>
              </w:rPr>
            </w:pPr>
            <w:r w:rsidRPr="00505A8A">
              <w:rPr>
                <w:rFonts w:ascii="Times New Roman" w:hAnsi="Times New Roman" w:cs="Times New Roman"/>
                <w:color w:val="000000" w:themeColor="text1"/>
              </w:rPr>
              <w:t>3,9</w:t>
            </w:r>
          </w:p>
        </w:tc>
        <w:tc>
          <w:tcPr>
            <w:tcW w:w="1418" w:type="dxa"/>
            <w:vAlign w:val="center"/>
          </w:tcPr>
          <w:p w14:paraId="1BFFDF00" w14:textId="7FE2AF8D" w:rsidR="001B1DFB" w:rsidRPr="00505A8A" w:rsidRDefault="12B770BB" w:rsidP="003E4F12">
            <w:pPr>
              <w:pStyle w:val="Sinespaciado"/>
              <w:jc w:val="center"/>
              <w:rPr>
                <w:rFonts w:ascii="Times New Roman" w:hAnsi="Times New Roman" w:cs="Times New Roman"/>
              </w:rPr>
            </w:pPr>
            <w:r w:rsidRPr="00505A8A">
              <w:rPr>
                <w:rFonts w:ascii="Times New Roman" w:hAnsi="Times New Roman" w:cs="Times New Roman"/>
                <w:color w:val="000000" w:themeColor="text1"/>
              </w:rPr>
              <w:t>5,0</w:t>
            </w:r>
          </w:p>
        </w:tc>
        <w:tc>
          <w:tcPr>
            <w:tcW w:w="2119" w:type="dxa"/>
            <w:vAlign w:val="center"/>
          </w:tcPr>
          <w:p w14:paraId="421ACAC8" w14:textId="7CD3FC94" w:rsidR="001B1DFB" w:rsidRPr="00505A8A" w:rsidRDefault="12B770BB" w:rsidP="003E4F12">
            <w:pPr>
              <w:pStyle w:val="Sinespaciado"/>
              <w:jc w:val="center"/>
              <w:rPr>
                <w:rFonts w:ascii="Times New Roman" w:hAnsi="Times New Roman" w:cs="Times New Roman"/>
              </w:rPr>
            </w:pPr>
            <w:r w:rsidRPr="00505A8A">
              <w:rPr>
                <w:rFonts w:ascii="Times New Roman" w:hAnsi="Times New Roman" w:cs="Times New Roman"/>
              </w:rPr>
              <w:t>3,64%</w:t>
            </w:r>
          </w:p>
        </w:tc>
      </w:tr>
      <w:tr w:rsidR="000A4C59" w:rsidRPr="00505A8A" w14:paraId="58125B4C" w14:textId="77777777" w:rsidTr="003E4F12">
        <w:trPr>
          <w:trHeight w:val="417"/>
        </w:trPr>
        <w:tc>
          <w:tcPr>
            <w:tcW w:w="4106" w:type="dxa"/>
            <w:gridSpan w:val="2"/>
            <w:shd w:val="clear" w:color="auto" w:fill="DEEAF6" w:themeFill="accent5" w:themeFillTint="33"/>
            <w:vAlign w:val="center"/>
          </w:tcPr>
          <w:p w14:paraId="3915FD09" w14:textId="77777777" w:rsidR="000A4C59" w:rsidRPr="00505A8A" w:rsidRDefault="000A4C59" w:rsidP="003E4F12">
            <w:pPr>
              <w:pStyle w:val="Sinespaciado"/>
              <w:jc w:val="center"/>
              <w:rPr>
                <w:rFonts w:ascii="Times New Roman" w:hAnsi="Times New Roman" w:cs="Times New Roman"/>
                <w:b/>
                <w:bCs/>
              </w:rPr>
            </w:pPr>
            <w:r w:rsidRPr="00505A8A">
              <w:rPr>
                <w:rFonts w:ascii="Times New Roman" w:hAnsi="Times New Roman" w:cs="Times New Roman"/>
                <w:b/>
                <w:bCs/>
              </w:rPr>
              <w:t>Fortalezas</w:t>
            </w:r>
          </w:p>
        </w:tc>
        <w:tc>
          <w:tcPr>
            <w:tcW w:w="5096" w:type="dxa"/>
            <w:gridSpan w:val="3"/>
            <w:shd w:val="clear" w:color="auto" w:fill="DEEAF6" w:themeFill="accent5" w:themeFillTint="33"/>
            <w:vAlign w:val="center"/>
          </w:tcPr>
          <w:p w14:paraId="1B9902EF" w14:textId="77777777" w:rsidR="000A4C59" w:rsidRPr="00505A8A" w:rsidRDefault="000A4C59" w:rsidP="003E4F12">
            <w:pPr>
              <w:pStyle w:val="Sinespaciado"/>
              <w:jc w:val="center"/>
              <w:rPr>
                <w:rFonts w:ascii="Times New Roman" w:hAnsi="Times New Roman" w:cs="Times New Roman"/>
                <w:b/>
                <w:bCs/>
              </w:rPr>
            </w:pPr>
            <w:r w:rsidRPr="00505A8A">
              <w:rPr>
                <w:rFonts w:ascii="Times New Roman" w:hAnsi="Times New Roman" w:cs="Times New Roman"/>
                <w:b/>
                <w:bCs/>
              </w:rPr>
              <w:t>Oportunidades de mejora</w:t>
            </w:r>
          </w:p>
        </w:tc>
      </w:tr>
      <w:tr w:rsidR="000A4C59" w:rsidRPr="00505A8A" w14:paraId="0B8FBA5E" w14:textId="77777777" w:rsidTr="69F9F92C">
        <w:trPr>
          <w:trHeight w:val="245"/>
        </w:trPr>
        <w:tc>
          <w:tcPr>
            <w:tcW w:w="4106" w:type="dxa"/>
            <w:gridSpan w:val="2"/>
          </w:tcPr>
          <w:p w14:paraId="30716D13" w14:textId="2AAAFC38"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Disponibilidad de infraestructura física adecuada, con aulas equipadas, laboratorios especializados y espacios de aprendizaje modernos.</w:t>
            </w:r>
          </w:p>
          <w:p w14:paraId="593BBE76" w14:textId="73EE3D71"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Acceso a recursos tecnológicos actualizados que respaldan la formación en Teleinformática, Ingeniería de Software, Geomática e Inteligencia Artificial.</w:t>
            </w:r>
          </w:p>
          <w:p w14:paraId="698F5395" w14:textId="15B7FDA8"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Dotación de recursos informáticos y de comunicación institucionales (Cóndor, SIGUD, SISGRAL, plataformas de aula virtual, software especializado) que facilitan la gestión académica y el aprendizaje.</w:t>
            </w:r>
          </w:p>
          <w:p w14:paraId="4EF4FA13" w14:textId="4E8AD532"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Acceso institucional a bibliotecas digitales y bases de datos de alto impacto (IEEE Xplore, ScienceDirect, Scopus, Springer, entre otras) que fortalecen la investigación.</w:t>
            </w:r>
          </w:p>
          <w:p w14:paraId="26B46D5E" w14:textId="3F21BDB9" w:rsidR="001B1DFB"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Reconocimiento positivo de estudiantes y docentes sobre la pertinencia y suficiencia de los recursos físicos y tecnológicos en los resultados de la autoevaluación.</w:t>
            </w:r>
          </w:p>
          <w:p w14:paraId="250B6405" w14:textId="37A7285D" w:rsidR="000A4C59" w:rsidRPr="00505A8A" w:rsidRDefault="001B1DFB" w:rsidP="00505A8A">
            <w:pPr>
              <w:pStyle w:val="NormalWeb"/>
              <w:numPr>
                <w:ilvl w:val="0"/>
                <w:numId w:val="25"/>
              </w:numPr>
              <w:spacing w:after="0"/>
              <w:ind w:left="314" w:hanging="265"/>
              <w:jc w:val="both"/>
              <w:rPr>
                <w:rFonts w:eastAsiaTheme="minorHAnsi"/>
                <w:color w:val="000000"/>
                <w:sz w:val="22"/>
                <w:szCs w:val="22"/>
                <w:lang w:eastAsia="en-US"/>
              </w:rPr>
            </w:pPr>
            <w:r w:rsidRPr="00505A8A">
              <w:rPr>
                <w:rFonts w:eastAsiaTheme="minorHAnsi"/>
                <w:color w:val="000000"/>
                <w:sz w:val="22"/>
                <w:szCs w:val="22"/>
                <w:lang w:eastAsia="en-US"/>
              </w:rPr>
              <w:t>Inclusión de protocolos de gestión documental y comunicación institucional que aseguran transparencia, trazabilidad y acceso oportuno a la información.</w:t>
            </w:r>
          </w:p>
        </w:tc>
        <w:tc>
          <w:tcPr>
            <w:tcW w:w="5096" w:type="dxa"/>
            <w:gridSpan w:val="3"/>
          </w:tcPr>
          <w:p w14:paraId="6A4406AB" w14:textId="23D3825A"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Necesidad de fortalecer la renovación periódica de equipos de cómputo y licencias de software especializado para mantener la pertinencia frente a tendencias emergentes.</w:t>
            </w:r>
          </w:p>
          <w:p w14:paraId="55D4D688" w14:textId="64814F3A"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Persisten limitaciones en la interoperabilidad entre plataformas y sistemas digitales, lo que genera dispersión en el acceso a recursos.</w:t>
            </w:r>
          </w:p>
          <w:p w14:paraId="14863D40" w14:textId="016DBA06" w:rsidR="001B1DFB"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Oportunidad de ampliar la capacitación docente y estudiantil en el uso avanzado de herramientas tecnológicas y de comunicación.</w:t>
            </w:r>
          </w:p>
          <w:p w14:paraId="4108D993" w14:textId="7CE88F25" w:rsidR="000A4C59" w:rsidRPr="00505A8A" w:rsidRDefault="001B1DFB" w:rsidP="00505A8A">
            <w:pPr>
              <w:pStyle w:val="NormalWeb"/>
              <w:numPr>
                <w:ilvl w:val="0"/>
                <w:numId w:val="25"/>
              </w:numPr>
              <w:spacing w:after="0"/>
              <w:ind w:left="317" w:hanging="261"/>
              <w:jc w:val="both"/>
              <w:rPr>
                <w:rFonts w:eastAsiaTheme="minorHAnsi"/>
                <w:color w:val="000000"/>
                <w:sz w:val="22"/>
                <w:szCs w:val="22"/>
                <w:lang w:eastAsia="en-US"/>
              </w:rPr>
            </w:pPr>
            <w:r w:rsidRPr="00505A8A">
              <w:rPr>
                <w:rFonts w:eastAsiaTheme="minorHAnsi"/>
                <w:color w:val="000000"/>
                <w:sz w:val="22"/>
                <w:szCs w:val="22"/>
                <w:lang w:eastAsia="en-US"/>
              </w:rPr>
              <w:t>Se requiere consolidar un sistema más estructurado de evaluación de impacto del uso de recursos físicos y tecnológicos en el logro de los resultados de aprendizaje.</w:t>
            </w:r>
          </w:p>
        </w:tc>
      </w:tr>
    </w:tbl>
    <w:p w14:paraId="25193912" w14:textId="5ED0A79A" w:rsidR="007843D9" w:rsidRPr="00FB3789" w:rsidRDefault="000A4C59" w:rsidP="0035137B">
      <w:pPr>
        <w:pStyle w:val="Sinespaciado"/>
        <w:spacing w:line="276" w:lineRule="auto"/>
        <w:ind w:left="1080"/>
        <w:jc w:val="center"/>
        <w:rPr>
          <w:rFonts w:ascii="Times New Roman" w:hAnsi="Times New Roman" w:cs="Times New Roman"/>
          <w:b/>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3E4F12" w:rsidRPr="00FB3789">
        <w:rPr>
          <w:rFonts w:ascii="Times New Roman" w:hAnsi="Times New Roman" w:cs="Times New Roman"/>
        </w:rPr>
        <w:t>.</w:t>
      </w:r>
      <w:r w:rsidR="007843D9" w:rsidRPr="00FB3789">
        <w:rPr>
          <w:rFonts w:ascii="Times New Roman" w:hAnsi="Times New Roman" w:cs="Times New Roman"/>
          <w:b/>
        </w:rPr>
        <w:br w:type="page"/>
      </w:r>
    </w:p>
    <w:p w14:paraId="7329C7B8" w14:textId="5867AD4E" w:rsidR="00D97984" w:rsidRPr="00FB3789" w:rsidRDefault="00D97984" w:rsidP="00505A8A">
      <w:pPr>
        <w:pStyle w:val="Ttulo1"/>
        <w:numPr>
          <w:ilvl w:val="0"/>
          <w:numId w:val="28"/>
        </w:numPr>
        <w:spacing w:after="240" w:line="276" w:lineRule="auto"/>
        <w:rPr>
          <w:rFonts w:cs="Times New Roman"/>
          <w:szCs w:val="22"/>
        </w:rPr>
      </w:pPr>
      <w:bookmarkStart w:id="404" w:name="_Toc211354432"/>
      <w:r w:rsidRPr="00FB3789">
        <w:rPr>
          <w:rFonts w:cs="Times New Roman"/>
          <w:szCs w:val="22"/>
        </w:rPr>
        <w:lastRenderedPageBreak/>
        <w:t xml:space="preserve">Capítulo III. </w:t>
      </w:r>
      <w:r w:rsidR="007A6C8E" w:rsidRPr="00FB3789">
        <w:rPr>
          <w:rFonts w:cs="Times New Roman"/>
          <w:szCs w:val="22"/>
        </w:rPr>
        <w:t xml:space="preserve">Fortalezas y </w:t>
      </w:r>
      <w:r w:rsidR="007843D9" w:rsidRPr="00FB3789">
        <w:rPr>
          <w:rFonts w:cs="Times New Roman"/>
          <w:szCs w:val="22"/>
        </w:rPr>
        <w:t>oportunidades de mejora del proyecto curricular y juicio explícito de calidad</w:t>
      </w:r>
      <w:bookmarkEnd w:id="404"/>
    </w:p>
    <w:p w14:paraId="5E8AC33C" w14:textId="77777777" w:rsidR="00505A8A" w:rsidRPr="001954E6" w:rsidRDefault="00505A8A" w:rsidP="00505A8A">
      <w:pPr>
        <w:pStyle w:val="Ttulo2"/>
        <w:spacing w:line="276" w:lineRule="auto"/>
        <w:rPr>
          <w:rFonts w:cs="Times New Roman"/>
          <w:szCs w:val="22"/>
        </w:rPr>
      </w:pPr>
      <w:bookmarkStart w:id="405" w:name="_Toc1090398556"/>
      <w:bookmarkStart w:id="406" w:name="_Toc1374735426"/>
      <w:bookmarkStart w:id="407" w:name="_Toc211349098"/>
      <w:bookmarkStart w:id="408" w:name="_Toc211354433"/>
      <w:r w:rsidRPr="001954E6">
        <w:rPr>
          <w:rFonts w:cs="Times New Roman"/>
          <w:szCs w:val="22"/>
        </w:rPr>
        <w:t>Fortalezas</w:t>
      </w:r>
      <w:bookmarkEnd w:id="405"/>
      <w:bookmarkEnd w:id="406"/>
      <w:bookmarkEnd w:id="407"/>
      <w:bookmarkEnd w:id="408"/>
    </w:p>
    <w:p w14:paraId="0C70C053" w14:textId="77777777" w:rsidR="00505A8A" w:rsidRPr="001954E6" w:rsidRDefault="00505A8A" w:rsidP="00505A8A">
      <w:p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El proyecto curricular de la Maestría en Ciencias de la Información y las Comunicaciones evidencia un conjunto de fortalezas transversales que consolidan su pertinencia académica, su impacto social y su sostenibilidad institucional. Entre las más destacadas se encuentran:</w:t>
      </w:r>
    </w:p>
    <w:p w14:paraId="5C8ED65D"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coherencia del Proyecto Educativo con la misión y visión institucional, y su pertinencia frente a las demandas del contexto local, nacional e internacional.</w:t>
      </w:r>
    </w:p>
    <w:p w14:paraId="6EC2A00C"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alta calidad de la planta docente, con formación de posgrado, experiencia investigativa y participación en grupos de investigación reconocidos.</w:t>
      </w:r>
    </w:p>
    <w:p w14:paraId="3B82ECA3"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pertinencia e impacto de los egresados en el sector académico, social y productivo, lo que reafirma la calidad de la formación recibida.</w:t>
      </w:r>
    </w:p>
    <w:p w14:paraId="28BD01DB"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articulación curricular con tendencias emergentes en TIC y con políticas nacionales de ciencia, tecnología e innovación.</w:t>
      </w:r>
    </w:p>
    <w:p w14:paraId="75FD03D3"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infraestructura académica y tecnológica suficiente, con acceso a laboratorios especializados, bibliotecas digitales y plataformas institucionales.</w:t>
      </w:r>
    </w:p>
    <w:p w14:paraId="0688AA9F" w14:textId="77777777" w:rsidR="00505A8A" w:rsidRPr="001954E6" w:rsidRDefault="00505A8A" w:rsidP="00505A8A">
      <w:pPr>
        <w:numPr>
          <w:ilvl w:val="0"/>
          <w:numId w:val="26"/>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La cultura de autoevaluación y aseguramiento de la calidad, consolidada a través de procesos regulares de seguimiento y planes de mejoramiento.</w:t>
      </w:r>
    </w:p>
    <w:p w14:paraId="440637B4" w14:textId="77777777" w:rsidR="00505A8A" w:rsidRPr="001954E6" w:rsidRDefault="00505A8A" w:rsidP="00505A8A">
      <w:pPr>
        <w:pStyle w:val="Ttulo2"/>
        <w:spacing w:line="276" w:lineRule="auto"/>
        <w:rPr>
          <w:rFonts w:cs="Times New Roman"/>
          <w:szCs w:val="22"/>
        </w:rPr>
      </w:pPr>
      <w:bookmarkStart w:id="409" w:name="_Toc553391847"/>
      <w:bookmarkStart w:id="410" w:name="_Toc1413543744"/>
      <w:bookmarkStart w:id="411" w:name="_Toc211349099"/>
      <w:bookmarkStart w:id="412" w:name="_Toc211354434"/>
      <w:r w:rsidRPr="001954E6">
        <w:rPr>
          <w:rFonts w:cs="Times New Roman"/>
          <w:szCs w:val="22"/>
        </w:rPr>
        <w:t>Oportunidades de mejora</w:t>
      </w:r>
      <w:bookmarkEnd w:id="409"/>
      <w:bookmarkEnd w:id="410"/>
      <w:bookmarkEnd w:id="411"/>
      <w:bookmarkEnd w:id="412"/>
    </w:p>
    <w:p w14:paraId="3D93D918" w14:textId="77777777" w:rsidR="00505A8A" w:rsidRPr="001954E6" w:rsidRDefault="00505A8A" w:rsidP="00505A8A">
      <w:p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El proceso de autoevaluación también permitió identificar aspectos susceptibles de fortalecimiento que constituyen oportunidades de mejora para los próximos años:</w:t>
      </w:r>
    </w:p>
    <w:p w14:paraId="6BFC4C5A"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Fortalecer la movilidad académica nacional e internacional de estudiantes y docentes, así como la visibilidad internacional del programa.</w:t>
      </w:r>
    </w:p>
    <w:p w14:paraId="490A0258"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Ampliar la diversificación de fuentes de financiación para asegurar mayor inversión en innovación, investigación aplicada y proyección social.</w:t>
      </w:r>
    </w:p>
    <w:p w14:paraId="2008C84E"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Robustecer los mecanismos de seguimiento a egresados con indicadores de empleabilidad, impacto e inserción laboral.</w:t>
      </w:r>
    </w:p>
    <w:p w14:paraId="0BF9261D"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Incrementar la renovación y actualización de equipos y software especializado, en coherencia con las tendencias de las TIC.</w:t>
      </w:r>
    </w:p>
    <w:p w14:paraId="7037EED7"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Mejorar la interoperabilidad de sistemas digitales institucionales y la capacitación en su uso avanzado.</w:t>
      </w:r>
    </w:p>
    <w:p w14:paraId="2CD292D0" w14:textId="77777777" w:rsidR="00505A8A" w:rsidRPr="001954E6" w:rsidRDefault="00505A8A" w:rsidP="00505A8A">
      <w:pPr>
        <w:numPr>
          <w:ilvl w:val="0"/>
          <w:numId w:val="27"/>
        </w:numPr>
        <w:spacing w:before="100" w:beforeAutospacing="1" w:after="100" w:afterAutospacing="1" w:line="276" w:lineRule="auto"/>
        <w:jc w:val="both"/>
        <w:rPr>
          <w:rFonts w:ascii="Times New Roman" w:hAnsi="Times New Roman" w:cs="Times New Roman"/>
          <w:lang w:val="es-CO"/>
        </w:rPr>
      </w:pPr>
      <w:r w:rsidRPr="001954E6">
        <w:rPr>
          <w:rFonts w:ascii="Times New Roman" w:hAnsi="Times New Roman" w:cs="Times New Roman"/>
          <w:lang w:val="es-CO"/>
        </w:rPr>
        <w:t>Consolidar estrategias de homogeneización de competencias en segunda lengua, especialmente inglés, tanto en docentes como en estudiantes.</w:t>
      </w:r>
    </w:p>
    <w:p w14:paraId="2556EDD6" w14:textId="77777777" w:rsidR="00505A8A" w:rsidRPr="001954E6" w:rsidRDefault="00505A8A" w:rsidP="00505A8A">
      <w:pPr>
        <w:pStyle w:val="Ttulo2"/>
        <w:spacing w:line="276" w:lineRule="auto"/>
        <w:rPr>
          <w:rFonts w:cs="Times New Roman"/>
          <w:szCs w:val="22"/>
        </w:rPr>
      </w:pPr>
      <w:bookmarkStart w:id="413" w:name="_Toc108269412"/>
      <w:bookmarkStart w:id="414" w:name="_Toc2002343524"/>
      <w:bookmarkStart w:id="415" w:name="_Toc211349100"/>
      <w:bookmarkStart w:id="416" w:name="_Toc211354435"/>
      <w:r w:rsidRPr="001954E6">
        <w:rPr>
          <w:rFonts w:cs="Times New Roman"/>
          <w:szCs w:val="22"/>
        </w:rPr>
        <w:t>Juicio global de calidad</w:t>
      </w:r>
      <w:bookmarkEnd w:id="413"/>
      <w:bookmarkEnd w:id="414"/>
      <w:bookmarkEnd w:id="415"/>
      <w:bookmarkEnd w:id="416"/>
    </w:p>
    <w:p w14:paraId="12EEEE08" w14:textId="77777777" w:rsidR="00505A8A" w:rsidRPr="001954E6" w:rsidRDefault="00505A8A" w:rsidP="00505A8A">
      <w:pPr>
        <w:pStyle w:val="NormalWeb"/>
        <w:spacing w:line="276" w:lineRule="auto"/>
        <w:jc w:val="both"/>
        <w:rPr>
          <w:rFonts w:eastAsiaTheme="minorHAnsi"/>
          <w:sz w:val="22"/>
          <w:szCs w:val="22"/>
          <w:lang w:eastAsia="en-US"/>
        </w:rPr>
      </w:pPr>
      <w:r w:rsidRPr="001954E6">
        <w:rPr>
          <w:rFonts w:eastAsiaTheme="minorHAnsi"/>
          <w:sz w:val="22"/>
          <w:szCs w:val="22"/>
          <w:lang w:eastAsia="en-US"/>
        </w:rPr>
        <w:t>El proyecto curricular de la Maestría en Ciencias de la Información y las Comunicaciones alcanza un alto nivel de calidad evidenciado en el cumplimiento pleno o alto en la mayoría de los factores evaluados. El promedio global de calificación sitúa al programa en la categoría de cumplimiento pleno, respaldado por la pertinencia de su propuesta académica, la calidad de su planta docente, la consolidación de sus procesos de investigación y la existencia de una cultura de mejoramiento continuo.</w:t>
      </w:r>
    </w:p>
    <w:p w14:paraId="732E60BA" w14:textId="77777777" w:rsidR="00505A8A" w:rsidRPr="001954E6" w:rsidRDefault="00505A8A" w:rsidP="00505A8A">
      <w:pPr>
        <w:pStyle w:val="NormalWeb"/>
        <w:spacing w:line="276" w:lineRule="auto"/>
        <w:jc w:val="both"/>
        <w:rPr>
          <w:i/>
          <w:iCs/>
          <w:color w:val="00B0F0"/>
          <w:sz w:val="22"/>
          <w:szCs w:val="22"/>
        </w:rPr>
      </w:pPr>
      <w:r w:rsidRPr="001954E6">
        <w:rPr>
          <w:rFonts w:eastAsiaTheme="minorHAnsi"/>
          <w:sz w:val="22"/>
          <w:szCs w:val="22"/>
          <w:lang w:eastAsia="en-US"/>
        </w:rPr>
        <w:lastRenderedPageBreak/>
        <w:t>En comparación con el proceso de acreditación anterior, los resultados muestran una evolución positiva reflejada en mayores niveles de satisfacción de estudiantes y egresados, en el fortalecimiento de la investigación y la internacionalización, y en la consolidación de mecanismos de permanencia estudiantil. Para ilustrar este avance, se presenta a continuación la ilustración comparativa de resultados por factor en la que se evidencian los niveles de cumplimiento alcanzados en la ventana de observación actual frente al proceso anterior:</w:t>
      </w:r>
    </w:p>
    <w:p w14:paraId="5541A5C6" w14:textId="22E39080" w:rsidR="00505A8A" w:rsidRPr="001954E6" w:rsidRDefault="00505A8A" w:rsidP="00505A8A">
      <w:pPr>
        <w:pStyle w:val="Sinespaciado"/>
        <w:spacing w:line="276" w:lineRule="auto"/>
        <w:jc w:val="center"/>
        <w:rPr>
          <w:rFonts w:ascii="Times New Roman" w:hAnsi="Times New Roman" w:cs="Times New Roman"/>
          <w:lang w:val="es-ES"/>
        </w:rPr>
      </w:pPr>
      <w:bookmarkStart w:id="417" w:name="_Toc211349238"/>
      <w:bookmarkStart w:id="418" w:name="_Toc211354544"/>
      <w:r w:rsidRPr="001954E6">
        <w:rPr>
          <w:rFonts w:ascii="Times New Roman" w:hAnsi="Times New Roman" w:cs="Times New Roman"/>
          <w:lang w:val="es-ES"/>
        </w:rPr>
        <w:t xml:space="preserve">Ilustración </w:t>
      </w:r>
      <w:r w:rsidRPr="001954E6">
        <w:rPr>
          <w:rFonts w:ascii="Times New Roman" w:hAnsi="Times New Roman" w:cs="Times New Roman"/>
          <w:lang w:val="es-ES"/>
        </w:rPr>
        <w:fldChar w:fldCharType="begin"/>
      </w:r>
      <w:r w:rsidRPr="001954E6">
        <w:rPr>
          <w:rFonts w:ascii="Times New Roman" w:hAnsi="Times New Roman" w:cs="Times New Roman"/>
          <w:lang w:val="es-ES"/>
        </w:rPr>
        <w:instrText xml:space="preserve"> SEQ Ilustración \* ARABIC </w:instrText>
      </w:r>
      <w:r w:rsidRPr="001954E6">
        <w:rPr>
          <w:rFonts w:ascii="Times New Roman" w:hAnsi="Times New Roman" w:cs="Times New Roman"/>
          <w:lang w:val="es-ES"/>
        </w:rPr>
        <w:fldChar w:fldCharType="separate"/>
      </w:r>
      <w:r w:rsidR="00D978EC">
        <w:rPr>
          <w:rFonts w:ascii="Times New Roman" w:hAnsi="Times New Roman" w:cs="Times New Roman"/>
          <w:noProof/>
          <w:lang w:val="es-ES"/>
        </w:rPr>
        <w:t>28</w:t>
      </w:r>
      <w:r w:rsidRPr="001954E6">
        <w:rPr>
          <w:rFonts w:ascii="Times New Roman" w:hAnsi="Times New Roman" w:cs="Times New Roman"/>
          <w:lang w:val="es-ES"/>
        </w:rPr>
        <w:fldChar w:fldCharType="end"/>
      </w:r>
      <w:r w:rsidRPr="001954E6">
        <w:rPr>
          <w:rFonts w:ascii="Times New Roman" w:hAnsi="Times New Roman" w:cs="Times New Roman"/>
          <w:lang w:val="es-ES"/>
        </w:rPr>
        <w:t xml:space="preserve"> Resultado comparativo de valoración cuantitativa de factores proceso 2018 y 2023 del proyecto curricular Maestría en Ciencias de la Información y las Comunicaciones.</w:t>
      </w:r>
      <w:bookmarkEnd w:id="417"/>
      <w:bookmarkEnd w:id="418"/>
    </w:p>
    <w:p w14:paraId="52816D7A" w14:textId="77777777" w:rsidR="00505A8A" w:rsidRPr="001954E6" w:rsidRDefault="00505A8A" w:rsidP="00505A8A">
      <w:pPr>
        <w:pStyle w:val="Descripcin"/>
        <w:keepNext/>
        <w:spacing w:after="0"/>
        <w:jc w:val="both"/>
        <w:rPr>
          <w:rFonts w:ascii="Times New Roman" w:hAnsi="Times New Roman" w:cs="Times New Roman"/>
          <w:color w:val="auto"/>
          <w:sz w:val="22"/>
          <w:szCs w:val="22"/>
        </w:rPr>
      </w:pPr>
      <w:r w:rsidRPr="001954E6">
        <w:rPr>
          <w:rFonts w:ascii="Times New Roman" w:hAnsi="Times New Roman" w:cs="Times New Roman"/>
          <w:noProof/>
          <w:sz w:val="22"/>
          <w:szCs w:val="22"/>
        </w:rPr>
        <w:drawing>
          <wp:inline distT="0" distB="0" distL="0" distR="0" wp14:anchorId="74B0CA94" wp14:editId="4F0E27BB">
            <wp:extent cx="5731510" cy="4301544"/>
            <wp:effectExtent l="0" t="0" r="2540" b="3810"/>
            <wp:docPr id="38" name="Gráfico 38">
              <a:extLst xmlns:a="http://schemas.openxmlformats.org/drawingml/2006/main">
                <a:ext uri="{FF2B5EF4-FFF2-40B4-BE49-F238E27FC236}">
                  <a16:creationId xmlns:a16="http://schemas.microsoft.com/office/drawing/2014/main" id="{070A19CF-414B-4D26-82D3-874FE34A9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r w:rsidRPr="001954E6">
        <w:rPr>
          <w:rFonts w:ascii="Times New Roman" w:hAnsi="Times New Roman" w:cs="Times New Roman"/>
          <w:color w:val="auto"/>
          <w:sz w:val="22"/>
          <w:szCs w:val="22"/>
        </w:rPr>
        <w:t xml:space="preserve"> </w:t>
      </w:r>
    </w:p>
    <w:p w14:paraId="4A51C546" w14:textId="77777777" w:rsidR="00505A8A" w:rsidRPr="001954E6" w:rsidRDefault="00505A8A" w:rsidP="00505A8A">
      <w:pPr>
        <w:pStyle w:val="Sinespaciado"/>
        <w:spacing w:line="276" w:lineRule="auto"/>
        <w:ind w:left="1080"/>
        <w:jc w:val="center"/>
        <w:rPr>
          <w:rFonts w:ascii="Times New Roman" w:hAnsi="Times New Roman" w:cs="Times New Roman"/>
        </w:rPr>
      </w:pPr>
      <w:r w:rsidRPr="001954E6">
        <w:rPr>
          <w:rFonts w:ascii="Times New Roman" w:hAnsi="Times New Roman" w:cs="Times New Roman"/>
        </w:rPr>
        <w:t>Fuente: Proyecto curricular (2023-1 a 2025-1).</w:t>
      </w:r>
    </w:p>
    <w:p w14:paraId="3E09F41C" w14:textId="325E39E1" w:rsidR="00505A8A" w:rsidRPr="001954E6" w:rsidRDefault="00505A8A" w:rsidP="00505A8A">
      <w:pPr>
        <w:pStyle w:val="Descripcin"/>
        <w:keepNext/>
        <w:spacing w:before="240" w:after="0" w:line="276" w:lineRule="auto"/>
        <w:jc w:val="center"/>
        <w:rPr>
          <w:rFonts w:ascii="Times New Roman" w:hAnsi="Times New Roman" w:cs="Times New Roman"/>
          <w:i w:val="0"/>
          <w:iCs w:val="0"/>
          <w:color w:val="auto"/>
          <w:sz w:val="22"/>
          <w:szCs w:val="22"/>
        </w:rPr>
      </w:pPr>
      <w:bookmarkStart w:id="419" w:name="_Toc210979044"/>
      <w:bookmarkStart w:id="420" w:name="_Toc211349176"/>
      <w:bookmarkStart w:id="421" w:name="_Toc211354512"/>
      <w:r w:rsidRPr="001954E6">
        <w:rPr>
          <w:rFonts w:ascii="Times New Roman" w:hAnsi="Times New Roman" w:cs="Times New Roman"/>
          <w:i w:val="0"/>
          <w:iCs w:val="0"/>
          <w:color w:val="auto"/>
          <w:sz w:val="22"/>
          <w:szCs w:val="22"/>
        </w:rPr>
        <w:t xml:space="preserve">Tabla </w:t>
      </w:r>
      <w:r w:rsidRPr="001954E6">
        <w:rPr>
          <w:rFonts w:ascii="Times New Roman" w:hAnsi="Times New Roman" w:cs="Times New Roman"/>
          <w:i w:val="0"/>
          <w:iCs w:val="0"/>
          <w:color w:val="auto"/>
          <w:sz w:val="22"/>
          <w:szCs w:val="22"/>
        </w:rPr>
        <w:fldChar w:fldCharType="begin"/>
      </w:r>
      <w:r w:rsidRPr="001954E6">
        <w:rPr>
          <w:rFonts w:ascii="Times New Roman" w:hAnsi="Times New Roman" w:cs="Times New Roman"/>
          <w:i w:val="0"/>
          <w:iCs w:val="0"/>
          <w:color w:val="auto"/>
          <w:sz w:val="22"/>
          <w:szCs w:val="22"/>
        </w:rPr>
        <w:instrText xml:space="preserve"> SEQ Tabla \* ARABIC </w:instrText>
      </w:r>
      <w:r w:rsidRPr="001954E6">
        <w:rPr>
          <w:rFonts w:ascii="Times New Roman" w:hAnsi="Times New Roman" w:cs="Times New Roman"/>
          <w:i w:val="0"/>
          <w:iCs w:val="0"/>
          <w:color w:val="auto"/>
          <w:sz w:val="22"/>
          <w:szCs w:val="22"/>
        </w:rPr>
        <w:fldChar w:fldCharType="separate"/>
      </w:r>
      <w:r w:rsidR="00D978EC">
        <w:rPr>
          <w:rFonts w:ascii="Times New Roman" w:hAnsi="Times New Roman" w:cs="Times New Roman"/>
          <w:i w:val="0"/>
          <w:iCs w:val="0"/>
          <w:noProof/>
          <w:color w:val="auto"/>
          <w:sz w:val="22"/>
          <w:szCs w:val="22"/>
        </w:rPr>
        <w:t>72</w:t>
      </w:r>
      <w:r w:rsidRPr="001954E6">
        <w:rPr>
          <w:rFonts w:ascii="Times New Roman" w:hAnsi="Times New Roman" w:cs="Times New Roman"/>
          <w:i w:val="0"/>
          <w:iCs w:val="0"/>
          <w:color w:val="auto"/>
          <w:sz w:val="22"/>
          <w:szCs w:val="22"/>
        </w:rPr>
        <w:fldChar w:fldCharType="end"/>
      </w:r>
      <w:r w:rsidRPr="001954E6">
        <w:rPr>
          <w:rFonts w:ascii="Times New Roman" w:hAnsi="Times New Roman" w:cs="Times New Roman"/>
          <w:i w:val="0"/>
          <w:iCs w:val="0"/>
          <w:color w:val="auto"/>
          <w:sz w:val="22"/>
          <w:szCs w:val="22"/>
        </w:rPr>
        <w:t xml:space="preserve"> Resultados de autoevaluación y valoración global de cumplimiento.</w:t>
      </w:r>
      <w:bookmarkEnd w:id="419"/>
      <w:bookmarkEnd w:id="420"/>
      <w:bookmarkEnd w:id="421"/>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90"/>
        <w:gridCol w:w="1336"/>
        <w:gridCol w:w="1785"/>
        <w:gridCol w:w="1273"/>
        <w:gridCol w:w="1559"/>
      </w:tblGrid>
      <w:tr w:rsidR="00505A8A" w:rsidRPr="001954E6" w14:paraId="662D3F55" w14:textId="77777777" w:rsidTr="00D978EC">
        <w:trPr>
          <w:trHeight w:val="131"/>
          <w:jc w:val="center"/>
        </w:trPr>
        <w:tc>
          <w:tcPr>
            <w:tcW w:w="4390" w:type="dxa"/>
            <w:shd w:val="clear" w:color="auto" w:fill="D9E2F3" w:themeFill="accent1" w:themeFillTint="33"/>
            <w:vAlign w:val="center"/>
            <w:hideMark/>
          </w:tcPr>
          <w:p w14:paraId="1EE69C4F"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rPr>
              <w:t>Factor</w:t>
            </w:r>
          </w:p>
        </w:tc>
        <w:tc>
          <w:tcPr>
            <w:tcW w:w="1336" w:type="dxa"/>
            <w:shd w:val="clear" w:color="auto" w:fill="D9E2F3" w:themeFill="accent1" w:themeFillTint="33"/>
            <w:vAlign w:val="center"/>
          </w:tcPr>
          <w:p w14:paraId="100736C7"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rPr>
              <w:t>Ponderación</w:t>
            </w:r>
          </w:p>
        </w:tc>
        <w:tc>
          <w:tcPr>
            <w:tcW w:w="1785" w:type="dxa"/>
            <w:shd w:val="clear" w:color="auto" w:fill="D9E2F3" w:themeFill="accent1" w:themeFillTint="33"/>
            <w:vAlign w:val="center"/>
            <w:hideMark/>
          </w:tcPr>
          <w:p w14:paraId="7FCD2CFB"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rPr>
              <w:t>Grado de cumplimiento</w:t>
            </w:r>
          </w:p>
        </w:tc>
        <w:tc>
          <w:tcPr>
            <w:tcW w:w="1273" w:type="dxa"/>
            <w:shd w:val="clear" w:color="auto" w:fill="D9E2F3" w:themeFill="accent1" w:themeFillTint="33"/>
          </w:tcPr>
          <w:p w14:paraId="7D439E54"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rPr>
              <w:t>Calificación</w:t>
            </w:r>
            <w:r w:rsidRPr="001954E6">
              <w:rPr>
                <w:rFonts w:ascii="Times New Roman" w:hAnsi="Times New Roman" w:cs="Times New Roman"/>
                <w:b/>
                <w:bCs/>
              </w:rPr>
              <w:br/>
              <w:t>actual</w:t>
            </w:r>
          </w:p>
        </w:tc>
        <w:tc>
          <w:tcPr>
            <w:tcW w:w="1559" w:type="dxa"/>
            <w:shd w:val="clear" w:color="auto" w:fill="D9E2F3" w:themeFill="accent1" w:themeFillTint="33"/>
          </w:tcPr>
          <w:p w14:paraId="261DF42E"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rPr>
              <w:t>Calificación</w:t>
            </w:r>
            <w:r w:rsidRPr="001954E6">
              <w:rPr>
                <w:rFonts w:ascii="Times New Roman" w:hAnsi="Times New Roman" w:cs="Times New Roman"/>
                <w:b/>
                <w:bCs/>
              </w:rPr>
              <w:br/>
              <w:t>proceso anterior</w:t>
            </w:r>
          </w:p>
        </w:tc>
      </w:tr>
      <w:tr w:rsidR="00505A8A" w:rsidRPr="001954E6" w14:paraId="20C8BFB3" w14:textId="77777777" w:rsidTr="00D978EC">
        <w:trPr>
          <w:trHeight w:val="249"/>
          <w:jc w:val="center"/>
        </w:trPr>
        <w:tc>
          <w:tcPr>
            <w:tcW w:w="4390" w:type="dxa"/>
            <w:vAlign w:val="center"/>
            <w:hideMark/>
          </w:tcPr>
          <w:p w14:paraId="70E389AD"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1. Proyecto Educativo del Programa e identidad institucional</w:t>
            </w:r>
          </w:p>
        </w:tc>
        <w:tc>
          <w:tcPr>
            <w:tcW w:w="1336" w:type="dxa"/>
            <w:vAlign w:val="center"/>
          </w:tcPr>
          <w:p w14:paraId="64259DF8"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12,08%</w:t>
            </w:r>
          </w:p>
        </w:tc>
        <w:tc>
          <w:tcPr>
            <w:tcW w:w="1785" w:type="dxa"/>
            <w:vAlign w:val="center"/>
          </w:tcPr>
          <w:p w14:paraId="122A1122"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72DFF740"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c>
          <w:tcPr>
            <w:tcW w:w="1559" w:type="dxa"/>
            <w:vAlign w:val="center"/>
          </w:tcPr>
          <w:p w14:paraId="151D5168"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4,4</w:t>
            </w:r>
          </w:p>
        </w:tc>
      </w:tr>
      <w:tr w:rsidR="00505A8A" w:rsidRPr="001954E6" w14:paraId="50030827" w14:textId="77777777" w:rsidTr="00D978EC">
        <w:trPr>
          <w:trHeight w:val="20"/>
          <w:jc w:val="center"/>
        </w:trPr>
        <w:tc>
          <w:tcPr>
            <w:tcW w:w="4390" w:type="dxa"/>
            <w:vAlign w:val="center"/>
            <w:hideMark/>
          </w:tcPr>
          <w:p w14:paraId="506F035A"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2. Estudiantes</w:t>
            </w:r>
          </w:p>
        </w:tc>
        <w:tc>
          <w:tcPr>
            <w:tcW w:w="1336" w:type="dxa"/>
            <w:vAlign w:val="center"/>
          </w:tcPr>
          <w:p w14:paraId="4DE07EEB"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12,42%</w:t>
            </w:r>
          </w:p>
        </w:tc>
        <w:tc>
          <w:tcPr>
            <w:tcW w:w="1785" w:type="dxa"/>
            <w:vAlign w:val="center"/>
          </w:tcPr>
          <w:p w14:paraId="3871D470"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01EFA914"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4,6</w:t>
            </w:r>
          </w:p>
        </w:tc>
        <w:tc>
          <w:tcPr>
            <w:tcW w:w="1559" w:type="dxa"/>
            <w:vAlign w:val="center"/>
          </w:tcPr>
          <w:p w14:paraId="62361651"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r>
      <w:tr w:rsidR="00505A8A" w:rsidRPr="001954E6" w14:paraId="2731E88C" w14:textId="77777777" w:rsidTr="00D978EC">
        <w:trPr>
          <w:trHeight w:val="20"/>
          <w:jc w:val="center"/>
        </w:trPr>
        <w:tc>
          <w:tcPr>
            <w:tcW w:w="4390" w:type="dxa"/>
            <w:vAlign w:val="center"/>
            <w:hideMark/>
          </w:tcPr>
          <w:p w14:paraId="1F5CB223"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3. Profesores</w:t>
            </w:r>
          </w:p>
        </w:tc>
        <w:tc>
          <w:tcPr>
            <w:tcW w:w="1336" w:type="dxa"/>
            <w:vAlign w:val="center"/>
          </w:tcPr>
          <w:p w14:paraId="422AA6C1"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11,67%</w:t>
            </w:r>
          </w:p>
        </w:tc>
        <w:tc>
          <w:tcPr>
            <w:tcW w:w="1785" w:type="dxa"/>
            <w:vAlign w:val="center"/>
          </w:tcPr>
          <w:p w14:paraId="794C233C"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78F0AEED"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4,7</w:t>
            </w:r>
          </w:p>
        </w:tc>
        <w:tc>
          <w:tcPr>
            <w:tcW w:w="1559" w:type="dxa"/>
            <w:vAlign w:val="center"/>
          </w:tcPr>
          <w:p w14:paraId="4473BD4C"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4,2</w:t>
            </w:r>
          </w:p>
        </w:tc>
      </w:tr>
      <w:tr w:rsidR="00505A8A" w:rsidRPr="001954E6" w14:paraId="5EF3FDCD" w14:textId="77777777" w:rsidTr="00D978EC">
        <w:trPr>
          <w:trHeight w:val="20"/>
          <w:jc w:val="center"/>
        </w:trPr>
        <w:tc>
          <w:tcPr>
            <w:tcW w:w="4390" w:type="dxa"/>
            <w:vAlign w:val="center"/>
            <w:hideMark/>
          </w:tcPr>
          <w:p w14:paraId="40B317D4"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4. Egresados</w:t>
            </w:r>
          </w:p>
        </w:tc>
        <w:tc>
          <w:tcPr>
            <w:tcW w:w="1336" w:type="dxa"/>
            <w:vAlign w:val="center"/>
          </w:tcPr>
          <w:p w14:paraId="31A5F91B"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10,80%</w:t>
            </w:r>
          </w:p>
        </w:tc>
        <w:tc>
          <w:tcPr>
            <w:tcW w:w="1785" w:type="dxa"/>
            <w:vAlign w:val="center"/>
          </w:tcPr>
          <w:p w14:paraId="47525986"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3D4145EB"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4,8</w:t>
            </w:r>
          </w:p>
        </w:tc>
        <w:tc>
          <w:tcPr>
            <w:tcW w:w="1559" w:type="dxa"/>
            <w:vAlign w:val="center"/>
          </w:tcPr>
          <w:p w14:paraId="0C2412DA"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r>
      <w:tr w:rsidR="00505A8A" w:rsidRPr="001954E6" w14:paraId="24E82C9A" w14:textId="77777777" w:rsidTr="00D978EC">
        <w:trPr>
          <w:trHeight w:val="20"/>
          <w:jc w:val="center"/>
        </w:trPr>
        <w:tc>
          <w:tcPr>
            <w:tcW w:w="4390" w:type="dxa"/>
            <w:vAlign w:val="center"/>
            <w:hideMark/>
          </w:tcPr>
          <w:p w14:paraId="515C7BB0"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5. Aspectos Académicos y Resultados de Aprendizaje</w:t>
            </w:r>
          </w:p>
        </w:tc>
        <w:tc>
          <w:tcPr>
            <w:tcW w:w="1336" w:type="dxa"/>
            <w:vAlign w:val="center"/>
          </w:tcPr>
          <w:p w14:paraId="6401DD16"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6,75%</w:t>
            </w:r>
          </w:p>
        </w:tc>
        <w:tc>
          <w:tcPr>
            <w:tcW w:w="1785" w:type="dxa"/>
            <w:vAlign w:val="center"/>
          </w:tcPr>
          <w:p w14:paraId="368B8024"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20BFB52E"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4,3</w:t>
            </w:r>
          </w:p>
        </w:tc>
        <w:tc>
          <w:tcPr>
            <w:tcW w:w="1559" w:type="dxa"/>
            <w:vAlign w:val="center"/>
          </w:tcPr>
          <w:p w14:paraId="75965FDA"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4,2</w:t>
            </w:r>
          </w:p>
        </w:tc>
      </w:tr>
      <w:tr w:rsidR="00505A8A" w:rsidRPr="001954E6" w14:paraId="0283B9B5" w14:textId="77777777" w:rsidTr="00D978EC">
        <w:trPr>
          <w:trHeight w:val="20"/>
          <w:jc w:val="center"/>
        </w:trPr>
        <w:tc>
          <w:tcPr>
            <w:tcW w:w="4390" w:type="dxa"/>
            <w:vAlign w:val="center"/>
            <w:hideMark/>
          </w:tcPr>
          <w:p w14:paraId="7A03D3E7"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lastRenderedPageBreak/>
              <w:t>Factor 6. Permanencia y graduación</w:t>
            </w:r>
          </w:p>
        </w:tc>
        <w:tc>
          <w:tcPr>
            <w:tcW w:w="1336" w:type="dxa"/>
            <w:vAlign w:val="center"/>
          </w:tcPr>
          <w:p w14:paraId="7FE53B73"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7,29%</w:t>
            </w:r>
          </w:p>
        </w:tc>
        <w:tc>
          <w:tcPr>
            <w:tcW w:w="1785" w:type="dxa"/>
            <w:vAlign w:val="center"/>
          </w:tcPr>
          <w:p w14:paraId="1826B8C5"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208B1923"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5</w:t>
            </w:r>
          </w:p>
        </w:tc>
        <w:tc>
          <w:tcPr>
            <w:tcW w:w="1559" w:type="dxa"/>
            <w:vAlign w:val="center"/>
          </w:tcPr>
          <w:p w14:paraId="135016B4"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r>
      <w:tr w:rsidR="00505A8A" w:rsidRPr="001954E6" w14:paraId="3969E4C2" w14:textId="77777777" w:rsidTr="00D978EC">
        <w:trPr>
          <w:trHeight w:val="20"/>
          <w:jc w:val="center"/>
        </w:trPr>
        <w:tc>
          <w:tcPr>
            <w:tcW w:w="4390" w:type="dxa"/>
            <w:vAlign w:val="center"/>
            <w:hideMark/>
          </w:tcPr>
          <w:p w14:paraId="1277FEB8"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7. Interacción con el entorno nacional e internacional</w:t>
            </w:r>
          </w:p>
        </w:tc>
        <w:tc>
          <w:tcPr>
            <w:tcW w:w="1336" w:type="dxa"/>
            <w:vAlign w:val="center"/>
          </w:tcPr>
          <w:p w14:paraId="20738189"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10,59%</w:t>
            </w:r>
          </w:p>
        </w:tc>
        <w:tc>
          <w:tcPr>
            <w:tcW w:w="1785" w:type="dxa"/>
            <w:vAlign w:val="center"/>
          </w:tcPr>
          <w:p w14:paraId="0A3D2117"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662B2B4C"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4,5</w:t>
            </w:r>
          </w:p>
        </w:tc>
        <w:tc>
          <w:tcPr>
            <w:tcW w:w="1559" w:type="dxa"/>
            <w:vAlign w:val="center"/>
          </w:tcPr>
          <w:p w14:paraId="2128E870"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r>
      <w:tr w:rsidR="00505A8A" w:rsidRPr="001954E6" w14:paraId="3C9DD389" w14:textId="77777777" w:rsidTr="00D978EC">
        <w:trPr>
          <w:trHeight w:val="20"/>
          <w:jc w:val="center"/>
        </w:trPr>
        <w:tc>
          <w:tcPr>
            <w:tcW w:w="4390" w:type="dxa"/>
            <w:vAlign w:val="center"/>
            <w:hideMark/>
          </w:tcPr>
          <w:p w14:paraId="2E79B8AD"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8. Aportes de la investigación, la innovación, el desarrollo tecnológico y la creación, asociados al programa académico</w:t>
            </w:r>
          </w:p>
        </w:tc>
        <w:tc>
          <w:tcPr>
            <w:tcW w:w="1336" w:type="dxa"/>
            <w:vAlign w:val="center"/>
          </w:tcPr>
          <w:p w14:paraId="0EAE824B"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4,79%</w:t>
            </w:r>
          </w:p>
        </w:tc>
        <w:tc>
          <w:tcPr>
            <w:tcW w:w="1785" w:type="dxa"/>
            <w:vAlign w:val="center"/>
          </w:tcPr>
          <w:p w14:paraId="57C9289F"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5B285080"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4,5</w:t>
            </w:r>
          </w:p>
        </w:tc>
        <w:tc>
          <w:tcPr>
            <w:tcW w:w="1559" w:type="dxa"/>
            <w:vAlign w:val="center"/>
          </w:tcPr>
          <w:p w14:paraId="34A51831"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3,4</w:t>
            </w:r>
          </w:p>
        </w:tc>
      </w:tr>
      <w:tr w:rsidR="00505A8A" w:rsidRPr="001954E6" w14:paraId="10A51597" w14:textId="77777777" w:rsidTr="00D978EC">
        <w:trPr>
          <w:trHeight w:val="20"/>
          <w:jc w:val="center"/>
        </w:trPr>
        <w:tc>
          <w:tcPr>
            <w:tcW w:w="4390" w:type="dxa"/>
            <w:vAlign w:val="center"/>
            <w:hideMark/>
          </w:tcPr>
          <w:p w14:paraId="0DC91068"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9. Bienestar de la comunidad académica del programa</w:t>
            </w:r>
          </w:p>
        </w:tc>
        <w:tc>
          <w:tcPr>
            <w:tcW w:w="1336" w:type="dxa"/>
            <w:vAlign w:val="center"/>
          </w:tcPr>
          <w:p w14:paraId="75870CE4"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6,41%</w:t>
            </w:r>
          </w:p>
        </w:tc>
        <w:tc>
          <w:tcPr>
            <w:tcW w:w="1785" w:type="dxa"/>
            <w:vAlign w:val="center"/>
          </w:tcPr>
          <w:p w14:paraId="59067FFC"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6968DBCF"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4,8</w:t>
            </w:r>
          </w:p>
        </w:tc>
        <w:tc>
          <w:tcPr>
            <w:tcW w:w="1559" w:type="dxa"/>
            <w:vAlign w:val="center"/>
          </w:tcPr>
          <w:p w14:paraId="76C5784D"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4,1</w:t>
            </w:r>
          </w:p>
        </w:tc>
      </w:tr>
      <w:tr w:rsidR="00505A8A" w:rsidRPr="001954E6" w14:paraId="17E1179A" w14:textId="77777777" w:rsidTr="00D978EC">
        <w:trPr>
          <w:trHeight w:val="343"/>
          <w:jc w:val="center"/>
        </w:trPr>
        <w:tc>
          <w:tcPr>
            <w:tcW w:w="4390" w:type="dxa"/>
            <w:vAlign w:val="center"/>
            <w:hideMark/>
          </w:tcPr>
          <w:p w14:paraId="2839FFD3"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10. Medios educativos y ambientes de aprendizaje</w:t>
            </w:r>
          </w:p>
        </w:tc>
        <w:tc>
          <w:tcPr>
            <w:tcW w:w="1336" w:type="dxa"/>
            <w:vAlign w:val="center"/>
          </w:tcPr>
          <w:p w14:paraId="5417FD72"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6,88%</w:t>
            </w:r>
          </w:p>
        </w:tc>
        <w:tc>
          <w:tcPr>
            <w:tcW w:w="1785" w:type="dxa"/>
            <w:vAlign w:val="center"/>
          </w:tcPr>
          <w:p w14:paraId="3762D64E"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65C44AA5"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5</w:t>
            </w:r>
          </w:p>
        </w:tc>
        <w:tc>
          <w:tcPr>
            <w:tcW w:w="1559" w:type="dxa"/>
            <w:vAlign w:val="center"/>
          </w:tcPr>
          <w:p w14:paraId="367093C1"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4</w:t>
            </w:r>
          </w:p>
        </w:tc>
      </w:tr>
      <w:tr w:rsidR="00505A8A" w:rsidRPr="001954E6" w14:paraId="3A00C00E" w14:textId="77777777" w:rsidTr="00D978EC">
        <w:trPr>
          <w:trHeight w:val="20"/>
          <w:jc w:val="center"/>
        </w:trPr>
        <w:tc>
          <w:tcPr>
            <w:tcW w:w="4390" w:type="dxa"/>
            <w:vAlign w:val="center"/>
          </w:tcPr>
          <w:p w14:paraId="3153232C"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11. Organización, administración y financiación del programa académico</w:t>
            </w:r>
          </w:p>
        </w:tc>
        <w:tc>
          <w:tcPr>
            <w:tcW w:w="1336" w:type="dxa"/>
            <w:vAlign w:val="center"/>
          </w:tcPr>
          <w:p w14:paraId="5D79199D"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6,68%</w:t>
            </w:r>
          </w:p>
        </w:tc>
        <w:tc>
          <w:tcPr>
            <w:tcW w:w="1785" w:type="dxa"/>
            <w:vAlign w:val="center"/>
          </w:tcPr>
          <w:p w14:paraId="09D87295"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4FB069BD"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5</w:t>
            </w:r>
          </w:p>
        </w:tc>
        <w:tc>
          <w:tcPr>
            <w:tcW w:w="1559" w:type="dxa"/>
            <w:vAlign w:val="center"/>
          </w:tcPr>
          <w:p w14:paraId="3DD5468F"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3,9</w:t>
            </w:r>
          </w:p>
        </w:tc>
      </w:tr>
      <w:tr w:rsidR="00505A8A" w:rsidRPr="001954E6" w14:paraId="1FEC2807" w14:textId="77777777" w:rsidTr="00D978EC">
        <w:trPr>
          <w:trHeight w:val="85"/>
          <w:jc w:val="center"/>
        </w:trPr>
        <w:tc>
          <w:tcPr>
            <w:tcW w:w="4390" w:type="dxa"/>
            <w:vAlign w:val="center"/>
          </w:tcPr>
          <w:p w14:paraId="49D4A656" w14:textId="77777777" w:rsidR="00505A8A" w:rsidRPr="001954E6" w:rsidRDefault="00505A8A" w:rsidP="00D978EC">
            <w:pPr>
              <w:spacing w:after="0"/>
              <w:rPr>
                <w:rFonts w:ascii="Times New Roman" w:hAnsi="Times New Roman" w:cs="Times New Roman"/>
              </w:rPr>
            </w:pPr>
            <w:r w:rsidRPr="001954E6">
              <w:rPr>
                <w:rFonts w:ascii="Times New Roman" w:hAnsi="Times New Roman" w:cs="Times New Roman"/>
                <w:color w:val="000000"/>
              </w:rPr>
              <w:t>Factor 12. Recursos físicos y tecnológicos</w:t>
            </w:r>
          </w:p>
        </w:tc>
        <w:tc>
          <w:tcPr>
            <w:tcW w:w="1336" w:type="dxa"/>
            <w:vAlign w:val="center"/>
          </w:tcPr>
          <w:p w14:paraId="7DFE157E"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3,64%</w:t>
            </w:r>
          </w:p>
        </w:tc>
        <w:tc>
          <w:tcPr>
            <w:tcW w:w="1785" w:type="dxa"/>
            <w:vAlign w:val="center"/>
          </w:tcPr>
          <w:p w14:paraId="178B8454"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Se cumple en alto grado</w:t>
            </w:r>
          </w:p>
        </w:tc>
        <w:tc>
          <w:tcPr>
            <w:tcW w:w="1273" w:type="dxa"/>
            <w:vAlign w:val="center"/>
          </w:tcPr>
          <w:p w14:paraId="5E60403D"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5</w:t>
            </w:r>
          </w:p>
        </w:tc>
        <w:tc>
          <w:tcPr>
            <w:tcW w:w="1559" w:type="dxa"/>
            <w:vAlign w:val="center"/>
          </w:tcPr>
          <w:p w14:paraId="2D8D4711" w14:textId="77777777" w:rsidR="00505A8A" w:rsidRPr="001954E6" w:rsidRDefault="00505A8A" w:rsidP="00D978EC">
            <w:pPr>
              <w:spacing w:after="0"/>
              <w:jc w:val="center"/>
              <w:rPr>
                <w:rFonts w:ascii="Times New Roman" w:hAnsi="Times New Roman" w:cs="Times New Roman"/>
                <w:color w:val="000000"/>
              </w:rPr>
            </w:pPr>
            <w:r w:rsidRPr="001954E6">
              <w:rPr>
                <w:rFonts w:ascii="Times New Roman" w:hAnsi="Times New Roman" w:cs="Times New Roman"/>
                <w:color w:val="000000"/>
              </w:rPr>
              <w:t>3,9</w:t>
            </w:r>
          </w:p>
        </w:tc>
      </w:tr>
      <w:tr w:rsidR="00505A8A" w:rsidRPr="001954E6" w14:paraId="2710FF1A" w14:textId="77777777" w:rsidTr="00D978EC">
        <w:trPr>
          <w:trHeight w:val="20"/>
          <w:jc w:val="center"/>
        </w:trPr>
        <w:tc>
          <w:tcPr>
            <w:tcW w:w="4390" w:type="dxa"/>
            <w:shd w:val="clear" w:color="auto" w:fill="D9E2F3" w:themeFill="accent1" w:themeFillTint="33"/>
            <w:vAlign w:val="center"/>
          </w:tcPr>
          <w:p w14:paraId="41C847A5"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color w:val="000000"/>
              </w:rPr>
              <w:t>Juicio global de calidad</w:t>
            </w:r>
          </w:p>
        </w:tc>
        <w:tc>
          <w:tcPr>
            <w:tcW w:w="1336" w:type="dxa"/>
            <w:shd w:val="clear" w:color="auto" w:fill="D9E2F3" w:themeFill="accent1" w:themeFillTint="33"/>
            <w:vAlign w:val="center"/>
          </w:tcPr>
          <w:p w14:paraId="3B715A23"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color w:val="000000"/>
              </w:rPr>
              <w:t>100%</w:t>
            </w:r>
          </w:p>
        </w:tc>
        <w:tc>
          <w:tcPr>
            <w:tcW w:w="1785" w:type="dxa"/>
            <w:shd w:val="clear" w:color="auto" w:fill="D9E2F3" w:themeFill="accent1" w:themeFillTint="33"/>
            <w:vAlign w:val="center"/>
          </w:tcPr>
          <w:p w14:paraId="069BB85A"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color w:val="000000"/>
              </w:rPr>
              <w:t>Se cumple en alto grado</w:t>
            </w:r>
          </w:p>
        </w:tc>
        <w:tc>
          <w:tcPr>
            <w:tcW w:w="1273" w:type="dxa"/>
            <w:shd w:val="clear" w:color="auto" w:fill="D9E2F3" w:themeFill="accent1" w:themeFillTint="33"/>
            <w:vAlign w:val="center"/>
          </w:tcPr>
          <w:p w14:paraId="1EFBFAB0"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color w:val="000000"/>
              </w:rPr>
              <w:t>4,64</w:t>
            </w:r>
          </w:p>
        </w:tc>
        <w:tc>
          <w:tcPr>
            <w:tcW w:w="1559" w:type="dxa"/>
            <w:shd w:val="clear" w:color="auto" w:fill="D9E2F3" w:themeFill="accent1" w:themeFillTint="33"/>
            <w:vAlign w:val="center"/>
          </w:tcPr>
          <w:p w14:paraId="43CCE8EF" w14:textId="77777777" w:rsidR="00505A8A" w:rsidRPr="001954E6" w:rsidRDefault="00505A8A" w:rsidP="00D978EC">
            <w:pPr>
              <w:spacing w:after="0"/>
              <w:jc w:val="center"/>
              <w:rPr>
                <w:rFonts w:ascii="Times New Roman" w:hAnsi="Times New Roman" w:cs="Times New Roman"/>
                <w:b/>
                <w:bCs/>
              </w:rPr>
            </w:pPr>
            <w:r w:rsidRPr="001954E6">
              <w:rPr>
                <w:rFonts w:ascii="Times New Roman" w:hAnsi="Times New Roman" w:cs="Times New Roman"/>
                <w:b/>
                <w:bCs/>
                <w:color w:val="000000" w:themeColor="text1"/>
              </w:rPr>
              <w:t>4,05</w:t>
            </w:r>
          </w:p>
        </w:tc>
      </w:tr>
    </w:tbl>
    <w:p w14:paraId="52175FF6" w14:textId="77777777" w:rsidR="00505A8A" w:rsidRPr="001954E6" w:rsidRDefault="00505A8A" w:rsidP="00505A8A">
      <w:pPr>
        <w:pStyle w:val="Sinespaciado"/>
        <w:spacing w:after="240" w:line="276" w:lineRule="auto"/>
        <w:jc w:val="center"/>
        <w:rPr>
          <w:rFonts w:ascii="Times New Roman" w:hAnsi="Times New Roman" w:cs="Times New Roman"/>
        </w:rPr>
      </w:pPr>
      <w:r w:rsidRPr="001954E6">
        <w:rPr>
          <w:rFonts w:ascii="Times New Roman" w:hAnsi="Times New Roman" w:cs="Times New Roman"/>
        </w:rPr>
        <w:t>Fuente: Proyecto curricular (2020-3 a 2025-1).</w:t>
      </w:r>
    </w:p>
    <w:p w14:paraId="65C94033" w14:textId="77777777" w:rsidR="00505A8A" w:rsidRPr="001954E6" w:rsidRDefault="00505A8A" w:rsidP="00505A8A">
      <w:pPr>
        <w:rPr>
          <w:rFonts w:ascii="Times New Roman" w:hAnsi="Times New Roman" w:cs="Times New Roman"/>
          <w:lang w:val="es-CO"/>
        </w:rPr>
      </w:pPr>
      <w:r w:rsidRPr="001954E6">
        <w:rPr>
          <w:rFonts w:ascii="Times New Roman" w:hAnsi="Times New Roman" w:cs="Times New Roman"/>
        </w:rPr>
        <w:br w:type="page"/>
      </w:r>
    </w:p>
    <w:p w14:paraId="5C0AE1FC" w14:textId="461A208A" w:rsidR="00983C4F" w:rsidRPr="001A2CAA" w:rsidRDefault="00913771" w:rsidP="00505A8A">
      <w:pPr>
        <w:pStyle w:val="Ttulo1"/>
        <w:numPr>
          <w:ilvl w:val="0"/>
          <w:numId w:val="28"/>
        </w:numPr>
        <w:spacing w:after="240"/>
        <w:rPr>
          <w:rFonts w:cs="Times New Roman"/>
          <w:szCs w:val="22"/>
        </w:rPr>
      </w:pPr>
      <w:bookmarkStart w:id="422" w:name="_Toc211354436"/>
      <w:r w:rsidRPr="00FB3789">
        <w:rPr>
          <w:rFonts w:cs="Times New Roman"/>
          <w:szCs w:val="22"/>
        </w:rPr>
        <w:lastRenderedPageBreak/>
        <w:t>Capít</w:t>
      </w:r>
      <w:commentRangeStart w:id="423"/>
      <w:r w:rsidRPr="00FB3789">
        <w:rPr>
          <w:rFonts w:cs="Times New Roman"/>
          <w:szCs w:val="22"/>
        </w:rPr>
        <w:t xml:space="preserve">ulo IV. </w:t>
      </w:r>
      <w:r w:rsidR="00534B9F" w:rsidRPr="00FB3789">
        <w:rPr>
          <w:rFonts w:cs="Times New Roman"/>
          <w:szCs w:val="22"/>
        </w:rPr>
        <w:t xml:space="preserve">Seguimiento y evaluación del plan de mejoramiento </w:t>
      </w:r>
      <w:commentRangeEnd w:id="423"/>
      <w:r w:rsidRPr="001A2CAA">
        <w:rPr>
          <w:rFonts w:cs="Times New Roman"/>
          <w:szCs w:val="22"/>
        </w:rPr>
        <w:commentReference w:id="423"/>
      </w:r>
      <w:bookmarkEnd w:id="422"/>
    </w:p>
    <w:p w14:paraId="460FFAB7" w14:textId="4A6A574C" w:rsidR="00DE4905" w:rsidRPr="00FB3789" w:rsidRDefault="00DE4905" w:rsidP="00913771">
      <w:pPr>
        <w:pStyle w:val="Ttulo2"/>
        <w:rPr>
          <w:rFonts w:cs="Times New Roman"/>
          <w:szCs w:val="22"/>
        </w:rPr>
      </w:pPr>
      <w:bookmarkStart w:id="424" w:name="_Toc211354437"/>
      <w:r w:rsidRPr="00FB3789">
        <w:rPr>
          <w:rFonts w:cs="Times New Roman"/>
          <w:szCs w:val="22"/>
        </w:rPr>
        <w:t xml:space="preserve">Avances del Plan de Mejoramiento del </w:t>
      </w:r>
      <w:r w:rsidR="005F5BDC" w:rsidRPr="00FB3789">
        <w:rPr>
          <w:rFonts w:cs="Times New Roman"/>
          <w:szCs w:val="22"/>
        </w:rPr>
        <w:t>proyecto curricular</w:t>
      </w:r>
      <w:bookmarkEnd w:id="424"/>
      <w:r w:rsidR="005F5BDC" w:rsidRPr="00FB3789">
        <w:rPr>
          <w:rFonts w:cs="Times New Roman"/>
          <w:szCs w:val="22"/>
        </w:rPr>
        <w:t xml:space="preserve"> </w:t>
      </w:r>
    </w:p>
    <w:p w14:paraId="363D419D" w14:textId="6565DB8F" w:rsidR="00983C4F" w:rsidRPr="00FB3789" w:rsidRDefault="00812359" w:rsidP="00F04A80">
      <w:pPr>
        <w:spacing w:before="240" w:after="0" w:line="276" w:lineRule="auto"/>
        <w:jc w:val="both"/>
        <w:rPr>
          <w:rFonts w:ascii="Times New Roman" w:hAnsi="Times New Roman" w:cs="Times New Roman"/>
        </w:rPr>
      </w:pPr>
      <w:r w:rsidRPr="00FB3789">
        <w:rPr>
          <w:rFonts w:ascii="Times New Roman" w:hAnsi="Times New Roman" w:cs="Times New Roman"/>
          <w:i/>
          <w:iCs/>
          <w:color w:val="00B0F0"/>
        </w:rPr>
        <w:t>Las siguientes tablas</w:t>
      </w:r>
      <w:r w:rsidR="00983C4F" w:rsidRPr="00FB3789">
        <w:rPr>
          <w:rFonts w:ascii="Times New Roman" w:hAnsi="Times New Roman" w:cs="Times New Roman"/>
          <w:i/>
          <w:iCs/>
          <w:color w:val="00B0F0"/>
        </w:rPr>
        <w:t xml:space="preserve"> permite</w:t>
      </w:r>
      <w:r w:rsidRPr="00FB3789">
        <w:rPr>
          <w:rFonts w:ascii="Times New Roman" w:hAnsi="Times New Roman" w:cs="Times New Roman"/>
          <w:i/>
          <w:iCs/>
          <w:color w:val="00B0F0"/>
        </w:rPr>
        <w:t>n al proyecto curricular</w:t>
      </w:r>
      <w:r w:rsidR="00983C4F" w:rsidRPr="00FB3789">
        <w:rPr>
          <w:rFonts w:ascii="Times New Roman" w:hAnsi="Times New Roman" w:cs="Times New Roman"/>
          <w:i/>
          <w:iCs/>
          <w:color w:val="00B0F0"/>
        </w:rPr>
        <w:t xml:space="preserve"> presentar en términos globales el avance</w:t>
      </w:r>
      <w:r w:rsidRPr="00FB3789">
        <w:rPr>
          <w:rFonts w:ascii="Times New Roman" w:hAnsi="Times New Roman" w:cs="Times New Roman"/>
          <w:i/>
          <w:iCs/>
          <w:color w:val="00B0F0"/>
        </w:rPr>
        <w:t xml:space="preserve"> en términos cuantitativos y cualitativos del</w:t>
      </w:r>
      <w:r w:rsidR="00983C4F" w:rsidRPr="00FB3789">
        <w:rPr>
          <w:rFonts w:ascii="Times New Roman" w:hAnsi="Times New Roman" w:cs="Times New Roman"/>
          <w:i/>
          <w:iCs/>
          <w:color w:val="00B0F0"/>
        </w:rPr>
        <w:t xml:space="preserve"> cumplimiento de los proyectos del plan de mejoramiento</w:t>
      </w:r>
      <w:r w:rsidR="00D05600" w:rsidRPr="00FB3789">
        <w:rPr>
          <w:rFonts w:ascii="Times New Roman" w:hAnsi="Times New Roman" w:cs="Times New Roman"/>
          <w:i/>
          <w:iCs/>
          <w:color w:val="00B0F0"/>
        </w:rPr>
        <w:t xml:space="preserve">, </w:t>
      </w:r>
      <w:r w:rsidR="00983C4F" w:rsidRPr="00FB3789">
        <w:rPr>
          <w:rFonts w:ascii="Times New Roman" w:hAnsi="Times New Roman" w:cs="Times New Roman"/>
          <w:i/>
          <w:iCs/>
          <w:color w:val="00B0F0"/>
        </w:rPr>
        <w:t>con respecto a las acciones desarrolladas y logros alcanzados con sus respectivas evidencias</w:t>
      </w:r>
      <w:r w:rsidR="00983C4F" w:rsidRPr="00FB3789">
        <w:rPr>
          <w:rFonts w:ascii="Times New Roman" w:hAnsi="Times New Roman" w:cs="Times New Roman"/>
        </w:rPr>
        <w:t xml:space="preserve">.   </w:t>
      </w:r>
    </w:p>
    <w:p w14:paraId="12494606" w14:textId="1D68D702" w:rsidR="00D05600" w:rsidRPr="00FB3789" w:rsidRDefault="00D05600" w:rsidP="00F04A80">
      <w:pPr>
        <w:pStyle w:val="Descripcin"/>
        <w:keepNext/>
        <w:spacing w:before="240" w:after="0" w:line="276" w:lineRule="auto"/>
        <w:jc w:val="center"/>
        <w:rPr>
          <w:rFonts w:ascii="Times New Roman" w:hAnsi="Times New Roman" w:cs="Times New Roman"/>
          <w:i w:val="0"/>
          <w:color w:val="auto"/>
          <w:sz w:val="22"/>
          <w:szCs w:val="22"/>
        </w:rPr>
      </w:pPr>
      <w:bookmarkStart w:id="425" w:name="_Toc211354513"/>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73</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Resultados del seguimiento cuantitativo de los proyectos del plan de mejoramiento del Proyecto Curricular XXXXX</w:t>
      </w:r>
      <w:r w:rsidR="005F5BDC" w:rsidRPr="00FB3789">
        <w:rPr>
          <w:rFonts w:ascii="Times New Roman" w:hAnsi="Times New Roman" w:cs="Times New Roman"/>
          <w:i w:val="0"/>
          <w:color w:val="auto"/>
          <w:sz w:val="22"/>
          <w:szCs w:val="22"/>
        </w:rPr>
        <w:t>.</w:t>
      </w:r>
      <w:bookmarkEnd w:id="425"/>
    </w:p>
    <w:p w14:paraId="0CE0F8C3" w14:textId="2DB40152" w:rsidR="005F5BDC" w:rsidRPr="00D978EC" w:rsidRDefault="005F5BDC" w:rsidP="005F5BDC">
      <w:pPr>
        <w:rPr>
          <w:rFonts w:ascii="Times New Roman" w:hAnsi="Times New Roman" w:cs="Times New Roman"/>
        </w:rPr>
      </w:pP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005F5BDC" w:rsidRPr="00D978EC" w14:paraId="1F89A4F1" w14:textId="77777777" w:rsidTr="00982973">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31CA31D9" w14:textId="77777777" w:rsidR="005F5BDC" w:rsidRPr="00D978EC" w:rsidRDefault="005F5BDC" w:rsidP="00982973">
            <w:pPr>
              <w:spacing w:after="0"/>
              <w:rPr>
                <w:rFonts w:ascii="Times New Roman" w:hAnsi="Times New Roman" w:cs="Times New Roman"/>
                <w:b/>
              </w:rPr>
            </w:pPr>
            <w:r w:rsidRPr="00D978EC">
              <w:rPr>
                <w:rFonts w:ascii="Times New Roman" w:hAnsi="Times New Roman" w:cs="Times New Roman"/>
                <w:b/>
              </w:rPr>
              <w:t>Facultad</w:t>
            </w:r>
          </w:p>
        </w:tc>
        <w:tc>
          <w:tcPr>
            <w:tcW w:w="3380" w:type="pct"/>
            <w:gridSpan w:val="3"/>
            <w:tcBorders>
              <w:top w:val="single" w:sz="8" w:space="0" w:color="auto"/>
              <w:left w:val="single" w:sz="8" w:space="0" w:color="auto"/>
              <w:bottom w:val="single" w:sz="4" w:space="0" w:color="auto"/>
              <w:right w:val="single" w:sz="8" w:space="0" w:color="auto"/>
            </w:tcBorders>
          </w:tcPr>
          <w:p w14:paraId="34E71126" w14:textId="77777777" w:rsidR="005F5BDC" w:rsidRPr="00D978EC" w:rsidRDefault="005F5BDC" w:rsidP="00982973">
            <w:pPr>
              <w:spacing w:after="0"/>
              <w:jc w:val="center"/>
              <w:rPr>
                <w:rFonts w:ascii="Times New Roman" w:hAnsi="Times New Roman" w:cs="Times New Roman"/>
                <w:b/>
              </w:rPr>
            </w:pPr>
          </w:p>
        </w:tc>
      </w:tr>
      <w:tr w:rsidR="005F5BDC" w:rsidRPr="00D978EC" w14:paraId="14B759A6" w14:textId="77777777" w:rsidTr="00982973">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7E89659F" w14:textId="77777777" w:rsidR="005F5BDC" w:rsidRPr="00D978EC" w:rsidRDefault="005F5BDC" w:rsidP="00982973">
            <w:pPr>
              <w:spacing w:after="0"/>
              <w:rPr>
                <w:rFonts w:ascii="Times New Roman" w:hAnsi="Times New Roman" w:cs="Times New Roman"/>
                <w:b/>
              </w:rPr>
            </w:pPr>
            <w:r w:rsidRPr="00D978EC">
              <w:rPr>
                <w:rFonts w:ascii="Times New Roman" w:hAnsi="Times New Roman" w:cs="Times New Roman"/>
                <w:b/>
              </w:rPr>
              <w:t>Proyecto curricular</w:t>
            </w:r>
          </w:p>
        </w:tc>
        <w:tc>
          <w:tcPr>
            <w:tcW w:w="3380" w:type="pct"/>
            <w:gridSpan w:val="3"/>
            <w:tcBorders>
              <w:top w:val="single" w:sz="8" w:space="0" w:color="auto"/>
              <w:left w:val="single" w:sz="8" w:space="0" w:color="auto"/>
              <w:bottom w:val="single" w:sz="4" w:space="0" w:color="auto"/>
              <w:right w:val="single" w:sz="8" w:space="0" w:color="auto"/>
            </w:tcBorders>
          </w:tcPr>
          <w:p w14:paraId="780C8E2D" w14:textId="77777777" w:rsidR="005F5BDC" w:rsidRPr="00D978EC" w:rsidRDefault="005F5BDC" w:rsidP="00982973">
            <w:pPr>
              <w:spacing w:after="0"/>
              <w:jc w:val="center"/>
              <w:rPr>
                <w:rFonts w:ascii="Times New Roman" w:hAnsi="Times New Roman" w:cs="Times New Roman"/>
                <w:b/>
              </w:rPr>
            </w:pPr>
          </w:p>
        </w:tc>
      </w:tr>
      <w:tr w:rsidR="005F5BDC" w:rsidRPr="00D978EC" w14:paraId="141C0905" w14:textId="77777777" w:rsidTr="00982973">
        <w:trPr>
          <w:trHeight w:val="264"/>
        </w:trPr>
        <w:tc>
          <w:tcPr>
            <w:tcW w:w="5000" w:type="pct"/>
            <w:gridSpan w:val="4"/>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58F6EE2D" w14:textId="77777777" w:rsidR="005F5BDC" w:rsidRPr="00D978EC" w:rsidRDefault="005F5BDC" w:rsidP="00982973">
            <w:pPr>
              <w:spacing w:after="0"/>
              <w:jc w:val="center"/>
              <w:rPr>
                <w:rFonts w:ascii="Times New Roman" w:hAnsi="Times New Roman" w:cs="Times New Roman"/>
                <w:b/>
              </w:rPr>
            </w:pPr>
            <w:r w:rsidRPr="00D978EC">
              <w:rPr>
                <w:rFonts w:ascii="Times New Roman" w:hAnsi="Times New Roman" w:cs="Times New Roman"/>
                <w:b/>
              </w:rPr>
              <w:t>Seguimiento y evaluación a plan de mejoramiento</w:t>
            </w:r>
          </w:p>
        </w:tc>
      </w:tr>
      <w:tr w:rsidR="005F5BDC" w:rsidRPr="00D978EC" w14:paraId="66D04EE5" w14:textId="77777777" w:rsidTr="00982973">
        <w:trPr>
          <w:trHeight w:val="378"/>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1292C209" w14:textId="77777777" w:rsidR="005F5BDC" w:rsidRPr="00D978EC" w:rsidRDefault="005F5BDC" w:rsidP="00982973">
            <w:pPr>
              <w:spacing w:after="0"/>
              <w:jc w:val="center"/>
              <w:rPr>
                <w:rFonts w:ascii="Times New Roman" w:hAnsi="Times New Roman" w:cs="Times New Roman"/>
                <w:b/>
              </w:rPr>
            </w:pPr>
            <w:r w:rsidRPr="00D978EC">
              <w:rPr>
                <w:rFonts w:ascii="Times New Roman" w:hAnsi="Times New Roman" w:cs="Times New Roman"/>
                <w:b/>
                <w:bCs/>
              </w:rPr>
              <w:t>Nombre del proyecto o acción global ejecutada</w:t>
            </w:r>
          </w:p>
        </w:tc>
        <w:tc>
          <w:tcPr>
            <w:tcW w:w="1141"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232A961C" w14:textId="77777777" w:rsidR="005F5BDC" w:rsidRPr="00D978EC" w:rsidRDefault="005F5BDC" w:rsidP="00982973">
            <w:pPr>
              <w:spacing w:after="0"/>
              <w:jc w:val="center"/>
              <w:rPr>
                <w:rFonts w:ascii="Times New Roman" w:hAnsi="Times New Roman" w:cs="Times New Roman"/>
                <w:b/>
                <w:bCs/>
              </w:rPr>
            </w:pPr>
            <w:r w:rsidRPr="00D978EC">
              <w:rPr>
                <w:rFonts w:ascii="Times New Roman" w:hAnsi="Times New Roman" w:cs="Times New Roman"/>
                <w:b/>
                <w:bCs/>
              </w:rPr>
              <w:t>Factor (es)</w:t>
            </w:r>
          </w:p>
        </w:tc>
        <w:tc>
          <w:tcPr>
            <w:tcW w:w="1142" w:type="pct"/>
            <w:tcBorders>
              <w:top w:val="single" w:sz="8" w:space="0" w:color="auto"/>
              <w:left w:val="nil"/>
              <w:bottom w:val="single" w:sz="8" w:space="0" w:color="auto"/>
              <w:right w:val="single" w:sz="8" w:space="0" w:color="auto"/>
            </w:tcBorders>
            <w:shd w:val="clear" w:color="auto" w:fill="BDD6EE" w:themeFill="accent5" w:themeFillTint="66"/>
          </w:tcPr>
          <w:p w14:paraId="33CD648C" w14:textId="77777777" w:rsidR="005F5BDC" w:rsidRPr="00D978EC" w:rsidRDefault="005F5BDC" w:rsidP="00982973">
            <w:pPr>
              <w:spacing w:after="0"/>
              <w:jc w:val="center"/>
              <w:rPr>
                <w:rFonts w:ascii="Times New Roman" w:hAnsi="Times New Roman" w:cs="Times New Roman"/>
                <w:b/>
                <w:bCs/>
              </w:rPr>
            </w:pPr>
            <w:r w:rsidRPr="00D978EC">
              <w:rPr>
                <w:rFonts w:ascii="Times New Roman" w:hAnsi="Times New Roman" w:cs="Times New Roman"/>
                <w:b/>
                <w:bCs/>
              </w:rPr>
              <w:t>Oportunidad</w:t>
            </w:r>
            <w:r w:rsidRPr="00D978EC">
              <w:rPr>
                <w:rFonts w:ascii="Times New Roman" w:hAnsi="Times New Roman" w:cs="Times New Roman"/>
                <w:b/>
                <w:bCs/>
              </w:rPr>
              <w:br/>
              <w:t xml:space="preserve"> de mejora </w:t>
            </w:r>
          </w:p>
        </w:tc>
        <w:tc>
          <w:tcPr>
            <w:tcW w:w="1097"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6997276C" w14:textId="77777777" w:rsidR="005F5BDC" w:rsidRPr="00D978EC" w:rsidRDefault="005F5BDC" w:rsidP="00982973">
            <w:pPr>
              <w:spacing w:after="0"/>
              <w:jc w:val="center"/>
              <w:rPr>
                <w:rFonts w:ascii="Times New Roman" w:hAnsi="Times New Roman" w:cs="Times New Roman"/>
                <w:b/>
                <w:bCs/>
              </w:rPr>
            </w:pPr>
            <w:r w:rsidRPr="00D978EC">
              <w:rPr>
                <w:rFonts w:ascii="Times New Roman" w:hAnsi="Times New Roman" w:cs="Times New Roman"/>
                <w:b/>
                <w:bCs/>
              </w:rPr>
              <w:t xml:space="preserve">% avance </w:t>
            </w:r>
          </w:p>
        </w:tc>
      </w:tr>
      <w:tr w:rsidR="005F5BDC" w:rsidRPr="00D978EC" w14:paraId="6945AF2C"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606FA046" w14:textId="77777777" w:rsidR="005F5BDC" w:rsidRPr="00D978EC" w:rsidRDefault="005F5BDC" w:rsidP="00982973">
            <w:pPr>
              <w:spacing w:after="0"/>
              <w:jc w:val="center"/>
              <w:rPr>
                <w:rFonts w:ascii="Times New Roman" w:hAnsi="Times New Roman" w:cs="Times New Roman"/>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5648BA6" w14:textId="77777777" w:rsidR="005F5BDC" w:rsidRPr="00D978EC" w:rsidRDefault="005F5BDC" w:rsidP="00982973">
            <w:pPr>
              <w:spacing w:after="0"/>
              <w:jc w:val="center"/>
              <w:rPr>
                <w:rFonts w:ascii="Times New Roman" w:hAnsi="Times New Roman" w:cs="Times New Roman"/>
                <w:b/>
                <w:bCs/>
              </w:rPr>
            </w:pPr>
          </w:p>
        </w:tc>
        <w:tc>
          <w:tcPr>
            <w:tcW w:w="1142" w:type="pct"/>
            <w:tcBorders>
              <w:top w:val="single" w:sz="8" w:space="0" w:color="auto"/>
              <w:left w:val="nil"/>
              <w:bottom w:val="single" w:sz="8" w:space="0" w:color="auto"/>
              <w:right w:val="single" w:sz="8" w:space="0" w:color="auto"/>
            </w:tcBorders>
          </w:tcPr>
          <w:p w14:paraId="6D4E408F" w14:textId="77777777" w:rsidR="005F5BDC" w:rsidRPr="00D978EC" w:rsidRDefault="005F5BDC" w:rsidP="00982973">
            <w:pPr>
              <w:spacing w:after="0"/>
              <w:jc w:val="center"/>
              <w:rPr>
                <w:rFonts w:ascii="Times New Roman" w:hAnsi="Times New Roman" w:cs="Times New Roman"/>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E0FA54F" w14:textId="77777777" w:rsidR="005F5BDC" w:rsidRPr="00D978EC" w:rsidRDefault="005F5BDC" w:rsidP="00982973">
            <w:pPr>
              <w:spacing w:after="0"/>
              <w:jc w:val="center"/>
              <w:rPr>
                <w:rFonts w:ascii="Times New Roman" w:hAnsi="Times New Roman" w:cs="Times New Roman"/>
                <w:b/>
                <w:bCs/>
              </w:rPr>
            </w:pPr>
          </w:p>
        </w:tc>
      </w:tr>
      <w:tr w:rsidR="005F5BDC" w:rsidRPr="00D978EC" w14:paraId="4A94421A" w14:textId="77777777" w:rsidTr="00982973">
        <w:trPr>
          <w:trHeight w:val="109"/>
        </w:trPr>
        <w:tc>
          <w:tcPr>
            <w:tcW w:w="16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15E2558" w14:textId="77777777" w:rsidR="005F5BDC" w:rsidRPr="00D978EC" w:rsidRDefault="005F5BDC" w:rsidP="00982973">
            <w:pPr>
              <w:spacing w:after="0"/>
              <w:jc w:val="center"/>
              <w:rPr>
                <w:rFonts w:ascii="Times New Roman" w:hAnsi="Times New Roman" w:cs="Times New Roman"/>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3CB6C33" w14:textId="77777777" w:rsidR="005F5BDC" w:rsidRPr="00D978EC" w:rsidRDefault="005F5BDC" w:rsidP="00982973">
            <w:pPr>
              <w:spacing w:after="0"/>
              <w:jc w:val="center"/>
              <w:rPr>
                <w:rFonts w:ascii="Times New Roman" w:hAnsi="Times New Roman" w:cs="Times New Roman"/>
                <w:b/>
                <w:bCs/>
              </w:rPr>
            </w:pPr>
          </w:p>
        </w:tc>
        <w:tc>
          <w:tcPr>
            <w:tcW w:w="1142" w:type="pct"/>
            <w:tcBorders>
              <w:top w:val="single" w:sz="8" w:space="0" w:color="auto"/>
              <w:left w:val="nil"/>
              <w:bottom w:val="single" w:sz="8" w:space="0" w:color="auto"/>
              <w:right w:val="single" w:sz="8" w:space="0" w:color="auto"/>
            </w:tcBorders>
          </w:tcPr>
          <w:p w14:paraId="2E02A217" w14:textId="77777777" w:rsidR="005F5BDC" w:rsidRPr="00D978EC" w:rsidRDefault="005F5BDC" w:rsidP="00982973">
            <w:pPr>
              <w:spacing w:after="0"/>
              <w:jc w:val="center"/>
              <w:rPr>
                <w:rFonts w:ascii="Times New Roman" w:hAnsi="Times New Roman" w:cs="Times New Roman"/>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61123B9" w14:textId="77777777" w:rsidR="005F5BDC" w:rsidRPr="00D978EC" w:rsidRDefault="005F5BDC" w:rsidP="00982973">
            <w:pPr>
              <w:spacing w:after="0"/>
              <w:jc w:val="center"/>
              <w:rPr>
                <w:rFonts w:ascii="Times New Roman" w:hAnsi="Times New Roman" w:cs="Times New Roman"/>
                <w:b/>
                <w:bCs/>
              </w:rPr>
            </w:pPr>
          </w:p>
        </w:tc>
      </w:tr>
      <w:tr w:rsidR="005F5BDC" w:rsidRPr="00D978EC" w14:paraId="34D59E08"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34B8CDBE" w14:textId="77777777" w:rsidR="005F5BDC" w:rsidRPr="00D978EC" w:rsidRDefault="005F5BDC" w:rsidP="00982973">
            <w:pPr>
              <w:spacing w:after="0"/>
              <w:jc w:val="center"/>
              <w:rPr>
                <w:rFonts w:ascii="Times New Roman" w:hAnsi="Times New Roman" w:cs="Times New Roman"/>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0B9B3E3" w14:textId="77777777" w:rsidR="005F5BDC" w:rsidRPr="00D978EC" w:rsidRDefault="005F5BDC" w:rsidP="00982973">
            <w:pPr>
              <w:spacing w:after="0"/>
              <w:jc w:val="center"/>
              <w:rPr>
                <w:rFonts w:ascii="Times New Roman" w:hAnsi="Times New Roman" w:cs="Times New Roman"/>
                <w:b/>
                <w:bCs/>
              </w:rPr>
            </w:pPr>
          </w:p>
        </w:tc>
        <w:tc>
          <w:tcPr>
            <w:tcW w:w="1142" w:type="pct"/>
            <w:tcBorders>
              <w:top w:val="single" w:sz="8" w:space="0" w:color="auto"/>
              <w:left w:val="nil"/>
              <w:bottom w:val="single" w:sz="8" w:space="0" w:color="auto"/>
              <w:right w:val="single" w:sz="8" w:space="0" w:color="auto"/>
            </w:tcBorders>
          </w:tcPr>
          <w:p w14:paraId="5F36D857" w14:textId="77777777" w:rsidR="005F5BDC" w:rsidRPr="00D978EC" w:rsidRDefault="005F5BDC" w:rsidP="00982973">
            <w:pPr>
              <w:spacing w:after="0"/>
              <w:jc w:val="center"/>
              <w:rPr>
                <w:rFonts w:ascii="Times New Roman" w:hAnsi="Times New Roman" w:cs="Times New Roman"/>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6166961" w14:textId="77777777" w:rsidR="005F5BDC" w:rsidRPr="00D978EC" w:rsidRDefault="005F5BDC" w:rsidP="00982973">
            <w:pPr>
              <w:spacing w:after="0"/>
              <w:jc w:val="center"/>
              <w:rPr>
                <w:rFonts w:ascii="Times New Roman" w:hAnsi="Times New Roman" w:cs="Times New Roman"/>
                <w:b/>
                <w:bCs/>
              </w:rPr>
            </w:pPr>
          </w:p>
        </w:tc>
      </w:tr>
      <w:tr w:rsidR="005F5BDC" w:rsidRPr="00D978EC" w14:paraId="090EAB68"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21C730D" w14:textId="77777777" w:rsidR="005F5BDC" w:rsidRPr="00D978EC" w:rsidRDefault="005F5BDC" w:rsidP="00982973">
            <w:pPr>
              <w:spacing w:after="0"/>
              <w:jc w:val="center"/>
              <w:rPr>
                <w:rFonts w:ascii="Times New Roman" w:hAnsi="Times New Roman" w:cs="Times New Roman"/>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8765A8B" w14:textId="77777777" w:rsidR="005F5BDC" w:rsidRPr="00D978EC" w:rsidRDefault="005F5BDC" w:rsidP="00982973">
            <w:pPr>
              <w:spacing w:after="0"/>
              <w:jc w:val="center"/>
              <w:rPr>
                <w:rFonts w:ascii="Times New Roman" w:hAnsi="Times New Roman" w:cs="Times New Roman"/>
                <w:b/>
                <w:bCs/>
              </w:rPr>
            </w:pPr>
          </w:p>
        </w:tc>
        <w:tc>
          <w:tcPr>
            <w:tcW w:w="1142" w:type="pct"/>
            <w:tcBorders>
              <w:top w:val="single" w:sz="8" w:space="0" w:color="auto"/>
              <w:left w:val="nil"/>
              <w:bottom w:val="single" w:sz="8" w:space="0" w:color="auto"/>
              <w:right w:val="single" w:sz="8" w:space="0" w:color="auto"/>
            </w:tcBorders>
          </w:tcPr>
          <w:p w14:paraId="0F7C4F68" w14:textId="77777777" w:rsidR="005F5BDC" w:rsidRPr="00D978EC" w:rsidRDefault="005F5BDC" w:rsidP="00982973">
            <w:pPr>
              <w:spacing w:after="0"/>
              <w:jc w:val="center"/>
              <w:rPr>
                <w:rFonts w:ascii="Times New Roman" w:hAnsi="Times New Roman" w:cs="Times New Roman"/>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EFF0925" w14:textId="77777777" w:rsidR="005F5BDC" w:rsidRPr="00D978EC" w:rsidRDefault="005F5BDC" w:rsidP="00982973">
            <w:pPr>
              <w:spacing w:after="0"/>
              <w:jc w:val="center"/>
              <w:rPr>
                <w:rFonts w:ascii="Times New Roman" w:hAnsi="Times New Roman" w:cs="Times New Roman"/>
                <w:b/>
                <w:bCs/>
              </w:rPr>
            </w:pPr>
          </w:p>
        </w:tc>
      </w:tr>
      <w:tr w:rsidR="005F5BDC" w:rsidRPr="00D978EC" w14:paraId="47EA6542"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2D27BE4" w14:textId="77777777" w:rsidR="005F5BDC" w:rsidRPr="00D978EC" w:rsidRDefault="005F5BDC" w:rsidP="00982973">
            <w:pPr>
              <w:spacing w:after="0"/>
              <w:jc w:val="center"/>
              <w:rPr>
                <w:rFonts w:ascii="Times New Roman" w:hAnsi="Times New Roman" w:cs="Times New Roman"/>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FE79BC4" w14:textId="77777777" w:rsidR="005F5BDC" w:rsidRPr="00D978EC" w:rsidRDefault="005F5BDC" w:rsidP="00982973">
            <w:pPr>
              <w:spacing w:after="0"/>
              <w:jc w:val="center"/>
              <w:rPr>
                <w:rFonts w:ascii="Times New Roman" w:hAnsi="Times New Roman" w:cs="Times New Roman"/>
                <w:b/>
                <w:bCs/>
              </w:rPr>
            </w:pPr>
          </w:p>
        </w:tc>
        <w:tc>
          <w:tcPr>
            <w:tcW w:w="1142" w:type="pct"/>
            <w:tcBorders>
              <w:top w:val="single" w:sz="8" w:space="0" w:color="auto"/>
              <w:left w:val="nil"/>
              <w:bottom w:val="single" w:sz="8" w:space="0" w:color="auto"/>
              <w:right w:val="single" w:sz="8" w:space="0" w:color="auto"/>
            </w:tcBorders>
          </w:tcPr>
          <w:p w14:paraId="634F820C" w14:textId="77777777" w:rsidR="005F5BDC" w:rsidRPr="00D978EC" w:rsidRDefault="005F5BDC" w:rsidP="00982973">
            <w:pPr>
              <w:spacing w:after="0"/>
              <w:jc w:val="center"/>
              <w:rPr>
                <w:rFonts w:ascii="Times New Roman" w:hAnsi="Times New Roman" w:cs="Times New Roman"/>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C3CEA03" w14:textId="77777777" w:rsidR="005F5BDC" w:rsidRPr="00D978EC" w:rsidRDefault="005F5BDC" w:rsidP="00982973">
            <w:pPr>
              <w:spacing w:after="0"/>
              <w:jc w:val="center"/>
              <w:rPr>
                <w:rFonts w:ascii="Times New Roman" w:hAnsi="Times New Roman" w:cs="Times New Roman"/>
                <w:b/>
                <w:bCs/>
              </w:rPr>
            </w:pPr>
          </w:p>
        </w:tc>
      </w:tr>
    </w:tbl>
    <w:p w14:paraId="63CD0CFE" w14:textId="7EDB0409" w:rsidR="00D05600" w:rsidRPr="00FB3789" w:rsidRDefault="00D05600"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5F5BDC" w:rsidRPr="00FB3789">
        <w:rPr>
          <w:rFonts w:ascii="Times New Roman" w:hAnsi="Times New Roman" w:cs="Times New Roman"/>
        </w:rPr>
        <w:t>.</w:t>
      </w:r>
    </w:p>
    <w:p w14:paraId="6A02F0FF" w14:textId="52D11722" w:rsidR="009A33B7" w:rsidRPr="00FB3789" w:rsidRDefault="009A33B7" w:rsidP="00F04A80">
      <w:pPr>
        <w:tabs>
          <w:tab w:val="left" w:pos="5292"/>
        </w:tabs>
        <w:spacing w:before="240" w:after="0" w:line="276" w:lineRule="auto"/>
        <w:jc w:val="center"/>
        <w:rPr>
          <w:rFonts w:ascii="Times New Roman" w:hAnsi="Times New Roman" w:cs="Times New Roman"/>
        </w:rPr>
      </w:pPr>
      <w:bookmarkStart w:id="426" w:name="_Toc211354514"/>
      <w:r w:rsidRPr="00FB3789">
        <w:rPr>
          <w:rFonts w:ascii="Times New Roman" w:hAnsi="Times New Roman" w:cs="Times New Roman"/>
        </w:rPr>
        <w:t xml:space="preserve">Tabla </w:t>
      </w:r>
      <w:r w:rsidRPr="00396F9A">
        <w:rPr>
          <w:rFonts w:ascii="Times New Roman" w:hAnsi="Times New Roman" w:cs="Times New Roman"/>
        </w:rPr>
        <w:fldChar w:fldCharType="begin"/>
      </w:r>
      <w:r w:rsidRPr="00F84253">
        <w:rPr>
          <w:rFonts w:ascii="Times New Roman" w:hAnsi="Times New Roman" w:cs="Times New Roman"/>
        </w:rPr>
        <w:instrText xml:space="preserve"> SEQ Tabla \* ARABIC </w:instrText>
      </w:r>
      <w:r w:rsidRPr="00396F9A">
        <w:rPr>
          <w:rFonts w:ascii="Times New Roman" w:hAnsi="Times New Roman" w:cs="Times New Roman"/>
        </w:rPr>
        <w:fldChar w:fldCharType="separate"/>
      </w:r>
      <w:r w:rsidR="00D978EC">
        <w:rPr>
          <w:rFonts w:ascii="Times New Roman" w:hAnsi="Times New Roman" w:cs="Times New Roman"/>
          <w:noProof/>
        </w:rPr>
        <w:t>74</w:t>
      </w:r>
      <w:r w:rsidRPr="00396F9A">
        <w:rPr>
          <w:rFonts w:ascii="Times New Roman" w:hAnsi="Times New Roman" w:cs="Times New Roman"/>
        </w:rPr>
        <w:fldChar w:fldCharType="end"/>
      </w:r>
      <w:r w:rsidRPr="001A2CAA">
        <w:rPr>
          <w:rFonts w:ascii="Times New Roman" w:hAnsi="Times New Roman" w:cs="Times New Roman"/>
        </w:rPr>
        <w:t xml:space="preserve"> Evaluación cualitativa de los avances de los proyectos del plan de mejoramiento del Proyecto Curricular XXXXXX</w:t>
      </w:r>
      <w:r w:rsidR="005F5BDC" w:rsidRPr="00396F9A">
        <w:rPr>
          <w:rFonts w:ascii="Times New Roman" w:hAnsi="Times New Roman" w:cs="Times New Roman"/>
        </w:rPr>
        <w:t>.</w:t>
      </w:r>
      <w:bookmarkEnd w:id="426"/>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00983C4F" w:rsidRPr="00D978EC" w14:paraId="2E8BE5F4" w14:textId="77777777" w:rsidTr="005F5BDC">
        <w:trPr>
          <w:trHeight w:val="394"/>
          <w:jc w:val="center"/>
        </w:trPr>
        <w:tc>
          <w:tcPr>
            <w:tcW w:w="11001" w:type="dxa"/>
            <w:gridSpan w:val="2"/>
            <w:shd w:val="clear" w:color="auto" w:fill="BDD6EE" w:themeFill="accent5" w:themeFillTint="66"/>
            <w:vAlign w:val="center"/>
          </w:tcPr>
          <w:p w14:paraId="1DD5CFA6" w14:textId="1CF632C3" w:rsidR="00983C4F" w:rsidRPr="00D978EC" w:rsidRDefault="00983C4F" w:rsidP="005F5BDC">
            <w:pPr>
              <w:jc w:val="center"/>
              <w:rPr>
                <w:rFonts w:ascii="Times New Roman" w:hAnsi="Times New Roman" w:cs="Times New Roman"/>
                <w:b/>
              </w:rPr>
            </w:pPr>
            <w:r w:rsidRPr="00D978EC">
              <w:rPr>
                <w:rFonts w:ascii="Times New Roman" w:hAnsi="Times New Roman" w:cs="Times New Roman"/>
                <w:b/>
                <w:bCs/>
              </w:rPr>
              <w:t>D</w:t>
            </w:r>
            <w:r w:rsidR="005F5BDC" w:rsidRPr="00D978EC">
              <w:rPr>
                <w:rFonts w:ascii="Times New Roman" w:hAnsi="Times New Roman" w:cs="Times New Roman"/>
                <w:b/>
                <w:bCs/>
              </w:rPr>
              <w:t>escripción de la evaluación de proyectos del plan de mejoramiento</w:t>
            </w:r>
          </w:p>
        </w:tc>
      </w:tr>
      <w:tr w:rsidR="00983C4F" w:rsidRPr="00D978EC" w14:paraId="050EB1DC" w14:textId="77777777" w:rsidTr="00C00EBD">
        <w:trPr>
          <w:trHeight w:val="157"/>
          <w:jc w:val="center"/>
        </w:trPr>
        <w:tc>
          <w:tcPr>
            <w:tcW w:w="3086" w:type="dxa"/>
            <w:shd w:val="clear" w:color="auto" w:fill="BDD6EE" w:themeFill="accent5" w:themeFillTint="66"/>
          </w:tcPr>
          <w:p w14:paraId="48018287" w14:textId="77777777" w:rsidR="00983C4F" w:rsidRPr="00D978EC" w:rsidRDefault="00983C4F" w:rsidP="00486B65">
            <w:pPr>
              <w:rPr>
                <w:rFonts w:ascii="Times New Roman" w:hAnsi="Times New Roman" w:cs="Times New Roman"/>
                <w:b/>
              </w:rPr>
            </w:pPr>
            <w:r w:rsidRPr="00D978EC">
              <w:rPr>
                <w:rFonts w:ascii="Times New Roman" w:hAnsi="Times New Roman" w:cs="Times New Roman"/>
                <w:b/>
              </w:rPr>
              <w:t>PROYECTO No. 1</w:t>
            </w:r>
          </w:p>
        </w:tc>
        <w:tc>
          <w:tcPr>
            <w:tcW w:w="7915" w:type="dxa"/>
            <w:shd w:val="clear" w:color="auto" w:fill="BDD6EE" w:themeFill="accent5" w:themeFillTint="66"/>
          </w:tcPr>
          <w:p w14:paraId="7CF95A6B" w14:textId="77777777" w:rsidR="00983C4F" w:rsidRPr="00D978EC" w:rsidRDefault="00983C4F" w:rsidP="00486B65">
            <w:pPr>
              <w:rPr>
                <w:rFonts w:ascii="Times New Roman" w:hAnsi="Times New Roman" w:cs="Times New Roman"/>
                <w:b/>
              </w:rPr>
            </w:pPr>
          </w:p>
        </w:tc>
      </w:tr>
      <w:tr w:rsidR="00983C4F" w:rsidRPr="00D978EC" w14:paraId="709C3207" w14:textId="77777777" w:rsidTr="00C00EBD">
        <w:trPr>
          <w:trHeight w:val="218"/>
          <w:jc w:val="center"/>
        </w:trPr>
        <w:tc>
          <w:tcPr>
            <w:tcW w:w="3086" w:type="dxa"/>
            <w:shd w:val="clear" w:color="auto" w:fill="BDD6EE" w:themeFill="accent5" w:themeFillTint="66"/>
          </w:tcPr>
          <w:p w14:paraId="1FCA097C" w14:textId="77777777" w:rsidR="00983C4F" w:rsidRPr="00D978EC" w:rsidRDefault="00983C4F" w:rsidP="00486B65">
            <w:pPr>
              <w:rPr>
                <w:rFonts w:ascii="Times New Roman" w:hAnsi="Times New Roman" w:cs="Times New Roman"/>
                <w:b/>
              </w:rPr>
            </w:pPr>
            <w:r w:rsidRPr="00D978EC">
              <w:rPr>
                <w:rFonts w:ascii="Times New Roman" w:hAnsi="Times New Roman" w:cs="Times New Roman"/>
                <w:b/>
              </w:rPr>
              <w:t>Acción No. 1</w:t>
            </w:r>
          </w:p>
        </w:tc>
        <w:tc>
          <w:tcPr>
            <w:tcW w:w="7915" w:type="dxa"/>
            <w:shd w:val="clear" w:color="auto" w:fill="BDD6EE" w:themeFill="accent5" w:themeFillTint="66"/>
          </w:tcPr>
          <w:p w14:paraId="24DA953E" w14:textId="77777777" w:rsidR="00983C4F" w:rsidRPr="00D978EC" w:rsidRDefault="00983C4F" w:rsidP="00486B65">
            <w:pPr>
              <w:rPr>
                <w:rFonts w:ascii="Times New Roman" w:hAnsi="Times New Roman" w:cs="Times New Roman"/>
                <w:b/>
              </w:rPr>
            </w:pPr>
          </w:p>
        </w:tc>
      </w:tr>
      <w:tr w:rsidR="00983C4F" w:rsidRPr="00D978EC" w14:paraId="0E28F41B" w14:textId="77777777" w:rsidTr="00C00EBD">
        <w:trPr>
          <w:trHeight w:val="20"/>
          <w:jc w:val="center"/>
        </w:trPr>
        <w:tc>
          <w:tcPr>
            <w:tcW w:w="11001" w:type="dxa"/>
            <w:gridSpan w:val="2"/>
          </w:tcPr>
          <w:p w14:paraId="333833D3" w14:textId="64BDE91B" w:rsidR="00983C4F" w:rsidRPr="00D978EC" w:rsidRDefault="00983C4F" w:rsidP="00486B65">
            <w:pPr>
              <w:jc w:val="both"/>
              <w:rPr>
                <w:rFonts w:ascii="Times New Roman" w:hAnsi="Times New Roman" w:cs="Times New Roman"/>
                <w:lang w:val="es-CO"/>
              </w:rPr>
            </w:pPr>
            <w:r w:rsidRPr="00D978EC">
              <w:rPr>
                <w:rFonts w:ascii="Times New Roman" w:hAnsi="Times New Roman" w:cs="Times New Roman"/>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D978EC">
              <w:rPr>
                <w:rFonts w:ascii="Times New Roman" w:hAnsi="Times New Roman" w:cs="Times New Roman"/>
                <w:highlight w:val="cyan"/>
                <w:lang w:val="es-CO"/>
              </w:rPr>
              <w:br/>
              <w:t>Tener en cuenta que la extensión de caracteres no debe superar las 800 palabras.</w:t>
            </w:r>
          </w:p>
        </w:tc>
      </w:tr>
      <w:tr w:rsidR="00983C4F" w:rsidRPr="00D978EC" w14:paraId="2C1F0A3E" w14:textId="77777777" w:rsidTr="00C00EBD">
        <w:trPr>
          <w:trHeight w:val="20"/>
          <w:jc w:val="center"/>
        </w:trPr>
        <w:tc>
          <w:tcPr>
            <w:tcW w:w="3086" w:type="dxa"/>
            <w:shd w:val="clear" w:color="auto" w:fill="BDD6EE" w:themeFill="accent5" w:themeFillTint="66"/>
          </w:tcPr>
          <w:p w14:paraId="54296A1A" w14:textId="77777777" w:rsidR="00983C4F" w:rsidRPr="00D978EC" w:rsidRDefault="00983C4F" w:rsidP="00486B65">
            <w:pPr>
              <w:rPr>
                <w:rFonts w:ascii="Times New Roman" w:hAnsi="Times New Roman" w:cs="Times New Roman"/>
                <w:b/>
                <w:color w:val="FFFFFF" w:themeColor="background1"/>
              </w:rPr>
            </w:pPr>
            <w:r w:rsidRPr="00D978EC">
              <w:rPr>
                <w:rFonts w:ascii="Times New Roman" w:hAnsi="Times New Roman" w:cs="Times New Roman"/>
                <w:b/>
              </w:rPr>
              <w:t>Acción No. 2</w:t>
            </w:r>
          </w:p>
        </w:tc>
        <w:tc>
          <w:tcPr>
            <w:tcW w:w="7915" w:type="dxa"/>
            <w:shd w:val="clear" w:color="auto" w:fill="BDD6EE" w:themeFill="accent5" w:themeFillTint="66"/>
          </w:tcPr>
          <w:p w14:paraId="53D84D6C" w14:textId="77777777" w:rsidR="00983C4F" w:rsidRPr="00D978EC" w:rsidRDefault="00983C4F" w:rsidP="00486B65">
            <w:pPr>
              <w:rPr>
                <w:rFonts w:ascii="Times New Roman" w:hAnsi="Times New Roman" w:cs="Times New Roman"/>
              </w:rPr>
            </w:pPr>
          </w:p>
        </w:tc>
      </w:tr>
      <w:tr w:rsidR="00983C4F" w:rsidRPr="00D978EC" w14:paraId="3DDD4AE0" w14:textId="77777777" w:rsidTr="00C00EBD">
        <w:trPr>
          <w:trHeight w:val="20"/>
          <w:jc w:val="center"/>
        </w:trPr>
        <w:tc>
          <w:tcPr>
            <w:tcW w:w="11001" w:type="dxa"/>
            <w:gridSpan w:val="2"/>
          </w:tcPr>
          <w:p w14:paraId="3DD8B67A" w14:textId="64A4A8EB" w:rsidR="00983C4F" w:rsidRPr="00D978EC" w:rsidRDefault="00983C4F"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D978EC" w14:paraId="0B0B5166" w14:textId="77777777" w:rsidTr="00C00EBD">
        <w:trPr>
          <w:trHeight w:val="20"/>
          <w:jc w:val="center"/>
        </w:trPr>
        <w:tc>
          <w:tcPr>
            <w:tcW w:w="3086" w:type="dxa"/>
            <w:shd w:val="clear" w:color="auto" w:fill="BDD6EE" w:themeFill="accent5" w:themeFillTint="66"/>
          </w:tcPr>
          <w:p w14:paraId="6D8E4412" w14:textId="77777777" w:rsidR="00983C4F" w:rsidRPr="00D978EC" w:rsidRDefault="00983C4F" w:rsidP="00486B65">
            <w:pPr>
              <w:rPr>
                <w:rFonts w:ascii="Times New Roman" w:hAnsi="Times New Roman" w:cs="Times New Roman"/>
                <w:b/>
                <w:color w:val="FFFFFF" w:themeColor="background1"/>
              </w:rPr>
            </w:pPr>
            <w:r w:rsidRPr="00D978EC">
              <w:rPr>
                <w:rFonts w:ascii="Times New Roman" w:hAnsi="Times New Roman" w:cs="Times New Roman"/>
                <w:b/>
              </w:rPr>
              <w:t>Acción No. 3</w:t>
            </w:r>
          </w:p>
        </w:tc>
        <w:tc>
          <w:tcPr>
            <w:tcW w:w="7915" w:type="dxa"/>
            <w:shd w:val="clear" w:color="auto" w:fill="BDD6EE" w:themeFill="accent5" w:themeFillTint="66"/>
          </w:tcPr>
          <w:p w14:paraId="05D6586F" w14:textId="77777777" w:rsidR="00983C4F" w:rsidRPr="00D978EC" w:rsidRDefault="00983C4F" w:rsidP="00486B65">
            <w:pPr>
              <w:rPr>
                <w:rFonts w:ascii="Times New Roman" w:hAnsi="Times New Roman" w:cs="Times New Roman"/>
              </w:rPr>
            </w:pPr>
          </w:p>
        </w:tc>
      </w:tr>
      <w:tr w:rsidR="00983C4F" w:rsidRPr="00D978EC" w14:paraId="144BD696" w14:textId="77777777" w:rsidTr="00C00EBD">
        <w:trPr>
          <w:trHeight w:val="20"/>
          <w:jc w:val="center"/>
        </w:trPr>
        <w:tc>
          <w:tcPr>
            <w:tcW w:w="11001" w:type="dxa"/>
            <w:gridSpan w:val="2"/>
          </w:tcPr>
          <w:p w14:paraId="4C3E7CF0" w14:textId="1BF11FBB" w:rsidR="00983C4F" w:rsidRPr="00D978EC" w:rsidRDefault="00983C4F"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D978EC" w14:paraId="6578134C" w14:textId="77777777" w:rsidTr="00C00EBD">
        <w:trPr>
          <w:trHeight w:val="20"/>
          <w:jc w:val="center"/>
        </w:trPr>
        <w:tc>
          <w:tcPr>
            <w:tcW w:w="3086" w:type="dxa"/>
            <w:shd w:val="clear" w:color="auto" w:fill="BDD6EE" w:themeFill="accent5" w:themeFillTint="66"/>
          </w:tcPr>
          <w:p w14:paraId="3C73F256" w14:textId="77777777" w:rsidR="00983C4F" w:rsidRPr="00D978EC" w:rsidRDefault="00983C4F" w:rsidP="00486B65">
            <w:pPr>
              <w:rPr>
                <w:rFonts w:ascii="Times New Roman" w:hAnsi="Times New Roman" w:cs="Times New Roman"/>
                <w:b/>
              </w:rPr>
            </w:pPr>
            <w:r w:rsidRPr="00D978EC">
              <w:rPr>
                <w:rFonts w:ascii="Times New Roman" w:hAnsi="Times New Roman" w:cs="Times New Roman"/>
                <w:b/>
              </w:rPr>
              <w:t>PROYECTO No. 2</w:t>
            </w:r>
          </w:p>
        </w:tc>
        <w:tc>
          <w:tcPr>
            <w:tcW w:w="7915" w:type="dxa"/>
            <w:shd w:val="clear" w:color="auto" w:fill="BDD6EE" w:themeFill="accent5" w:themeFillTint="66"/>
          </w:tcPr>
          <w:p w14:paraId="4724AFC6" w14:textId="77777777" w:rsidR="00983C4F" w:rsidRPr="00D978EC" w:rsidRDefault="00983C4F" w:rsidP="00486B65">
            <w:pPr>
              <w:rPr>
                <w:rFonts w:ascii="Times New Roman" w:hAnsi="Times New Roman" w:cs="Times New Roman"/>
              </w:rPr>
            </w:pPr>
          </w:p>
        </w:tc>
      </w:tr>
      <w:tr w:rsidR="00983C4F" w:rsidRPr="00D978EC" w14:paraId="5A7BC0A5" w14:textId="77777777" w:rsidTr="00C00EBD">
        <w:trPr>
          <w:trHeight w:val="20"/>
          <w:jc w:val="center"/>
        </w:trPr>
        <w:tc>
          <w:tcPr>
            <w:tcW w:w="3086" w:type="dxa"/>
            <w:shd w:val="clear" w:color="auto" w:fill="BDD6EE" w:themeFill="accent5" w:themeFillTint="66"/>
          </w:tcPr>
          <w:p w14:paraId="4A8938AE" w14:textId="77777777" w:rsidR="00983C4F" w:rsidRPr="00D978EC" w:rsidRDefault="00983C4F" w:rsidP="00486B65">
            <w:pPr>
              <w:rPr>
                <w:rFonts w:ascii="Times New Roman" w:hAnsi="Times New Roman" w:cs="Times New Roman"/>
                <w:b/>
              </w:rPr>
            </w:pPr>
            <w:r w:rsidRPr="00D978EC">
              <w:rPr>
                <w:rFonts w:ascii="Times New Roman" w:hAnsi="Times New Roman" w:cs="Times New Roman"/>
                <w:b/>
              </w:rPr>
              <w:t>Acción No. 1</w:t>
            </w:r>
          </w:p>
        </w:tc>
        <w:tc>
          <w:tcPr>
            <w:tcW w:w="7915" w:type="dxa"/>
            <w:shd w:val="clear" w:color="auto" w:fill="BDD6EE" w:themeFill="accent5" w:themeFillTint="66"/>
          </w:tcPr>
          <w:p w14:paraId="0D503E89" w14:textId="77777777" w:rsidR="00983C4F" w:rsidRPr="00D978EC" w:rsidRDefault="00983C4F" w:rsidP="00486B65">
            <w:pPr>
              <w:rPr>
                <w:rFonts w:ascii="Times New Roman" w:hAnsi="Times New Roman" w:cs="Times New Roman"/>
              </w:rPr>
            </w:pPr>
          </w:p>
        </w:tc>
      </w:tr>
      <w:tr w:rsidR="00983C4F" w:rsidRPr="00D978EC" w14:paraId="35787B37" w14:textId="77777777" w:rsidTr="00C00EBD">
        <w:trPr>
          <w:trHeight w:val="20"/>
          <w:jc w:val="center"/>
        </w:trPr>
        <w:tc>
          <w:tcPr>
            <w:tcW w:w="11001" w:type="dxa"/>
            <w:gridSpan w:val="2"/>
          </w:tcPr>
          <w:p w14:paraId="589A6098" w14:textId="4ED2AD25" w:rsidR="00983C4F" w:rsidRPr="00D978EC" w:rsidRDefault="00983C4F"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D978EC" w14:paraId="18780914" w14:textId="77777777" w:rsidTr="00C00EBD">
        <w:trPr>
          <w:trHeight w:val="20"/>
          <w:jc w:val="center"/>
        </w:trPr>
        <w:tc>
          <w:tcPr>
            <w:tcW w:w="3086" w:type="dxa"/>
            <w:shd w:val="clear" w:color="auto" w:fill="BDD6EE" w:themeFill="accent5" w:themeFillTint="66"/>
          </w:tcPr>
          <w:p w14:paraId="6A1BB835" w14:textId="77777777" w:rsidR="00983C4F" w:rsidRPr="00D978EC" w:rsidRDefault="00983C4F" w:rsidP="00486B65">
            <w:pPr>
              <w:rPr>
                <w:rFonts w:ascii="Times New Roman" w:hAnsi="Times New Roman" w:cs="Times New Roman"/>
                <w:color w:val="FFFFFF" w:themeColor="background1"/>
              </w:rPr>
            </w:pPr>
            <w:r w:rsidRPr="00D978EC">
              <w:rPr>
                <w:rFonts w:ascii="Times New Roman" w:hAnsi="Times New Roman" w:cs="Times New Roman"/>
              </w:rPr>
              <w:t>A</w:t>
            </w:r>
            <w:r w:rsidRPr="00D978EC">
              <w:rPr>
                <w:rFonts w:ascii="Times New Roman" w:hAnsi="Times New Roman" w:cs="Times New Roman"/>
                <w:b/>
              </w:rPr>
              <w:t>cción No. 2</w:t>
            </w:r>
          </w:p>
        </w:tc>
        <w:tc>
          <w:tcPr>
            <w:tcW w:w="7915" w:type="dxa"/>
            <w:shd w:val="clear" w:color="auto" w:fill="BDD6EE" w:themeFill="accent5" w:themeFillTint="66"/>
          </w:tcPr>
          <w:p w14:paraId="4476B12E" w14:textId="77777777" w:rsidR="00983C4F" w:rsidRPr="00D978EC" w:rsidRDefault="00983C4F" w:rsidP="00486B65">
            <w:pPr>
              <w:rPr>
                <w:rFonts w:ascii="Times New Roman" w:hAnsi="Times New Roman" w:cs="Times New Roman"/>
              </w:rPr>
            </w:pPr>
          </w:p>
        </w:tc>
      </w:tr>
      <w:tr w:rsidR="00983C4F" w:rsidRPr="00D978EC" w14:paraId="54BC1130" w14:textId="77777777" w:rsidTr="00C00EBD">
        <w:trPr>
          <w:trHeight w:val="20"/>
          <w:jc w:val="center"/>
        </w:trPr>
        <w:tc>
          <w:tcPr>
            <w:tcW w:w="11001" w:type="dxa"/>
            <w:gridSpan w:val="2"/>
          </w:tcPr>
          <w:p w14:paraId="50011629" w14:textId="034947CD" w:rsidR="00983C4F" w:rsidRPr="00D978EC" w:rsidRDefault="00983C4F"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D978EC" w14:paraId="7EA192A0" w14:textId="77777777" w:rsidTr="00C00EBD">
        <w:trPr>
          <w:trHeight w:val="20"/>
          <w:jc w:val="center"/>
        </w:trPr>
        <w:tc>
          <w:tcPr>
            <w:tcW w:w="3086" w:type="dxa"/>
            <w:shd w:val="clear" w:color="auto" w:fill="BDD6EE" w:themeFill="accent5" w:themeFillTint="66"/>
          </w:tcPr>
          <w:p w14:paraId="4DEC46AA" w14:textId="77777777" w:rsidR="00983C4F" w:rsidRPr="00D978EC" w:rsidRDefault="00983C4F" w:rsidP="00486B65">
            <w:pPr>
              <w:rPr>
                <w:rFonts w:ascii="Times New Roman" w:hAnsi="Times New Roman" w:cs="Times New Roman"/>
                <w:b/>
                <w:color w:val="FFFFFF" w:themeColor="background1"/>
              </w:rPr>
            </w:pPr>
            <w:r w:rsidRPr="00D978EC">
              <w:rPr>
                <w:rFonts w:ascii="Times New Roman" w:hAnsi="Times New Roman" w:cs="Times New Roman"/>
                <w:b/>
              </w:rPr>
              <w:t>Acción No. 3</w:t>
            </w:r>
          </w:p>
        </w:tc>
        <w:tc>
          <w:tcPr>
            <w:tcW w:w="7915" w:type="dxa"/>
            <w:shd w:val="clear" w:color="auto" w:fill="BDD6EE" w:themeFill="accent5" w:themeFillTint="66"/>
          </w:tcPr>
          <w:p w14:paraId="7C5FB4A2" w14:textId="77777777" w:rsidR="00983C4F" w:rsidRPr="00D978EC" w:rsidRDefault="00983C4F" w:rsidP="00486B65">
            <w:pPr>
              <w:rPr>
                <w:rFonts w:ascii="Times New Roman" w:hAnsi="Times New Roman" w:cs="Times New Roman"/>
              </w:rPr>
            </w:pPr>
          </w:p>
        </w:tc>
      </w:tr>
      <w:tr w:rsidR="00983C4F" w:rsidRPr="00D978EC" w14:paraId="15D73875" w14:textId="77777777" w:rsidTr="00C00EBD">
        <w:trPr>
          <w:trHeight w:val="20"/>
          <w:jc w:val="center"/>
        </w:trPr>
        <w:tc>
          <w:tcPr>
            <w:tcW w:w="11001" w:type="dxa"/>
            <w:gridSpan w:val="2"/>
          </w:tcPr>
          <w:p w14:paraId="1782F3FF" w14:textId="11F82386" w:rsidR="00983C4F" w:rsidRPr="00D978EC" w:rsidRDefault="00983C4F" w:rsidP="00486B65">
            <w:pPr>
              <w:jc w:val="both"/>
              <w:rPr>
                <w:rFonts w:ascii="Times New Roman" w:hAnsi="Times New Roman" w:cs="Times New Roman"/>
              </w:rPr>
            </w:pPr>
            <w:r w:rsidRPr="00D978EC">
              <w:rPr>
                <w:rFonts w:ascii="Times New Roman" w:hAnsi="Times New Roman" w:cs="Times New Roman"/>
                <w:highlight w:val="cyan"/>
                <w:lang w:val="es-CO"/>
              </w:rPr>
              <w:lastRenderedPageBreak/>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bl>
    <w:p w14:paraId="60EC868E" w14:textId="777793C2" w:rsidR="00DE4905" w:rsidRPr="00FB3789" w:rsidRDefault="00471149"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5F5BDC" w:rsidRPr="00FB3789">
        <w:rPr>
          <w:rFonts w:ascii="Times New Roman" w:hAnsi="Times New Roman" w:cs="Times New Roman"/>
        </w:rPr>
        <w:t>.</w:t>
      </w:r>
    </w:p>
    <w:p w14:paraId="22A098D0" w14:textId="1AB58F70" w:rsidR="00DE4905" w:rsidRPr="00FB3789" w:rsidRDefault="00DE4905" w:rsidP="00913771">
      <w:pPr>
        <w:pStyle w:val="Ttulo2"/>
        <w:rPr>
          <w:rFonts w:cs="Times New Roman"/>
          <w:szCs w:val="22"/>
        </w:rPr>
      </w:pPr>
      <w:bookmarkStart w:id="427" w:name="_Toc211354438"/>
      <w:r w:rsidRPr="00FB3789">
        <w:rPr>
          <w:rFonts w:cs="Times New Roman"/>
          <w:szCs w:val="22"/>
        </w:rPr>
        <w:t xml:space="preserve">Actualización del Plan de Mejoramiento del </w:t>
      </w:r>
      <w:r w:rsidR="005F5BDC" w:rsidRPr="00FB3789">
        <w:rPr>
          <w:rFonts w:cs="Times New Roman"/>
          <w:szCs w:val="22"/>
        </w:rPr>
        <w:t>proyecto curricular</w:t>
      </w:r>
      <w:bookmarkEnd w:id="427"/>
      <w:r w:rsidR="005F5BDC" w:rsidRPr="00FB3789">
        <w:rPr>
          <w:rFonts w:cs="Times New Roman"/>
          <w:szCs w:val="22"/>
        </w:rPr>
        <w:t xml:space="preserve"> </w:t>
      </w:r>
    </w:p>
    <w:p w14:paraId="658DC250" w14:textId="77777777" w:rsidR="005836CB" w:rsidRPr="00FB3789" w:rsidRDefault="005836CB" w:rsidP="00F04A80">
      <w:pPr>
        <w:pStyle w:val="Sinespaciado"/>
        <w:spacing w:before="240" w:line="276" w:lineRule="auto"/>
        <w:jc w:val="both"/>
        <w:rPr>
          <w:rFonts w:ascii="Times New Roman" w:hAnsi="Times New Roman" w:cs="Times New Roman"/>
          <w:i/>
          <w:iCs/>
          <w:color w:val="00B0F0"/>
        </w:rPr>
      </w:pPr>
      <w:r w:rsidRPr="00FB3789">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14:paraId="4A4BE85E" w14:textId="77777777" w:rsidR="005836CB" w:rsidRPr="00FB3789" w:rsidRDefault="005836CB" w:rsidP="00F04A80">
      <w:pPr>
        <w:pStyle w:val="Sinespaciado"/>
        <w:spacing w:before="240" w:line="276" w:lineRule="auto"/>
        <w:jc w:val="both"/>
        <w:rPr>
          <w:rFonts w:ascii="Times New Roman" w:hAnsi="Times New Roman" w:cs="Times New Roman"/>
          <w:i/>
          <w:iCs/>
          <w:color w:val="00B0F0"/>
        </w:rPr>
      </w:pPr>
      <w:r w:rsidRPr="00FB3789">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FB3789">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14:paraId="6C060EB1" w14:textId="1BBAF30B" w:rsidR="005836CB" w:rsidRPr="00986AD2" w:rsidRDefault="005836CB" w:rsidP="00F04A80">
      <w:pPr>
        <w:pStyle w:val="Sinespaciado"/>
        <w:spacing w:before="240" w:line="276" w:lineRule="auto"/>
        <w:jc w:val="both"/>
        <w:rPr>
          <w:rFonts w:ascii="Times New Roman" w:hAnsi="Times New Roman" w:cs="Times New Roman"/>
          <w:highlight w:val="yellow"/>
        </w:rPr>
      </w:pPr>
      <w:r w:rsidRPr="00FB3789">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009B3E60" w:rsidRPr="00FB3789">
        <w:rPr>
          <w:rFonts w:ascii="Times New Roman" w:hAnsi="Times New Roman" w:cs="Times New Roman"/>
          <w:i/>
          <w:iCs/>
          <w:color w:val="00B0F0"/>
        </w:rPr>
        <w:t xml:space="preserve"> Renovación de </w:t>
      </w:r>
      <w:r w:rsidR="00CB4AC7" w:rsidRPr="00FB3789">
        <w:rPr>
          <w:rFonts w:ascii="Times New Roman" w:hAnsi="Times New Roman" w:cs="Times New Roman"/>
          <w:i/>
          <w:iCs/>
          <w:color w:val="00B0F0"/>
        </w:rPr>
        <w:t>la Acreditación</w:t>
      </w:r>
      <w:r w:rsidRPr="00FB3789">
        <w:rPr>
          <w:rFonts w:ascii="Times New Roman" w:hAnsi="Times New Roman" w:cs="Times New Roman"/>
          <w:i/>
          <w:iCs/>
          <w:color w:val="00B0F0"/>
        </w:rPr>
        <w:t xml:space="preserve"> en Alta Calidad:</w:t>
      </w:r>
    </w:p>
    <w:p w14:paraId="18FFE080" w14:textId="3C7BC667" w:rsidR="005836CB" w:rsidRPr="00FB3789" w:rsidRDefault="005836CB" w:rsidP="00F04A80">
      <w:pPr>
        <w:pStyle w:val="Descripcin"/>
        <w:keepNext/>
        <w:spacing w:before="240" w:after="0" w:line="276" w:lineRule="auto"/>
        <w:jc w:val="center"/>
        <w:rPr>
          <w:rFonts w:ascii="Times New Roman" w:hAnsi="Times New Roman" w:cs="Times New Roman"/>
          <w:i w:val="0"/>
          <w:color w:val="auto"/>
          <w:sz w:val="22"/>
          <w:szCs w:val="22"/>
        </w:rPr>
      </w:pPr>
      <w:bookmarkStart w:id="428" w:name="_Toc211354515"/>
      <w:r w:rsidRPr="00F84253">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75</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Resumen de plan de mejoramiento del Proyecto Curricular XXXXXX</w:t>
      </w:r>
      <w:r w:rsidR="00CB4AC7" w:rsidRPr="00396F9A">
        <w:rPr>
          <w:rFonts w:ascii="Times New Roman" w:hAnsi="Times New Roman" w:cs="Times New Roman"/>
          <w:i w:val="0"/>
          <w:color w:val="auto"/>
          <w:sz w:val="22"/>
          <w:szCs w:val="22"/>
        </w:rPr>
        <w:t>.</w:t>
      </w:r>
      <w:bookmarkEnd w:id="428"/>
    </w:p>
    <w:tbl>
      <w:tblPr>
        <w:tblStyle w:val="Tablaconcuadrcula"/>
        <w:tblW w:w="11022" w:type="dxa"/>
        <w:tblInd w:w="-856" w:type="dxa"/>
        <w:tblLook w:val="04A0" w:firstRow="1" w:lastRow="0" w:firstColumn="1" w:lastColumn="0" w:noHBand="0" w:noVBand="1"/>
      </w:tblPr>
      <w:tblGrid>
        <w:gridCol w:w="2521"/>
        <w:gridCol w:w="2241"/>
        <w:gridCol w:w="2103"/>
        <w:gridCol w:w="1684"/>
        <w:gridCol w:w="1108"/>
        <w:gridCol w:w="1365"/>
      </w:tblGrid>
      <w:tr w:rsidR="005836CB" w:rsidRPr="00D978EC" w14:paraId="442FBB35" w14:textId="77777777" w:rsidTr="00CB4AC7">
        <w:trPr>
          <w:trHeight w:val="244"/>
        </w:trPr>
        <w:tc>
          <w:tcPr>
            <w:tcW w:w="2552" w:type="dxa"/>
            <w:shd w:val="clear" w:color="auto" w:fill="DEEAF6" w:themeFill="accent5" w:themeFillTint="33"/>
            <w:vAlign w:val="center"/>
          </w:tcPr>
          <w:p w14:paraId="2B545B4E" w14:textId="77777777" w:rsidR="005836CB" w:rsidRPr="00D978EC" w:rsidRDefault="005836CB" w:rsidP="00CB4AC7">
            <w:pPr>
              <w:pStyle w:val="Sinespaciado"/>
              <w:rPr>
                <w:rFonts w:ascii="Times New Roman" w:hAnsi="Times New Roman" w:cs="Times New Roman"/>
                <w:b/>
                <w:bCs/>
              </w:rPr>
            </w:pPr>
            <w:r w:rsidRPr="00D978EC">
              <w:rPr>
                <w:rFonts w:ascii="Times New Roman" w:hAnsi="Times New Roman" w:cs="Times New Roman"/>
                <w:b/>
                <w:bCs/>
              </w:rPr>
              <w:t>Facultad</w:t>
            </w:r>
          </w:p>
        </w:tc>
        <w:tc>
          <w:tcPr>
            <w:tcW w:w="8470" w:type="dxa"/>
            <w:gridSpan w:val="5"/>
            <w:shd w:val="clear" w:color="auto" w:fill="DEEAF6" w:themeFill="accent5" w:themeFillTint="33"/>
            <w:vAlign w:val="center"/>
          </w:tcPr>
          <w:p w14:paraId="5E3F79C7" w14:textId="77777777" w:rsidR="005836CB" w:rsidRPr="00D978EC" w:rsidRDefault="005836CB" w:rsidP="00CB4AC7">
            <w:pPr>
              <w:pStyle w:val="Sinespaciado"/>
              <w:rPr>
                <w:rFonts w:ascii="Times New Roman" w:hAnsi="Times New Roman" w:cs="Times New Roman"/>
                <w:b/>
                <w:bCs/>
                <w:highlight w:val="cyan"/>
              </w:rPr>
            </w:pPr>
            <w:r w:rsidRPr="00D978EC">
              <w:rPr>
                <w:rFonts w:ascii="Times New Roman" w:hAnsi="Times New Roman" w:cs="Times New Roman"/>
                <w:b/>
                <w:bCs/>
                <w:highlight w:val="cyan"/>
              </w:rPr>
              <w:t>XXXXXXXX</w:t>
            </w:r>
          </w:p>
        </w:tc>
      </w:tr>
      <w:tr w:rsidR="005836CB" w:rsidRPr="00D978EC" w14:paraId="43C0F7E7" w14:textId="77777777" w:rsidTr="00CB4AC7">
        <w:trPr>
          <w:trHeight w:val="371"/>
        </w:trPr>
        <w:tc>
          <w:tcPr>
            <w:tcW w:w="2552" w:type="dxa"/>
            <w:shd w:val="clear" w:color="auto" w:fill="DEEAF6" w:themeFill="accent5" w:themeFillTint="33"/>
            <w:vAlign w:val="center"/>
          </w:tcPr>
          <w:p w14:paraId="762DBA04" w14:textId="77777777" w:rsidR="005836CB" w:rsidRPr="00D978EC" w:rsidRDefault="005836CB" w:rsidP="00CB4AC7">
            <w:pPr>
              <w:pStyle w:val="Sinespaciado"/>
              <w:rPr>
                <w:rFonts w:ascii="Times New Roman" w:hAnsi="Times New Roman" w:cs="Times New Roman"/>
                <w:b/>
                <w:bCs/>
              </w:rPr>
            </w:pPr>
            <w:r w:rsidRPr="00D978EC">
              <w:rPr>
                <w:rFonts w:ascii="Times New Roman" w:hAnsi="Times New Roman" w:cs="Times New Roman"/>
                <w:b/>
                <w:bCs/>
              </w:rPr>
              <w:t>Proyecto Curricular</w:t>
            </w:r>
          </w:p>
        </w:tc>
        <w:tc>
          <w:tcPr>
            <w:tcW w:w="8470" w:type="dxa"/>
            <w:gridSpan w:val="5"/>
            <w:shd w:val="clear" w:color="auto" w:fill="DEEAF6" w:themeFill="accent5" w:themeFillTint="33"/>
            <w:vAlign w:val="center"/>
          </w:tcPr>
          <w:p w14:paraId="53461C85" w14:textId="77777777" w:rsidR="005836CB" w:rsidRPr="00D978EC" w:rsidRDefault="005836CB" w:rsidP="00CB4AC7">
            <w:pPr>
              <w:pStyle w:val="Sinespaciado"/>
              <w:rPr>
                <w:rFonts w:ascii="Times New Roman" w:hAnsi="Times New Roman" w:cs="Times New Roman"/>
                <w:b/>
                <w:bCs/>
                <w:highlight w:val="cyan"/>
              </w:rPr>
            </w:pPr>
            <w:r w:rsidRPr="00D978EC">
              <w:rPr>
                <w:rFonts w:ascii="Times New Roman" w:hAnsi="Times New Roman" w:cs="Times New Roman"/>
                <w:b/>
                <w:bCs/>
                <w:highlight w:val="cyan"/>
              </w:rPr>
              <w:t>XXXXXXXX</w:t>
            </w:r>
          </w:p>
        </w:tc>
      </w:tr>
      <w:tr w:rsidR="005836CB" w:rsidRPr="00D978EC" w14:paraId="2990EA85" w14:textId="77777777" w:rsidTr="00CB4AC7">
        <w:trPr>
          <w:trHeight w:val="449"/>
        </w:trPr>
        <w:tc>
          <w:tcPr>
            <w:tcW w:w="2552" w:type="dxa"/>
            <w:shd w:val="clear" w:color="auto" w:fill="DEEAF6" w:themeFill="accent5" w:themeFillTint="33"/>
            <w:vAlign w:val="center"/>
          </w:tcPr>
          <w:p w14:paraId="5CF32DBC" w14:textId="6B2A4BE8" w:rsidR="005836CB" w:rsidRPr="00D978EC" w:rsidRDefault="005836CB" w:rsidP="00CB4AC7">
            <w:pPr>
              <w:pStyle w:val="Sinespaciado"/>
              <w:rPr>
                <w:rFonts w:ascii="Times New Roman" w:hAnsi="Times New Roman" w:cs="Times New Roman"/>
                <w:b/>
                <w:bCs/>
              </w:rPr>
            </w:pPr>
            <w:r w:rsidRPr="00D978EC">
              <w:rPr>
                <w:rFonts w:ascii="Times New Roman" w:hAnsi="Times New Roman" w:cs="Times New Roman"/>
                <w:b/>
                <w:bCs/>
              </w:rPr>
              <w:t xml:space="preserve">Fecha de </w:t>
            </w:r>
            <w:r w:rsidR="00CB4AC7" w:rsidRPr="00D978EC">
              <w:rPr>
                <w:rFonts w:ascii="Times New Roman" w:hAnsi="Times New Roman" w:cs="Times New Roman"/>
                <w:b/>
                <w:bCs/>
              </w:rPr>
              <w:t>p</w:t>
            </w:r>
            <w:r w:rsidRPr="00D978EC">
              <w:rPr>
                <w:rFonts w:ascii="Times New Roman" w:hAnsi="Times New Roman" w:cs="Times New Roman"/>
                <w:b/>
                <w:bCs/>
              </w:rPr>
              <w:t>royección del Plan de Mejoramiento</w:t>
            </w:r>
          </w:p>
        </w:tc>
        <w:tc>
          <w:tcPr>
            <w:tcW w:w="8470" w:type="dxa"/>
            <w:gridSpan w:val="5"/>
            <w:shd w:val="clear" w:color="auto" w:fill="DEEAF6" w:themeFill="accent5" w:themeFillTint="33"/>
            <w:vAlign w:val="center"/>
          </w:tcPr>
          <w:p w14:paraId="782E76CF" w14:textId="77777777" w:rsidR="005836CB" w:rsidRPr="00D978EC" w:rsidRDefault="005836CB" w:rsidP="00CB4AC7">
            <w:pPr>
              <w:pStyle w:val="Sinespaciado"/>
              <w:rPr>
                <w:rFonts w:ascii="Times New Roman" w:hAnsi="Times New Roman" w:cs="Times New Roman"/>
                <w:b/>
                <w:bCs/>
                <w:highlight w:val="cyan"/>
              </w:rPr>
            </w:pPr>
            <w:r w:rsidRPr="00D978EC">
              <w:rPr>
                <w:rFonts w:ascii="Times New Roman" w:hAnsi="Times New Roman" w:cs="Times New Roman"/>
                <w:b/>
                <w:bCs/>
                <w:highlight w:val="cyan"/>
              </w:rPr>
              <w:t>XXXXXXXX</w:t>
            </w:r>
          </w:p>
        </w:tc>
      </w:tr>
      <w:tr w:rsidR="005836CB" w:rsidRPr="00D978EC" w14:paraId="69BFC1CA" w14:textId="77777777" w:rsidTr="00CB4AC7">
        <w:trPr>
          <w:trHeight w:val="292"/>
        </w:trPr>
        <w:tc>
          <w:tcPr>
            <w:tcW w:w="2552" w:type="dxa"/>
            <w:vMerge w:val="restart"/>
            <w:shd w:val="clear" w:color="auto" w:fill="DEEAF6" w:themeFill="accent5" w:themeFillTint="33"/>
            <w:vAlign w:val="center"/>
          </w:tcPr>
          <w:p w14:paraId="3781CBF4"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Factor</w:t>
            </w:r>
          </w:p>
        </w:tc>
        <w:tc>
          <w:tcPr>
            <w:tcW w:w="2268" w:type="dxa"/>
            <w:vMerge w:val="restart"/>
            <w:shd w:val="clear" w:color="auto" w:fill="DEEAF6" w:themeFill="accent5" w:themeFillTint="33"/>
            <w:vAlign w:val="center"/>
          </w:tcPr>
          <w:p w14:paraId="097A2F1A"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Descripción de fortaleza u oportunidad de mejora</w:t>
            </w:r>
          </w:p>
        </w:tc>
        <w:tc>
          <w:tcPr>
            <w:tcW w:w="2127" w:type="dxa"/>
            <w:vMerge w:val="restart"/>
            <w:shd w:val="clear" w:color="auto" w:fill="DEEAF6" w:themeFill="accent5" w:themeFillTint="33"/>
            <w:vAlign w:val="center"/>
          </w:tcPr>
          <w:p w14:paraId="2F6DBBA8"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Nombre del proyecto o acción a ejecutar</w:t>
            </w:r>
          </w:p>
        </w:tc>
        <w:tc>
          <w:tcPr>
            <w:tcW w:w="1695" w:type="dxa"/>
            <w:vMerge w:val="restart"/>
            <w:shd w:val="clear" w:color="auto" w:fill="DEEAF6" w:themeFill="accent5" w:themeFillTint="33"/>
            <w:vAlign w:val="center"/>
          </w:tcPr>
          <w:p w14:paraId="1FC4F340"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Meta</w:t>
            </w:r>
          </w:p>
        </w:tc>
        <w:tc>
          <w:tcPr>
            <w:tcW w:w="2380" w:type="dxa"/>
            <w:gridSpan w:val="2"/>
            <w:shd w:val="clear" w:color="auto" w:fill="DEEAF6" w:themeFill="accent5" w:themeFillTint="33"/>
            <w:vAlign w:val="center"/>
          </w:tcPr>
          <w:p w14:paraId="61B4A235"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Período de ejecución</w:t>
            </w:r>
          </w:p>
        </w:tc>
      </w:tr>
      <w:tr w:rsidR="005836CB" w:rsidRPr="00D978EC" w14:paraId="5E60E5DE" w14:textId="77777777" w:rsidTr="00CB4AC7">
        <w:trPr>
          <w:trHeight w:val="359"/>
        </w:trPr>
        <w:tc>
          <w:tcPr>
            <w:tcW w:w="2552" w:type="dxa"/>
            <w:vMerge/>
            <w:shd w:val="clear" w:color="auto" w:fill="DEEAF6" w:themeFill="accent5" w:themeFillTint="33"/>
            <w:vAlign w:val="center"/>
          </w:tcPr>
          <w:p w14:paraId="7C7A49DB" w14:textId="77777777" w:rsidR="005836CB" w:rsidRPr="00D978EC" w:rsidRDefault="005836CB" w:rsidP="00CB4AC7">
            <w:pPr>
              <w:pStyle w:val="Sinespaciado"/>
              <w:jc w:val="center"/>
              <w:rPr>
                <w:rFonts w:ascii="Times New Roman" w:hAnsi="Times New Roman" w:cs="Times New Roman"/>
                <w:b/>
                <w:bCs/>
              </w:rPr>
            </w:pPr>
          </w:p>
        </w:tc>
        <w:tc>
          <w:tcPr>
            <w:tcW w:w="2268" w:type="dxa"/>
            <w:vMerge/>
            <w:shd w:val="clear" w:color="auto" w:fill="DEEAF6" w:themeFill="accent5" w:themeFillTint="33"/>
            <w:vAlign w:val="center"/>
          </w:tcPr>
          <w:p w14:paraId="7A7050D7" w14:textId="77777777" w:rsidR="005836CB" w:rsidRPr="00D978EC" w:rsidRDefault="005836CB" w:rsidP="00CB4AC7">
            <w:pPr>
              <w:pStyle w:val="Sinespaciado"/>
              <w:jc w:val="center"/>
              <w:rPr>
                <w:rFonts w:ascii="Times New Roman" w:hAnsi="Times New Roman" w:cs="Times New Roman"/>
                <w:b/>
                <w:bCs/>
              </w:rPr>
            </w:pPr>
          </w:p>
        </w:tc>
        <w:tc>
          <w:tcPr>
            <w:tcW w:w="2127" w:type="dxa"/>
            <w:vMerge/>
            <w:shd w:val="clear" w:color="auto" w:fill="DEEAF6" w:themeFill="accent5" w:themeFillTint="33"/>
            <w:vAlign w:val="center"/>
          </w:tcPr>
          <w:p w14:paraId="41DA32BB" w14:textId="77777777" w:rsidR="005836CB" w:rsidRPr="00D978EC" w:rsidRDefault="005836CB" w:rsidP="00CB4AC7">
            <w:pPr>
              <w:pStyle w:val="Sinespaciado"/>
              <w:jc w:val="center"/>
              <w:rPr>
                <w:rFonts w:ascii="Times New Roman" w:hAnsi="Times New Roman" w:cs="Times New Roman"/>
                <w:b/>
                <w:bCs/>
              </w:rPr>
            </w:pPr>
          </w:p>
        </w:tc>
        <w:tc>
          <w:tcPr>
            <w:tcW w:w="1695" w:type="dxa"/>
            <w:vMerge/>
            <w:shd w:val="clear" w:color="auto" w:fill="DEEAF6" w:themeFill="accent5" w:themeFillTint="33"/>
            <w:vAlign w:val="center"/>
          </w:tcPr>
          <w:p w14:paraId="6AD8F5B1" w14:textId="77777777" w:rsidR="005836CB" w:rsidRPr="00D978EC" w:rsidRDefault="005836CB" w:rsidP="00CB4AC7">
            <w:pPr>
              <w:pStyle w:val="Sinespaciado"/>
              <w:jc w:val="center"/>
              <w:rPr>
                <w:rFonts w:ascii="Times New Roman" w:hAnsi="Times New Roman" w:cs="Times New Roman"/>
                <w:b/>
                <w:bCs/>
              </w:rPr>
            </w:pPr>
          </w:p>
        </w:tc>
        <w:tc>
          <w:tcPr>
            <w:tcW w:w="1119" w:type="dxa"/>
            <w:shd w:val="clear" w:color="auto" w:fill="DEEAF6" w:themeFill="accent5" w:themeFillTint="33"/>
            <w:vAlign w:val="center"/>
          </w:tcPr>
          <w:p w14:paraId="20566543"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Inicio</w:t>
            </w:r>
          </w:p>
        </w:tc>
        <w:tc>
          <w:tcPr>
            <w:tcW w:w="1261" w:type="dxa"/>
            <w:shd w:val="clear" w:color="auto" w:fill="DEEAF6" w:themeFill="accent5" w:themeFillTint="33"/>
            <w:vAlign w:val="center"/>
          </w:tcPr>
          <w:p w14:paraId="2D778CCA" w14:textId="77777777" w:rsidR="005836CB" w:rsidRPr="00D978EC" w:rsidRDefault="005836CB" w:rsidP="00CB4AC7">
            <w:pPr>
              <w:pStyle w:val="Sinespaciado"/>
              <w:jc w:val="center"/>
              <w:rPr>
                <w:rFonts w:ascii="Times New Roman" w:hAnsi="Times New Roman" w:cs="Times New Roman"/>
                <w:b/>
                <w:bCs/>
              </w:rPr>
            </w:pPr>
            <w:r w:rsidRPr="00D978EC">
              <w:rPr>
                <w:rFonts w:ascii="Times New Roman" w:hAnsi="Times New Roman" w:cs="Times New Roman"/>
                <w:b/>
                <w:bCs/>
              </w:rPr>
              <w:t>Finalización</w:t>
            </w:r>
          </w:p>
        </w:tc>
      </w:tr>
      <w:tr w:rsidR="005836CB" w:rsidRPr="00D978EC" w14:paraId="35EA554C" w14:textId="77777777" w:rsidTr="00CB4AC7">
        <w:trPr>
          <w:trHeight w:val="343"/>
        </w:trPr>
        <w:tc>
          <w:tcPr>
            <w:tcW w:w="2552" w:type="dxa"/>
            <w:vAlign w:val="center"/>
          </w:tcPr>
          <w:p w14:paraId="465F503D"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XXXXX</w:t>
            </w:r>
          </w:p>
        </w:tc>
        <w:tc>
          <w:tcPr>
            <w:tcW w:w="2268" w:type="dxa"/>
            <w:vAlign w:val="center"/>
          </w:tcPr>
          <w:p w14:paraId="5195FECA"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XXXXX</w:t>
            </w:r>
          </w:p>
        </w:tc>
        <w:tc>
          <w:tcPr>
            <w:tcW w:w="2127" w:type="dxa"/>
            <w:vAlign w:val="center"/>
          </w:tcPr>
          <w:p w14:paraId="025C61EE"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XXXXXXX</w:t>
            </w:r>
          </w:p>
        </w:tc>
        <w:tc>
          <w:tcPr>
            <w:tcW w:w="1695" w:type="dxa"/>
            <w:vAlign w:val="center"/>
          </w:tcPr>
          <w:p w14:paraId="2D259312"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XXXXXXX</w:t>
            </w:r>
          </w:p>
        </w:tc>
        <w:tc>
          <w:tcPr>
            <w:tcW w:w="1119" w:type="dxa"/>
            <w:vAlign w:val="center"/>
          </w:tcPr>
          <w:p w14:paraId="1587E872"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w:t>
            </w:r>
          </w:p>
        </w:tc>
        <w:tc>
          <w:tcPr>
            <w:tcW w:w="1261" w:type="dxa"/>
            <w:vAlign w:val="center"/>
          </w:tcPr>
          <w:p w14:paraId="19ED0BCC" w14:textId="77777777" w:rsidR="005836CB" w:rsidRPr="00D978EC" w:rsidRDefault="005836CB" w:rsidP="00CB4AC7">
            <w:pPr>
              <w:pStyle w:val="Sinespaciado"/>
              <w:jc w:val="center"/>
              <w:rPr>
                <w:rFonts w:ascii="Times New Roman" w:hAnsi="Times New Roman" w:cs="Times New Roman"/>
                <w:highlight w:val="cyan"/>
              </w:rPr>
            </w:pPr>
            <w:r w:rsidRPr="00D978EC">
              <w:rPr>
                <w:rFonts w:ascii="Times New Roman" w:hAnsi="Times New Roman" w:cs="Times New Roman"/>
                <w:highlight w:val="cyan"/>
              </w:rPr>
              <w:t>XXX</w:t>
            </w:r>
          </w:p>
        </w:tc>
      </w:tr>
      <w:tr w:rsidR="005836CB" w:rsidRPr="00D978EC" w14:paraId="44F9B990" w14:textId="77777777" w:rsidTr="00CB4AC7">
        <w:trPr>
          <w:trHeight w:val="264"/>
        </w:trPr>
        <w:tc>
          <w:tcPr>
            <w:tcW w:w="2552" w:type="dxa"/>
            <w:vAlign w:val="center"/>
          </w:tcPr>
          <w:p w14:paraId="79D70352" w14:textId="77777777" w:rsidR="005836CB" w:rsidRPr="00D978EC" w:rsidRDefault="005836CB" w:rsidP="00CB4AC7">
            <w:pPr>
              <w:pStyle w:val="Sinespaciado"/>
              <w:jc w:val="center"/>
              <w:rPr>
                <w:rFonts w:ascii="Times New Roman" w:hAnsi="Times New Roman" w:cs="Times New Roman"/>
                <w:highlight w:val="yellow"/>
              </w:rPr>
            </w:pPr>
          </w:p>
        </w:tc>
        <w:tc>
          <w:tcPr>
            <w:tcW w:w="2268" w:type="dxa"/>
            <w:vAlign w:val="center"/>
          </w:tcPr>
          <w:p w14:paraId="48A76244" w14:textId="77777777" w:rsidR="005836CB" w:rsidRPr="00D978EC" w:rsidRDefault="005836CB" w:rsidP="00CB4AC7">
            <w:pPr>
              <w:pStyle w:val="Sinespaciado"/>
              <w:jc w:val="center"/>
              <w:rPr>
                <w:rFonts w:ascii="Times New Roman" w:hAnsi="Times New Roman" w:cs="Times New Roman"/>
                <w:highlight w:val="yellow"/>
              </w:rPr>
            </w:pPr>
          </w:p>
        </w:tc>
        <w:tc>
          <w:tcPr>
            <w:tcW w:w="2127" w:type="dxa"/>
            <w:vAlign w:val="center"/>
          </w:tcPr>
          <w:p w14:paraId="58719FBF" w14:textId="77777777" w:rsidR="005836CB" w:rsidRPr="00D978EC" w:rsidRDefault="005836CB" w:rsidP="00CB4AC7">
            <w:pPr>
              <w:pStyle w:val="Sinespaciado"/>
              <w:jc w:val="center"/>
              <w:rPr>
                <w:rFonts w:ascii="Times New Roman" w:hAnsi="Times New Roman" w:cs="Times New Roman"/>
                <w:highlight w:val="yellow"/>
              </w:rPr>
            </w:pPr>
          </w:p>
        </w:tc>
        <w:tc>
          <w:tcPr>
            <w:tcW w:w="1695" w:type="dxa"/>
            <w:vAlign w:val="center"/>
          </w:tcPr>
          <w:p w14:paraId="1A0A4273" w14:textId="77777777" w:rsidR="005836CB" w:rsidRPr="00D978EC" w:rsidRDefault="005836CB" w:rsidP="00CB4AC7">
            <w:pPr>
              <w:pStyle w:val="Sinespaciado"/>
              <w:jc w:val="center"/>
              <w:rPr>
                <w:rFonts w:ascii="Times New Roman" w:hAnsi="Times New Roman" w:cs="Times New Roman"/>
                <w:highlight w:val="yellow"/>
              </w:rPr>
            </w:pPr>
          </w:p>
        </w:tc>
        <w:tc>
          <w:tcPr>
            <w:tcW w:w="1119" w:type="dxa"/>
            <w:vAlign w:val="center"/>
          </w:tcPr>
          <w:p w14:paraId="16A3E403" w14:textId="77777777" w:rsidR="005836CB" w:rsidRPr="00D978EC" w:rsidRDefault="005836CB" w:rsidP="00CB4AC7">
            <w:pPr>
              <w:pStyle w:val="Sinespaciado"/>
              <w:jc w:val="center"/>
              <w:rPr>
                <w:rFonts w:ascii="Times New Roman" w:hAnsi="Times New Roman" w:cs="Times New Roman"/>
                <w:highlight w:val="yellow"/>
              </w:rPr>
            </w:pPr>
          </w:p>
        </w:tc>
        <w:tc>
          <w:tcPr>
            <w:tcW w:w="1261" w:type="dxa"/>
            <w:vAlign w:val="center"/>
          </w:tcPr>
          <w:p w14:paraId="286EFD57" w14:textId="77777777" w:rsidR="005836CB" w:rsidRPr="00D978EC" w:rsidRDefault="005836CB" w:rsidP="00CB4AC7">
            <w:pPr>
              <w:pStyle w:val="Sinespaciado"/>
              <w:jc w:val="center"/>
              <w:rPr>
                <w:rFonts w:ascii="Times New Roman" w:hAnsi="Times New Roman" w:cs="Times New Roman"/>
                <w:highlight w:val="yellow"/>
              </w:rPr>
            </w:pPr>
          </w:p>
        </w:tc>
      </w:tr>
    </w:tbl>
    <w:p w14:paraId="30BBAB3B" w14:textId="753A332A" w:rsidR="00913771" w:rsidRPr="00FB3789" w:rsidRDefault="005836CB" w:rsidP="00F04A80">
      <w:pPr>
        <w:pStyle w:val="Sinespaciado"/>
        <w:spacing w:after="240" w:line="276" w:lineRule="auto"/>
        <w:jc w:val="center"/>
        <w:rPr>
          <w:rFonts w:ascii="Times New Roman" w:hAnsi="Times New Roman" w:cs="Times New Roman"/>
        </w:rPr>
      </w:pPr>
      <w:r w:rsidRPr="001A2CAA">
        <w:rPr>
          <w:rFonts w:ascii="Times New Roman" w:hAnsi="Times New Roman" w:cs="Times New Roman"/>
        </w:rPr>
        <w:t xml:space="preserve">Fuente: Proyecto curricular </w:t>
      </w:r>
      <w:r w:rsidR="005F2DED" w:rsidRPr="00396F9A">
        <w:rPr>
          <w:rFonts w:ascii="Times New Roman" w:hAnsi="Times New Roman" w:cs="Times New Roman"/>
        </w:rPr>
        <w:t>(2023-1 a 2025-1)</w:t>
      </w:r>
      <w:r w:rsidR="00CB4AC7" w:rsidRPr="00FB3789">
        <w:rPr>
          <w:rFonts w:ascii="Times New Roman" w:hAnsi="Times New Roman" w:cs="Times New Roman"/>
        </w:rPr>
        <w:t>.</w:t>
      </w:r>
    </w:p>
    <w:p w14:paraId="54C9D455" w14:textId="77777777" w:rsidR="00913771" w:rsidRPr="00FB3789" w:rsidRDefault="00913771">
      <w:pPr>
        <w:rPr>
          <w:rFonts w:ascii="Times New Roman" w:hAnsi="Times New Roman" w:cs="Times New Roman"/>
          <w:lang w:val="es-CO"/>
        </w:rPr>
      </w:pPr>
      <w:r w:rsidRPr="00FB3789">
        <w:rPr>
          <w:rFonts w:ascii="Times New Roman" w:hAnsi="Times New Roman" w:cs="Times New Roman"/>
        </w:rPr>
        <w:br w:type="page"/>
      </w:r>
    </w:p>
    <w:p w14:paraId="1D7E0766" w14:textId="4C3BA342" w:rsidR="00817C9B" w:rsidRPr="001A2CAA" w:rsidRDefault="00913771" w:rsidP="00D978EC">
      <w:pPr>
        <w:pStyle w:val="Ttulo1"/>
        <w:numPr>
          <w:ilvl w:val="0"/>
          <w:numId w:val="28"/>
        </w:numPr>
        <w:spacing w:after="240"/>
        <w:rPr>
          <w:rFonts w:cs="Times New Roman"/>
          <w:szCs w:val="22"/>
        </w:rPr>
      </w:pPr>
      <w:bookmarkStart w:id="429" w:name="_Toc211354439"/>
      <w:r w:rsidRPr="00FB3789">
        <w:rPr>
          <w:rFonts w:cs="Times New Roman"/>
          <w:szCs w:val="22"/>
        </w:rPr>
        <w:lastRenderedPageBreak/>
        <w:t xml:space="preserve">Capítulo V. </w:t>
      </w:r>
      <w:r w:rsidR="00817C9B" w:rsidRPr="00FB3789">
        <w:rPr>
          <w:rFonts w:cs="Times New Roman"/>
          <w:szCs w:val="22"/>
        </w:rPr>
        <w:t xml:space="preserve">Seguimiento a recomendaciones del CNA </w:t>
      </w:r>
      <w:commentRangeStart w:id="430"/>
      <w:commentRangeEnd w:id="430"/>
      <w:r w:rsidRPr="001A2CAA">
        <w:rPr>
          <w:rFonts w:cs="Times New Roman"/>
          <w:szCs w:val="22"/>
        </w:rPr>
        <w:commentReference w:id="430"/>
      </w:r>
      <w:bookmarkEnd w:id="429"/>
    </w:p>
    <w:p w14:paraId="3327F012" w14:textId="62D406DA" w:rsidR="00DE4905" w:rsidRPr="00FB3789" w:rsidRDefault="00DE4905" w:rsidP="00913771">
      <w:pPr>
        <w:pStyle w:val="Ttulo2"/>
        <w:rPr>
          <w:rFonts w:cs="Times New Roman"/>
          <w:szCs w:val="22"/>
        </w:rPr>
      </w:pPr>
      <w:bookmarkStart w:id="431" w:name="_Toc211354440"/>
      <w:r w:rsidRPr="00FB3789">
        <w:rPr>
          <w:rFonts w:cs="Times New Roman"/>
          <w:szCs w:val="22"/>
        </w:rPr>
        <w:t>Avances y cumplimiento de Recomendaciones del CNA</w:t>
      </w:r>
      <w:bookmarkEnd w:id="431"/>
    </w:p>
    <w:p w14:paraId="08F71ACF" w14:textId="2409D1BA" w:rsidR="004F0012" w:rsidRPr="00FB3789" w:rsidRDefault="007D47FC" w:rsidP="00F04A80">
      <w:pPr>
        <w:pStyle w:val="NormalWeb"/>
        <w:spacing w:before="240" w:beforeAutospacing="0" w:after="240" w:afterAutospacing="0" w:line="276" w:lineRule="auto"/>
        <w:jc w:val="both"/>
        <w:rPr>
          <w:rFonts w:eastAsiaTheme="minorHAnsi"/>
          <w:i/>
          <w:iCs/>
          <w:color w:val="00B0F0"/>
          <w:sz w:val="22"/>
          <w:szCs w:val="22"/>
          <w:lang w:eastAsia="en-US"/>
        </w:rPr>
      </w:pPr>
      <w:r w:rsidRPr="00FB3789">
        <w:rPr>
          <w:rFonts w:eastAsiaTheme="minorHAnsi"/>
          <w:i/>
          <w:iCs/>
          <w:color w:val="00B0F0"/>
          <w:sz w:val="22"/>
          <w:szCs w:val="22"/>
          <w:lang w:eastAsia="en-US"/>
        </w:rPr>
        <w:t xml:space="preserve">El objeto en este apartado es lograr </w:t>
      </w:r>
      <w:r w:rsidR="004F0012" w:rsidRPr="00FB3789">
        <w:rPr>
          <w:rFonts w:eastAsiaTheme="minorHAnsi"/>
          <w:i/>
          <w:iCs/>
          <w:color w:val="00B0F0"/>
          <w:sz w:val="22"/>
          <w:szCs w:val="22"/>
          <w:lang w:eastAsia="en-US"/>
        </w:rPr>
        <w:t xml:space="preserve">evidenciar las acciones u actividades realizadas </w:t>
      </w:r>
      <w:r w:rsidR="0087467F" w:rsidRPr="00FB3789">
        <w:rPr>
          <w:rFonts w:eastAsiaTheme="minorHAnsi"/>
          <w:i/>
          <w:iCs/>
          <w:color w:val="00B0F0"/>
          <w:sz w:val="22"/>
          <w:szCs w:val="22"/>
          <w:lang w:eastAsia="en-US"/>
        </w:rPr>
        <w:t>por cada una de las recomendaciones</w:t>
      </w:r>
      <w:r w:rsidR="003A7FF1" w:rsidRPr="00FB3789">
        <w:rPr>
          <w:rFonts w:eastAsiaTheme="minorHAnsi"/>
          <w:i/>
          <w:iCs/>
          <w:color w:val="00B0F0"/>
          <w:sz w:val="22"/>
          <w:szCs w:val="22"/>
          <w:lang w:eastAsia="en-US"/>
        </w:rPr>
        <w:t xml:space="preserve"> para el mejoramiento y sostenimiento de la calidad</w:t>
      </w:r>
      <w:r w:rsidR="0087467F" w:rsidRPr="00FB3789">
        <w:rPr>
          <w:rFonts w:eastAsiaTheme="minorHAnsi"/>
          <w:i/>
          <w:iCs/>
          <w:color w:val="00B0F0"/>
          <w:sz w:val="22"/>
          <w:szCs w:val="22"/>
          <w:lang w:eastAsia="en-US"/>
        </w:rPr>
        <w:t xml:space="preserve"> que estableció el Consejo Nacional de Acreditación, CNA, </w:t>
      </w:r>
      <w:r w:rsidR="003A7FF1" w:rsidRPr="00FB3789">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00E67CD9" w:rsidRPr="00FB3789">
        <w:rPr>
          <w:rFonts w:eastAsiaTheme="minorHAnsi"/>
          <w:i/>
          <w:iCs/>
          <w:color w:val="00B0F0"/>
          <w:sz w:val="22"/>
          <w:szCs w:val="22"/>
          <w:lang w:eastAsia="en-US"/>
        </w:rPr>
        <w:t>e. En ese sentido, la tabla propuesta tiene po</w:t>
      </w:r>
      <w:r w:rsidR="008F5CF0" w:rsidRPr="00FB3789">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14:paraId="16A1350D" w14:textId="563B6B1E" w:rsidR="008F5CF0" w:rsidRPr="00FB3789" w:rsidRDefault="008F5CF0" w:rsidP="00F04A80">
      <w:pPr>
        <w:pStyle w:val="Descripcin"/>
        <w:keepNext/>
        <w:spacing w:after="0" w:line="276" w:lineRule="auto"/>
        <w:jc w:val="center"/>
        <w:rPr>
          <w:rFonts w:ascii="Times New Roman" w:hAnsi="Times New Roman" w:cs="Times New Roman"/>
          <w:i w:val="0"/>
          <w:color w:val="auto"/>
          <w:sz w:val="22"/>
          <w:szCs w:val="22"/>
        </w:rPr>
      </w:pPr>
      <w:bookmarkStart w:id="432" w:name="_Toc211354516"/>
      <w:r w:rsidRPr="00FB3789">
        <w:rPr>
          <w:rFonts w:ascii="Times New Roman" w:hAnsi="Times New Roman" w:cs="Times New Roman"/>
          <w:i w:val="0"/>
          <w:color w:val="auto"/>
          <w:sz w:val="22"/>
          <w:szCs w:val="22"/>
        </w:rPr>
        <w:t xml:space="preserve">Tabla </w:t>
      </w:r>
      <w:r w:rsidRPr="00396F9A">
        <w:rPr>
          <w:rFonts w:ascii="Times New Roman" w:hAnsi="Times New Roman" w:cs="Times New Roman"/>
          <w:i w:val="0"/>
          <w:color w:val="auto"/>
          <w:sz w:val="22"/>
          <w:szCs w:val="22"/>
        </w:rPr>
        <w:fldChar w:fldCharType="begin"/>
      </w:r>
      <w:r w:rsidRPr="00F84253">
        <w:rPr>
          <w:rFonts w:ascii="Times New Roman" w:hAnsi="Times New Roman" w:cs="Times New Roman"/>
          <w:i w:val="0"/>
          <w:color w:val="auto"/>
          <w:sz w:val="22"/>
          <w:szCs w:val="22"/>
        </w:rPr>
        <w:instrText xml:space="preserve"> SEQ Tabla \* ARABIC </w:instrText>
      </w:r>
      <w:r w:rsidRPr="00396F9A">
        <w:rPr>
          <w:rFonts w:ascii="Times New Roman" w:hAnsi="Times New Roman" w:cs="Times New Roman"/>
          <w:i w:val="0"/>
          <w:color w:val="auto"/>
          <w:sz w:val="22"/>
          <w:szCs w:val="22"/>
        </w:rPr>
        <w:fldChar w:fldCharType="separate"/>
      </w:r>
      <w:r w:rsidR="00D978EC">
        <w:rPr>
          <w:rFonts w:ascii="Times New Roman" w:hAnsi="Times New Roman" w:cs="Times New Roman"/>
          <w:i w:val="0"/>
          <w:noProof/>
          <w:color w:val="auto"/>
          <w:sz w:val="22"/>
          <w:szCs w:val="22"/>
        </w:rPr>
        <w:t>76</w:t>
      </w:r>
      <w:r w:rsidRPr="00396F9A">
        <w:rPr>
          <w:rFonts w:ascii="Times New Roman" w:hAnsi="Times New Roman" w:cs="Times New Roman"/>
          <w:i w:val="0"/>
          <w:color w:val="auto"/>
          <w:sz w:val="22"/>
          <w:szCs w:val="22"/>
        </w:rPr>
        <w:fldChar w:fldCharType="end"/>
      </w:r>
      <w:r w:rsidRPr="001A2CAA">
        <w:rPr>
          <w:rFonts w:ascii="Times New Roman" w:hAnsi="Times New Roman" w:cs="Times New Roman"/>
          <w:i w:val="0"/>
          <w:color w:val="auto"/>
          <w:sz w:val="22"/>
          <w:szCs w:val="22"/>
        </w:rPr>
        <w:t xml:space="preserve"> Seguimiento a recomendaciones del CNA al Proyecto Curricular XXXX</w:t>
      </w:r>
      <w:r w:rsidR="00BB58EF" w:rsidRPr="00396F9A">
        <w:rPr>
          <w:rFonts w:ascii="Times New Roman" w:hAnsi="Times New Roman" w:cs="Times New Roman"/>
          <w:i w:val="0"/>
          <w:color w:val="auto"/>
          <w:sz w:val="22"/>
          <w:szCs w:val="22"/>
        </w:rPr>
        <w:t>.</w:t>
      </w:r>
      <w:bookmarkEnd w:id="432"/>
    </w:p>
    <w:tbl>
      <w:tblPr>
        <w:tblStyle w:val="Tablaconcuadrcula"/>
        <w:tblW w:w="0" w:type="auto"/>
        <w:tblLook w:val="04A0" w:firstRow="1" w:lastRow="0" w:firstColumn="1" w:lastColumn="0" w:noHBand="0" w:noVBand="1"/>
      </w:tblPr>
      <w:tblGrid>
        <w:gridCol w:w="8828"/>
      </w:tblGrid>
      <w:tr w:rsidR="00DE4905" w:rsidRPr="00D978EC" w14:paraId="343E1456" w14:textId="77777777" w:rsidTr="00C00EBD">
        <w:tc>
          <w:tcPr>
            <w:tcW w:w="8828" w:type="dxa"/>
            <w:shd w:val="clear" w:color="auto" w:fill="9CC2E5" w:themeFill="accent5" w:themeFillTint="99"/>
          </w:tcPr>
          <w:p w14:paraId="1D43270E" w14:textId="77777777" w:rsidR="00DE4905" w:rsidRPr="00D978EC" w:rsidRDefault="00DE4905" w:rsidP="00486B65">
            <w:pPr>
              <w:pStyle w:val="NormalWeb"/>
              <w:spacing w:after="0" w:afterAutospacing="0"/>
              <w:rPr>
                <w:b/>
                <w:sz w:val="22"/>
                <w:szCs w:val="22"/>
              </w:rPr>
            </w:pPr>
            <w:r w:rsidRPr="00D978EC">
              <w:rPr>
                <w:b/>
                <w:sz w:val="22"/>
                <w:szCs w:val="22"/>
              </w:rPr>
              <w:t xml:space="preserve">Recomendación 1. </w:t>
            </w:r>
          </w:p>
        </w:tc>
      </w:tr>
      <w:tr w:rsidR="00DE4905" w:rsidRPr="00D978EC" w14:paraId="085012F4" w14:textId="77777777" w:rsidTr="00C00EBD">
        <w:tc>
          <w:tcPr>
            <w:tcW w:w="8828" w:type="dxa"/>
            <w:shd w:val="clear" w:color="auto" w:fill="9CC2E5" w:themeFill="accent5" w:themeFillTint="99"/>
          </w:tcPr>
          <w:p w14:paraId="4C9EEF53" w14:textId="77777777" w:rsidR="00DE4905" w:rsidRPr="00D978EC" w:rsidRDefault="00DE4905" w:rsidP="00486B65">
            <w:pPr>
              <w:pStyle w:val="NormalWeb"/>
              <w:spacing w:after="0" w:afterAutospacing="0"/>
              <w:rPr>
                <w:b/>
                <w:sz w:val="22"/>
                <w:szCs w:val="22"/>
              </w:rPr>
            </w:pPr>
            <w:r w:rsidRPr="00D978EC">
              <w:rPr>
                <w:b/>
                <w:sz w:val="22"/>
                <w:szCs w:val="22"/>
              </w:rPr>
              <w:t>Relacionada a Factor:</w:t>
            </w:r>
          </w:p>
        </w:tc>
      </w:tr>
      <w:tr w:rsidR="00DE4905" w:rsidRPr="00D978EC" w14:paraId="60C968F4" w14:textId="77777777" w:rsidTr="00C00EBD">
        <w:trPr>
          <w:trHeight w:val="20"/>
        </w:trPr>
        <w:tc>
          <w:tcPr>
            <w:tcW w:w="8828" w:type="dxa"/>
            <w:shd w:val="clear" w:color="auto" w:fill="9CC2E5" w:themeFill="accent5" w:themeFillTint="99"/>
          </w:tcPr>
          <w:p w14:paraId="02F3DF47" w14:textId="77777777" w:rsidR="00DE4905" w:rsidRPr="00D978EC" w:rsidRDefault="00DE4905" w:rsidP="00486B65">
            <w:pPr>
              <w:pStyle w:val="NormalWeb"/>
              <w:spacing w:after="0" w:afterAutospacing="0"/>
              <w:rPr>
                <w:b/>
                <w:sz w:val="22"/>
                <w:szCs w:val="22"/>
              </w:rPr>
            </w:pPr>
            <w:r w:rsidRPr="00D978EC">
              <w:rPr>
                <w:b/>
                <w:sz w:val="22"/>
                <w:szCs w:val="22"/>
              </w:rPr>
              <w:t xml:space="preserve">Acción o actividad  </w:t>
            </w:r>
          </w:p>
        </w:tc>
      </w:tr>
      <w:tr w:rsidR="00DE4905" w:rsidRPr="00D978EC" w14:paraId="1BF587A0" w14:textId="77777777" w:rsidTr="00C00EBD">
        <w:trPr>
          <w:trHeight w:val="20"/>
        </w:trPr>
        <w:tc>
          <w:tcPr>
            <w:tcW w:w="8828" w:type="dxa"/>
          </w:tcPr>
          <w:p w14:paraId="29CC4165" w14:textId="78E95809" w:rsidR="00DE4905" w:rsidRPr="00D978EC" w:rsidRDefault="00DE4905"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D978EC" w14:paraId="5CBEA4C9" w14:textId="77777777" w:rsidTr="00C00EBD">
        <w:trPr>
          <w:trHeight w:val="20"/>
        </w:trPr>
        <w:tc>
          <w:tcPr>
            <w:tcW w:w="8828" w:type="dxa"/>
            <w:shd w:val="clear" w:color="auto" w:fill="9CC2E5" w:themeFill="accent5" w:themeFillTint="99"/>
          </w:tcPr>
          <w:p w14:paraId="3560C6FD" w14:textId="77777777" w:rsidR="00DE4905" w:rsidRPr="00D978EC" w:rsidRDefault="00DE4905" w:rsidP="00486B65">
            <w:pPr>
              <w:pStyle w:val="NormalWeb"/>
              <w:spacing w:after="0" w:afterAutospacing="0"/>
              <w:rPr>
                <w:b/>
                <w:sz w:val="22"/>
                <w:szCs w:val="22"/>
              </w:rPr>
            </w:pPr>
            <w:r w:rsidRPr="00D978EC">
              <w:rPr>
                <w:b/>
                <w:sz w:val="22"/>
                <w:szCs w:val="22"/>
              </w:rPr>
              <w:t xml:space="preserve">Recomendación 2. </w:t>
            </w:r>
          </w:p>
        </w:tc>
      </w:tr>
      <w:tr w:rsidR="00DE4905" w:rsidRPr="00D978EC" w14:paraId="49734D8A" w14:textId="77777777" w:rsidTr="00C00EBD">
        <w:trPr>
          <w:trHeight w:val="20"/>
        </w:trPr>
        <w:tc>
          <w:tcPr>
            <w:tcW w:w="8828" w:type="dxa"/>
            <w:shd w:val="clear" w:color="auto" w:fill="9CC2E5" w:themeFill="accent5" w:themeFillTint="99"/>
          </w:tcPr>
          <w:p w14:paraId="18C49ACC" w14:textId="77777777" w:rsidR="00DE4905" w:rsidRPr="00D978EC" w:rsidRDefault="00DE4905" w:rsidP="00486B65">
            <w:pPr>
              <w:pStyle w:val="NormalWeb"/>
              <w:spacing w:after="0" w:afterAutospacing="0"/>
              <w:rPr>
                <w:b/>
                <w:sz w:val="22"/>
                <w:szCs w:val="22"/>
              </w:rPr>
            </w:pPr>
            <w:r w:rsidRPr="00D978EC">
              <w:rPr>
                <w:b/>
                <w:sz w:val="22"/>
                <w:szCs w:val="22"/>
              </w:rPr>
              <w:t xml:space="preserve">Relacionada a Factor:  </w:t>
            </w:r>
          </w:p>
        </w:tc>
      </w:tr>
      <w:tr w:rsidR="00DE4905" w:rsidRPr="00D978EC" w14:paraId="2ED6219D" w14:textId="77777777" w:rsidTr="00C00EBD">
        <w:trPr>
          <w:trHeight w:val="20"/>
        </w:trPr>
        <w:tc>
          <w:tcPr>
            <w:tcW w:w="8828" w:type="dxa"/>
            <w:shd w:val="clear" w:color="auto" w:fill="9CC2E5" w:themeFill="accent5" w:themeFillTint="99"/>
          </w:tcPr>
          <w:p w14:paraId="67728145" w14:textId="77777777" w:rsidR="00DE4905" w:rsidRPr="00D978EC" w:rsidRDefault="00DE4905" w:rsidP="00486B65">
            <w:pPr>
              <w:pStyle w:val="NormalWeb"/>
              <w:spacing w:after="0" w:afterAutospacing="0"/>
              <w:rPr>
                <w:b/>
                <w:sz w:val="22"/>
                <w:szCs w:val="22"/>
              </w:rPr>
            </w:pPr>
            <w:r w:rsidRPr="00D978EC">
              <w:rPr>
                <w:b/>
                <w:sz w:val="22"/>
                <w:szCs w:val="22"/>
              </w:rPr>
              <w:t xml:space="preserve">Acción o actividad desarrollada </w:t>
            </w:r>
          </w:p>
        </w:tc>
      </w:tr>
      <w:tr w:rsidR="00DE4905" w:rsidRPr="00D978EC" w14:paraId="56988946" w14:textId="77777777" w:rsidTr="00C00EBD">
        <w:trPr>
          <w:trHeight w:val="20"/>
        </w:trPr>
        <w:tc>
          <w:tcPr>
            <w:tcW w:w="8828" w:type="dxa"/>
          </w:tcPr>
          <w:p w14:paraId="67D44CF0" w14:textId="2AE35C6A" w:rsidR="00DE4905" w:rsidRPr="00D978EC" w:rsidRDefault="00DE4905"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D978EC" w14:paraId="3CEB4327" w14:textId="77777777" w:rsidTr="00C00EBD">
        <w:trPr>
          <w:trHeight w:val="20"/>
        </w:trPr>
        <w:tc>
          <w:tcPr>
            <w:tcW w:w="8828" w:type="dxa"/>
            <w:shd w:val="clear" w:color="auto" w:fill="9CC2E5" w:themeFill="accent5" w:themeFillTint="99"/>
          </w:tcPr>
          <w:p w14:paraId="34D72676" w14:textId="77777777" w:rsidR="00DE4905" w:rsidRPr="00D978EC" w:rsidRDefault="00DE4905" w:rsidP="00486B65">
            <w:pPr>
              <w:pStyle w:val="NormalWeb"/>
              <w:spacing w:after="0" w:afterAutospacing="0"/>
              <w:rPr>
                <w:b/>
                <w:sz w:val="22"/>
                <w:szCs w:val="22"/>
              </w:rPr>
            </w:pPr>
            <w:r w:rsidRPr="00D978EC">
              <w:rPr>
                <w:b/>
                <w:sz w:val="22"/>
                <w:szCs w:val="22"/>
              </w:rPr>
              <w:t xml:space="preserve">Recomendación 3.  </w:t>
            </w:r>
          </w:p>
        </w:tc>
      </w:tr>
      <w:tr w:rsidR="00DE4905" w:rsidRPr="00D978EC" w14:paraId="35E04C86" w14:textId="77777777" w:rsidTr="00C00EBD">
        <w:trPr>
          <w:trHeight w:val="20"/>
        </w:trPr>
        <w:tc>
          <w:tcPr>
            <w:tcW w:w="8828" w:type="dxa"/>
            <w:shd w:val="clear" w:color="auto" w:fill="9CC2E5" w:themeFill="accent5" w:themeFillTint="99"/>
          </w:tcPr>
          <w:p w14:paraId="287BF12E" w14:textId="77777777" w:rsidR="00DE4905" w:rsidRPr="00D978EC" w:rsidRDefault="00DE4905" w:rsidP="00486B65">
            <w:pPr>
              <w:pStyle w:val="NormalWeb"/>
              <w:spacing w:after="0" w:afterAutospacing="0"/>
              <w:rPr>
                <w:b/>
                <w:sz w:val="22"/>
                <w:szCs w:val="22"/>
              </w:rPr>
            </w:pPr>
            <w:r w:rsidRPr="00D978EC">
              <w:rPr>
                <w:b/>
                <w:sz w:val="22"/>
                <w:szCs w:val="22"/>
              </w:rPr>
              <w:t>Relacionada a Factor:</w:t>
            </w:r>
          </w:p>
        </w:tc>
      </w:tr>
      <w:tr w:rsidR="00DE4905" w:rsidRPr="00D978EC" w14:paraId="737D5828" w14:textId="77777777" w:rsidTr="00C00EBD">
        <w:trPr>
          <w:trHeight w:val="20"/>
        </w:trPr>
        <w:tc>
          <w:tcPr>
            <w:tcW w:w="8828" w:type="dxa"/>
            <w:shd w:val="clear" w:color="auto" w:fill="9CC2E5" w:themeFill="accent5" w:themeFillTint="99"/>
          </w:tcPr>
          <w:p w14:paraId="78E49036" w14:textId="77777777" w:rsidR="00DE4905" w:rsidRPr="00D978EC" w:rsidRDefault="00DE4905" w:rsidP="00486B65">
            <w:pPr>
              <w:pStyle w:val="NormalWeb"/>
              <w:spacing w:after="0" w:afterAutospacing="0"/>
              <w:rPr>
                <w:b/>
                <w:sz w:val="22"/>
                <w:szCs w:val="22"/>
              </w:rPr>
            </w:pPr>
            <w:r w:rsidRPr="00D978EC">
              <w:rPr>
                <w:b/>
                <w:sz w:val="22"/>
                <w:szCs w:val="22"/>
              </w:rPr>
              <w:t xml:space="preserve">Acción o actividad desarrollada </w:t>
            </w:r>
          </w:p>
        </w:tc>
      </w:tr>
      <w:tr w:rsidR="00DE4905" w:rsidRPr="00D978EC" w14:paraId="2128676D" w14:textId="77777777" w:rsidTr="00C00EBD">
        <w:trPr>
          <w:trHeight w:val="20"/>
        </w:trPr>
        <w:tc>
          <w:tcPr>
            <w:tcW w:w="8828" w:type="dxa"/>
          </w:tcPr>
          <w:p w14:paraId="2AABF024" w14:textId="6F5D0DD2" w:rsidR="00DE4905" w:rsidRPr="00D978EC" w:rsidRDefault="00DE4905" w:rsidP="00486B65">
            <w:pPr>
              <w:jc w:val="both"/>
              <w:rPr>
                <w:rFonts w:ascii="Times New Roman" w:hAnsi="Times New Roman" w:cs="Times New Roman"/>
                <w:lang w:val="es-CO"/>
              </w:rPr>
            </w:pPr>
            <w:r w:rsidRPr="00D978EC">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D978EC" w14:paraId="7D4AC551" w14:textId="77777777" w:rsidTr="00C00EBD">
        <w:trPr>
          <w:trHeight w:val="20"/>
        </w:trPr>
        <w:tc>
          <w:tcPr>
            <w:tcW w:w="8828" w:type="dxa"/>
            <w:shd w:val="clear" w:color="auto" w:fill="9CC2E5" w:themeFill="accent5" w:themeFillTint="99"/>
          </w:tcPr>
          <w:p w14:paraId="26148BFA" w14:textId="77777777" w:rsidR="00DE4905" w:rsidRPr="00D978EC" w:rsidRDefault="00DE4905" w:rsidP="00486B65">
            <w:pPr>
              <w:pStyle w:val="NormalWeb"/>
              <w:spacing w:after="0" w:afterAutospacing="0"/>
              <w:rPr>
                <w:b/>
                <w:sz w:val="22"/>
                <w:szCs w:val="22"/>
              </w:rPr>
            </w:pPr>
            <w:r w:rsidRPr="00D978EC">
              <w:rPr>
                <w:b/>
                <w:sz w:val="22"/>
                <w:szCs w:val="22"/>
              </w:rPr>
              <w:t xml:space="preserve">Recomendación 4.  </w:t>
            </w:r>
          </w:p>
        </w:tc>
      </w:tr>
      <w:tr w:rsidR="00DE4905" w:rsidRPr="00D978EC" w14:paraId="3B0348A8" w14:textId="77777777" w:rsidTr="00C00EBD">
        <w:trPr>
          <w:trHeight w:val="20"/>
        </w:trPr>
        <w:tc>
          <w:tcPr>
            <w:tcW w:w="8828" w:type="dxa"/>
            <w:shd w:val="clear" w:color="auto" w:fill="9CC2E5" w:themeFill="accent5" w:themeFillTint="99"/>
          </w:tcPr>
          <w:p w14:paraId="3880A9EA" w14:textId="77777777" w:rsidR="00DE4905" w:rsidRPr="00D978EC" w:rsidRDefault="00DE4905" w:rsidP="00486B65">
            <w:pPr>
              <w:pStyle w:val="NormalWeb"/>
              <w:spacing w:after="0" w:afterAutospacing="0"/>
              <w:rPr>
                <w:b/>
                <w:sz w:val="22"/>
                <w:szCs w:val="22"/>
              </w:rPr>
            </w:pPr>
            <w:r w:rsidRPr="00D978EC">
              <w:rPr>
                <w:b/>
                <w:sz w:val="22"/>
                <w:szCs w:val="22"/>
              </w:rPr>
              <w:t>Relacionada a Factor:</w:t>
            </w:r>
          </w:p>
        </w:tc>
      </w:tr>
      <w:tr w:rsidR="00DE4905" w:rsidRPr="00D978EC" w14:paraId="12E0BDC1" w14:textId="77777777" w:rsidTr="00C00EBD">
        <w:trPr>
          <w:trHeight w:val="20"/>
        </w:trPr>
        <w:tc>
          <w:tcPr>
            <w:tcW w:w="8828" w:type="dxa"/>
            <w:shd w:val="clear" w:color="auto" w:fill="9CC2E5" w:themeFill="accent5" w:themeFillTint="99"/>
          </w:tcPr>
          <w:p w14:paraId="080715EC" w14:textId="77777777" w:rsidR="00DE4905" w:rsidRPr="00D978EC" w:rsidRDefault="00DE4905" w:rsidP="00486B65">
            <w:pPr>
              <w:pStyle w:val="NormalWeb"/>
              <w:spacing w:after="0" w:afterAutospacing="0"/>
              <w:rPr>
                <w:b/>
                <w:sz w:val="22"/>
                <w:szCs w:val="22"/>
              </w:rPr>
            </w:pPr>
            <w:r w:rsidRPr="00D978EC">
              <w:rPr>
                <w:b/>
                <w:sz w:val="22"/>
                <w:szCs w:val="22"/>
              </w:rPr>
              <w:t xml:space="preserve">Acción o actividad desarrollada </w:t>
            </w:r>
          </w:p>
        </w:tc>
      </w:tr>
      <w:tr w:rsidR="00DE4905" w:rsidRPr="00D978EC" w14:paraId="66780A6F" w14:textId="77777777" w:rsidTr="00C00EBD">
        <w:trPr>
          <w:trHeight w:val="20"/>
        </w:trPr>
        <w:tc>
          <w:tcPr>
            <w:tcW w:w="8828" w:type="dxa"/>
          </w:tcPr>
          <w:p w14:paraId="52DC3F5F" w14:textId="5FE81DC9" w:rsidR="00DE4905" w:rsidRPr="00D978EC" w:rsidRDefault="00DE4905"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D978EC">
              <w:rPr>
                <w:rFonts w:ascii="Times New Roman" w:hAnsi="Times New Roman" w:cs="Times New Roman"/>
                <w:lang w:val="es-CO"/>
              </w:rPr>
              <w:t>.</w:t>
            </w:r>
          </w:p>
        </w:tc>
      </w:tr>
      <w:tr w:rsidR="00DE4905" w:rsidRPr="00D978EC" w14:paraId="5FFB159C" w14:textId="77777777" w:rsidTr="00C00EBD">
        <w:trPr>
          <w:trHeight w:val="20"/>
        </w:trPr>
        <w:tc>
          <w:tcPr>
            <w:tcW w:w="8828" w:type="dxa"/>
            <w:shd w:val="clear" w:color="auto" w:fill="9CC2E5" w:themeFill="accent5" w:themeFillTint="99"/>
          </w:tcPr>
          <w:p w14:paraId="263525E2" w14:textId="77777777" w:rsidR="00DE4905" w:rsidRPr="00D978EC" w:rsidRDefault="00DE4905" w:rsidP="00486B65">
            <w:pPr>
              <w:pStyle w:val="NormalWeb"/>
              <w:spacing w:after="0" w:afterAutospacing="0"/>
              <w:rPr>
                <w:b/>
                <w:sz w:val="22"/>
                <w:szCs w:val="22"/>
              </w:rPr>
            </w:pPr>
            <w:r w:rsidRPr="00D978EC">
              <w:rPr>
                <w:b/>
                <w:sz w:val="22"/>
                <w:szCs w:val="22"/>
              </w:rPr>
              <w:t xml:space="preserve">Recomendación 5.  </w:t>
            </w:r>
          </w:p>
        </w:tc>
      </w:tr>
      <w:tr w:rsidR="00DE4905" w:rsidRPr="00D978EC" w14:paraId="3D19E74E" w14:textId="77777777" w:rsidTr="00C00EBD">
        <w:trPr>
          <w:trHeight w:val="20"/>
        </w:trPr>
        <w:tc>
          <w:tcPr>
            <w:tcW w:w="8828" w:type="dxa"/>
            <w:shd w:val="clear" w:color="auto" w:fill="9CC2E5" w:themeFill="accent5" w:themeFillTint="99"/>
          </w:tcPr>
          <w:p w14:paraId="3E78D897" w14:textId="77777777" w:rsidR="00DE4905" w:rsidRPr="00D978EC" w:rsidRDefault="00DE4905" w:rsidP="00486B65">
            <w:pPr>
              <w:pStyle w:val="NormalWeb"/>
              <w:spacing w:after="0" w:afterAutospacing="0"/>
              <w:rPr>
                <w:b/>
                <w:sz w:val="22"/>
                <w:szCs w:val="22"/>
              </w:rPr>
            </w:pPr>
            <w:r w:rsidRPr="00D978EC">
              <w:rPr>
                <w:b/>
                <w:sz w:val="22"/>
                <w:szCs w:val="22"/>
              </w:rPr>
              <w:t xml:space="preserve">Relacionada a Factor:  </w:t>
            </w:r>
          </w:p>
        </w:tc>
      </w:tr>
      <w:tr w:rsidR="00DE4905" w:rsidRPr="00D978EC" w14:paraId="0A60A541" w14:textId="77777777" w:rsidTr="00C00EBD">
        <w:trPr>
          <w:trHeight w:val="20"/>
        </w:trPr>
        <w:tc>
          <w:tcPr>
            <w:tcW w:w="8828" w:type="dxa"/>
            <w:shd w:val="clear" w:color="auto" w:fill="9CC2E5" w:themeFill="accent5" w:themeFillTint="99"/>
          </w:tcPr>
          <w:p w14:paraId="25CB7BFF" w14:textId="77777777" w:rsidR="00DE4905" w:rsidRPr="00D978EC" w:rsidRDefault="00DE4905" w:rsidP="00486B65">
            <w:pPr>
              <w:pStyle w:val="NormalWeb"/>
              <w:spacing w:after="0" w:afterAutospacing="0"/>
              <w:rPr>
                <w:b/>
                <w:sz w:val="22"/>
                <w:szCs w:val="22"/>
              </w:rPr>
            </w:pPr>
            <w:r w:rsidRPr="00D978EC">
              <w:rPr>
                <w:b/>
                <w:sz w:val="22"/>
                <w:szCs w:val="22"/>
              </w:rPr>
              <w:t xml:space="preserve">Acción o actividad desarrollada </w:t>
            </w:r>
          </w:p>
        </w:tc>
      </w:tr>
      <w:tr w:rsidR="00DE4905" w:rsidRPr="00D978EC" w14:paraId="62E92FEE" w14:textId="77777777" w:rsidTr="00C00EBD">
        <w:trPr>
          <w:trHeight w:val="20"/>
        </w:trPr>
        <w:tc>
          <w:tcPr>
            <w:tcW w:w="8828" w:type="dxa"/>
          </w:tcPr>
          <w:p w14:paraId="38B06A42" w14:textId="66CB8275" w:rsidR="00DE4905" w:rsidRPr="00D978EC" w:rsidRDefault="00DE4905" w:rsidP="00486B65">
            <w:pPr>
              <w:jc w:val="both"/>
              <w:rPr>
                <w:rFonts w:ascii="Times New Roman" w:hAnsi="Times New Roman" w:cs="Times New Roman"/>
              </w:rPr>
            </w:pPr>
            <w:r w:rsidRPr="00D978EC">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D978EC">
              <w:rPr>
                <w:rFonts w:ascii="Times New Roman" w:hAnsi="Times New Roman" w:cs="Times New Roman"/>
                <w:lang w:val="es-CO"/>
              </w:rPr>
              <w:t xml:space="preserve"> </w:t>
            </w:r>
          </w:p>
        </w:tc>
      </w:tr>
    </w:tbl>
    <w:p w14:paraId="246F3D6C" w14:textId="51461D15" w:rsidR="000040CA" w:rsidRPr="00FB3789" w:rsidRDefault="000040CA" w:rsidP="00F04A80">
      <w:pPr>
        <w:pStyle w:val="Sinespaciado"/>
        <w:spacing w:line="276" w:lineRule="auto"/>
        <w:jc w:val="center"/>
        <w:rPr>
          <w:rFonts w:ascii="Times New Roman" w:hAnsi="Times New Roman" w:cs="Times New Roman"/>
        </w:rPr>
      </w:pPr>
      <w:r w:rsidRPr="001A2CAA">
        <w:rPr>
          <w:rFonts w:ascii="Times New Roman" w:hAnsi="Times New Roman" w:cs="Times New Roman"/>
        </w:rPr>
        <w:t>F</w:t>
      </w:r>
      <w:r w:rsidRPr="00396F9A">
        <w:rPr>
          <w:rFonts w:ascii="Times New Roman" w:hAnsi="Times New Roman" w:cs="Times New Roman"/>
        </w:rPr>
        <w:t xml:space="preserve">uente: Resolución de Acreditación en Alta Calidad </w:t>
      </w:r>
      <w:r w:rsidR="00D92A9E" w:rsidRPr="00FB3789">
        <w:rPr>
          <w:rFonts w:ascii="Times New Roman" w:hAnsi="Times New Roman" w:cs="Times New Roman"/>
        </w:rPr>
        <w:t xml:space="preserve">y </w:t>
      </w:r>
      <w:r w:rsidRPr="00FB3789">
        <w:rPr>
          <w:rFonts w:ascii="Times New Roman" w:hAnsi="Times New Roman" w:cs="Times New Roman"/>
        </w:rPr>
        <w:t xml:space="preserve">Proyecto curricular </w:t>
      </w:r>
      <w:r w:rsidR="005F2DED" w:rsidRPr="00FB3789">
        <w:rPr>
          <w:rFonts w:ascii="Times New Roman" w:hAnsi="Times New Roman" w:cs="Times New Roman"/>
        </w:rPr>
        <w:t>(2023-1 a 2025-1)</w:t>
      </w:r>
      <w:r w:rsidR="00F04A80" w:rsidRPr="00FB3789">
        <w:rPr>
          <w:rFonts w:ascii="Times New Roman" w:hAnsi="Times New Roman" w:cs="Times New Roman"/>
        </w:rPr>
        <w:t>.</w:t>
      </w:r>
    </w:p>
    <w:p w14:paraId="50DC9ED2" w14:textId="77777777" w:rsidR="00913771" w:rsidRPr="00FB3789" w:rsidRDefault="00913771">
      <w:pPr>
        <w:rPr>
          <w:rFonts w:ascii="Times New Roman" w:hAnsi="Times New Roman" w:cs="Times New Roman"/>
          <w:b/>
          <w:lang w:val="es-CO"/>
        </w:rPr>
      </w:pPr>
      <w:r w:rsidRPr="00FB3789">
        <w:rPr>
          <w:rFonts w:ascii="Times New Roman" w:hAnsi="Times New Roman" w:cs="Times New Roman"/>
          <w:b/>
        </w:rPr>
        <w:br w:type="page"/>
      </w:r>
    </w:p>
    <w:p w14:paraId="41DA19EB" w14:textId="152F40FB" w:rsidR="00D97984" w:rsidRPr="00FB3789" w:rsidRDefault="00D97984" w:rsidP="00913771">
      <w:pPr>
        <w:pStyle w:val="Sinespaciado"/>
        <w:spacing w:before="240" w:line="276" w:lineRule="auto"/>
        <w:jc w:val="center"/>
        <w:rPr>
          <w:rFonts w:ascii="Times New Roman" w:hAnsi="Times New Roman" w:cs="Times New Roman"/>
          <w:b/>
        </w:rPr>
      </w:pPr>
      <w:r w:rsidRPr="00FB3789">
        <w:rPr>
          <w:rFonts w:ascii="Times New Roman" w:hAnsi="Times New Roman" w:cs="Times New Roman"/>
          <w:b/>
        </w:rPr>
        <w:lastRenderedPageBreak/>
        <w:t>Información Complementaria</w:t>
      </w:r>
    </w:p>
    <w:p w14:paraId="5A744539" w14:textId="655DE7FB" w:rsidR="004A2901" w:rsidRPr="00FB3789" w:rsidRDefault="002735F1" w:rsidP="00F04A80">
      <w:pPr>
        <w:autoSpaceDE w:val="0"/>
        <w:autoSpaceDN w:val="0"/>
        <w:adjustRightInd w:val="0"/>
        <w:spacing w:before="240" w:after="0" w:line="276" w:lineRule="auto"/>
        <w:jc w:val="both"/>
        <w:rPr>
          <w:rFonts w:ascii="Times New Roman" w:hAnsi="Times New Roman" w:cs="Times New Roman"/>
          <w:i/>
          <w:iCs/>
          <w:color w:val="00B0F0"/>
          <w:lang w:eastAsia="es-CO"/>
        </w:rPr>
      </w:pPr>
      <w:r w:rsidRPr="00FB3789">
        <w:rPr>
          <w:rFonts w:ascii="Times New Roman" w:hAnsi="Times New Roman" w:cs="Times New Roman"/>
          <w:i/>
          <w:iCs/>
          <w:color w:val="00B0F0"/>
          <w:lang w:eastAsia="es-CO"/>
        </w:rPr>
        <w:t xml:space="preserve">En este apartado se puede incorporar el respectivo listado de anexos del documento y de referencias bibliográficas. Es importante incorporar como anexo del documento el cuadro maestro vigente diligenciado por parte del proyecto curricular.  </w:t>
      </w:r>
    </w:p>
    <w:p w14:paraId="3D6CF9A1" w14:textId="77777777" w:rsidR="0021068F" w:rsidRPr="00FB3789" w:rsidRDefault="0021068F" w:rsidP="00486B65">
      <w:pPr>
        <w:autoSpaceDE w:val="0"/>
        <w:autoSpaceDN w:val="0"/>
        <w:adjustRightInd w:val="0"/>
        <w:spacing w:after="0" w:line="340" w:lineRule="exact"/>
        <w:jc w:val="both"/>
        <w:rPr>
          <w:rFonts w:ascii="Times New Roman" w:hAnsi="Times New Roman" w:cs="Times New Roman"/>
          <w:i/>
          <w:iCs/>
          <w:color w:val="00B0F0"/>
          <w:lang w:eastAsia="es-CO"/>
        </w:rPr>
      </w:pPr>
    </w:p>
    <w:p w14:paraId="2C03E7FA" w14:textId="77777777" w:rsidR="0021068F" w:rsidRPr="00FB3789" w:rsidRDefault="0021068F" w:rsidP="00486B65">
      <w:pPr>
        <w:spacing w:after="0"/>
        <w:rPr>
          <w:rFonts w:ascii="Times New Roman" w:hAnsi="Times New Roman" w:cs="Times New Roman"/>
          <w:i/>
          <w:iCs/>
          <w:color w:val="00B0F0"/>
          <w:lang w:eastAsia="es-CO"/>
        </w:rPr>
      </w:pPr>
    </w:p>
    <w:p w14:paraId="0FB6C4D2" w14:textId="410F1ED1" w:rsidR="004A2901" w:rsidRPr="001A2CAA" w:rsidRDefault="004A2901" w:rsidP="00486B65">
      <w:pPr>
        <w:spacing w:after="0"/>
        <w:rPr>
          <w:rFonts w:ascii="Times New Roman" w:hAnsi="Times New Roman" w:cs="Times New Roman"/>
          <w:i/>
          <w:iCs/>
          <w:color w:val="00B0F0"/>
          <w:lang w:eastAsia="es-CO"/>
        </w:rPr>
      </w:pPr>
      <w:r w:rsidRPr="00F84253">
        <w:rPr>
          <w:rFonts w:ascii="Times New Roman" w:hAnsi="Times New Roman" w:cs="Times New Roman"/>
          <w:i/>
          <w:iCs/>
          <w:color w:val="00B0F0"/>
          <w:lang w:eastAsia="es-CO"/>
        </w:rPr>
        <w:br w:type="page"/>
      </w:r>
      <w:r w:rsidR="00665B16" w:rsidRPr="00D978EC">
        <w:rPr>
          <w:rFonts w:ascii="Times New Roman" w:hAnsi="Times New Roman" w:cs="Times New Roman"/>
          <w:noProof/>
        </w:rPr>
        <w:lastRenderedPageBreak/>
        <mc:AlternateContent>
          <mc:Choice Requires="wps">
            <w:drawing>
              <wp:anchor distT="0" distB="0" distL="114300" distR="114300" simplePos="0" relativeHeight="251664398" behindDoc="0" locked="0" layoutInCell="1" allowOverlap="1" wp14:anchorId="7C1E0540" wp14:editId="267426C3">
                <wp:simplePos x="0" y="0"/>
                <wp:positionH relativeFrom="margin">
                  <wp:posOffset>1311219</wp:posOffset>
                </wp:positionH>
                <wp:positionV relativeFrom="page">
                  <wp:posOffset>10208398</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0BF13F1E" w14:textId="77777777" w:rsidR="00D978EC" w:rsidRPr="00331F33" w:rsidRDefault="00D978EC" w:rsidP="00665B16">
                            <w:pPr>
                              <w:jc w:val="center"/>
                              <w:rPr>
                                <w:rFonts w:ascii="Times New Roman" w:hAnsi="Times New Roman" w:cs="Times New Roman"/>
                                <w:color w:val="C00000"/>
                              </w:rPr>
                            </w:pPr>
                            <w:hyperlink r:id="rId86"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1E0540" id="_x0000_s1030" type="#_x0000_t202" style="position:absolute;margin-left:103.25pt;margin-top:803.8pt;width:256.1pt;height:24.6pt;z-index:25166439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" filled="f" stroked="f" strokeweight=".5pt">
                <v:textbox>
                  <w:txbxContent>
                    <w:p w14:paraId="0BF13F1E" w14:textId="77777777" w:rsidR="00D978EC" w:rsidRPr="00331F33" w:rsidRDefault="00D978EC" w:rsidP="00665B16">
                      <w:pPr>
                        <w:jc w:val="center"/>
                        <w:rPr>
                          <w:rFonts w:ascii="Times New Roman" w:hAnsi="Times New Roman" w:cs="Times New Roman"/>
                          <w:color w:val="C00000"/>
                        </w:rPr>
                      </w:pPr>
                      <w:hyperlink r:id="rId87"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v:textbox>
                <w10:wrap anchorx="margin" anchory="page"/>
              </v:shape>
            </w:pict>
          </mc:Fallback>
        </mc:AlternateContent>
      </w:r>
      <w:r w:rsidR="0021068F" w:rsidRPr="00D978EC">
        <w:rPr>
          <w:rFonts w:ascii="Times New Roman" w:hAnsi="Times New Roman" w:cs="Times New Roman"/>
          <w:noProof/>
        </w:rPr>
        <w:drawing>
          <wp:anchor distT="0" distB="0" distL="114300" distR="114300" simplePos="0" relativeHeight="251658253" behindDoc="1" locked="1" layoutInCell="1" allowOverlap="1" wp14:anchorId="51A1E819" wp14:editId="30C2C39A">
            <wp:simplePos x="0" y="0"/>
            <wp:positionH relativeFrom="page">
              <wp:posOffset>-15875</wp:posOffset>
            </wp:positionH>
            <wp:positionV relativeFrom="page">
              <wp:posOffset>7620</wp:posOffset>
            </wp:positionV>
            <wp:extent cx="7771130" cy="11022330"/>
            <wp:effectExtent l="0" t="0" r="1270" b="762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771130" cy="11022330"/>
                    </a:xfrm>
                    <a:prstGeom prst="rect">
                      <a:avLst/>
                    </a:prstGeom>
                  </pic:spPr>
                </pic:pic>
              </a:graphicData>
            </a:graphic>
            <wp14:sizeRelH relativeFrom="page">
              <wp14:pctWidth>0</wp14:pctWidth>
            </wp14:sizeRelH>
            <wp14:sizeRelV relativeFrom="page">
              <wp14:pctHeight>0</wp14:pctHeight>
            </wp14:sizeRelV>
          </wp:anchor>
        </w:drawing>
      </w:r>
    </w:p>
    <w:sectPr w:rsidR="004A2901" w:rsidRPr="001A2CAA">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roberto cardenas" w:date="2025-10-27T20:54:00Z" w:initials="rc">
    <w:p w14:paraId="0F63A7F6" w14:textId="77777777" w:rsidR="004E4280" w:rsidRDefault="00426F73" w:rsidP="004E4280">
      <w:pPr>
        <w:pStyle w:val="Textocomentario"/>
      </w:pPr>
      <w:r>
        <w:rPr>
          <w:rStyle w:val="Refdecomentario"/>
        </w:rPr>
        <w:annotationRef/>
      </w:r>
      <w:r w:rsidR="004E4280">
        <w:rPr>
          <w:b/>
          <w:bCs/>
        </w:rPr>
        <w:t>objetivos</w:t>
      </w:r>
      <w:r w:rsidR="004E4280">
        <w:t> y </w:t>
      </w:r>
      <w:r w:rsidR="004E4280">
        <w:rPr>
          <w:b/>
          <w:bCs/>
        </w:rPr>
        <w:t>propósitos</w:t>
      </w:r>
      <w:r w:rsidR="004E4280">
        <w:t> de formación no son lo mismo</w:t>
      </w:r>
      <w:r w:rsidR="004E4280">
        <w:rPr>
          <w:color w:val="0A0A0A"/>
          <w:highlight w:val="white"/>
        </w:rPr>
        <w:t>; los propósitos son el "por qué" o la meta general a largo plazo de la formación, mientras que los objetivos son el "qué", es decir, las metas específicas, medibles y a corto plazo que se deben alcanzar para lograr el propósito. El propósito proporciona la dirección general, mientras que los objetivos son los pasos concretos para llegar allí. </w:t>
      </w:r>
      <w:r w:rsidR="004E4280">
        <w:t xml:space="preserve"> </w:t>
      </w:r>
    </w:p>
    <w:p w14:paraId="7D2F4A9A" w14:textId="77777777" w:rsidR="004E4280" w:rsidRDefault="004E4280" w:rsidP="004E4280">
      <w:pPr>
        <w:pStyle w:val="Textocomentario"/>
      </w:pPr>
      <w:r>
        <w:t>Parece que no haber una diferenciación clara de estos dos aspectos.</w:t>
      </w:r>
    </w:p>
    <w:p w14:paraId="1A4DE5AB" w14:textId="77777777" w:rsidR="004E4280" w:rsidRDefault="004E4280" w:rsidP="004E4280">
      <w:pPr>
        <w:pStyle w:val="Textocomentario"/>
      </w:pPr>
    </w:p>
    <w:p w14:paraId="6535320A" w14:textId="77777777" w:rsidR="004E4280" w:rsidRDefault="004E4280" w:rsidP="004E4280">
      <w:pPr>
        <w:pStyle w:val="Textocomentario"/>
      </w:pPr>
      <w:r>
        <w:t>Es posible que haya que corregir “dos modalidades, ya que al parecer solo se quiere escribir acerca de la “Metodología de Profundización”</w:t>
      </w:r>
    </w:p>
  </w:comment>
  <w:comment w:id="26" w:author="roberto cardenas" w:date="2025-10-28T15:39:00Z" w:initials="rc">
    <w:p w14:paraId="6BE0B1F3" w14:textId="2B9EBEA3" w:rsidR="004E4280" w:rsidRDefault="004E4280" w:rsidP="004E4280">
      <w:pPr>
        <w:pStyle w:val="Textocomentario"/>
      </w:pPr>
      <w:r>
        <w:rPr>
          <w:rStyle w:val="Refdecomentario"/>
        </w:rPr>
        <w:annotationRef/>
      </w:r>
      <w:r>
        <w:t>¿Se habla de las dos modalidades o de la que interesa?</w:t>
      </w:r>
    </w:p>
  </w:comment>
  <w:comment w:id="42" w:author="roberto cardenas" w:date="2025-10-28T15:38:00Z" w:initials="rc">
    <w:p w14:paraId="2B709B2F" w14:textId="074E55DD" w:rsidR="004E4280" w:rsidRDefault="004E4280" w:rsidP="004E4280">
      <w:pPr>
        <w:pStyle w:val="Textocomentario"/>
      </w:pPr>
      <w:r>
        <w:rPr>
          <w:rStyle w:val="Refdecomentario"/>
        </w:rPr>
        <w:annotationRef/>
      </w:r>
      <w:r>
        <w:t>¿Esto es demostrable?</w:t>
      </w:r>
    </w:p>
  </w:comment>
  <w:comment w:id="46" w:author="roberto cardenas" w:date="2025-10-28T15:38:00Z" w:initials="rc">
    <w:p w14:paraId="70006E8B" w14:textId="54B0F875" w:rsidR="004E4280" w:rsidRDefault="004E4280" w:rsidP="004E4280">
      <w:pPr>
        <w:pStyle w:val="Textocomentario"/>
      </w:pPr>
      <w:r>
        <w:rPr>
          <w:rStyle w:val="Refdecomentario"/>
        </w:rPr>
        <w:annotationRef/>
      </w:r>
      <w:r>
        <w:t>¿Podría entenderse que el Profesional sería competente en cada área?</w:t>
      </w:r>
    </w:p>
  </w:comment>
  <w:comment w:id="49" w:author="roberto cardenas" w:date="2025-10-28T15:35:00Z" w:initials="rc">
    <w:p w14:paraId="0CBF76FA" w14:textId="38D889DA" w:rsidR="00363D22" w:rsidRDefault="00363D22" w:rsidP="00363D22">
      <w:pPr>
        <w:pStyle w:val="Textocomentario"/>
      </w:pPr>
      <w:r>
        <w:rPr>
          <w:rStyle w:val="Refdecomentario"/>
        </w:rPr>
        <w:annotationRef/>
      </w:r>
      <w:r>
        <w:t>Cuando nos referimos a la red global, se escribe “Internet”</w:t>
      </w:r>
    </w:p>
  </w:comment>
  <w:comment w:id="58" w:author="roberto cardenas" w:date="2025-10-28T15:34:00Z" w:initials="rc">
    <w:p w14:paraId="0FE62FE1" w14:textId="545259C1" w:rsidR="00BC5139" w:rsidRDefault="00BC5139" w:rsidP="00BC5139">
      <w:pPr>
        <w:pStyle w:val="Textocomentario"/>
      </w:pPr>
      <w:r>
        <w:rPr>
          <w:rStyle w:val="Refdecomentario"/>
        </w:rPr>
        <w:annotationRef/>
      </w:r>
      <w:r>
        <w:t>Sería bueno incluir el lapso de la vigencia</w:t>
      </w:r>
    </w:p>
  </w:comment>
  <w:comment w:id="67" w:author="roberto cardenas" w:date="2025-10-28T15:33:00Z" w:initials="rc">
    <w:p w14:paraId="2FCD3DC0" w14:textId="465EAE27" w:rsidR="00BC5139" w:rsidRDefault="00BC5139" w:rsidP="00BC5139">
      <w:pPr>
        <w:pStyle w:val="Textocomentario"/>
      </w:pPr>
      <w:r>
        <w:rPr>
          <w:rStyle w:val="Refdecomentario"/>
        </w:rPr>
        <w:annotationRef/>
      </w:r>
      <w:r>
        <w:t>Considerando que nuestra expresión debe ser en el contexto de la Ingeniería, los términos “más o menos”, “baja general”, “aumentar” deberían tener un mayor contenido objetivo.</w:t>
      </w:r>
    </w:p>
  </w:comment>
  <w:comment w:id="78" w:author="roberto cardenas" w:date="2025-10-28T15:28:00Z" w:initials="rc">
    <w:p w14:paraId="0B414ACF" w14:textId="524D49B1" w:rsidR="00B6220B" w:rsidRDefault="00B6220B" w:rsidP="00B6220B">
      <w:pPr>
        <w:pStyle w:val="Textocomentario"/>
      </w:pPr>
      <w:r>
        <w:rPr>
          <w:rStyle w:val="Refdecomentario"/>
        </w:rPr>
        <w:annotationRef/>
      </w:r>
      <w:r>
        <w:t>Parecería bueno aclarar la diferencia de estos dos datos.</w:t>
      </w:r>
    </w:p>
  </w:comment>
  <w:comment w:id="80" w:author="roberto cardenas" w:date="2025-10-28T15:30:00Z" w:initials="rc">
    <w:p w14:paraId="07A09BD5" w14:textId="77777777" w:rsidR="00B6220B" w:rsidRDefault="00B6220B" w:rsidP="00B6220B">
      <w:pPr>
        <w:pStyle w:val="Textocomentario"/>
      </w:pPr>
      <w:r>
        <w:rPr>
          <w:rStyle w:val="Refdecomentario"/>
        </w:rPr>
        <w:annotationRef/>
      </w:r>
      <w:r>
        <w:t>¿Parecería que el texto debería referirse a la “Metodología de Profundización”?</w:t>
      </w:r>
    </w:p>
  </w:comment>
  <w:comment w:id="85" w:author="roberto cardenas" w:date="2025-10-28T15:26:00Z" w:initials="rc">
    <w:p w14:paraId="3069A7A5" w14:textId="77777777" w:rsidR="001E25BA" w:rsidRDefault="00B6220B" w:rsidP="001E25BA">
      <w:pPr>
        <w:pStyle w:val="Textocomentario"/>
      </w:pPr>
      <w:r>
        <w:rPr>
          <w:rStyle w:val="Refdecomentario"/>
        </w:rPr>
        <w:annotationRef/>
      </w:r>
      <w:r w:rsidR="001E25BA">
        <w:t>Se entiende que los grados Universitario y Especialización no son pertinentes en este caso. ¿Sería mejor no incluirlos? Colocar 0 en este contexto no parece adecuado.</w:t>
      </w:r>
    </w:p>
  </w:comment>
  <w:comment w:id="202" w:author="roberto cardenas" w:date="2025-10-28T15:21:00Z" w:initials="rc">
    <w:p w14:paraId="51E89817" w14:textId="68BB3470" w:rsidR="00DB1584" w:rsidRDefault="00DB1584" w:rsidP="00DB1584">
      <w:pPr>
        <w:pStyle w:val="Textocomentario"/>
      </w:pPr>
      <w:r>
        <w:rPr>
          <w:rStyle w:val="Refdecomentario"/>
        </w:rPr>
        <w:annotationRef/>
      </w:r>
      <w:r>
        <w:t>Parece que este factor debería ser más relevante.</w:t>
      </w:r>
    </w:p>
  </w:comment>
  <w:comment w:id="208" w:author="COMITE DE CURRICULO Y CALIDAD PREGRADOS" w:date="2025-09-18T14:51:00Z" w:initials="CM">
    <w:p w14:paraId="38FBE17B" w14:textId="769CCF9F" w:rsidR="00D978EC" w:rsidRDefault="00D978EC">
      <w:pPr>
        <w:pStyle w:val="Textocomentario"/>
      </w:pPr>
      <w:r>
        <w:rPr>
          <w:rStyle w:val="Refdecomentario"/>
        </w:rPr>
        <w:annotationRef/>
      </w:r>
      <w:r>
        <w:t>Se sugiere agregar como anexo el PEP de la Maestría.</w:t>
      </w:r>
    </w:p>
  </w:comment>
  <w:comment w:id="212" w:author="roberto cardenas" w:date="2025-10-28T15:19:00Z" w:initials="rc">
    <w:p w14:paraId="1790E152" w14:textId="77777777" w:rsidR="001E25BA" w:rsidRDefault="00DB1584" w:rsidP="001E25BA">
      <w:pPr>
        <w:pStyle w:val="Textocomentario"/>
      </w:pPr>
      <w:r>
        <w:rPr>
          <w:rStyle w:val="Refdecomentario"/>
        </w:rPr>
        <w:annotationRef/>
      </w:r>
      <w:r w:rsidR="001E25BA">
        <w:t>Se admite que “pocos” que integran la amplitud temática… Pero con argumentos similares se llega a la conclusión de que el programa es “único”</w:t>
      </w:r>
    </w:p>
  </w:comment>
  <w:comment w:id="216" w:author="roberto cardenas" w:date="2025-10-28T16:04:00Z" w:initials="rc">
    <w:p w14:paraId="30FED91F" w14:textId="791137AF" w:rsidR="00191ECA" w:rsidRDefault="00191ECA" w:rsidP="00191ECA">
      <w:pPr>
        <w:pStyle w:val="Textocomentario"/>
      </w:pPr>
      <w:r>
        <w:rPr>
          <w:rStyle w:val="Refdecomentario"/>
        </w:rPr>
        <w:annotationRef/>
      </w:r>
      <w:r>
        <w:t>¿Epistemológicos?</w:t>
      </w:r>
    </w:p>
  </w:comment>
  <w:comment w:id="229" w:author="roberto cardenas" w:date="2025-10-28T16:19:00Z" w:initials="rc">
    <w:p w14:paraId="29474A0E" w14:textId="77777777" w:rsidR="000D4A6B" w:rsidRDefault="000D4A6B" w:rsidP="000D4A6B">
      <w:pPr>
        <w:pStyle w:val="Textocomentario"/>
      </w:pPr>
      <w:r>
        <w:rPr>
          <w:rStyle w:val="Refdecomentario"/>
        </w:rPr>
        <w:annotationRef/>
      </w:r>
      <w:r>
        <w:t>Esta máxima nota debería coincidir con un consenso total por parte de los estudiantes.</w:t>
      </w:r>
    </w:p>
  </w:comment>
  <w:comment w:id="251" w:author="roberto cardenas" w:date="2025-10-28T16:23:00Z" w:initials="rc">
    <w:p w14:paraId="4FAEBB4A" w14:textId="77777777" w:rsidR="000D4A6B" w:rsidRDefault="000D4A6B" w:rsidP="000D4A6B">
      <w:pPr>
        <w:pStyle w:val="Textocomentario"/>
      </w:pPr>
      <w:r>
        <w:rPr>
          <w:rStyle w:val="Refdecomentario"/>
        </w:rPr>
        <w:annotationRef/>
      </w:r>
      <w:r>
        <w:t>¿Hay soporte?</w:t>
      </w:r>
    </w:p>
  </w:comment>
  <w:comment w:id="256" w:author="roberto cardenas" w:date="2025-10-28T16:27:00Z" w:initials="rc">
    <w:p w14:paraId="3D6F0E0B" w14:textId="77777777" w:rsidR="00056868" w:rsidRDefault="00056868" w:rsidP="00056868">
      <w:pPr>
        <w:pStyle w:val="Textocomentario"/>
      </w:pPr>
      <w:r>
        <w:rPr>
          <w:rStyle w:val="Refdecomentario"/>
        </w:rPr>
        <w:annotationRef/>
      </w:r>
      <w:r>
        <w:t>La calificación no expresa la falta de consenso absoluto.</w:t>
      </w:r>
    </w:p>
  </w:comment>
  <w:comment w:id="261" w:author="roberto cardenas" w:date="2025-10-28T16:35:00Z" w:initials="rc">
    <w:p w14:paraId="2BCCC1BC" w14:textId="77777777" w:rsidR="00A31A6B" w:rsidRDefault="00A31A6B" w:rsidP="00A31A6B">
      <w:pPr>
        <w:pStyle w:val="Textocomentario"/>
      </w:pPr>
      <w:r>
        <w:rPr>
          <w:rStyle w:val="Refdecomentario"/>
        </w:rPr>
        <w:annotationRef/>
      </w:r>
      <w:r>
        <w:t>¿Se pueden consultar?</w:t>
      </w:r>
    </w:p>
  </w:comment>
  <w:comment w:id="263" w:author="roberto cardenas" w:date="2025-10-28T16:33:00Z" w:initials="rc">
    <w:p w14:paraId="494EDA9A" w14:textId="1F1A9972" w:rsidR="00A31A6B" w:rsidRDefault="00A31A6B" w:rsidP="00A31A6B">
      <w:pPr>
        <w:pStyle w:val="Textocomentario"/>
      </w:pPr>
      <w:r>
        <w:rPr>
          <w:rStyle w:val="Refdecomentario"/>
        </w:rPr>
        <w:annotationRef/>
      </w:r>
      <w:r>
        <w:t>De acuerdo al comentario pareciera que la calificación podría ser mayor.</w:t>
      </w:r>
    </w:p>
  </w:comment>
  <w:comment w:id="274" w:author="roberto cardenas" w:date="2025-10-29T19:12:00Z" w:initials="rc">
    <w:p w14:paraId="37E3531C" w14:textId="77777777" w:rsidR="00A87CB8" w:rsidRDefault="00A87CB8" w:rsidP="00A87CB8">
      <w:pPr>
        <w:pStyle w:val="Textocomentario"/>
      </w:pPr>
      <w:r>
        <w:rPr>
          <w:rStyle w:val="Refdecomentario"/>
        </w:rPr>
        <w:annotationRef/>
      </w:r>
      <w:r>
        <w:t>En principio esto debe ser así. No lo incluiriría como fortaleza, sino como un cumplimiento del nivel académico exigido ¿Hay profesores con solo titulo de pregrado o solo especialización?</w:t>
      </w:r>
    </w:p>
  </w:comment>
  <w:comment w:id="300" w:author="roberto cardenas" w:date="2025-10-28T16:44:00Z" w:initials="rc">
    <w:p w14:paraId="171E2543" w14:textId="0FF9E20F" w:rsidR="00AB4350" w:rsidRDefault="00AB4350" w:rsidP="00AB4350">
      <w:pPr>
        <w:pStyle w:val="Textocomentario"/>
      </w:pPr>
      <w:r>
        <w:rPr>
          <w:rStyle w:val="Refdecomentario"/>
        </w:rPr>
        <w:annotationRef/>
      </w:r>
      <w:r>
        <w:t>Se mencionan 4 elementos a graficar pero se grafican 5. Cuidar este aspecto en las ilustraciones.</w:t>
      </w:r>
    </w:p>
  </w:comment>
  <w:comment w:id="309" w:author="roberto cardenas" w:date="2025-10-29T16:29:00Z" w:initials="rc">
    <w:p w14:paraId="6B1DC140" w14:textId="77777777" w:rsidR="000F47BD" w:rsidRDefault="000F47BD" w:rsidP="000F47BD">
      <w:pPr>
        <w:pStyle w:val="Textocomentario"/>
      </w:pPr>
      <w:r>
        <w:rPr>
          <w:rStyle w:val="Refdecomentario"/>
        </w:rPr>
        <w:annotationRef/>
      </w:r>
      <w:r>
        <w:t>¿Se puede consultar?</w:t>
      </w:r>
    </w:p>
  </w:comment>
  <w:comment w:id="311" w:author="roberto cardenas" w:date="2025-10-29T16:32:00Z" w:initials="rc">
    <w:p w14:paraId="59EE84D5" w14:textId="77777777" w:rsidR="000F47BD" w:rsidRDefault="000F47BD" w:rsidP="000F47BD">
      <w:pPr>
        <w:pStyle w:val="Textocomentario"/>
      </w:pPr>
      <w:r>
        <w:rPr>
          <w:rStyle w:val="Refdecomentario"/>
        </w:rPr>
        <w:annotationRef/>
      </w:r>
      <w:r>
        <w:t xml:space="preserve">¿Es una apreciación interna o de respuestas de los estudiantes? </w:t>
      </w:r>
    </w:p>
  </w:comment>
  <w:comment w:id="312" w:author="roberto cardenas" w:date="2025-10-29T16:33:00Z" w:initials="rc">
    <w:p w14:paraId="4E128745" w14:textId="77777777" w:rsidR="000F47BD" w:rsidRDefault="000F47BD" w:rsidP="000F47BD">
      <w:pPr>
        <w:pStyle w:val="Textocomentario"/>
      </w:pPr>
      <w:r>
        <w:rPr>
          <w:rStyle w:val="Refdecomentario"/>
        </w:rPr>
        <w:annotationRef/>
      </w:r>
      <w:r>
        <w:t>¿Se puede consultar?</w:t>
      </w:r>
    </w:p>
  </w:comment>
  <w:comment w:id="314" w:author="roberto cardenas" w:date="2025-10-28T16:52:00Z" w:initials="rc">
    <w:p w14:paraId="1B7A3F72" w14:textId="334FA401" w:rsidR="003077CD" w:rsidRDefault="003077CD" w:rsidP="003077CD">
      <w:pPr>
        <w:pStyle w:val="Textocomentario"/>
      </w:pPr>
      <w:r>
        <w:rPr>
          <w:rStyle w:val="Refdecomentario"/>
        </w:rPr>
        <w:annotationRef/>
      </w:r>
      <w:r>
        <w:t>¿Se pueden consultar los soportes?</w:t>
      </w:r>
    </w:p>
  </w:comment>
  <w:comment w:id="319" w:author="roberto cardenas" w:date="2025-10-29T16:37:00Z" w:initials="rc">
    <w:p w14:paraId="1C17C14D" w14:textId="77777777" w:rsidR="00AF1092" w:rsidRDefault="00AF1092" w:rsidP="00AF1092">
      <w:pPr>
        <w:pStyle w:val="Textocomentario"/>
      </w:pPr>
      <w:r>
        <w:rPr>
          <w:rStyle w:val="Refdecomentario"/>
        </w:rPr>
        <w:annotationRef/>
      </w:r>
      <w:r>
        <w:t>Parece que esta calificación podría ser superior</w:t>
      </w:r>
    </w:p>
  </w:comment>
  <w:comment w:id="321" w:author="roberto cardenas" w:date="2025-10-29T16:42:00Z" w:initials="rc">
    <w:p w14:paraId="2621F217" w14:textId="77777777" w:rsidR="00AF1092" w:rsidRDefault="00AF1092" w:rsidP="00AF1092">
      <w:pPr>
        <w:pStyle w:val="Textocomentario"/>
      </w:pPr>
      <w:r>
        <w:rPr>
          <w:rStyle w:val="Refdecomentario"/>
        </w:rPr>
        <w:annotationRef/>
      </w:r>
      <w:r>
        <w:t>Parece que es una apreciación interna del programa. Si el sistema asegura que se alcancen las competencias ¿Por qué no tiene una calificación mayor?</w:t>
      </w:r>
    </w:p>
  </w:comment>
  <w:comment w:id="322" w:author="roberto cardenas" w:date="2025-10-29T16:46:00Z" w:initials="rc">
    <w:p w14:paraId="2A021A01" w14:textId="77777777" w:rsidR="00AF1092" w:rsidRDefault="00AF1092" w:rsidP="00AF1092">
      <w:pPr>
        <w:pStyle w:val="Textocomentario"/>
      </w:pPr>
      <w:r>
        <w:rPr>
          <w:rStyle w:val="Refdecomentario"/>
        </w:rPr>
        <w:annotationRef/>
      </w:r>
      <w:r>
        <w:t>Se sugiere que se llenen los encabezados de las hojas de asistencia.</w:t>
      </w:r>
    </w:p>
  </w:comment>
  <w:comment w:id="324" w:author="roberto cardenas" w:date="2025-10-29T17:04:00Z" w:initials="rc">
    <w:p w14:paraId="03FC9861" w14:textId="77777777" w:rsidR="00A0329C" w:rsidRDefault="00A0329C" w:rsidP="00A0329C">
      <w:pPr>
        <w:pStyle w:val="Textocomentario"/>
      </w:pPr>
      <w:r>
        <w:rPr>
          <w:rStyle w:val="Refdecomentario"/>
        </w:rPr>
        <w:annotationRef/>
      </w:r>
      <w:r>
        <w:t>Existen evidencias?</w:t>
      </w:r>
    </w:p>
  </w:comment>
  <w:comment w:id="326" w:author="roberto cardenas" w:date="2025-10-29T18:43:00Z" w:initials="rc">
    <w:p w14:paraId="6F52C40D" w14:textId="77777777" w:rsidR="00D7024D" w:rsidRDefault="00D7024D" w:rsidP="00D7024D">
      <w:pPr>
        <w:pStyle w:val="Textocomentario"/>
      </w:pPr>
      <w:r>
        <w:rPr>
          <w:rStyle w:val="Refdecomentario"/>
        </w:rPr>
        <w:annotationRef/>
      </w:r>
      <w:r>
        <w:t>Soportes?</w:t>
      </w:r>
    </w:p>
  </w:comment>
  <w:comment w:id="331" w:author="roberto cardenas" w:date="2025-10-29T18:45:00Z" w:initials="rc">
    <w:p w14:paraId="524A3203" w14:textId="77777777" w:rsidR="00D7024D" w:rsidRDefault="00D7024D" w:rsidP="00D7024D">
      <w:pPr>
        <w:pStyle w:val="Textocomentario"/>
      </w:pPr>
      <w:r>
        <w:rPr>
          <w:rStyle w:val="Refdecomentario"/>
        </w:rPr>
        <w:annotationRef/>
      </w:r>
      <w:r>
        <w:t>?</w:t>
      </w:r>
    </w:p>
  </w:comment>
  <w:comment w:id="332" w:author="roberto cardenas" w:date="2025-10-29T18:53:00Z" w:initials="rc">
    <w:p w14:paraId="7D05B892" w14:textId="77777777" w:rsidR="00312080" w:rsidRDefault="00312080" w:rsidP="00312080">
      <w:pPr>
        <w:pStyle w:val="Textocomentario"/>
      </w:pPr>
      <w:r>
        <w:rPr>
          <w:rStyle w:val="Refdecomentario"/>
        </w:rPr>
        <w:annotationRef/>
      </w:r>
      <w:r>
        <w:t>¿Soportes?</w:t>
      </w:r>
    </w:p>
  </w:comment>
  <w:comment w:id="334" w:author="roberto cardenas" w:date="2025-10-29T19:05:00Z" w:initials="rc">
    <w:p w14:paraId="65F7295E" w14:textId="77777777" w:rsidR="00A87CB8" w:rsidRDefault="00A87CB8" w:rsidP="00A87CB8">
      <w:pPr>
        <w:pStyle w:val="Textocomentario"/>
      </w:pPr>
      <w:r>
        <w:rPr>
          <w:rStyle w:val="Refdecomentario"/>
        </w:rPr>
        <w:annotationRef/>
      </w:r>
      <w:r>
        <w:t>¿No hay lista?</w:t>
      </w:r>
    </w:p>
  </w:comment>
  <w:comment w:id="342" w:author="roberto cardenas" w:date="2025-10-29T19:38:00Z" w:initials="rc">
    <w:p w14:paraId="6D074C39" w14:textId="77777777" w:rsidR="00FD5A59" w:rsidRDefault="00FD5A59" w:rsidP="00FD5A59">
      <w:pPr>
        <w:pStyle w:val="Textocomentario"/>
      </w:pPr>
      <w:r>
        <w:rPr>
          <w:rStyle w:val="Refdecomentario"/>
        </w:rPr>
        <w:annotationRef/>
      </w:r>
      <w:r>
        <w:t>¿Sin fortalezas?</w:t>
      </w:r>
    </w:p>
  </w:comment>
  <w:comment w:id="349" w:author="roberto cardenas" w:date="2025-10-29T19:41:00Z" w:initials="rc">
    <w:p w14:paraId="2B2ECBE1" w14:textId="77777777" w:rsidR="00FD5A59" w:rsidRDefault="00FD5A59" w:rsidP="00FD5A59">
      <w:pPr>
        <w:pStyle w:val="Textocomentario"/>
      </w:pPr>
      <w:r>
        <w:rPr>
          <w:rStyle w:val="Refdecomentario"/>
        </w:rPr>
        <w:annotationRef/>
      </w:r>
      <w:r>
        <w:t>No hay evidencia cualitativa y/o cuantitativa</w:t>
      </w:r>
    </w:p>
  </w:comment>
  <w:comment w:id="350" w:author="roberto cardenas" w:date="2025-10-29T19:24:00Z" w:initials="rc">
    <w:p w14:paraId="64E17A51" w14:textId="411F73D0" w:rsidR="00C05ED2" w:rsidRDefault="00C05ED2" w:rsidP="00C05ED2">
      <w:pPr>
        <w:pStyle w:val="Textocomentario"/>
      </w:pPr>
      <w:r>
        <w:rPr>
          <w:rStyle w:val="Refdecomentario"/>
        </w:rPr>
        <w:annotationRef/>
      </w:r>
      <w:r>
        <w:t>Este “Enlace” no funciona</w:t>
      </w:r>
    </w:p>
  </w:comment>
  <w:comment w:id="353" w:author="roberto cardenas" w:date="2025-10-29T19:21:00Z" w:initials="rc">
    <w:p w14:paraId="78B767F9" w14:textId="77777777" w:rsidR="00C05ED2" w:rsidRDefault="00C05ED2" w:rsidP="00C05ED2">
      <w:pPr>
        <w:pStyle w:val="Textocomentario"/>
      </w:pPr>
      <w:r>
        <w:rPr>
          <w:rStyle w:val="Refdecomentario"/>
        </w:rPr>
        <w:annotationRef/>
      </w:r>
      <w:r>
        <w:t>El eje de las ordenadas ¿Qué expresa? ¿Es la calificación sobre 50? Si es así, es preocupante. ¿Se relaciona con la calificación de la Tabla 43?</w:t>
      </w:r>
    </w:p>
  </w:comment>
  <w:comment w:id="355" w:author="roberto cardenas" w:date="2025-10-29T19:47:00Z" w:initials="rc">
    <w:p w14:paraId="0317236C" w14:textId="77777777" w:rsidR="009534B4" w:rsidRDefault="009534B4" w:rsidP="009534B4">
      <w:pPr>
        <w:pStyle w:val="Textocomentario"/>
      </w:pPr>
      <w:r>
        <w:rPr>
          <w:rStyle w:val="Refdecomentario"/>
        </w:rPr>
        <w:annotationRef/>
      </w:r>
      <w:r>
        <w:t>En este enlace se nombra a alguien en un cargo de Profesional Especializado. No se observa la relación con el contenido. No es un ejemplo que origine toma de decisiones académicas.</w:t>
      </w:r>
    </w:p>
  </w:comment>
  <w:comment w:id="356" w:author="roberto cardenas" w:date="2025-10-29T19:50:00Z" w:initials="rc">
    <w:p w14:paraId="7EAFF088" w14:textId="77777777" w:rsidR="00AE67DB" w:rsidRDefault="00AE67DB" w:rsidP="00AE67DB">
      <w:pPr>
        <w:pStyle w:val="Textocomentario"/>
      </w:pPr>
      <w:r>
        <w:rPr>
          <w:rStyle w:val="Refdecomentario"/>
        </w:rPr>
        <w:annotationRef/>
      </w:r>
      <w:r>
        <w:t>Lo que se requiere es salir de las líneas y campos del programa para relacionarse con otras disciplinas</w:t>
      </w:r>
    </w:p>
  </w:comment>
  <w:comment w:id="361" w:author="roberto cardenas" w:date="2025-10-29T19:52:00Z" w:initials="rc">
    <w:p w14:paraId="7CD458FD" w14:textId="77777777" w:rsidR="00E436F1" w:rsidRDefault="00E436F1" w:rsidP="00E436F1">
      <w:pPr>
        <w:pStyle w:val="Textocomentario"/>
      </w:pPr>
      <w:r>
        <w:rPr>
          <w:rStyle w:val="Refdecomentario"/>
        </w:rPr>
        <w:annotationRef/>
      </w:r>
      <w:r>
        <w:t>No hay retroalimentación del éxito del proceso de selección.</w:t>
      </w:r>
    </w:p>
  </w:comment>
  <w:comment w:id="363" w:author="roberto cardenas" w:date="2025-10-29T19:58:00Z" w:initials="rc">
    <w:p w14:paraId="71B14DC3" w14:textId="77777777" w:rsidR="00364E09" w:rsidRDefault="00364E09" w:rsidP="00364E09">
      <w:pPr>
        <w:pStyle w:val="Textocomentario"/>
      </w:pPr>
      <w:r>
        <w:rPr>
          <w:rStyle w:val="Refdecomentario"/>
        </w:rPr>
        <w:annotationRef/>
      </w:r>
      <w:r>
        <w:t>No hay información objetiva para sostener esta calificación. ¿Cuál es nivel de retención? ¿Cuál es el promedio de permanencia hasta la graduación?...</w:t>
      </w:r>
    </w:p>
  </w:comment>
  <w:comment w:id="380" w:author="roberto cardenas" w:date="2025-10-29T20:03:00Z" w:initials="rc">
    <w:p w14:paraId="5E175CDF" w14:textId="77777777" w:rsidR="00E151B5" w:rsidRDefault="00E151B5" w:rsidP="00E151B5">
      <w:pPr>
        <w:pStyle w:val="Textocomentario"/>
      </w:pPr>
      <w:r>
        <w:rPr>
          <w:rStyle w:val="Refdecomentario"/>
        </w:rPr>
        <w:annotationRef/>
      </w:r>
      <w:r>
        <w:t>5.0 no es calificación para “nivel satisfactorio”</w:t>
      </w:r>
    </w:p>
  </w:comment>
  <w:comment w:id="392" w:author="COMITE DE CURRICULO Y CALIDAD PREGRADOS" w:date="2025-09-25T15:52:00Z" w:initials="CM">
    <w:p w14:paraId="2CE065E8" w14:textId="5AFB11CF" w:rsidR="00D978EC" w:rsidRPr="00B27A5E" w:rsidRDefault="00D978EC" w:rsidP="00B27A5E">
      <w:pPr>
        <w:pStyle w:val="Textocomentario"/>
        <w:rPr>
          <w:i/>
          <w:iCs/>
        </w:rPr>
      </w:pPr>
      <w:r>
        <w:rPr>
          <w:rStyle w:val="Refdecomentario"/>
        </w:rPr>
        <w:annotationRef/>
      </w:r>
      <w:r>
        <w:t>Falta información que dé respuesta a los aspectos por evaluar:</w:t>
      </w:r>
      <w:r>
        <w:br/>
      </w:r>
      <w:r w:rsidRPr="00B27A5E">
        <w:rPr>
          <w:i/>
          <w:iCs/>
        </w:rPr>
        <w:t>- “Estudios de satisfacción de profesores y estudiantes acerca de suficiencia y calidad de recursos y sistemas de comunicación e información.”</w:t>
      </w:r>
    </w:p>
    <w:p w14:paraId="79E02FA0" w14:textId="37CB951C" w:rsidR="00D978EC" w:rsidRDefault="00D978EC" w:rsidP="00B27A5E">
      <w:pPr>
        <w:pStyle w:val="Textocomentario"/>
      </w:pPr>
      <w:r w:rsidRPr="00B27A5E">
        <w:rPr>
          <w:i/>
          <w:iCs/>
        </w:rPr>
        <w:t>- “Estadísticas y análisis de uso de estos sistemas.”</w:t>
      </w:r>
    </w:p>
  </w:comment>
  <w:comment w:id="423" w:author="ACREDITACION EN ALTA CALIDAD" w:date="2025-10-06T17:37:00Z" w:initials="AC">
    <w:p w14:paraId="22A15D94" w14:textId="37ABEF13" w:rsidR="00D978EC" w:rsidRDefault="00D978EC">
      <w:r>
        <w:annotationRef/>
      </w:r>
      <w:r w:rsidRPr="0F08CFE8">
        <w:t>Se debe desarrollar el apartado del informe de autoevaluación</w:t>
      </w:r>
    </w:p>
  </w:comment>
  <w:comment w:id="430" w:author="ACREDITACION EN ALTA CALIDAD" w:date="2025-10-06T17:37:00Z" w:initials="AC">
    <w:p w14:paraId="751D79F5" w14:textId="490B20D3" w:rsidR="00D978EC" w:rsidRDefault="00D978EC">
      <w:r>
        <w:annotationRef/>
      </w:r>
      <w:r w:rsidRPr="771EDC4C">
        <w:t>Se debe desarrollar este capítulo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35320A" w15:done="0"/>
  <w15:commentEx w15:paraId="6BE0B1F3" w15:done="0"/>
  <w15:commentEx w15:paraId="2B709B2F" w15:done="0"/>
  <w15:commentEx w15:paraId="70006E8B" w15:done="0"/>
  <w15:commentEx w15:paraId="0CBF76FA" w15:done="0"/>
  <w15:commentEx w15:paraId="0FE62FE1" w15:done="0"/>
  <w15:commentEx w15:paraId="2FCD3DC0" w15:done="0"/>
  <w15:commentEx w15:paraId="0B414ACF" w15:done="0"/>
  <w15:commentEx w15:paraId="07A09BD5" w15:done="0"/>
  <w15:commentEx w15:paraId="3069A7A5" w15:done="0"/>
  <w15:commentEx w15:paraId="51E89817" w15:done="0"/>
  <w15:commentEx w15:paraId="38FBE17B" w15:done="0"/>
  <w15:commentEx w15:paraId="1790E152" w15:done="0"/>
  <w15:commentEx w15:paraId="30FED91F" w15:done="0"/>
  <w15:commentEx w15:paraId="29474A0E" w15:done="0"/>
  <w15:commentEx w15:paraId="4FAEBB4A" w15:done="0"/>
  <w15:commentEx w15:paraId="3D6F0E0B" w15:done="0"/>
  <w15:commentEx w15:paraId="2BCCC1BC" w15:done="0"/>
  <w15:commentEx w15:paraId="494EDA9A" w15:done="0"/>
  <w15:commentEx w15:paraId="37E3531C" w15:done="0"/>
  <w15:commentEx w15:paraId="171E2543" w15:done="0"/>
  <w15:commentEx w15:paraId="6B1DC140" w15:done="0"/>
  <w15:commentEx w15:paraId="59EE84D5" w15:done="0"/>
  <w15:commentEx w15:paraId="4E128745" w15:done="0"/>
  <w15:commentEx w15:paraId="1B7A3F72" w15:done="0"/>
  <w15:commentEx w15:paraId="1C17C14D" w15:done="0"/>
  <w15:commentEx w15:paraId="2621F217" w15:done="0"/>
  <w15:commentEx w15:paraId="2A021A01" w15:done="0"/>
  <w15:commentEx w15:paraId="03FC9861" w15:done="0"/>
  <w15:commentEx w15:paraId="6F52C40D" w15:done="0"/>
  <w15:commentEx w15:paraId="524A3203" w15:done="0"/>
  <w15:commentEx w15:paraId="7D05B892" w15:paraIdParent="524A3203" w15:done="0"/>
  <w15:commentEx w15:paraId="65F7295E" w15:done="0"/>
  <w15:commentEx w15:paraId="6D074C39" w15:done="0"/>
  <w15:commentEx w15:paraId="2B2ECBE1" w15:done="0"/>
  <w15:commentEx w15:paraId="64E17A51" w15:done="0"/>
  <w15:commentEx w15:paraId="78B767F9" w15:done="0"/>
  <w15:commentEx w15:paraId="0317236C" w15:done="0"/>
  <w15:commentEx w15:paraId="7EAFF088" w15:done="0"/>
  <w15:commentEx w15:paraId="7CD458FD" w15:done="0"/>
  <w15:commentEx w15:paraId="71B14DC3" w15:done="0"/>
  <w15:commentEx w15:paraId="5E175CDF" w15:done="0"/>
  <w15:commentEx w15:paraId="79E02FA0" w15:done="0"/>
  <w15:commentEx w15:paraId="22A15D94" w15:done="0"/>
  <w15:commentEx w15:paraId="751D79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56D1C5" w16cex:dateUtc="2025-10-28T01:54:00Z"/>
  <w16cex:commentExtensible w16cex:durableId="2C49E541" w16cex:dateUtc="2025-10-28T20:39:00Z"/>
  <w16cex:commentExtensible w16cex:durableId="3DF183F6" w16cex:dateUtc="2025-10-28T20:38:00Z"/>
  <w16cex:commentExtensible w16cex:durableId="21CAF58C" w16cex:dateUtc="2025-10-28T20:38:00Z"/>
  <w16cex:commentExtensible w16cex:durableId="3B775CE3" w16cex:dateUtc="2025-10-28T20:35:00Z"/>
  <w16cex:commentExtensible w16cex:durableId="1ACDD740" w16cex:dateUtc="2025-10-28T20:34:00Z"/>
  <w16cex:commentExtensible w16cex:durableId="6DF00707" w16cex:dateUtc="2025-10-28T20:33:00Z"/>
  <w16cex:commentExtensible w16cex:durableId="2DB07F53" w16cex:dateUtc="2025-10-28T20:28:00Z"/>
  <w16cex:commentExtensible w16cex:durableId="4325BA34" w16cex:dateUtc="2025-10-28T20:30:00Z"/>
  <w16cex:commentExtensible w16cex:durableId="739A88F2" w16cex:dateUtc="2025-10-28T20:26:00Z"/>
  <w16cex:commentExtensible w16cex:durableId="69223858" w16cex:dateUtc="2025-10-28T20:21:00Z"/>
  <w16cex:commentExtensible w16cex:durableId="215E7D54" w16cex:dateUtc="2025-09-18T19:51:00Z"/>
  <w16cex:commentExtensible w16cex:durableId="13D92AD7" w16cex:dateUtc="2025-10-28T20:19:00Z"/>
  <w16cex:commentExtensible w16cex:durableId="13AB174E" w16cex:dateUtc="2025-10-28T21:04:00Z"/>
  <w16cex:commentExtensible w16cex:durableId="21E22BF3" w16cex:dateUtc="2025-10-28T21:19:00Z"/>
  <w16cex:commentExtensible w16cex:durableId="50718F85" w16cex:dateUtc="2025-10-28T21:23:00Z"/>
  <w16cex:commentExtensible w16cex:durableId="58D94229" w16cex:dateUtc="2025-10-28T21:27:00Z"/>
  <w16cex:commentExtensible w16cex:durableId="47B00975" w16cex:dateUtc="2025-10-28T21:35:00Z"/>
  <w16cex:commentExtensible w16cex:durableId="6C029283" w16cex:dateUtc="2025-10-28T21:33:00Z"/>
  <w16cex:commentExtensible w16cex:durableId="5B7D7214" w16cex:dateUtc="2025-10-30T00:12:00Z"/>
  <w16cex:commentExtensible w16cex:durableId="09064D8B" w16cex:dateUtc="2025-10-28T21:44:00Z"/>
  <w16cex:commentExtensible w16cex:durableId="66B0E13F" w16cex:dateUtc="2025-10-29T21:29:00Z"/>
  <w16cex:commentExtensible w16cex:durableId="3317E94D" w16cex:dateUtc="2025-10-29T21:32:00Z"/>
  <w16cex:commentExtensible w16cex:durableId="359FFC26" w16cex:dateUtc="2025-10-29T21:33:00Z"/>
  <w16cex:commentExtensible w16cex:durableId="0461FF03" w16cex:dateUtc="2025-10-28T21:52:00Z"/>
  <w16cex:commentExtensible w16cex:durableId="4AA490B7" w16cex:dateUtc="2025-10-29T21:37:00Z"/>
  <w16cex:commentExtensible w16cex:durableId="41E84568" w16cex:dateUtc="2025-10-29T21:42:00Z"/>
  <w16cex:commentExtensible w16cex:durableId="2B1F5078" w16cex:dateUtc="2025-10-29T21:46:00Z"/>
  <w16cex:commentExtensible w16cex:durableId="78B9A5A5" w16cex:dateUtc="2025-10-29T22:04:00Z"/>
  <w16cex:commentExtensible w16cex:durableId="0441F585" w16cex:dateUtc="2025-10-29T23:43:00Z"/>
  <w16cex:commentExtensible w16cex:durableId="2D490BAD" w16cex:dateUtc="2025-10-29T23:45:00Z"/>
  <w16cex:commentExtensible w16cex:durableId="1C4BE555" w16cex:dateUtc="2025-10-29T23:53:00Z"/>
  <w16cex:commentExtensible w16cex:durableId="3EA515BA" w16cex:dateUtc="2025-10-30T00:05:00Z"/>
  <w16cex:commentExtensible w16cex:durableId="28E74622" w16cex:dateUtc="2025-10-30T00:38:00Z"/>
  <w16cex:commentExtensible w16cex:durableId="176A5E35" w16cex:dateUtc="2025-10-30T00:41:00Z"/>
  <w16cex:commentExtensible w16cex:durableId="669A07A1" w16cex:dateUtc="2025-10-30T00:24:00Z"/>
  <w16cex:commentExtensible w16cex:durableId="437270E7" w16cex:dateUtc="2025-10-30T00:21:00Z"/>
  <w16cex:commentExtensible w16cex:durableId="6107E17F" w16cex:dateUtc="2025-10-30T00:47:00Z"/>
  <w16cex:commentExtensible w16cex:durableId="5B3B8FC0" w16cex:dateUtc="2025-10-30T00:50:00Z"/>
  <w16cex:commentExtensible w16cex:durableId="67287B6C" w16cex:dateUtc="2025-10-30T00:52:00Z"/>
  <w16cex:commentExtensible w16cex:durableId="4F3394BF" w16cex:dateUtc="2025-10-30T00:58:00Z"/>
  <w16cex:commentExtensible w16cex:durableId="127319C9" w16cex:dateUtc="2025-10-30T01:03:00Z"/>
  <w16cex:commentExtensible w16cex:durableId="73411FBC" w16cex:dateUtc="2025-09-25T20:52:00Z"/>
  <w16cex:commentExtensible w16cex:durableId="5E4A637B" w16cex:dateUtc="2025-10-06T22:37:00Z"/>
  <w16cex:commentExtensible w16cex:durableId="27FCAA93" w16cex:dateUtc="2025-10-06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35320A" w16cid:durableId="0F56D1C5"/>
  <w16cid:commentId w16cid:paraId="6BE0B1F3" w16cid:durableId="2C49E541"/>
  <w16cid:commentId w16cid:paraId="2B709B2F" w16cid:durableId="3DF183F6"/>
  <w16cid:commentId w16cid:paraId="70006E8B" w16cid:durableId="21CAF58C"/>
  <w16cid:commentId w16cid:paraId="0CBF76FA" w16cid:durableId="3B775CE3"/>
  <w16cid:commentId w16cid:paraId="0FE62FE1" w16cid:durableId="1ACDD740"/>
  <w16cid:commentId w16cid:paraId="2FCD3DC0" w16cid:durableId="6DF00707"/>
  <w16cid:commentId w16cid:paraId="0B414ACF" w16cid:durableId="2DB07F53"/>
  <w16cid:commentId w16cid:paraId="07A09BD5" w16cid:durableId="4325BA34"/>
  <w16cid:commentId w16cid:paraId="3069A7A5" w16cid:durableId="739A88F2"/>
  <w16cid:commentId w16cid:paraId="51E89817" w16cid:durableId="69223858"/>
  <w16cid:commentId w16cid:paraId="38FBE17B" w16cid:durableId="215E7D54"/>
  <w16cid:commentId w16cid:paraId="1790E152" w16cid:durableId="13D92AD7"/>
  <w16cid:commentId w16cid:paraId="30FED91F" w16cid:durableId="13AB174E"/>
  <w16cid:commentId w16cid:paraId="29474A0E" w16cid:durableId="21E22BF3"/>
  <w16cid:commentId w16cid:paraId="4FAEBB4A" w16cid:durableId="50718F85"/>
  <w16cid:commentId w16cid:paraId="3D6F0E0B" w16cid:durableId="58D94229"/>
  <w16cid:commentId w16cid:paraId="2BCCC1BC" w16cid:durableId="47B00975"/>
  <w16cid:commentId w16cid:paraId="494EDA9A" w16cid:durableId="6C029283"/>
  <w16cid:commentId w16cid:paraId="37E3531C" w16cid:durableId="5B7D7214"/>
  <w16cid:commentId w16cid:paraId="171E2543" w16cid:durableId="09064D8B"/>
  <w16cid:commentId w16cid:paraId="6B1DC140" w16cid:durableId="66B0E13F"/>
  <w16cid:commentId w16cid:paraId="59EE84D5" w16cid:durableId="3317E94D"/>
  <w16cid:commentId w16cid:paraId="4E128745" w16cid:durableId="359FFC26"/>
  <w16cid:commentId w16cid:paraId="1B7A3F72" w16cid:durableId="0461FF03"/>
  <w16cid:commentId w16cid:paraId="1C17C14D" w16cid:durableId="4AA490B7"/>
  <w16cid:commentId w16cid:paraId="2621F217" w16cid:durableId="41E84568"/>
  <w16cid:commentId w16cid:paraId="2A021A01" w16cid:durableId="2B1F5078"/>
  <w16cid:commentId w16cid:paraId="03FC9861" w16cid:durableId="78B9A5A5"/>
  <w16cid:commentId w16cid:paraId="6F52C40D" w16cid:durableId="0441F585"/>
  <w16cid:commentId w16cid:paraId="524A3203" w16cid:durableId="2D490BAD"/>
  <w16cid:commentId w16cid:paraId="7D05B892" w16cid:durableId="1C4BE555"/>
  <w16cid:commentId w16cid:paraId="65F7295E" w16cid:durableId="3EA515BA"/>
  <w16cid:commentId w16cid:paraId="6D074C39" w16cid:durableId="28E74622"/>
  <w16cid:commentId w16cid:paraId="2B2ECBE1" w16cid:durableId="176A5E35"/>
  <w16cid:commentId w16cid:paraId="64E17A51" w16cid:durableId="669A07A1"/>
  <w16cid:commentId w16cid:paraId="78B767F9" w16cid:durableId="437270E7"/>
  <w16cid:commentId w16cid:paraId="0317236C" w16cid:durableId="6107E17F"/>
  <w16cid:commentId w16cid:paraId="7EAFF088" w16cid:durableId="5B3B8FC0"/>
  <w16cid:commentId w16cid:paraId="7CD458FD" w16cid:durableId="67287B6C"/>
  <w16cid:commentId w16cid:paraId="71B14DC3" w16cid:durableId="4F3394BF"/>
  <w16cid:commentId w16cid:paraId="5E175CDF" w16cid:durableId="127319C9"/>
  <w16cid:commentId w16cid:paraId="79E02FA0" w16cid:durableId="73411FBC"/>
  <w16cid:commentId w16cid:paraId="22A15D94" w16cid:durableId="5E4A637B"/>
  <w16cid:commentId w16cid:paraId="751D79F5" w16cid:durableId="27FCA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509E" w14:textId="77777777" w:rsidR="005A11A7" w:rsidRDefault="005A11A7" w:rsidP="00B72A05">
      <w:pPr>
        <w:spacing w:after="0" w:line="240" w:lineRule="auto"/>
      </w:pPr>
      <w:r>
        <w:separator/>
      </w:r>
    </w:p>
  </w:endnote>
  <w:endnote w:type="continuationSeparator" w:id="0">
    <w:p w14:paraId="0C2C4F49" w14:textId="77777777" w:rsidR="005A11A7" w:rsidRDefault="005A11A7" w:rsidP="00B72A05">
      <w:pPr>
        <w:spacing w:after="0" w:line="240" w:lineRule="auto"/>
      </w:pPr>
      <w:r>
        <w:continuationSeparator/>
      </w:r>
    </w:p>
  </w:endnote>
  <w:endnote w:type="continuationNotice" w:id="1">
    <w:p w14:paraId="295D9A3A" w14:textId="77777777" w:rsidR="005A11A7" w:rsidRDefault="005A11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ading Pro Trial">
    <w:altName w:val="Calibri"/>
    <w:charset w:val="00"/>
    <w:family w:val="auto"/>
    <w:pitch w:val="variable"/>
    <w:sig w:usb0="A00002AF" w:usb1="1000004B" w:usb2="00000000" w:usb3="00000000" w:csb0="0000009F" w:csb1="00000000"/>
  </w:font>
  <w:font w:name="Arial Narrow">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CA79" w14:textId="77777777" w:rsidR="005A11A7" w:rsidRDefault="005A11A7" w:rsidP="00B72A05">
      <w:pPr>
        <w:spacing w:after="0" w:line="240" w:lineRule="auto"/>
      </w:pPr>
      <w:r>
        <w:separator/>
      </w:r>
    </w:p>
  </w:footnote>
  <w:footnote w:type="continuationSeparator" w:id="0">
    <w:p w14:paraId="06F27FB9" w14:textId="77777777" w:rsidR="005A11A7" w:rsidRDefault="005A11A7" w:rsidP="00B72A05">
      <w:pPr>
        <w:spacing w:after="0" w:line="240" w:lineRule="auto"/>
      </w:pPr>
      <w:r>
        <w:continuationSeparator/>
      </w:r>
    </w:p>
  </w:footnote>
  <w:footnote w:type="continuationNotice" w:id="1">
    <w:p w14:paraId="36D5F4EF" w14:textId="77777777" w:rsidR="005A11A7" w:rsidRDefault="005A11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ADC"/>
    <w:multiLevelType w:val="hybridMultilevel"/>
    <w:tmpl w:val="BB067C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4A27617"/>
    <w:multiLevelType w:val="multilevel"/>
    <w:tmpl w:val="2C3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DAF"/>
    <w:multiLevelType w:val="multilevel"/>
    <w:tmpl w:val="FF2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78CC"/>
    <w:multiLevelType w:val="multilevel"/>
    <w:tmpl w:val="1F1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581A"/>
    <w:multiLevelType w:val="multilevel"/>
    <w:tmpl w:val="6F8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57257"/>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D2CA5"/>
    <w:multiLevelType w:val="multilevel"/>
    <w:tmpl w:val="D13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611F3"/>
    <w:multiLevelType w:val="multilevel"/>
    <w:tmpl w:val="7A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A3353"/>
    <w:multiLevelType w:val="multilevel"/>
    <w:tmpl w:val="5D1C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43F3A"/>
    <w:multiLevelType w:val="multilevel"/>
    <w:tmpl w:val="AD1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F7614"/>
    <w:multiLevelType w:val="multilevel"/>
    <w:tmpl w:val="75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32F15"/>
    <w:multiLevelType w:val="multilevel"/>
    <w:tmpl w:val="7EDE8B94"/>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5" w15:restartNumberingAfterBreak="0">
    <w:nsid w:val="3B7F3F24"/>
    <w:multiLevelType w:val="multilevel"/>
    <w:tmpl w:val="F65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41A28"/>
    <w:multiLevelType w:val="hybridMultilevel"/>
    <w:tmpl w:val="48BCDB86"/>
    <w:lvl w:ilvl="0" w:tplc="6B724D8C">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062690"/>
    <w:multiLevelType w:val="multilevel"/>
    <w:tmpl w:val="27A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E60D6"/>
    <w:multiLevelType w:val="multilevel"/>
    <w:tmpl w:val="62C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B1A19"/>
    <w:multiLevelType w:val="multilevel"/>
    <w:tmpl w:val="CAF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72887"/>
    <w:multiLevelType w:val="hybridMultilevel"/>
    <w:tmpl w:val="CAA23E20"/>
    <w:lvl w:ilvl="0" w:tplc="D3F63B9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54590D"/>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F01B4"/>
    <w:multiLevelType w:val="hybridMultilevel"/>
    <w:tmpl w:val="2FEE089E"/>
    <w:lvl w:ilvl="0" w:tplc="0B9A8B48">
      <w:start w:val="1"/>
      <w:numFmt w:val="lowerLetter"/>
      <w:lvlText w:val="%1)"/>
      <w:lvlJc w:val="left"/>
      <w:pPr>
        <w:ind w:left="720" w:hanging="360"/>
      </w:pPr>
      <w:rPr>
        <w:rFonts w:ascii="Times New Roman" w:hAnsi="Times New Roman" w:cs="Times New Roman" w:hint="default"/>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EF0210D"/>
    <w:multiLevelType w:val="hybridMultilevel"/>
    <w:tmpl w:val="40766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A63D56"/>
    <w:multiLevelType w:val="multilevel"/>
    <w:tmpl w:val="8E5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71D19"/>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22A64"/>
    <w:multiLevelType w:val="multilevel"/>
    <w:tmpl w:val="DF0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22638"/>
    <w:multiLevelType w:val="multilevel"/>
    <w:tmpl w:val="EFA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7E2C08"/>
    <w:multiLevelType w:val="hybridMultilevel"/>
    <w:tmpl w:val="932A45D6"/>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7F2053E6"/>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21920">
    <w:abstractNumId w:val="22"/>
  </w:num>
  <w:num w:numId="2" w16cid:durableId="1608583350">
    <w:abstractNumId w:val="30"/>
  </w:num>
  <w:num w:numId="3" w16cid:durableId="292835167">
    <w:abstractNumId w:val="24"/>
  </w:num>
  <w:num w:numId="4" w16cid:durableId="966549260">
    <w:abstractNumId w:val="29"/>
  </w:num>
  <w:num w:numId="5" w16cid:durableId="251941166">
    <w:abstractNumId w:val="1"/>
  </w:num>
  <w:num w:numId="6" w16cid:durableId="840848788">
    <w:abstractNumId w:val="26"/>
  </w:num>
  <w:num w:numId="7" w16cid:durableId="973943651">
    <w:abstractNumId w:val="10"/>
  </w:num>
  <w:num w:numId="8" w16cid:durableId="1234776001">
    <w:abstractNumId w:val="15"/>
  </w:num>
  <w:num w:numId="9" w16cid:durableId="1824006661">
    <w:abstractNumId w:val="11"/>
  </w:num>
  <w:num w:numId="10" w16cid:durableId="2032947951">
    <w:abstractNumId w:val="8"/>
  </w:num>
  <w:num w:numId="11" w16cid:durableId="1009261877">
    <w:abstractNumId w:val="7"/>
  </w:num>
  <w:num w:numId="12" w16cid:durableId="1709525085">
    <w:abstractNumId w:val="6"/>
  </w:num>
  <w:num w:numId="13" w16cid:durableId="399525304">
    <w:abstractNumId w:val="19"/>
  </w:num>
  <w:num w:numId="14" w16cid:durableId="165287621">
    <w:abstractNumId w:val="17"/>
  </w:num>
  <w:num w:numId="15" w16cid:durableId="1485508677">
    <w:abstractNumId w:val="13"/>
  </w:num>
  <w:num w:numId="16" w16cid:durableId="222567582">
    <w:abstractNumId w:val="2"/>
  </w:num>
  <w:num w:numId="17" w16cid:durableId="306521803">
    <w:abstractNumId w:val="27"/>
  </w:num>
  <w:num w:numId="18" w16cid:durableId="1346056488">
    <w:abstractNumId w:val="28"/>
  </w:num>
  <w:num w:numId="19" w16cid:durableId="1721398501">
    <w:abstractNumId w:val="20"/>
  </w:num>
  <w:num w:numId="20" w16cid:durableId="523595598">
    <w:abstractNumId w:val="9"/>
  </w:num>
  <w:num w:numId="21" w16cid:durableId="974485059">
    <w:abstractNumId w:val="3"/>
  </w:num>
  <w:num w:numId="22" w16cid:durableId="1497921839">
    <w:abstractNumId w:val="25"/>
  </w:num>
  <w:num w:numId="23" w16cid:durableId="1433742012">
    <w:abstractNumId w:val="4"/>
  </w:num>
  <w:num w:numId="24" w16cid:durableId="1629504695">
    <w:abstractNumId w:val="0"/>
  </w:num>
  <w:num w:numId="25" w16cid:durableId="2042775953">
    <w:abstractNumId w:val="23"/>
  </w:num>
  <w:num w:numId="26" w16cid:durableId="983241408">
    <w:abstractNumId w:val="12"/>
  </w:num>
  <w:num w:numId="27" w16cid:durableId="2109232537">
    <w:abstractNumId w:val="18"/>
  </w:num>
  <w:num w:numId="28" w16cid:durableId="960962120">
    <w:abstractNumId w:val="14"/>
  </w:num>
  <w:num w:numId="29" w16cid:durableId="1755204791">
    <w:abstractNumId w:val="16"/>
  </w:num>
  <w:num w:numId="30" w16cid:durableId="2119374584">
    <w:abstractNumId w:val="21"/>
  </w:num>
  <w:num w:numId="31" w16cid:durableId="160700386">
    <w:abstractNumId w:val="5"/>
  </w:num>
  <w:num w:numId="32" w16cid:durableId="1807426764">
    <w:abstractNumId w:val="31"/>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o cardenas">
    <w15:presenceInfo w15:providerId="Windows Live" w15:userId="816c671d9eb5cff3"/>
  </w15:person>
  <w15:person w15:author="COMITE DE CURRICULO Y CALIDAD PREGRADOS">
    <w15:presenceInfo w15:providerId="AD" w15:userId="S::curriculopreing@udistrital.edu.co::4c5a8021-c9b4-408d-b591-8c9ec2082b13"/>
  </w15:person>
  <w15:person w15:author="ACREDITACION EN ALTA CALIDAD">
    <w15:presenceInfo w15:providerId="AD" w15:userId="S::acreditacionpc@udistrital.edu.co::eb43600f-13ed-44f6-a25f-bfff42f6e7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04B0"/>
    <w:rsid w:val="000013E6"/>
    <w:rsid w:val="00002E2B"/>
    <w:rsid w:val="00002EEA"/>
    <w:rsid w:val="000040CA"/>
    <w:rsid w:val="00005535"/>
    <w:rsid w:val="0000696D"/>
    <w:rsid w:val="000069EC"/>
    <w:rsid w:val="00006E71"/>
    <w:rsid w:val="0001049E"/>
    <w:rsid w:val="00010541"/>
    <w:rsid w:val="00010607"/>
    <w:rsid w:val="00010C80"/>
    <w:rsid w:val="00010DCD"/>
    <w:rsid w:val="000113D4"/>
    <w:rsid w:val="00012AD7"/>
    <w:rsid w:val="00012D8B"/>
    <w:rsid w:val="0001353C"/>
    <w:rsid w:val="00014555"/>
    <w:rsid w:val="00014847"/>
    <w:rsid w:val="00014F73"/>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35CE"/>
    <w:rsid w:val="00045696"/>
    <w:rsid w:val="000476F8"/>
    <w:rsid w:val="00050583"/>
    <w:rsid w:val="000505CD"/>
    <w:rsid w:val="00051641"/>
    <w:rsid w:val="000519FC"/>
    <w:rsid w:val="00052776"/>
    <w:rsid w:val="00052C1F"/>
    <w:rsid w:val="00052FB7"/>
    <w:rsid w:val="00053E79"/>
    <w:rsid w:val="000548DF"/>
    <w:rsid w:val="00055018"/>
    <w:rsid w:val="0005526E"/>
    <w:rsid w:val="00055EEA"/>
    <w:rsid w:val="00056868"/>
    <w:rsid w:val="000571C8"/>
    <w:rsid w:val="00060D0B"/>
    <w:rsid w:val="00062C4D"/>
    <w:rsid w:val="00063992"/>
    <w:rsid w:val="00064C4F"/>
    <w:rsid w:val="00065A39"/>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D85"/>
    <w:rsid w:val="00077E95"/>
    <w:rsid w:val="000807E2"/>
    <w:rsid w:val="0008089C"/>
    <w:rsid w:val="00080A8C"/>
    <w:rsid w:val="000819FC"/>
    <w:rsid w:val="00081A3C"/>
    <w:rsid w:val="00081BB8"/>
    <w:rsid w:val="00081BF9"/>
    <w:rsid w:val="00083738"/>
    <w:rsid w:val="0008456D"/>
    <w:rsid w:val="0008509C"/>
    <w:rsid w:val="000852C5"/>
    <w:rsid w:val="00085522"/>
    <w:rsid w:val="0008725C"/>
    <w:rsid w:val="00087275"/>
    <w:rsid w:val="00087B8F"/>
    <w:rsid w:val="00087E7A"/>
    <w:rsid w:val="00091042"/>
    <w:rsid w:val="000930AF"/>
    <w:rsid w:val="000930DF"/>
    <w:rsid w:val="000931E5"/>
    <w:rsid w:val="00094160"/>
    <w:rsid w:val="00094767"/>
    <w:rsid w:val="00095269"/>
    <w:rsid w:val="00095299"/>
    <w:rsid w:val="0009560A"/>
    <w:rsid w:val="00095E21"/>
    <w:rsid w:val="00096457"/>
    <w:rsid w:val="000978EF"/>
    <w:rsid w:val="000A03F2"/>
    <w:rsid w:val="000A0720"/>
    <w:rsid w:val="000A0FC3"/>
    <w:rsid w:val="000A1D44"/>
    <w:rsid w:val="000A2343"/>
    <w:rsid w:val="000A2A53"/>
    <w:rsid w:val="000A3F2B"/>
    <w:rsid w:val="000A4C59"/>
    <w:rsid w:val="000A6436"/>
    <w:rsid w:val="000A6634"/>
    <w:rsid w:val="000B0123"/>
    <w:rsid w:val="000B082E"/>
    <w:rsid w:val="000B0EF0"/>
    <w:rsid w:val="000B1490"/>
    <w:rsid w:val="000B151D"/>
    <w:rsid w:val="000B2307"/>
    <w:rsid w:val="000B2380"/>
    <w:rsid w:val="000B3FCD"/>
    <w:rsid w:val="000B42EF"/>
    <w:rsid w:val="000B4BE1"/>
    <w:rsid w:val="000B51F3"/>
    <w:rsid w:val="000B57BC"/>
    <w:rsid w:val="000B6025"/>
    <w:rsid w:val="000B67EE"/>
    <w:rsid w:val="000B6CC0"/>
    <w:rsid w:val="000C05FF"/>
    <w:rsid w:val="000C11C3"/>
    <w:rsid w:val="000C191D"/>
    <w:rsid w:val="000C1947"/>
    <w:rsid w:val="000C213D"/>
    <w:rsid w:val="000C36D3"/>
    <w:rsid w:val="000C4C41"/>
    <w:rsid w:val="000C5FA6"/>
    <w:rsid w:val="000C6C47"/>
    <w:rsid w:val="000C7BDE"/>
    <w:rsid w:val="000CDF49"/>
    <w:rsid w:val="000D01DE"/>
    <w:rsid w:val="000D18E1"/>
    <w:rsid w:val="000D394D"/>
    <w:rsid w:val="000D41B7"/>
    <w:rsid w:val="000D4A6B"/>
    <w:rsid w:val="000D4B5E"/>
    <w:rsid w:val="000D592F"/>
    <w:rsid w:val="000D62DD"/>
    <w:rsid w:val="000D6600"/>
    <w:rsid w:val="000D6B10"/>
    <w:rsid w:val="000D6D06"/>
    <w:rsid w:val="000D6DCC"/>
    <w:rsid w:val="000E0E18"/>
    <w:rsid w:val="000E1282"/>
    <w:rsid w:val="000E1A74"/>
    <w:rsid w:val="000E211A"/>
    <w:rsid w:val="000E4666"/>
    <w:rsid w:val="000E5906"/>
    <w:rsid w:val="000E77D7"/>
    <w:rsid w:val="000F118B"/>
    <w:rsid w:val="000F1291"/>
    <w:rsid w:val="000F166D"/>
    <w:rsid w:val="000F1A8B"/>
    <w:rsid w:val="000F2447"/>
    <w:rsid w:val="000F433B"/>
    <w:rsid w:val="000F479D"/>
    <w:rsid w:val="000F47B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9D"/>
    <w:rsid w:val="001058AE"/>
    <w:rsid w:val="00105EA1"/>
    <w:rsid w:val="00105ED9"/>
    <w:rsid w:val="00106BB2"/>
    <w:rsid w:val="00106D60"/>
    <w:rsid w:val="00107591"/>
    <w:rsid w:val="00110D62"/>
    <w:rsid w:val="0011155A"/>
    <w:rsid w:val="001130AD"/>
    <w:rsid w:val="001140F4"/>
    <w:rsid w:val="0011530C"/>
    <w:rsid w:val="00115437"/>
    <w:rsid w:val="00115D8E"/>
    <w:rsid w:val="00116805"/>
    <w:rsid w:val="00116C30"/>
    <w:rsid w:val="0011796C"/>
    <w:rsid w:val="00117BEC"/>
    <w:rsid w:val="00120269"/>
    <w:rsid w:val="00121656"/>
    <w:rsid w:val="00122940"/>
    <w:rsid w:val="00123803"/>
    <w:rsid w:val="00123A94"/>
    <w:rsid w:val="0012498E"/>
    <w:rsid w:val="0012507B"/>
    <w:rsid w:val="0012512B"/>
    <w:rsid w:val="0012534C"/>
    <w:rsid w:val="00125CBE"/>
    <w:rsid w:val="00126FA0"/>
    <w:rsid w:val="00127EE8"/>
    <w:rsid w:val="00131198"/>
    <w:rsid w:val="0013156C"/>
    <w:rsid w:val="00133775"/>
    <w:rsid w:val="00136964"/>
    <w:rsid w:val="00136CC3"/>
    <w:rsid w:val="001401EB"/>
    <w:rsid w:val="0014027C"/>
    <w:rsid w:val="00140465"/>
    <w:rsid w:val="00140D37"/>
    <w:rsid w:val="00141020"/>
    <w:rsid w:val="0014196B"/>
    <w:rsid w:val="001442E2"/>
    <w:rsid w:val="001446EF"/>
    <w:rsid w:val="001462CB"/>
    <w:rsid w:val="00146389"/>
    <w:rsid w:val="00146E04"/>
    <w:rsid w:val="001478E1"/>
    <w:rsid w:val="0015033F"/>
    <w:rsid w:val="001521C9"/>
    <w:rsid w:val="00152977"/>
    <w:rsid w:val="001529B4"/>
    <w:rsid w:val="00152DB7"/>
    <w:rsid w:val="00153440"/>
    <w:rsid w:val="0015357D"/>
    <w:rsid w:val="00153C28"/>
    <w:rsid w:val="00154589"/>
    <w:rsid w:val="001547EA"/>
    <w:rsid w:val="001549FE"/>
    <w:rsid w:val="00154B75"/>
    <w:rsid w:val="00154C5D"/>
    <w:rsid w:val="00157CF2"/>
    <w:rsid w:val="00157F4C"/>
    <w:rsid w:val="001603F5"/>
    <w:rsid w:val="0016091B"/>
    <w:rsid w:val="00162303"/>
    <w:rsid w:val="0016438C"/>
    <w:rsid w:val="00166A7B"/>
    <w:rsid w:val="00171260"/>
    <w:rsid w:val="00171423"/>
    <w:rsid w:val="001743A0"/>
    <w:rsid w:val="00174B12"/>
    <w:rsid w:val="00174B16"/>
    <w:rsid w:val="001768E2"/>
    <w:rsid w:val="001773D0"/>
    <w:rsid w:val="00181550"/>
    <w:rsid w:val="00182D1F"/>
    <w:rsid w:val="00182ED2"/>
    <w:rsid w:val="00184DAA"/>
    <w:rsid w:val="00184FC6"/>
    <w:rsid w:val="0018593C"/>
    <w:rsid w:val="001859E6"/>
    <w:rsid w:val="001871EC"/>
    <w:rsid w:val="00187774"/>
    <w:rsid w:val="0019060F"/>
    <w:rsid w:val="00191529"/>
    <w:rsid w:val="00191ECA"/>
    <w:rsid w:val="00191FCE"/>
    <w:rsid w:val="0019342A"/>
    <w:rsid w:val="001941A4"/>
    <w:rsid w:val="001942CF"/>
    <w:rsid w:val="0019502E"/>
    <w:rsid w:val="00195B72"/>
    <w:rsid w:val="00196759"/>
    <w:rsid w:val="001A11D5"/>
    <w:rsid w:val="001A24E0"/>
    <w:rsid w:val="001A2B59"/>
    <w:rsid w:val="001A2CAA"/>
    <w:rsid w:val="001A2F30"/>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7CF"/>
    <w:rsid w:val="001C5AB1"/>
    <w:rsid w:val="001C5C43"/>
    <w:rsid w:val="001C736B"/>
    <w:rsid w:val="001C78F6"/>
    <w:rsid w:val="001D0172"/>
    <w:rsid w:val="001D08F2"/>
    <w:rsid w:val="001D15D2"/>
    <w:rsid w:val="001D21D8"/>
    <w:rsid w:val="001D2606"/>
    <w:rsid w:val="001D3520"/>
    <w:rsid w:val="001D4001"/>
    <w:rsid w:val="001D404E"/>
    <w:rsid w:val="001D4690"/>
    <w:rsid w:val="001D4B21"/>
    <w:rsid w:val="001D4FFB"/>
    <w:rsid w:val="001D6131"/>
    <w:rsid w:val="001D669C"/>
    <w:rsid w:val="001D69E1"/>
    <w:rsid w:val="001D6FA6"/>
    <w:rsid w:val="001D7026"/>
    <w:rsid w:val="001D7998"/>
    <w:rsid w:val="001E08EE"/>
    <w:rsid w:val="001E17D2"/>
    <w:rsid w:val="001E1CC8"/>
    <w:rsid w:val="001E1D33"/>
    <w:rsid w:val="001E1E8C"/>
    <w:rsid w:val="001E25BA"/>
    <w:rsid w:val="001E27F7"/>
    <w:rsid w:val="001E2A3B"/>
    <w:rsid w:val="001E413A"/>
    <w:rsid w:val="001E54E6"/>
    <w:rsid w:val="001E5954"/>
    <w:rsid w:val="001E61A9"/>
    <w:rsid w:val="001E6685"/>
    <w:rsid w:val="001E6C44"/>
    <w:rsid w:val="001E6E6D"/>
    <w:rsid w:val="001E7748"/>
    <w:rsid w:val="001E7A60"/>
    <w:rsid w:val="001F006B"/>
    <w:rsid w:val="001F0C89"/>
    <w:rsid w:val="001F1AD6"/>
    <w:rsid w:val="001F1C35"/>
    <w:rsid w:val="001F277B"/>
    <w:rsid w:val="001F30A5"/>
    <w:rsid w:val="001F487A"/>
    <w:rsid w:val="001F77C0"/>
    <w:rsid w:val="001F7941"/>
    <w:rsid w:val="001F7D51"/>
    <w:rsid w:val="00200419"/>
    <w:rsid w:val="002010C3"/>
    <w:rsid w:val="002014F3"/>
    <w:rsid w:val="002026C3"/>
    <w:rsid w:val="00202F22"/>
    <w:rsid w:val="00203F16"/>
    <w:rsid w:val="00206E7E"/>
    <w:rsid w:val="002103A4"/>
    <w:rsid w:val="0021068F"/>
    <w:rsid w:val="00210FDD"/>
    <w:rsid w:val="00211B54"/>
    <w:rsid w:val="00212094"/>
    <w:rsid w:val="0021300F"/>
    <w:rsid w:val="002143AC"/>
    <w:rsid w:val="00214E3D"/>
    <w:rsid w:val="00215B97"/>
    <w:rsid w:val="002166CE"/>
    <w:rsid w:val="002167EF"/>
    <w:rsid w:val="002204BF"/>
    <w:rsid w:val="002215D9"/>
    <w:rsid w:val="0022230B"/>
    <w:rsid w:val="0022244F"/>
    <w:rsid w:val="00222590"/>
    <w:rsid w:val="00222C2A"/>
    <w:rsid w:val="00223618"/>
    <w:rsid w:val="00223C19"/>
    <w:rsid w:val="00224C14"/>
    <w:rsid w:val="00224E10"/>
    <w:rsid w:val="002253CF"/>
    <w:rsid w:val="00226167"/>
    <w:rsid w:val="00226ABB"/>
    <w:rsid w:val="002271B8"/>
    <w:rsid w:val="00227678"/>
    <w:rsid w:val="00227D70"/>
    <w:rsid w:val="0023060E"/>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2E6C"/>
    <w:rsid w:val="00242FB6"/>
    <w:rsid w:val="0024364D"/>
    <w:rsid w:val="00243E1B"/>
    <w:rsid w:val="00245BBC"/>
    <w:rsid w:val="0024614D"/>
    <w:rsid w:val="002469F7"/>
    <w:rsid w:val="00247C89"/>
    <w:rsid w:val="00247EE0"/>
    <w:rsid w:val="00250C02"/>
    <w:rsid w:val="00250F37"/>
    <w:rsid w:val="002510E5"/>
    <w:rsid w:val="00251173"/>
    <w:rsid w:val="002519BE"/>
    <w:rsid w:val="002521A5"/>
    <w:rsid w:val="00253293"/>
    <w:rsid w:val="00254559"/>
    <w:rsid w:val="002569A4"/>
    <w:rsid w:val="002574D0"/>
    <w:rsid w:val="00257FEC"/>
    <w:rsid w:val="00261838"/>
    <w:rsid w:val="00261B52"/>
    <w:rsid w:val="00261CC2"/>
    <w:rsid w:val="00262826"/>
    <w:rsid w:val="0026296C"/>
    <w:rsid w:val="0026324F"/>
    <w:rsid w:val="00263E44"/>
    <w:rsid w:val="00264661"/>
    <w:rsid w:val="0026548D"/>
    <w:rsid w:val="0026660B"/>
    <w:rsid w:val="0026679C"/>
    <w:rsid w:val="00266D53"/>
    <w:rsid w:val="00267B5A"/>
    <w:rsid w:val="00267DA6"/>
    <w:rsid w:val="0027097C"/>
    <w:rsid w:val="00271004"/>
    <w:rsid w:val="00272729"/>
    <w:rsid w:val="00272CAE"/>
    <w:rsid w:val="00273573"/>
    <w:rsid w:val="002735A5"/>
    <w:rsid w:val="002735F1"/>
    <w:rsid w:val="002743F5"/>
    <w:rsid w:val="00276C00"/>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F82"/>
    <w:rsid w:val="002953EC"/>
    <w:rsid w:val="00295820"/>
    <w:rsid w:val="0029600E"/>
    <w:rsid w:val="00297E1D"/>
    <w:rsid w:val="002A2997"/>
    <w:rsid w:val="002A29E7"/>
    <w:rsid w:val="002A4D3B"/>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5218"/>
    <w:rsid w:val="002B6567"/>
    <w:rsid w:val="002B7005"/>
    <w:rsid w:val="002B74F4"/>
    <w:rsid w:val="002B76DF"/>
    <w:rsid w:val="002B7842"/>
    <w:rsid w:val="002B7AD9"/>
    <w:rsid w:val="002B7D0E"/>
    <w:rsid w:val="002C0210"/>
    <w:rsid w:val="002C0277"/>
    <w:rsid w:val="002C133F"/>
    <w:rsid w:val="002C1BD7"/>
    <w:rsid w:val="002C1EE3"/>
    <w:rsid w:val="002C29FB"/>
    <w:rsid w:val="002C323E"/>
    <w:rsid w:val="002C33CE"/>
    <w:rsid w:val="002C37E8"/>
    <w:rsid w:val="002C3F6C"/>
    <w:rsid w:val="002C4910"/>
    <w:rsid w:val="002C5785"/>
    <w:rsid w:val="002C584D"/>
    <w:rsid w:val="002C60BD"/>
    <w:rsid w:val="002C64F1"/>
    <w:rsid w:val="002C7C18"/>
    <w:rsid w:val="002C7DEC"/>
    <w:rsid w:val="002D064A"/>
    <w:rsid w:val="002D06C0"/>
    <w:rsid w:val="002D13F8"/>
    <w:rsid w:val="002D232E"/>
    <w:rsid w:val="002D25D9"/>
    <w:rsid w:val="002D2CBF"/>
    <w:rsid w:val="002D4472"/>
    <w:rsid w:val="002D562F"/>
    <w:rsid w:val="002D5D78"/>
    <w:rsid w:val="002D60FF"/>
    <w:rsid w:val="002D721D"/>
    <w:rsid w:val="002D741D"/>
    <w:rsid w:val="002D7FF0"/>
    <w:rsid w:val="002E01C6"/>
    <w:rsid w:val="002E0797"/>
    <w:rsid w:val="002E085F"/>
    <w:rsid w:val="002E11FE"/>
    <w:rsid w:val="002E1718"/>
    <w:rsid w:val="002E201A"/>
    <w:rsid w:val="002E38EE"/>
    <w:rsid w:val="002E4CE9"/>
    <w:rsid w:val="002E66EB"/>
    <w:rsid w:val="002E67D3"/>
    <w:rsid w:val="002E6BC2"/>
    <w:rsid w:val="002E6D06"/>
    <w:rsid w:val="002E72AA"/>
    <w:rsid w:val="002F0B09"/>
    <w:rsid w:val="002F1013"/>
    <w:rsid w:val="002F1E04"/>
    <w:rsid w:val="002F3D77"/>
    <w:rsid w:val="002F3E22"/>
    <w:rsid w:val="002F4499"/>
    <w:rsid w:val="002F4853"/>
    <w:rsid w:val="002F5908"/>
    <w:rsid w:val="002F5C0B"/>
    <w:rsid w:val="002F6771"/>
    <w:rsid w:val="002F6B2C"/>
    <w:rsid w:val="003020E8"/>
    <w:rsid w:val="00302F03"/>
    <w:rsid w:val="00304202"/>
    <w:rsid w:val="00304512"/>
    <w:rsid w:val="00304C0A"/>
    <w:rsid w:val="00305781"/>
    <w:rsid w:val="00305D11"/>
    <w:rsid w:val="003068BB"/>
    <w:rsid w:val="00306F45"/>
    <w:rsid w:val="003077CD"/>
    <w:rsid w:val="00307E80"/>
    <w:rsid w:val="00307ED7"/>
    <w:rsid w:val="00310FED"/>
    <w:rsid w:val="00312080"/>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367B"/>
    <w:rsid w:val="00334C24"/>
    <w:rsid w:val="0033527A"/>
    <w:rsid w:val="00335A2A"/>
    <w:rsid w:val="0033646E"/>
    <w:rsid w:val="003372EC"/>
    <w:rsid w:val="003375DC"/>
    <w:rsid w:val="00337DE4"/>
    <w:rsid w:val="00340CC0"/>
    <w:rsid w:val="00341291"/>
    <w:rsid w:val="00341FE3"/>
    <w:rsid w:val="0034359B"/>
    <w:rsid w:val="00344D06"/>
    <w:rsid w:val="00344F14"/>
    <w:rsid w:val="0034538E"/>
    <w:rsid w:val="003456AB"/>
    <w:rsid w:val="00346875"/>
    <w:rsid w:val="003512DB"/>
    <w:rsid w:val="0035137B"/>
    <w:rsid w:val="0035161D"/>
    <w:rsid w:val="00351E8A"/>
    <w:rsid w:val="003525C7"/>
    <w:rsid w:val="00352E0F"/>
    <w:rsid w:val="0035341F"/>
    <w:rsid w:val="0035369C"/>
    <w:rsid w:val="00353884"/>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3D22"/>
    <w:rsid w:val="00364E09"/>
    <w:rsid w:val="00366013"/>
    <w:rsid w:val="00366AFC"/>
    <w:rsid w:val="00366F8F"/>
    <w:rsid w:val="003670EE"/>
    <w:rsid w:val="0036745D"/>
    <w:rsid w:val="00367A58"/>
    <w:rsid w:val="003700C8"/>
    <w:rsid w:val="00371377"/>
    <w:rsid w:val="003715AF"/>
    <w:rsid w:val="00371810"/>
    <w:rsid w:val="003720C9"/>
    <w:rsid w:val="0037248E"/>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6F9A"/>
    <w:rsid w:val="003979C3"/>
    <w:rsid w:val="00397A0C"/>
    <w:rsid w:val="00397E85"/>
    <w:rsid w:val="003A140D"/>
    <w:rsid w:val="003A14C1"/>
    <w:rsid w:val="003A1A58"/>
    <w:rsid w:val="003A2A75"/>
    <w:rsid w:val="003A2D9C"/>
    <w:rsid w:val="003A3515"/>
    <w:rsid w:val="003A39A8"/>
    <w:rsid w:val="003A4EC1"/>
    <w:rsid w:val="003A4EC7"/>
    <w:rsid w:val="003A56A2"/>
    <w:rsid w:val="003A658C"/>
    <w:rsid w:val="003A693E"/>
    <w:rsid w:val="003A6A3A"/>
    <w:rsid w:val="003A7646"/>
    <w:rsid w:val="003A7FF1"/>
    <w:rsid w:val="003B01FA"/>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2C36"/>
    <w:rsid w:val="003D37E4"/>
    <w:rsid w:val="003D3C0E"/>
    <w:rsid w:val="003D3D62"/>
    <w:rsid w:val="003D4113"/>
    <w:rsid w:val="003D47B9"/>
    <w:rsid w:val="003D483E"/>
    <w:rsid w:val="003D5433"/>
    <w:rsid w:val="003D5AF5"/>
    <w:rsid w:val="003D5DC4"/>
    <w:rsid w:val="003D5E22"/>
    <w:rsid w:val="003D7840"/>
    <w:rsid w:val="003D78A4"/>
    <w:rsid w:val="003E175F"/>
    <w:rsid w:val="003E1EEF"/>
    <w:rsid w:val="003E2566"/>
    <w:rsid w:val="003E25E6"/>
    <w:rsid w:val="003E370D"/>
    <w:rsid w:val="003E4F12"/>
    <w:rsid w:val="003E53D9"/>
    <w:rsid w:val="003E6D37"/>
    <w:rsid w:val="003E7195"/>
    <w:rsid w:val="003F1CB9"/>
    <w:rsid w:val="003F2FAD"/>
    <w:rsid w:val="003F3436"/>
    <w:rsid w:val="003F630C"/>
    <w:rsid w:val="003F7794"/>
    <w:rsid w:val="003F7C3E"/>
    <w:rsid w:val="003F7D26"/>
    <w:rsid w:val="003F7D7C"/>
    <w:rsid w:val="00401760"/>
    <w:rsid w:val="00401849"/>
    <w:rsid w:val="00401F83"/>
    <w:rsid w:val="004020D6"/>
    <w:rsid w:val="00402C10"/>
    <w:rsid w:val="00403D7C"/>
    <w:rsid w:val="00404111"/>
    <w:rsid w:val="004044DF"/>
    <w:rsid w:val="00406014"/>
    <w:rsid w:val="00406734"/>
    <w:rsid w:val="00406E3D"/>
    <w:rsid w:val="00406F72"/>
    <w:rsid w:val="00407AA5"/>
    <w:rsid w:val="00410130"/>
    <w:rsid w:val="004107BD"/>
    <w:rsid w:val="004110EF"/>
    <w:rsid w:val="004111F0"/>
    <w:rsid w:val="00412F8C"/>
    <w:rsid w:val="0041345B"/>
    <w:rsid w:val="00417121"/>
    <w:rsid w:val="00417BA2"/>
    <w:rsid w:val="00420823"/>
    <w:rsid w:val="00421878"/>
    <w:rsid w:val="00421C81"/>
    <w:rsid w:val="004227A4"/>
    <w:rsid w:val="00422EAC"/>
    <w:rsid w:val="00423F2B"/>
    <w:rsid w:val="00424230"/>
    <w:rsid w:val="004242E9"/>
    <w:rsid w:val="00425E1E"/>
    <w:rsid w:val="00426F73"/>
    <w:rsid w:val="00427135"/>
    <w:rsid w:val="0042762F"/>
    <w:rsid w:val="00431405"/>
    <w:rsid w:val="00431C75"/>
    <w:rsid w:val="00432EDE"/>
    <w:rsid w:val="00434E89"/>
    <w:rsid w:val="00434EEC"/>
    <w:rsid w:val="00435C1F"/>
    <w:rsid w:val="00435FD8"/>
    <w:rsid w:val="0043637C"/>
    <w:rsid w:val="00436AD8"/>
    <w:rsid w:val="0043709E"/>
    <w:rsid w:val="0043729C"/>
    <w:rsid w:val="004373DB"/>
    <w:rsid w:val="00437953"/>
    <w:rsid w:val="004400B5"/>
    <w:rsid w:val="00441870"/>
    <w:rsid w:val="00441977"/>
    <w:rsid w:val="00442AFB"/>
    <w:rsid w:val="0044418A"/>
    <w:rsid w:val="00447223"/>
    <w:rsid w:val="0044784B"/>
    <w:rsid w:val="00450758"/>
    <w:rsid w:val="00450E9D"/>
    <w:rsid w:val="004517B8"/>
    <w:rsid w:val="00452647"/>
    <w:rsid w:val="00452FFC"/>
    <w:rsid w:val="00453348"/>
    <w:rsid w:val="00453CC6"/>
    <w:rsid w:val="0045484C"/>
    <w:rsid w:val="00454D07"/>
    <w:rsid w:val="00455276"/>
    <w:rsid w:val="00455FEA"/>
    <w:rsid w:val="00456736"/>
    <w:rsid w:val="00456CB0"/>
    <w:rsid w:val="00457221"/>
    <w:rsid w:val="004577ED"/>
    <w:rsid w:val="00460134"/>
    <w:rsid w:val="00461311"/>
    <w:rsid w:val="0046173E"/>
    <w:rsid w:val="004622D3"/>
    <w:rsid w:val="00462715"/>
    <w:rsid w:val="00462BDC"/>
    <w:rsid w:val="00463EA4"/>
    <w:rsid w:val="00464642"/>
    <w:rsid w:val="00465484"/>
    <w:rsid w:val="0046599D"/>
    <w:rsid w:val="00465B66"/>
    <w:rsid w:val="0046643D"/>
    <w:rsid w:val="00466CB5"/>
    <w:rsid w:val="00470930"/>
    <w:rsid w:val="00471149"/>
    <w:rsid w:val="004716EA"/>
    <w:rsid w:val="0047183B"/>
    <w:rsid w:val="0047184E"/>
    <w:rsid w:val="00471C97"/>
    <w:rsid w:val="00471F67"/>
    <w:rsid w:val="00472829"/>
    <w:rsid w:val="00472850"/>
    <w:rsid w:val="0047294E"/>
    <w:rsid w:val="004729EC"/>
    <w:rsid w:val="004735A2"/>
    <w:rsid w:val="00474704"/>
    <w:rsid w:val="00474B20"/>
    <w:rsid w:val="00475CDF"/>
    <w:rsid w:val="00480077"/>
    <w:rsid w:val="00480443"/>
    <w:rsid w:val="00480B07"/>
    <w:rsid w:val="0048249D"/>
    <w:rsid w:val="00482DC7"/>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4FCC"/>
    <w:rsid w:val="00495F27"/>
    <w:rsid w:val="00495F42"/>
    <w:rsid w:val="00497435"/>
    <w:rsid w:val="00497600"/>
    <w:rsid w:val="004A16EF"/>
    <w:rsid w:val="004A2901"/>
    <w:rsid w:val="004A4413"/>
    <w:rsid w:val="004A452A"/>
    <w:rsid w:val="004A506E"/>
    <w:rsid w:val="004B04EE"/>
    <w:rsid w:val="004B057E"/>
    <w:rsid w:val="004B0E35"/>
    <w:rsid w:val="004B1323"/>
    <w:rsid w:val="004B1699"/>
    <w:rsid w:val="004B1831"/>
    <w:rsid w:val="004B34D6"/>
    <w:rsid w:val="004B3574"/>
    <w:rsid w:val="004B37CB"/>
    <w:rsid w:val="004B39D0"/>
    <w:rsid w:val="004B4145"/>
    <w:rsid w:val="004B4987"/>
    <w:rsid w:val="004B4CDB"/>
    <w:rsid w:val="004B4EC0"/>
    <w:rsid w:val="004B62AB"/>
    <w:rsid w:val="004B6843"/>
    <w:rsid w:val="004B6A77"/>
    <w:rsid w:val="004B7E72"/>
    <w:rsid w:val="004C1741"/>
    <w:rsid w:val="004C2310"/>
    <w:rsid w:val="004C24A4"/>
    <w:rsid w:val="004C2A01"/>
    <w:rsid w:val="004C3041"/>
    <w:rsid w:val="004C3348"/>
    <w:rsid w:val="004C396B"/>
    <w:rsid w:val="004C3F27"/>
    <w:rsid w:val="004C42E1"/>
    <w:rsid w:val="004C4CA8"/>
    <w:rsid w:val="004C4E69"/>
    <w:rsid w:val="004C546D"/>
    <w:rsid w:val="004C591A"/>
    <w:rsid w:val="004C701F"/>
    <w:rsid w:val="004C7589"/>
    <w:rsid w:val="004C7B34"/>
    <w:rsid w:val="004C7D5B"/>
    <w:rsid w:val="004C7E70"/>
    <w:rsid w:val="004C7E99"/>
    <w:rsid w:val="004D0A51"/>
    <w:rsid w:val="004D1C4D"/>
    <w:rsid w:val="004D1EE7"/>
    <w:rsid w:val="004D28DA"/>
    <w:rsid w:val="004D3C78"/>
    <w:rsid w:val="004D4C5C"/>
    <w:rsid w:val="004D5F6E"/>
    <w:rsid w:val="004D6C2C"/>
    <w:rsid w:val="004E0177"/>
    <w:rsid w:val="004E05AF"/>
    <w:rsid w:val="004E0884"/>
    <w:rsid w:val="004E0992"/>
    <w:rsid w:val="004E189F"/>
    <w:rsid w:val="004E2BDE"/>
    <w:rsid w:val="004E3D88"/>
    <w:rsid w:val="004E4280"/>
    <w:rsid w:val="004E45F9"/>
    <w:rsid w:val="004E71D0"/>
    <w:rsid w:val="004E7331"/>
    <w:rsid w:val="004E7BA0"/>
    <w:rsid w:val="004F0012"/>
    <w:rsid w:val="004F09A6"/>
    <w:rsid w:val="004F0C12"/>
    <w:rsid w:val="004F0FD7"/>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565"/>
    <w:rsid w:val="0050375F"/>
    <w:rsid w:val="0050438A"/>
    <w:rsid w:val="005043BC"/>
    <w:rsid w:val="005046C9"/>
    <w:rsid w:val="005048BD"/>
    <w:rsid w:val="005051A8"/>
    <w:rsid w:val="00505A8A"/>
    <w:rsid w:val="00506CE7"/>
    <w:rsid w:val="00507DFB"/>
    <w:rsid w:val="00511936"/>
    <w:rsid w:val="00513070"/>
    <w:rsid w:val="00513421"/>
    <w:rsid w:val="005141C1"/>
    <w:rsid w:val="00514559"/>
    <w:rsid w:val="00514DB2"/>
    <w:rsid w:val="005159C9"/>
    <w:rsid w:val="00516502"/>
    <w:rsid w:val="00516BCD"/>
    <w:rsid w:val="00517A8F"/>
    <w:rsid w:val="0052434A"/>
    <w:rsid w:val="00526258"/>
    <w:rsid w:val="00526DB8"/>
    <w:rsid w:val="00527197"/>
    <w:rsid w:val="00527532"/>
    <w:rsid w:val="00527CE7"/>
    <w:rsid w:val="00531141"/>
    <w:rsid w:val="0053187E"/>
    <w:rsid w:val="00532C70"/>
    <w:rsid w:val="0053319F"/>
    <w:rsid w:val="00533AF5"/>
    <w:rsid w:val="00534B9F"/>
    <w:rsid w:val="00534DCE"/>
    <w:rsid w:val="00535522"/>
    <w:rsid w:val="00535AE5"/>
    <w:rsid w:val="00536031"/>
    <w:rsid w:val="0053690B"/>
    <w:rsid w:val="00536A77"/>
    <w:rsid w:val="00537618"/>
    <w:rsid w:val="00540347"/>
    <w:rsid w:val="00541EC6"/>
    <w:rsid w:val="00542B21"/>
    <w:rsid w:val="0054570D"/>
    <w:rsid w:val="00546E28"/>
    <w:rsid w:val="00546FF2"/>
    <w:rsid w:val="00547A95"/>
    <w:rsid w:val="005510FE"/>
    <w:rsid w:val="00551546"/>
    <w:rsid w:val="005517AF"/>
    <w:rsid w:val="00551F20"/>
    <w:rsid w:val="00551F7F"/>
    <w:rsid w:val="00552151"/>
    <w:rsid w:val="00553E04"/>
    <w:rsid w:val="00553FBA"/>
    <w:rsid w:val="0055478D"/>
    <w:rsid w:val="0055533C"/>
    <w:rsid w:val="00556FD5"/>
    <w:rsid w:val="0055759F"/>
    <w:rsid w:val="005577AF"/>
    <w:rsid w:val="00557BFE"/>
    <w:rsid w:val="005615E8"/>
    <w:rsid w:val="00561758"/>
    <w:rsid w:val="0056201E"/>
    <w:rsid w:val="00562B09"/>
    <w:rsid w:val="0056324C"/>
    <w:rsid w:val="00564A77"/>
    <w:rsid w:val="00564CB6"/>
    <w:rsid w:val="00565C88"/>
    <w:rsid w:val="00567518"/>
    <w:rsid w:val="00567E2A"/>
    <w:rsid w:val="00570CB1"/>
    <w:rsid w:val="00571652"/>
    <w:rsid w:val="0057172A"/>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2F5"/>
    <w:rsid w:val="00581401"/>
    <w:rsid w:val="0058187C"/>
    <w:rsid w:val="005822E3"/>
    <w:rsid w:val="00582DE9"/>
    <w:rsid w:val="0058310D"/>
    <w:rsid w:val="005836CB"/>
    <w:rsid w:val="00584A98"/>
    <w:rsid w:val="00585261"/>
    <w:rsid w:val="00585CEF"/>
    <w:rsid w:val="00586559"/>
    <w:rsid w:val="005868ED"/>
    <w:rsid w:val="00586A0C"/>
    <w:rsid w:val="00586BE9"/>
    <w:rsid w:val="0058726B"/>
    <w:rsid w:val="0058746E"/>
    <w:rsid w:val="005910C4"/>
    <w:rsid w:val="005910CE"/>
    <w:rsid w:val="00591889"/>
    <w:rsid w:val="00591BC7"/>
    <w:rsid w:val="00591E65"/>
    <w:rsid w:val="0059238A"/>
    <w:rsid w:val="005932C5"/>
    <w:rsid w:val="005941B1"/>
    <w:rsid w:val="0059432D"/>
    <w:rsid w:val="005947C2"/>
    <w:rsid w:val="00595259"/>
    <w:rsid w:val="0059573C"/>
    <w:rsid w:val="00596260"/>
    <w:rsid w:val="005A0385"/>
    <w:rsid w:val="005A0392"/>
    <w:rsid w:val="005A04B9"/>
    <w:rsid w:val="005A0A38"/>
    <w:rsid w:val="005A0AA3"/>
    <w:rsid w:val="005A0D42"/>
    <w:rsid w:val="005A11A7"/>
    <w:rsid w:val="005A140A"/>
    <w:rsid w:val="005A2368"/>
    <w:rsid w:val="005A2BBE"/>
    <w:rsid w:val="005A31E2"/>
    <w:rsid w:val="005A5901"/>
    <w:rsid w:val="005B03A5"/>
    <w:rsid w:val="005B0AED"/>
    <w:rsid w:val="005B1879"/>
    <w:rsid w:val="005B1F2F"/>
    <w:rsid w:val="005B2085"/>
    <w:rsid w:val="005B27D5"/>
    <w:rsid w:val="005B2832"/>
    <w:rsid w:val="005B29D6"/>
    <w:rsid w:val="005B509F"/>
    <w:rsid w:val="005B59AC"/>
    <w:rsid w:val="005B662A"/>
    <w:rsid w:val="005B7F10"/>
    <w:rsid w:val="005B7F26"/>
    <w:rsid w:val="005C0262"/>
    <w:rsid w:val="005C0D33"/>
    <w:rsid w:val="005C0F01"/>
    <w:rsid w:val="005C15D7"/>
    <w:rsid w:val="005C1E49"/>
    <w:rsid w:val="005C21FB"/>
    <w:rsid w:val="005C2428"/>
    <w:rsid w:val="005C26FF"/>
    <w:rsid w:val="005C71D4"/>
    <w:rsid w:val="005C757A"/>
    <w:rsid w:val="005C7617"/>
    <w:rsid w:val="005D0201"/>
    <w:rsid w:val="005D2870"/>
    <w:rsid w:val="005D2D1B"/>
    <w:rsid w:val="005D51CD"/>
    <w:rsid w:val="005D58A3"/>
    <w:rsid w:val="005D5A02"/>
    <w:rsid w:val="005D7008"/>
    <w:rsid w:val="005D788C"/>
    <w:rsid w:val="005D7B84"/>
    <w:rsid w:val="005D7BA2"/>
    <w:rsid w:val="005E01FB"/>
    <w:rsid w:val="005E0B43"/>
    <w:rsid w:val="005E1289"/>
    <w:rsid w:val="005E1E1C"/>
    <w:rsid w:val="005E2015"/>
    <w:rsid w:val="005E2457"/>
    <w:rsid w:val="005E24F7"/>
    <w:rsid w:val="005E3701"/>
    <w:rsid w:val="005E4FE1"/>
    <w:rsid w:val="005E6530"/>
    <w:rsid w:val="005E6E9D"/>
    <w:rsid w:val="005ED5D5"/>
    <w:rsid w:val="005F110F"/>
    <w:rsid w:val="005F1C1C"/>
    <w:rsid w:val="005F2221"/>
    <w:rsid w:val="005F2DED"/>
    <w:rsid w:val="005F31DF"/>
    <w:rsid w:val="005F352B"/>
    <w:rsid w:val="005F3A4C"/>
    <w:rsid w:val="005F3DA9"/>
    <w:rsid w:val="005F47E8"/>
    <w:rsid w:val="005F5797"/>
    <w:rsid w:val="005F5BDC"/>
    <w:rsid w:val="005F7B06"/>
    <w:rsid w:val="005F7FD3"/>
    <w:rsid w:val="006003DE"/>
    <w:rsid w:val="00600CEA"/>
    <w:rsid w:val="00602461"/>
    <w:rsid w:val="006028FD"/>
    <w:rsid w:val="00604615"/>
    <w:rsid w:val="0060483A"/>
    <w:rsid w:val="006052D0"/>
    <w:rsid w:val="00606005"/>
    <w:rsid w:val="006064C5"/>
    <w:rsid w:val="0060656B"/>
    <w:rsid w:val="006065F6"/>
    <w:rsid w:val="00610627"/>
    <w:rsid w:val="0061097C"/>
    <w:rsid w:val="006116D5"/>
    <w:rsid w:val="006132A1"/>
    <w:rsid w:val="00615E2E"/>
    <w:rsid w:val="006165FB"/>
    <w:rsid w:val="0061675D"/>
    <w:rsid w:val="00616D7D"/>
    <w:rsid w:val="006178A4"/>
    <w:rsid w:val="00617C37"/>
    <w:rsid w:val="00620642"/>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27460"/>
    <w:rsid w:val="006301C0"/>
    <w:rsid w:val="00631172"/>
    <w:rsid w:val="006340A8"/>
    <w:rsid w:val="006347AA"/>
    <w:rsid w:val="0063718C"/>
    <w:rsid w:val="00637959"/>
    <w:rsid w:val="00637CE2"/>
    <w:rsid w:val="00640AF8"/>
    <w:rsid w:val="00642917"/>
    <w:rsid w:val="00642A59"/>
    <w:rsid w:val="0064328B"/>
    <w:rsid w:val="00643A26"/>
    <w:rsid w:val="00645F58"/>
    <w:rsid w:val="006461C5"/>
    <w:rsid w:val="00646B50"/>
    <w:rsid w:val="00650012"/>
    <w:rsid w:val="006502CE"/>
    <w:rsid w:val="0065238A"/>
    <w:rsid w:val="00652FC1"/>
    <w:rsid w:val="00653811"/>
    <w:rsid w:val="006541B9"/>
    <w:rsid w:val="0065441B"/>
    <w:rsid w:val="00655BFE"/>
    <w:rsid w:val="00656982"/>
    <w:rsid w:val="00656BB5"/>
    <w:rsid w:val="00657C69"/>
    <w:rsid w:val="00660048"/>
    <w:rsid w:val="0066076D"/>
    <w:rsid w:val="00660BD9"/>
    <w:rsid w:val="006617A1"/>
    <w:rsid w:val="00662026"/>
    <w:rsid w:val="00662039"/>
    <w:rsid w:val="006628DB"/>
    <w:rsid w:val="00663D31"/>
    <w:rsid w:val="00663E7F"/>
    <w:rsid w:val="00663FBE"/>
    <w:rsid w:val="00664290"/>
    <w:rsid w:val="006651F8"/>
    <w:rsid w:val="00665527"/>
    <w:rsid w:val="00665B16"/>
    <w:rsid w:val="006674A4"/>
    <w:rsid w:val="00667B64"/>
    <w:rsid w:val="00667DE0"/>
    <w:rsid w:val="0067074A"/>
    <w:rsid w:val="006707FF"/>
    <w:rsid w:val="006709CA"/>
    <w:rsid w:val="0067131F"/>
    <w:rsid w:val="0067164E"/>
    <w:rsid w:val="006721D9"/>
    <w:rsid w:val="00672369"/>
    <w:rsid w:val="00672A0B"/>
    <w:rsid w:val="006730C1"/>
    <w:rsid w:val="006738EB"/>
    <w:rsid w:val="00673E63"/>
    <w:rsid w:val="00674728"/>
    <w:rsid w:val="0067529A"/>
    <w:rsid w:val="00675497"/>
    <w:rsid w:val="00675B95"/>
    <w:rsid w:val="006763BC"/>
    <w:rsid w:val="0067688B"/>
    <w:rsid w:val="006770DF"/>
    <w:rsid w:val="00677310"/>
    <w:rsid w:val="00677AC1"/>
    <w:rsid w:val="00680939"/>
    <w:rsid w:val="00680B8C"/>
    <w:rsid w:val="00681186"/>
    <w:rsid w:val="00681244"/>
    <w:rsid w:val="00681472"/>
    <w:rsid w:val="006819AE"/>
    <w:rsid w:val="00683AA6"/>
    <w:rsid w:val="00684CF8"/>
    <w:rsid w:val="006851AD"/>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58C"/>
    <w:rsid w:val="006A28B4"/>
    <w:rsid w:val="006A2F01"/>
    <w:rsid w:val="006A3546"/>
    <w:rsid w:val="006A4020"/>
    <w:rsid w:val="006A4EC4"/>
    <w:rsid w:val="006A5A25"/>
    <w:rsid w:val="006A672C"/>
    <w:rsid w:val="006A6895"/>
    <w:rsid w:val="006B21F4"/>
    <w:rsid w:val="006B24E7"/>
    <w:rsid w:val="006B3652"/>
    <w:rsid w:val="006B3E29"/>
    <w:rsid w:val="006B65ED"/>
    <w:rsid w:val="006B70A6"/>
    <w:rsid w:val="006B7378"/>
    <w:rsid w:val="006B7494"/>
    <w:rsid w:val="006B75BF"/>
    <w:rsid w:val="006B7C59"/>
    <w:rsid w:val="006C12D0"/>
    <w:rsid w:val="006C1FC3"/>
    <w:rsid w:val="006C275E"/>
    <w:rsid w:val="006C2933"/>
    <w:rsid w:val="006C3283"/>
    <w:rsid w:val="006C3D2C"/>
    <w:rsid w:val="006C3FE7"/>
    <w:rsid w:val="006C418B"/>
    <w:rsid w:val="006C4E0C"/>
    <w:rsid w:val="006C5F54"/>
    <w:rsid w:val="006C5F81"/>
    <w:rsid w:val="006C6D9A"/>
    <w:rsid w:val="006C6EFA"/>
    <w:rsid w:val="006C6F53"/>
    <w:rsid w:val="006D036D"/>
    <w:rsid w:val="006D0F4E"/>
    <w:rsid w:val="006D1005"/>
    <w:rsid w:val="006D1E5B"/>
    <w:rsid w:val="006D3F2D"/>
    <w:rsid w:val="006D5015"/>
    <w:rsid w:val="006D7D6C"/>
    <w:rsid w:val="006E08BC"/>
    <w:rsid w:val="006E3020"/>
    <w:rsid w:val="006E3386"/>
    <w:rsid w:val="006E384B"/>
    <w:rsid w:val="006E3F45"/>
    <w:rsid w:val="006E41F6"/>
    <w:rsid w:val="006E4A33"/>
    <w:rsid w:val="006E4B64"/>
    <w:rsid w:val="006E5106"/>
    <w:rsid w:val="006E52D7"/>
    <w:rsid w:val="006E5504"/>
    <w:rsid w:val="006E5643"/>
    <w:rsid w:val="006E5BE1"/>
    <w:rsid w:val="006E5DE5"/>
    <w:rsid w:val="006E738E"/>
    <w:rsid w:val="006F0147"/>
    <w:rsid w:val="006F0576"/>
    <w:rsid w:val="006F100E"/>
    <w:rsid w:val="006F17B5"/>
    <w:rsid w:val="006F20CD"/>
    <w:rsid w:val="006F2790"/>
    <w:rsid w:val="006F2F3A"/>
    <w:rsid w:val="006F3105"/>
    <w:rsid w:val="006F31EA"/>
    <w:rsid w:val="006F36EC"/>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58"/>
    <w:rsid w:val="0071258B"/>
    <w:rsid w:val="00714588"/>
    <w:rsid w:val="00714E9E"/>
    <w:rsid w:val="007155C5"/>
    <w:rsid w:val="00715DE8"/>
    <w:rsid w:val="00716735"/>
    <w:rsid w:val="007173FF"/>
    <w:rsid w:val="00717A41"/>
    <w:rsid w:val="00717E85"/>
    <w:rsid w:val="00720EAE"/>
    <w:rsid w:val="007217F2"/>
    <w:rsid w:val="00722353"/>
    <w:rsid w:val="007225BF"/>
    <w:rsid w:val="00723E2D"/>
    <w:rsid w:val="00725A5A"/>
    <w:rsid w:val="00726399"/>
    <w:rsid w:val="00727622"/>
    <w:rsid w:val="007304E2"/>
    <w:rsid w:val="00730636"/>
    <w:rsid w:val="00731024"/>
    <w:rsid w:val="00731C1C"/>
    <w:rsid w:val="00732310"/>
    <w:rsid w:val="00732657"/>
    <w:rsid w:val="00732BDF"/>
    <w:rsid w:val="00732CCF"/>
    <w:rsid w:val="00732CE7"/>
    <w:rsid w:val="00734119"/>
    <w:rsid w:val="00734F9A"/>
    <w:rsid w:val="00735807"/>
    <w:rsid w:val="00736860"/>
    <w:rsid w:val="007370DD"/>
    <w:rsid w:val="0073715A"/>
    <w:rsid w:val="00740381"/>
    <w:rsid w:val="007406EB"/>
    <w:rsid w:val="0074102D"/>
    <w:rsid w:val="007415C8"/>
    <w:rsid w:val="00742008"/>
    <w:rsid w:val="00742ACA"/>
    <w:rsid w:val="00743564"/>
    <w:rsid w:val="00743DF9"/>
    <w:rsid w:val="00743ED6"/>
    <w:rsid w:val="007443AC"/>
    <w:rsid w:val="00745572"/>
    <w:rsid w:val="007460D0"/>
    <w:rsid w:val="00746498"/>
    <w:rsid w:val="007467E4"/>
    <w:rsid w:val="00747560"/>
    <w:rsid w:val="00747A25"/>
    <w:rsid w:val="007503FC"/>
    <w:rsid w:val="007507C2"/>
    <w:rsid w:val="0075103C"/>
    <w:rsid w:val="0075138B"/>
    <w:rsid w:val="007518A0"/>
    <w:rsid w:val="00751B1B"/>
    <w:rsid w:val="00752B06"/>
    <w:rsid w:val="00753A8E"/>
    <w:rsid w:val="0075430D"/>
    <w:rsid w:val="00754E21"/>
    <w:rsid w:val="007558B0"/>
    <w:rsid w:val="00755E58"/>
    <w:rsid w:val="00760239"/>
    <w:rsid w:val="007611B6"/>
    <w:rsid w:val="00761689"/>
    <w:rsid w:val="0076206D"/>
    <w:rsid w:val="0076244F"/>
    <w:rsid w:val="00762703"/>
    <w:rsid w:val="007636D3"/>
    <w:rsid w:val="00764678"/>
    <w:rsid w:val="0076538A"/>
    <w:rsid w:val="00767210"/>
    <w:rsid w:val="007674E0"/>
    <w:rsid w:val="00770361"/>
    <w:rsid w:val="00772B3C"/>
    <w:rsid w:val="00772FA3"/>
    <w:rsid w:val="00773B82"/>
    <w:rsid w:val="00774697"/>
    <w:rsid w:val="007746C9"/>
    <w:rsid w:val="00776AEA"/>
    <w:rsid w:val="00776D52"/>
    <w:rsid w:val="00777B36"/>
    <w:rsid w:val="0078093E"/>
    <w:rsid w:val="00780A8D"/>
    <w:rsid w:val="0078265F"/>
    <w:rsid w:val="00784360"/>
    <w:rsid w:val="007843D9"/>
    <w:rsid w:val="0078449A"/>
    <w:rsid w:val="00785553"/>
    <w:rsid w:val="00785706"/>
    <w:rsid w:val="0078683D"/>
    <w:rsid w:val="00787737"/>
    <w:rsid w:val="00792194"/>
    <w:rsid w:val="00793F25"/>
    <w:rsid w:val="00794B12"/>
    <w:rsid w:val="00795562"/>
    <w:rsid w:val="00795B17"/>
    <w:rsid w:val="007966F4"/>
    <w:rsid w:val="00796F4F"/>
    <w:rsid w:val="007978DE"/>
    <w:rsid w:val="007A00D1"/>
    <w:rsid w:val="007A1AFD"/>
    <w:rsid w:val="007A1F3A"/>
    <w:rsid w:val="007A21E2"/>
    <w:rsid w:val="007A4D26"/>
    <w:rsid w:val="007A4FE1"/>
    <w:rsid w:val="007A56A5"/>
    <w:rsid w:val="007A646F"/>
    <w:rsid w:val="007A6B14"/>
    <w:rsid w:val="007A6C8E"/>
    <w:rsid w:val="007A6CEA"/>
    <w:rsid w:val="007A6D29"/>
    <w:rsid w:val="007A6F6F"/>
    <w:rsid w:val="007A7087"/>
    <w:rsid w:val="007A7204"/>
    <w:rsid w:val="007A7214"/>
    <w:rsid w:val="007B053B"/>
    <w:rsid w:val="007B1EB2"/>
    <w:rsid w:val="007B2C99"/>
    <w:rsid w:val="007B4B5F"/>
    <w:rsid w:val="007B4B9A"/>
    <w:rsid w:val="007B5057"/>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06F0"/>
    <w:rsid w:val="007D2908"/>
    <w:rsid w:val="007D2B74"/>
    <w:rsid w:val="007D2C18"/>
    <w:rsid w:val="007D3F45"/>
    <w:rsid w:val="007D47FC"/>
    <w:rsid w:val="007D4909"/>
    <w:rsid w:val="007D552F"/>
    <w:rsid w:val="007D61DE"/>
    <w:rsid w:val="007D65C5"/>
    <w:rsid w:val="007D7419"/>
    <w:rsid w:val="007E098F"/>
    <w:rsid w:val="007E09F0"/>
    <w:rsid w:val="007E1A69"/>
    <w:rsid w:val="007E1E1D"/>
    <w:rsid w:val="007E3156"/>
    <w:rsid w:val="007E33C8"/>
    <w:rsid w:val="007E4440"/>
    <w:rsid w:val="007E4EA2"/>
    <w:rsid w:val="007E71B5"/>
    <w:rsid w:val="007E7A7F"/>
    <w:rsid w:val="007E7CAD"/>
    <w:rsid w:val="007F03B2"/>
    <w:rsid w:val="007F29CD"/>
    <w:rsid w:val="007F4669"/>
    <w:rsid w:val="007F5000"/>
    <w:rsid w:val="007F7B0E"/>
    <w:rsid w:val="007F7E7F"/>
    <w:rsid w:val="00804067"/>
    <w:rsid w:val="00804720"/>
    <w:rsid w:val="008048C3"/>
    <w:rsid w:val="00805A80"/>
    <w:rsid w:val="00805F7D"/>
    <w:rsid w:val="008062EB"/>
    <w:rsid w:val="008069B7"/>
    <w:rsid w:val="00806CBA"/>
    <w:rsid w:val="00806EC6"/>
    <w:rsid w:val="0080705A"/>
    <w:rsid w:val="0080730C"/>
    <w:rsid w:val="008079BB"/>
    <w:rsid w:val="00810A02"/>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2CBA"/>
    <w:rsid w:val="0082307A"/>
    <w:rsid w:val="00823876"/>
    <w:rsid w:val="00823935"/>
    <w:rsid w:val="00823D68"/>
    <w:rsid w:val="0082742F"/>
    <w:rsid w:val="00827DB3"/>
    <w:rsid w:val="008319F0"/>
    <w:rsid w:val="00831C47"/>
    <w:rsid w:val="008323CA"/>
    <w:rsid w:val="00833D54"/>
    <w:rsid w:val="00834001"/>
    <w:rsid w:val="008347A3"/>
    <w:rsid w:val="008348F2"/>
    <w:rsid w:val="00835B7D"/>
    <w:rsid w:val="00836A9F"/>
    <w:rsid w:val="00836C7F"/>
    <w:rsid w:val="008414D6"/>
    <w:rsid w:val="0084174E"/>
    <w:rsid w:val="00843CF1"/>
    <w:rsid w:val="00844AAE"/>
    <w:rsid w:val="00845C8B"/>
    <w:rsid w:val="00845E39"/>
    <w:rsid w:val="008464EE"/>
    <w:rsid w:val="00846511"/>
    <w:rsid w:val="00846761"/>
    <w:rsid w:val="00846BE8"/>
    <w:rsid w:val="008506BF"/>
    <w:rsid w:val="00851F62"/>
    <w:rsid w:val="00853D33"/>
    <w:rsid w:val="00853FB8"/>
    <w:rsid w:val="008540E5"/>
    <w:rsid w:val="00854489"/>
    <w:rsid w:val="00854B33"/>
    <w:rsid w:val="00855040"/>
    <w:rsid w:val="00855598"/>
    <w:rsid w:val="00857006"/>
    <w:rsid w:val="0085713D"/>
    <w:rsid w:val="008573E4"/>
    <w:rsid w:val="00857615"/>
    <w:rsid w:val="00857BFF"/>
    <w:rsid w:val="00860B45"/>
    <w:rsid w:val="0086136F"/>
    <w:rsid w:val="008614B2"/>
    <w:rsid w:val="00861C41"/>
    <w:rsid w:val="00862EDC"/>
    <w:rsid w:val="00863B5A"/>
    <w:rsid w:val="00864837"/>
    <w:rsid w:val="00864E39"/>
    <w:rsid w:val="00864EF1"/>
    <w:rsid w:val="00864FAD"/>
    <w:rsid w:val="008651CD"/>
    <w:rsid w:val="00865B55"/>
    <w:rsid w:val="008667EE"/>
    <w:rsid w:val="0087069B"/>
    <w:rsid w:val="00871485"/>
    <w:rsid w:val="008728A7"/>
    <w:rsid w:val="008735B1"/>
    <w:rsid w:val="00873762"/>
    <w:rsid w:val="00873F1C"/>
    <w:rsid w:val="00873F39"/>
    <w:rsid w:val="00873FFE"/>
    <w:rsid w:val="008743E7"/>
    <w:rsid w:val="008743ED"/>
    <w:rsid w:val="0087467F"/>
    <w:rsid w:val="00874B16"/>
    <w:rsid w:val="00874B79"/>
    <w:rsid w:val="00875204"/>
    <w:rsid w:val="00875F76"/>
    <w:rsid w:val="00876982"/>
    <w:rsid w:val="00876988"/>
    <w:rsid w:val="00876F7C"/>
    <w:rsid w:val="00877D75"/>
    <w:rsid w:val="00880E43"/>
    <w:rsid w:val="0088525E"/>
    <w:rsid w:val="00885A51"/>
    <w:rsid w:val="00885C4D"/>
    <w:rsid w:val="00885FBF"/>
    <w:rsid w:val="00886656"/>
    <w:rsid w:val="0088746F"/>
    <w:rsid w:val="00890936"/>
    <w:rsid w:val="008911C6"/>
    <w:rsid w:val="0089169A"/>
    <w:rsid w:val="00891F02"/>
    <w:rsid w:val="0089281E"/>
    <w:rsid w:val="008931E5"/>
    <w:rsid w:val="008936C1"/>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4AD2"/>
    <w:rsid w:val="008B5937"/>
    <w:rsid w:val="008B76E4"/>
    <w:rsid w:val="008B7A8A"/>
    <w:rsid w:val="008B7F8F"/>
    <w:rsid w:val="008C0EEB"/>
    <w:rsid w:val="008C24F4"/>
    <w:rsid w:val="008C3677"/>
    <w:rsid w:val="008C4493"/>
    <w:rsid w:val="008C6021"/>
    <w:rsid w:val="008D0108"/>
    <w:rsid w:val="008D0328"/>
    <w:rsid w:val="008D03E6"/>
    <w:rsid w:val="008D0DD0"/>
    <w:rsid w:val="008D0E3B"/>
    <w:rsid w:val="008D1A0D"/>
    <w:rsid w:val="008D1C6B"/>
    <w:rsid w:val="008D2412"/>
    <w:rsid w:val="008D2A0A"/>
    <w:rsid w:val="008D4362"/>
    <w:rsid w:val="008D487B"/>
    <w:rsid w:val="008D4EA6"/>
    <w:rsid w:val="008D56BA"/>
    <w:rsid w:val="008D6E01"/>
    <w:rsid w:val="008D7E4B"/>
    <w:rsid w:val="008E0DBB"/>
    <w:rsid w:val="008E0EEC"/>
    <w:rsid w:val="008E1DEF"/>
    <w:rsid w:val="008E2AEB"/>
    <w:rsid w:val="008E4AEC"/>
    <w:rsid w:val="008E4B96"/>
    <w:rsid w:val="008E5EC4"/>
    <w:rsid w:val="008E6016"/>
    <w:rsid w:val="008E62C9"/>
    <w:rsid w:val="008E6E08"/>
    <w:rsid w:val="008E72F1"/>
    <w:rsid w:val="008E7496"/>
    <w:rsid w:val="008F03CB"/>
    <w:rsid w:val="008F0B21"/>
    <w:rsid w:val="008F135A"/>
    <w:rsid w:val="008F1EC1"/>
    <w:rsid w:val="008F209C"/>
    <w:rsid w:val="008F54A9"/>
    <w:rsid w:val="008F5630"/>
    <w:rsid w:val="008F59B1"/>
    <w:rsid w:val="008F5CF0"/>
    <w:rsid w:val="008F6E4C"/>
    <w:rsid w:val="008F747D"/>
    <w:rsid w:val="00901121"/>
    <w:rsid w:val="0090136F"/>
    <w:rsid w:val="00904068"/>
    <w:rsid w:val="0091090D"/>
    <w:rsid w:val="00911CBF"/>
    <w:rsid w:val="009127E2"/>
    <w:rsid w:val="00912FCE"/>
    <w:rsid w:val="00913771"/>
    <w:rsid w:val="00913E24"/>
    <w:rsid w:val="00914143"/>
    <w:rsid w:val="00914E37"/>
    <w:rsid w:val="009175E1"/>
    <w:rsid w:val="00917815"/>
    <w:rsid w:val="009201FA"/>
    <w:rsid w:val="0092020B"/>
    <w:rsid w:val="00920B48"/>
    <w:rsid w:val="00920BB8"/>
    <w:rsid w:val="00922390"/>
    <w:rsid w:val="0092310E"/>
    <w:rsid w:val="00923AD1"/>
    <w:rsid w:val="00923E30"/>
    <w:rsid w:val="009248C1"/>
    <w:rsid w:val="00924E76"/>
    <w:rsid w:val="0092536B"/>
    <w:rsid w:val="00925D09"/>
    <w:rsid w:val="009267CA"/>
    <w:rsid w:val="00926E8C"/>
    <w:rsid w:val="00927CF0"/>
    <w:rsid w:val="0093143C"/>
    <w:rsid w:val="009316E7"/>
    <w:rsid w:val="0093176E"/>
    <w:rsid w:val="00932197"/>
    <w:rsid w:val="00932586"/>
    <w:rsid w:val="00932CF3"/>
    <w:rsid w:val="00933649"/>
    <w:rsid w:val="00933A35"/>
    <w:rsid w:val="00934BCA"/>
    <w:rsid w:val="00936151"/>
    <w:rsid w:val="00936B02"/>
    <w:rsid w:val="00936CF4"/>
    <w:rsid w:val="009370C8"/>
    <w:rsid w:val="0093732F"/>
    <w:rsid w:val="00937332"/>
    <w:rsid w:val="00937B0C"/>
    <w:rsid w:val="00937F29"/>
    <w:rsid w:val="00940F82"/>
    <w:rsid w:val="00941C8B"/>
    <w:rsid w:val="00942E3B"/>
    <w:rsid w:val="00943B1B"/>
    <w:rsid w:val="00943DB7"/>
    <w:rsid w:val="00944AA2"/>
    <w:rsid w:val="00945952"/>
    <w:rsid w:val="00945B29"/>
    <w:rsid w:val="00946E1E"/>
    <w:rsid w:val="009475D4"/>
    <w:rsid w:val="00950BF5"/>
    <w:rsid w:val="0095134F"/>
    <w:rsid w:val="00952000"/>
    <w:rsid w:val="009522B7"/>
    <w:rsid w:val="00952A2F"/>
    <w:rsid w:val="00952BC2"/>
    <w:rsid w:val="00952CB6"/>
    <w:rsid w:val="009534B4"/>
    <w:rsid w:val="00953833"/>
    <w:rsid w:val="009547A9"/>
    <w:rsid w:val="00954E16"/>
    <w:rsid w:val="009563E9"/>
    <w:rsid w:val="0096118A"/>
    <w:rsid w:val="00961972"/>
    <w:rsid w:val="00961980"/>
    <w:rsid w:val="009629AA"/>
    <w:rsid w:val="00962F4C"/>
    <w:rsid w:val="0096372D"/>
    <w:rsid w:val="009639BC"/>
    <w:rsid w:val="00964653"/>
    <w:rsid w:val="00964C37"/>
    <w:rsid w:val="009654DC"/>
    <w:rsid w:val="0096577E"/>
    <w:rsid w:val="00966362"/>
    <w:rsid w:val="00966779"/>
    <w:rsid w:val="009667A2"/>
    <w:rsid w:val="009669D5"/>
    <w:rsid w:val="00966A91"/>
    <w:rsid w:val="0097049E"/>
    <w:rsid w:val="00970838"/>
    <w:rsid w:val="009722AB"/>
    <w:rsid w:val="00972842"/>
    <w:rsid w:val="00972A16"/>
    <w:rsid w:val="009736E2"/>
    <w:rsid w:val="0097482F"/>
    <w:rsid w:val="00974BDC"/>
    <w:rsid w:val="009768F9"/>
    <w:rsid w:val="00976CA8"/>
    <w:rsid w:val="00977C33"/>
    <w:rsid w:val="00981461"/>
    <w:rsid w:val="00982973"/>
    <w:rsid w:val="00982FC1"/>
    <w:rsid w:val="00983959"/>
    <w:rsid w:val="00983C4F"/>
    <w:rsid w:val="009844DA"/>
    <w:rsid w:val="0098554F"/>
    <w:rsid w:val="00985D55"/>
    <w:rsid w:val="00986AD2"/>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B6D"/>
    <w:rsid w:val="009A3DCF"/>
    <w:rsid w:val="009A3F5D"/>
    <w:rsid w:val="009A3F8B"/>
    <w:rsid w:val="009A4C6B"/>
    <w:rsid w:val="009A5727"/>
    <w:rsid w:val="009A5E5E"/>
    <w:rsid w:val="009A7A8B"/>
    <w:rsid w:val="009A7FB0"/>
    <w:rsid w:val="009B04FB"/>
    <w:rsid w:val="009B0ABB"/>
    <w:rsid w:val="009B2259"/>
    <w:rsid w:val="009B39DE"/>
    <w:rsid w:val="009B3E60"/>
    <w:rsid w:val="009B41C0"/>
    <w:rsid w:val="009B4CBE"/>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1D6"/>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4ECF"/>
    <w:rsid w:val="009E541A"/>
    <w:rsid w:val="009E61F4"/>
    <w:rsid w:val="009E61F7"/>
    <w:rsid w:val="009E78F5"/>
    <w:rsid w:val="009E7F48"/>
    <w:rsid w:val="009F1242"/>
    <w:rsid w:val="009F17E1"/>
    <w:rsid w:val="009F203F"/>
    <w:rsid w:val="009F3C93"/>
    <w:rsid w:val="009F57F2"/>
    <w:rsid w:val="009F5D39"/>
    <w:rsid w:val="00A00239"/>
    <w:rsid w:val="00A00948"/>
    <w:rsid w:val="00A01587"/>
    <w:rsid w:val="00A0291C"/>
    <w:rsid w:val="00A02BCC"/>
    <w:rsid w:val="00A03100"/>
    <w:rsid w:val="00A0329C"/>
    <w:rsid w:val="00A03D1E"/>
    <w:rsid w:val="00A03F27"/>
    <w:rsid w:val="00A0404F"/>
    <w:rsid w:val="00A04D91"/>
    <w:rsid w:val="00A05EE9"/>
    <w:rsid w:val="00A0614A"/>
    <w:rsid w:val="00A06F1D"/>
    <w:rsid w:val="00A079A0"/>
    <w:rsid w:val="00A10743"/>
    <w:rsid w:val="00A113F1"/>
    <w:rsid w:val="00A1214A"/>
    <w:rsid w:val="00A12DD8"/>
    <w:rsid w:val="00A12F77"/>
    <w:rsid w:val="00A140DD"/>
    <w:rsid w:val="00A14349"/>
    <w:rsid w:val="00A14DD7"/>
    <w:rsid w:val="00A153C3"/>
    <w:rsid w:val="00A15B77"/>
    <w:rsid w:val="00A16345"/>
    <w:rsid w:val="00A16F89"/>
    <w:rsid w:val="00A16FC0"/>
    <w:rsid w:val="00A17DBE"/>
    <w:rsid w:val="00A203E2"/>
    <w:rsid w:val="00A22001"/>
    <w:rsid w:val="00A221DF"/>
    <w:rsid w:val="00A22706"/>
    <w:rsid w:val="00A23145"/>
    <w:rsid w:val="00A23465"/>
    <w:rsid w:val="00A24274"/>
    <w:rsid w:val="00A24BD8"/>
    <w:rsid w:val="00A24D9C"/>
    <w:rsid w:val="00A24E09"/>
    <w:rsid w:val="00A25007"/>
    <w:rsid w:val="00A250C3"/>
    <w:rsid w:val="00A260DA"/>
    <w:rsid w:val="00A26CB6"/>
    <w:rsid w:val="00A275F9"/>
    <w:rsid w:val="00A316CA"/>
    <w:rsid w:val="00A31A6B"/>
    <w:rsid w:val="00A31ABF"/>
    <w:rsid w:val="00A3277A"/>
    <w:rsid w:val="00A32CC6"/>
    <w:rsid w:val="00A33019"/>
    <w:rsid w:val="00A332C9"/>
    <w:rsid w:val="00A33711"/>
    <w:rsid w:val="00A337E8"/>
    <w:rsid w:val="00A36D66"/>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4B63"/>
    <w:rsid w:val="00A666CC"/>
    <w:rsid w:val="00A67877"/>
    <w:rsid w:val="00A70B29"/>
    <w:rsid w:val="00A71876"/>
    <w:rsid w:val="00A72881"/>
    <w:rsid w:val="00A73B5F"/>
    <w:rsid w:val="00A74699"/>
    <w:rsid w:val="00A762D4"/>
    <w:rsid w:val="00A76B1F"/>
    <w:rsid w:val="00A76EA8"/>
    <w:rsid w:val="00A77892"/>
    <w:rsid w:val="00A82873"/>
    <w:rsid w:val="00A83E25"/>
    <w:rsid w:val="00A84656"/>
    <w:rsid w:val="00A84944"/>
    <w:rsid w:val="00A87301"/>
    <w:rsid w:val="00A87C34"/>
    <w:rsid w:val="00A87C7C"/>
    <w:rsid w:val="00A87CB8"/>
    <w:rsid w:val="00A909A3"/>
    <w:rsid w:val="00A90E0B"/>
    <w:rsid w:val="00A914E6"/>
    <w:rsid w:val="00A92B0B"/>
    <w:rsid w:val="00A92F2D"/>
    <w:rsid w:val="00A93343"/>
    <w:rsid w:val="00A933E5"/>
    <w:rsid w:val="00A93745"/>
    <w:rsid w:val="00A946D9"/>
    <w:rsid w:val="00A94823"/>
    <w:rsid w:val="00A9547A"/>
    <w:rsid w:val="00A95CB6"/>
    <w:rsid w:val="00A9657A"/>
    <w:rsid w:val="00A96B9D"/>
    <w:rsid w:val="00A96BCA"/>
    <w:rsid w:val="00A97DF2"/>
    <w:rsid w:val="00AA03B4"/>
    <w:rsid w:val="00AA050C"/>
    <w:rsid w:val="00AA0B88"/>
    <w:rsid w:val="00AA1C21"/>
    <w:rsid w:val="00AA2705"/>
    <w:rsid w:val="00AA55D0"/>
    <w:rsid w:val="00AA7B54"/>
    <w:rsid w:val="00AA7C95"/>
    <w:rsid w:val="00AB2336"/>
    <w:rsid w:val="00AB3EC0"/>
    <w:rsid w:val="00AB434E"/>
    <w:rsid w:val="00AB4350"/>
    <w:rsid w:val="00AB4470"/>
    <w:rsid w:val="00AB4B80"/>
    <w:rsid w:val="00AB5CD4"/>
    <w:rsid w:val="00AB6CE6"/>
    <w:rsid w:val="00AB6EE6"/>
    <w:rsid w:val="00AC03FB"/>
    <w:rsid w:val="00AC0D9F"/>
    <w:rsid w:val="00AC11FB"/>
    <w:rsid w:val="00AC17DF"/>
    <w:rsid w:val="00AC3A99"/>
    <w:rsid w:val="00AC56CD"/>
    <w:rsid w:val="00AC59F8"/>
    <w:rsid w:val="00AC6144"/>
    <w:rsid w:val="00AC6CA0"/>
    <w:rsid w:val="00AC6DE7"/>
    <w:rsid w:val="00AC6ED1"/>
    <w:rsid w:val="00AC7860"/>
    <w:rsid w:val="00AD0892"/>
    <w:rsid w:val="00AD0BBA"/>
    <w:rsid w:val="00AD1349"/>
    <w:rsid w:val="00AD2285"/>
    <w:rsid w:val="00AD2BDD"/>
    <w:rsid w:val="00AD3465"/>
    <w:rsid w:val="00AD3AF8"/>
    <w:rsid w:val="00AD4531"/>
    <w:rsid w:val="00AD5B25"/>
    <w:rsid w:val="00AD5BF1"/>
    <w:rsid w:val="00AD672C"/>
    <w:rsid w:val="00AD76A8"/>
    <w:rsid w:val="00AD7D6A"/>
    <w:rsid w:val="00AE2169"/>
    <w:rsid w:val="00AE25D3"/>
    <w:rsid w:val="00AE2C91"/>
    <w:rsid w:val="00AE3252"/>
    <w:rsid w:val="00AE3BB8"/>
    <w:rsid w:val="00AE49C6"/>
    <w:rsid w:val="00AE4BB7"/>
    <w:rsid w:val="00AE5455"/>
    <w:rsid w:val="00AE5618"/>
    <w:rsid w:val="00AE67DB"/>
    <w:rsid w:val="00AE6C81"/>
    <w:rsid w:val="00AE75AB"/>
    <w:rsid w:val="00AE78F4"/>
    <w:rsid w:val="00AF1092"/>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5C6"/>
    <w:rsid w:val="00B059A7"/>
    <w:rsid w:val="00B05CD6"/>
    <w:rsid w:val="00B0661D"/>
    <w:rsid w:val="00B07317"/>
    <w:rsid w:val="00B07E29"/>
    <w:rsid w:val="00B07F97"/>
    <w:rsid w:val="00B11549"/>
    <w:rsid w:val="00B123B4"/>
    <w:rsid w:val="00B1254A"/>
    <w:rsid w:val="00B13D72"/>
    <w:rsid w:val="00B14921"/>
    <w:rsid w:val="00B1494E"/>
    <w:rsid w:val="00B15618"/>
    <w:rsid w:val="00B17106"/>
    <w:rsid w:val="00B20302"/>
    <w:rsid w:val="00B21494"/>
    <w:rsid w:val="00B2320D"/>
    <w:rsid w:val="00B2344A"/>
    <w:rsid w:val="00B23F68"/>
    <w:rsid w:val="00B254F8"/>
    <w:rsid w:val="00B25F0A"/>
    <w:rsid w:val="00B267DC"/>
    <w:rsid w:val="00B27325"/>
    <w:rsid w:val="00B274F2"/>
    <w:rsid w:val="00B27677"/>
    <w:rsid w:val="00B27A5E"/>
    <w:rsid w:val="00B27EC9"/>
    <w:rsid w:val="00B30926"/>
    <w:rsid w:val="00B30B12"/>
    <w:rsid w:val="00B3118D"/>
    <w:rsid w:val="00B31DD4"/>
    <w:rsid w:val="00B31EE8"/>
    <w:rsid w:val="00B328B7"/>
    <w:rsid w:val="00B3318C"/>
    <w:rsid w:val="00B33378"/>
    <w:rsid w:val="00B33402"/>
    <w:rsid w:val="00B3366C"/>
    <w:rsid w:val="00B34277"/>
    <w:rsid w:val="00B3447F"/>
    <w:rsid w:val="00B35450"/>
    <w:rsid w:val="00B36CD9"/>
    <w:rsid w:val="00B36D59"/>
    <w:rsid w:val="00B37290"/>
    <w:rsid w:val="00B378B8"/>
    <w:rsid w:val="00B37CC7"/>
    <w:rsid w:val="00B40FAD"/>
    <w:rsid w:val="00B41016"/>
    <w:rsid w:val="00B419F9"/>
    <w:rsid w:val="00B41CEF"/>
    <w:rsid w:val="00B42C84"/>
    <w:rsid w:val="00B436A7"/>
    <w:rsid w:val="00B43F70"/>
    <w:rsid w:val="00B442B0"/>
    <w:rsid w:val="00B443CD"/>
    <w:rsid w:val="00B45544"/>
    <w:rsid w:val="00B47224"/>
    <w:rsid w:val="00B478E5"/>
    <w:rsid w:val="00B479E2"/>
    <w:rsid w:val="00B50E11"/>
    <w:rsid w:val="00B51184"/>
    <w:rsid w:val="00B51693"/>
    <w:rsid w:val="00B52439"/>
    <w:rsid w:val="00B54263"/>
    <w:rsid w:val="00B56296"/>
    <w:rsid w:val="00B5728C"/>
    <w:rsid w:val="00B57C8E"/>
    <w:rsid w:val="00B57ECC"/>
    <w:rsid w:val="00B57F55"/>
    <w:rsid w:val="00B6216C"/>
    <w:rsid w:val="00B6220B"/>
    <w:rsid w:val="00B6284B"/>
    <w:rsid w:val="00B63C91"/>
    <w:rsid w:val="00B63F11"/>
    <w:rsid w:val="00B6473C"/>
    <w:rsid w:val="00B64F7C"/>
    <w:rsid w:val="00B65FF7"/>
    <w:rsid w:val="00B6661E"/>
    <w:rsid w:val="00B6678D"/>
    <w:rsid w:val="00B667EC"/>
    <w:rsid w:val="00B67EBD"/>
    <w:rsid w:val="00B67EE9"/>
    <w:rsid w:val="00B701B9"/>
    <w:rsid w:val="00B70E23"/>
    <w:rsid w:val="00B7190E"/>
    <w:rsid w:val="00B71A8F"/>
    <w:rsid w:val="00B71C2F"/>
    <w:rsid w:val="00B72A05"/>
    <w:rsid w:val="00B72D5E"/>
    <w:rsid w:val="00B72F35"/>
    <w:rsid w:val="00B73277"/>
    <w:rsid w:val="00B7329B"/>
    <w:rsid w:val="00B73A4C"/>
    <w:rsid w:val="00B751D6"/>
    <w:rsid w:val="00B75DD7"/>
    <w:rsid w:val="00B765FA"/>
    <w:rsid w:val="00B76C82"/>
    <w:rsid w:val="00B777F4"/>
    <w:rsid w:val="00B808CC"/>
    <w:rsid w:val="00B80D05"/>
    <w:rsid w:val="00B82DB6"/>
    <w:rsid w:val="00B85AF5"/>
    <w:rsid w:val="00B86AFE"/>
    <w:rsid w:val="00B906E4"/>
    <w:rsid w:val="00B909C6"/>
    <w:rsid w:val="00B910EA"/>
    <w:rsid w:val="00B91D02"/>
    <w:rsid w:val="00B93620"/>
    <w:rsid w:val="00B93F58"/>
    <w:rsid w:val="00B962FA"/>
    <w:rsid w:val="00B97665"/>
    <w:rsid w:val="00B97AD5"/>
    <w:rsid w:val="00BA01A8"/>
    <w:rsid w:val="00BA0924"/>
    <w:rsid w:val="00BA10D4"/>
    <w:rsid w:val="00BA11E8"/>
    <w:rsid w:val="00BA18AF"/>
    <w:rsid w:val="00BA19B7"/>
    <w:rsid w:val="00BA276C"/>
    <w:rsid w:val="00BA32B1"/>
    <w:rsid w:val="00BA519D"/>
    <w:rsid w:val="00BA53F5"/>
    <w:rsid w:val="00BA6447"/>
    <w:rsid w:val="00BA6C42"/>
    <w:rsid w:val="00BA75AD"/>
    <w:rsid w:val="00BA7D57"/>
    <w:rsid w:val="00BB1395"/>
    <w:rsid w:val="00BB35C1"/>
    <w:rsid w:val="00BB3BBD"/>
    <w:rsid w:val="00BB3DCC"/>
    <w:rsid w:val="00BB5497"/>
    <w:rsid w:val="00BB54A2"/>
    <w:rsid w:val="00BB58EF"/>
    <w:rsid w:val="00BB62FE"/>
    <w:rsid w:val="00BB678D"/>
    <w:rsid w:val="00BB6C15"/>
    <w:rsid w:val="00BB6D91"/>
    <w:rsid w:val="00BC01A4"/>
    <w:rsid w:val="00BC0A17"/>
    <w:rsid w:val="00BC1200"/>
    <w:rsid w:val="00BC1518"/>
    <w:rsid w:val="00BC1A36"/>
    <w:rsid w:val="00BC2A25"/>
    <w:rsid w:val="00BC2AFB"/>
    <w:rsid w:val="00BC3607"/>
    <w:rsid w:val="00BC47C2"/>
    <w:rsid w:val="00BC5139"/>
    <w:rsid w:val="00BC68D8"/>
    <w:rsid w:val="00BC6BAE"/>
    <w:rsid w:val="00BC6C5B"/>
    <w:rsid w:val="00BC793D"/>
    <w:rsid w:val="00BC79AF"/>
    <w:rsid w:val="00BD0EBE"/>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791"/>
    <w:rsid w:val="00BE68A6"/>
    <w:rsid w:val="00BE7BFF"/>
    <w:rsid w:val="00BF34F7"/>
    <w:rsid w:val="00BF39E6"/>
    <w:rsid w:val="00BF3A4E"/>
    <w:rsid w:val="00BF4612"/>
    <w:rsid w:val="00BF52B2"/>
    <w:rsid w:val="00BF5679"/>
    <w:rsid w:val="00BF5701"/>
    <w:rsid w:val="00BF57F3"/>
    <w:rsid w:val="00BF5FF7"/>
    <w:rsid w:val="00BF6A7A"/>
    <w:rsid w:val="00BF6B3B"/>
    <w:rsid w:val="00C00285"/>
    <w:rsid w:val="00C005D3"/>
    <w:rsid w:val="00C00EBD"/>
    <w:rsid w:val="00C02D71"/>
    <w:rsid w:val="00C03524"/>
    <w:rsid w:val="00C04285"/>
    <w:rsid w:val="00C0478F"/>
    <w:rsid w:val="00C04C59"/>
    <w:rsid w:val="00C05BCF"/>
    <w:rsid w:val="00C05ED2"/>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5BEC"/>
    <w:rsid w:val="00C36A0F"/>
    <w:rsid w:val="00C3731D"/>
    <w:rsid w:val="00C401BB"/>
    <w:rsid w:val="00C40EDC"/>
    <w:rsid w:val="00C41024"/>
    <w:rsid w:val="00C41740"/>
    <w:rsid w:val="00C42536"/>
    <w:rsid w:val="00C436DA"/>
    <w:rsid w:val="00C43D0F"/>
    <w:rsid w:val="00C46303"/>
    <w:rsid w:val="00C47616"/>
    <w:rsid w:val="00C47C2F"/>
    <w:rsid w:val="00C50C97"/>
    <w:rsid w:val="00C515DB"/>
    <w:rsid w:val="00C52219"/>
    <w:rsid w:val="00C53804"/>
    <w:rsid w:val="00C53ED1"/>
    <w:rsid w:val="00C543CA"/>
    <w:rsid w:val="00C54782"/>
    <w:rsid w:val="00C555D5"/>
    <w:rsid w:val="00C5599B"/>
    <w:rsid w:val="00C56C26"/>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75C3F"/>
    <w:rsid w:val="00C8030B"/>
    <w:rsid w:val="00C8283C"/>
    <w:rsid w:val="00C82928"/>
    <w:rsid w:val="00C83A6A"/>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4C00"/>
    <w:rsid w:val="00CA5480"/>
    <w:rsid w:val="00CA55CC"/>
    <w:rsid w:val="00CA627B"/>
    <w:rsid w:val="00CA6660"/>
    <w:rsid w:val="00CA715C"/>
    <w:rsid w:val="00CA75ED"/>
    <w:rsid w:val="00CA7B67"/>
    <w:rsid w:val="00CA7C43"/>
    <w:rsid w:val="00CB0C4B"/>
    <w:rsid w:val="00CB0FBD"/>
    <w:rsid w:val="00CB15CD"/>
    <w:rsid w:val="00CB1B2F"/>
    <w:rsid w:val="00CB1F3F"/>
    <w:rsid w:val="00CB2EAB"/>
    <w:rsid w:val="00CB35AE"/>
    <w:rsid w:val="00CB4AC7"/>
    <w:rsid w:val="00CC00E2"/>
    <w:rsid w:val="00CC0D22"/>
    <w:rsid w:val="00CC1478"/>
    <w:rsid w:val="00CC15BB"/>
    <w:rsid w:val="00CC193C"/>
    <w:rsid w:val="00CC32D8"/>
    <w:rsid w:val="00CC4461"/>
    <w:rsid w:val="00CC4E24"/>
    <w:rsid w:val="00CC4FF8"/>
    <w:rsid w:val="00CC5FCD"/>
    <w:rsid w:val="00CC6C28"/>
    <w:rsid w:val="00CC6CFA"/>
    <w:rsid w:val="00CD0565"/>
    <w:rsid w:val="00CD0882"/>
    <w:rsid w:val="00CD1370"/>
    <w:rsid w:val="00CD15DA"/>
    <w:rsid w:val="00CD1C6A"/>
    <w:rsid w:val="00CD230E"/>
    <w:rsid w:val="00CD383D"/>
    <w:rsid w:val="00CD4FBC"/>
    <w:rsid w:val="00CD643A"/>
    <w:rsid w:val="00CD6F4B"/>
    <w:rsid w:val="00CD7065"/>
    <w:rsid w:val="00CD7B53"/>
    <w:rsid w:val="00CD7F7E"/>
    <w:rsid w:val="00CE08E8"/>
    <w:rsid w:val="00CE0AEC"/>
    <w:rsid w:val="00CE1069"/>
    <w:rsid w:val="00CE1F2D"/>
    <w:rsid w:val="00CE255E"/>
    <w:rsid w:val="00CE384F"/>
    <w:rsid w:val="00CE4006"/>
    <w:rsid w:val="00CE501C"/>
    <w:rsid w:val="00CE53FE"/>
    <w:rsid w:val="00CE5BDA"/>
    <w:rsid w:val="00CE79C6"/>
    <w:rsid w:val="00CE7A0F"/>
    <w:rsid w:val="00CE7BF8"/>
    <w:rsid w:val="00CF0280"/>
    <w:rsid w:val="00CF03E0"/>
    <w:rsid w:val="00CF06EB"/>
    <w:rsid w:val="00CF1E98"/>
    <w:rsid w:val="00CF26E5"/>
    <w:rsid w:val="00CF3266"/>
    <w:rsid w:val="00CF4C0F"/>
    <w:rsid w:val="00CF66A7"/>
    <w:rsid w:val="00CF6A34"/>
    <w:rsid w:val="00CF733B"/>
    <w:rsid w:val="00CF7F7E"/>
    <w:rsid w:val="00D00C61"/>
    <w:rsid w:val="00D00EC8"/>
    <w:rsid w:val="00D0123E"/>
    <w:rsid w:val="00D02922"/>
    <w:rsid w:val="00D03102"/>
    <w:rsid w:val="00D03C88"/>
    <w:rsid w:val="00D05600"/>
    <w:rsid w:val="00D0626E"/>
    <w:rsid w:val="00D0631D"/>
    <w:rsid w:val="00D06F2A"/>
    <w:rsid w:val="00D07D24"/>
    <w:rsid w:val="00D10629"/>
    <w:rsid w:val="00D10CDB"/>
    <w:rsid w:val="00D10D86"/>
    <w:rsid w:val="00D10FD8"/>
    <w:rsid w:val="00D1151C"/>
    <w:rsid w:val="00D120B5"/>
    <w:rsid w:val="00D1277C"/>
    <w:rsid w:val="00D12D87"/>
    <w:rsid w:val="00D149B3"/>
    <w:rsid w:val="00D153EE"/>
    <w:rsid w:val="00D15688"/>
    <w:rsid w:val="00D1613C"/>
    <w:rsid w:val="00D169EA"/>
    <w:rsid w:val="00D16CB2"/>
    <w:rsid w:val="00D16EE8"/>
    <w:rsid w:val="00D17557"/>
    <w:rsid w:val="00D177EE"/>
    <w:rsid w:val="00D207EB"/>
    <w:rsid w:val="00D208D5"/>
    <w:rsid w:val="00D20BA0"/>
    <w:rsid w:val="00D2183B"/>
    <w:rsid w:val="00D24AF4"/>
    <w:rsid w:val="00D25EA5"/>
    <w:rsid w:val="00D265CB"/>
    <w:rsid w:val="00D27872"/>
    <w:rsid w:val="00D323DD"/>
    <w:rsid w:val="00D334B3"/>
    <w:rsid w:val="00D33578"/>
    <w:rsid w:val="00D33DF0"/>
    <w:rsid w:val="00D34180"/>
    <w:rsid w:val="00D34543"/>
    <w:rsid w:val="00D347A7"/>
    <w:rsid w:val="00D34AE5"/>
    <w:rsid w:val="00D35BBB"/>
    <w:rsid w:val="00D36333"/>
    <w:rsid w:val="00D37AA6"/>
    <w:rsid w:val="00D4086C"/>
    <w:rsid w:val="00D418EC"/>
    <w:rsid w:val="00D42E34"/>
    <w:rsid w:val="00D43607"/>
    <w:rsid w:val="00D4394D"/>
    <w:rsid w:val="00D43DBE"/>
    <w:rsid w:val="00D44522"/>
    <w:rsid w:val="00D44541"/>
    <w:rsid w:val="00D44A82"/>
    <w:rsid w:val="00D46C6D"/>
    <w:rsid w:val="00D46FCB"/>
    <w:rsid w:val="00D472AD"/>
    <w:rsid w:val="00D4738E"/>
    <w:rsid w:val="00D47724"/>
    <w:rsid w:val="00D47C26"/>
    <w:rsid w:val="00D50125"/>
    <w:rsid w:val="00D50FCE"/>
    <w:rsid w:val="00D512CB"/>
    <w:rsid w:val="00D52FA3"/>
    <w:rsid w:val="00D5567E"/>
    <w:rsid w:val="00D564C8"/>
    <w:rsid w:val="00D565FD"/>
    <w:rsid w:val="00D6116A"/>
    <w:rsid w:val="00D61951"/>
    <w:rsid w:val="00D61D45"/>
    <w:rsid w:val="00D6259F"/>
    <w:rsid w:val="00D62662"/>
    <w:rsid w:val="00D62910"/>
    <w:rsid w:val="00D645B4"/>
    <w:rsid w:val="00D65BCC"/>
    <w:rsid w:val="00D67C10"/>
    <w:rsid w:val="00D7024D"/>
    <w:rsid w:val="00D70B36"/>
    <w:rsid w:val="00D70DE5"/>
    <w:rsid w:val="00D7269C"/>
    <w:rsid w:val="00D72C5D"/>
    <w:rsid w:val="00D73AA9"/>
    <w:rsid w:val="00D73F5E"/>
    <w:rsid w:val="00D75117"/>
    <w:rsid w:val="00D75715"/>
    <w:rsid w:val="00D7596D"/>
    <w:rsid w:val="00D75D76"/>
    <w:rsid w:val="00D75F9D"/>
    <w:rsid w:val="00D765F9"/>
    <w:rsid w:val="00D77C36"/>
    <w:rsid w:val="00D813F1"/>
    <w:rsid w:val="00D814DA"/>
    <w:rsid w:val="00D81914"/>
    <w:rsid w:val="00D82620"/>
    <w:rsid w:val="00D832CB"/>
    <w:rsid w:val="00D84221"/>
    <w:rsid w:val="00D853FF"/>
    <w:rsid w:val="00D85721"/>
    <w:rsid w:val="00D861AB"/>
    <w:rsid w:val="00D861E8"/>
    <w:rsid w:val="00D8678C"/>
    <w:rsid w:val="00D87A36"/>
    <w:rsid w:val="00D910F0"/>
    <w:rsid w:val="00D91BAA"/>
    <w:rsid w:val="00D91BFA"/>
    <w:rsid w:val="00D91E5B"/>
    <w:rsid w:val="00D92123"/>
    <w:rsid w:val="00D92A9E"/>
    <w:rsid w:val="00D93671"/>
    <w:rsid w:val="00D936F6"/>
    <w:rsid w:val="00D93A20"/>
    <w:rsid w:val="00D93AEF"/>
    <w:rsid w:val="00D93DC6"/>
    <w:rsid w:val="00D9448A"/>
    <w:rsid w:val="00D95B97"/>
    <w:rsid w:val="00D95C18"/>
    <w:rsid w:val="00D965F3"/>
    <w:rsid w:val="00D96F05"/>
    <w:rsid w:val="00D978EC"/>
    <w:rsid w:val="00D97984"/>
    <w:rsid w:val="00DA0EF8"/>
    <w:rsid w:val="00DA21DB"/>
    <w:rsid w:val="00DA2968"/>
    <w:rsid w:val="00DA41A0"/>
    <w:rsid w:val="00DA4B42"/>
    <w:rsid w:val="00DA537A"/>
    <w:rsid w:val="00DA5423"/>
    <w:rsid w:val="00DB0F58"/>
    <w:rsid w:val="00DB1584"/>
    <w:rsid w:val="00DB17D0"/>
    <w:rsid w:val="00DB39E2"/>
    <w:rsid w:val="00DB4752"/>
    <w:rsid w:val="00DB6457"/>
    <w:rsid w:val="00DB7A59"/>
    <w:rsid w:val="00DB7FC8"/>
    <w:rsid w:val="00DC04EC"/>
    <w:rsid w:val="00DC0CD7"/>
    <w:rsid w:val="00DC0F03"/>
    <w:rsid w:val="00DC2098"/>
    <w:rsid w:val="00DC3722"/>
    <w:rsid w:val="00DC60F7"/>
    <w:rsid w:val="00DC697B"/>
    <w:rsid w:val="00DC6D94"/>
    <w:rsid w:val="00DC7CCB"/>
    <w:rsid w:val="00DD18D0"/>
    <w:rsid w:val="00DD1D6C"/>
    <w:rsid w:val="00DD354C"/>
    <w:rsid w:val="00DD4D79"/>
    <w:rsid w:val="00DD5056"/>
    <w:rsid w:val="00DD51C7"/>
    <w:rsid w:val="00DD628A"/>
    <w:rsid w:val="00DD6E7C"/>
    <w:rsid w:val="00DE0E22"/>
    <w:rsid w:val="00DE1AED"/>
    <w:rsid w:val="00DE1FE0"/>
    <w:rsid w:val="00DE200A"/>
    <w:rsid w:val="00DE4905"/>
    <w:rsid w:val="00DE6712"/>
    <w:rsid w:val="00DE68C2"/>
    <w:rsid w:val="00DE71A9"/>
    <w:rsid w:val="00DE7DD7"/>
    <w:rsid w:val="00DE7EA2"/>
    <w:rsid w:val="00DF01C5"/>
    <w:rsid w:val="00DF174E"/>
    <w:rsid w:val="00DF246F"/>
    <w:rsid w:val="00DF38AD"/>
    <w:rsid w:val="00DF53D7"/>
    <w:rsid w:val="00DF5848"/>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1B5"/>
    <w:rsid w:val="00E1580A"/>
    <w:rsid w:val="00E15A12"/>
    <w:rsid w:val="00E16D33"/>
    <w:rsid w:val="00E16D9C"/>
    <w:rsid w:val="00E173D7"/>
    <w:rsid w:val="00E207CC"/>
    <w:rsid w:val="00E20938"/>
    <w:rsid w:val="00E21AC0"/>
    <w:rsid w:val="00E234C9"/>
    <w:rsid w:val="00E23683"/>
    <w:rsid w:val="00E24470"/>
    <w:rsid w:val="00E25013"/>
    <w:rsid w:val="00E25762"/>
    <w:rsid w:val="00E25979"/>
    <w:rsid w:val="00E267F0"/>
    <w:rsid w:val="00E27311"/>
    <w:rsid w:val="00E27A6F"/>
    <w:rsid w:val="00E32C0D"/>
    <w:rsid w:val="00E32E89"/>
    <w:rsid w:val="00E33842"/>
    <w:rsid w:val="00E34145"/>
    <w:rsid w:val="00E34488"/>
    <w:rsid w:val="00E362DF"/>
    <w:rsid w:val="00E37568"/>
    <w:rsid w:val="00E379A4"/>
    <w:rsid w:val="00E407CF"/>
    <w:rsid w:val="00E41D82"/>
    <w:rsid w:val="00E43211"/>
    <w:rsid w:val="00E436F1"/>
    <w:rsid w:val="00E43CF2"/>
    <w:rsid w:val="00E44F5E"/>
    <w:rsid w:val="00E4599C"/>
    <w:rsid w:val="00E46D96"/>
    <w:rsid w:val="00E476FE"/>
    <w:rsid w:val="00E47D2D"/>
    <w:rsid w:val="00E5111E"/>
    <w:rsid w:val="00E52870"/>
    <w:rsid w:val="00E5312E"/>
    <w:rsid w:val="00E533C5"/>
    <w:rsid w:val="00E557AE"/>
    <w:rsid w:val="00E560B9"/>
    <w:rsid w:val="00E56EA1"/>
    <w:rsid w:val="00E578E6"/>
    <w:rsid w:val="00E57B1F"/>
    <w:rsid w:val="00E60A70"/>
    <w:rsid w:val="00E60F3A"/>
    <w:rsid w:val="00E62314"/>
    <w:rsid w:val="00E62B1D"/>
    <w:rsid w:val="00E63E34"/>
    <w:rsid w:val="00E64153"/>
    <w:rsid w:val="00E647DD"/>
    <w:rsid w:val="00E64F6E"/>
    <w:rsid w:val="00E65473"/>
    <w:rsid w:val="00E66C31"/>
    <w:rsid w:val="00E66C8C"/>
    <w:rsid w:val="00E66DB5"/>
    <w:rsid w:val="00E67470"/>
    <w:rsid w:val="00E67CD9"/>
    <w:rsid w:val="00E67D5A"/>
    <w:rsid w:val="00E713CD"/>
    <w:rsid w:val="00E72DFE"/>
    <w:rsid w:val="00E72FED"/>
    <w:rsid w:val="00E75609"/>
    <w:rsid w:val="00E758EF"/>
    <w:rsid w:val="00E769A1"/>
    <w:rsid w:val="00E77D1B"/>
    <w:rsid w:val="00E77E2D"/>
    <w:rsid w:val="00E802E9"/>
    <w:rsid w:val="00E810BC"/>
    <w:rsid w:val="00E812EE"/>
    <w:rsid w:val="00E81A8A"/>
    <w:rsid w:val="00E8238B"/>
    <w:rsid w:val="00E840F0"/>
    <w:rsid w:val="00E8495E"/>
    <w:rsid w:val="00E84B27"/>
    <w:rsid w:val="00E84BD5"/>
    <w:rsid w:val="00E8622E"/>
    <w:rsid w:val="00E878AD"/>
    <w:rsid w:val="00E87B1D"/>
    <w:rsid w:val="00E9015C"/>
    <w:rsid w:val="00E905EE"/>
    <w:rsid w:val="00E90B07"/>
    <w:rsid w:val="00E919A2"/>
    <w:rsid w:val="00E91E60"/>
    <w:rsid w:val="00E93AB6"/>
    <w:rsid w:val="00E940E8"/>
    <w:rsid w:val="00E9436C"/>
    <w:rsid w:val="00E94A6F"/>
    <w:rsid w:val="00E94B67"/>
    <w:rsid w:val="00E94D74"/>
    <w:rsid w:val="00E95801"/>
    <w:rsid w:val="00E96599"/>
    <w:rsid w:val="00E96FDD"/>
    <w:rsid w:val="00E96FFB"/>
    <w:rsid w:val="00E97B7B"/>
    <w:rsid w:val="00EA0F24"/>
    <w:rsid w:val="00EA0F65"/>
    <w:rsid w:val="00EA350B"/>
    <w:rsid w:val="00EA39CB"/>
    <w:rsid w:val="00EA48BA"/>
    <w:rsid w:val="00EA589F"/>
    <w:rsid w:val="00EA5981"/>
    <w:rsid w:val="00EA5B02"/>
    <w:rsid w:val="00EA5DDD"/>
    <w:rsid w:val="00EA70B2"/>
    <w:rsid w:val="00EA7CA9"/>
    <w:rsid w:val="00EB0655"/>
    <w:rsid w:val="00EB0D59"/>
    <w:rsid w:val="00EB18AB"/>
    <w:rsid w:val="00EB1B11"/>
    <w:rsid w:val="00EB1D50"/>
    <w:rsid w:val="00EB273F"/>
    <w:rsid w:val="00EB45D0"/>
    <w:rsid w:val="00EB4928"/>
    <w:rsid w:val="00EB4F65"/>
    <w:rsid w:val="00EB564F"/>
    <w:rsid w:val="00EB5FF5"/>
    <w:rsid w:val="00EB78F9"/>
    <w:rsid w:val="00EB7DDC"/>
    <w:rsid w:val="00EC1462"/>
    <w:rsid w:val="00EC1BA0"/>
    <w:rsid w:val="00EC3588"/>
    <w:rsid w:val="00EC39CF"/>
    <w:rsid w:val="00EC3FF4"/>
    <w:rsid w:val="00EC4B7F"/>
    <w:rsid w:val="00EC552F"/>
    <w:rsid w:val="00ED03AB"/>
    <w:rsid w:val="00ED04DE"/>
    <w:rsid w:val="00ED0AA8"/>
    <w:rsid w:val="00ED0CED"/>
    <w:rsid w:val="00ED1490"/>
    <w:rsid w:val="00ED1A5E"/>
    <w:rsid w:val="00ED215C"/>
    <w:rsid w:val="00ED21E8"/>
    <w:rsid w:val="00ED254C"/>
    <w:rsid w:val="00ED290F"/>
    <w:rsid w:val="00ED38B1"/>
    <w:rsid w:val="00ED3CEE"/>
    <w:rsid w:val="00ED3F6E"/>
    <w:rsid w:val="00ED477D"/>
    <w:rsid w:val="00ED4FA0"/>
    <w:rsid w:val="00ED581A"/>
    <w:rsid w:val="00ED5B57"/>
    <w:rsid w:val="00ED65B6"/>
    <w:rsid w:val="00ED6E84"/>
    <w:rsid w:val="00EE1234"/>
    <w:rsid w:val="00EE148B"/>
    <w:rsid w:val="00EE2B2D"/>
    <w:rsid w:val="00EE6590"/>
    <w:rsid w:val="00EE6BC6"/>
    <w:rsid w:val="00EE6DFD"/>
    <w:rsid w:val="00EE75B1"/>
    <w:rsid w:val="00EE7901"/>
    <w:rsid w:val="00EE7ABF"/>
    <w:rsid w:val="00EF0A6C"/>
    <w:rsid w:val="00EF25A5"/>
    <w:rsid w:val="00EF4102"/>
    <w:rsid w:val="00EF5270"/>
    <w:rsid w:val="00EF5CF4"/>
    <w:rsid w:val="00EF5DF6"/>
    <w:rsid w:val="00EF691E"/>
    <w:rsid w:val="00EF7E20"/>
    <w:rsid w:val="00F00E09"/>
    <w:rsid w:val="00F01345"/>
    <w:rsid w:val="00F02AD3"/>
    <w:rsid w:val="00F02DEE"/>
    <w:rsid w:val="00F030A3"/>
    <w:rsid w:val="00F03A15"/>
    <w:rsid w:val="00F03DBF"/>
    <w:rsid w:val="00F04A80"/>
    <w:rsid w:val="00F064D6"/>
    <w:rsid w:val="00F10510"/>
    <w:rsid w:val="00F105DD"/>
    <w:rsid w:val="00F119C4"/>
    <w:rsid w:val="00F120D2"/>
    <w:rsid w:val="00F1347E"/>
    <w:rsid w:val="00F135B1"/>
    <w:rsid w:val="00F13810"/>
    <w:rsid w:val="00F15E48"/>
    <w:rsid w:val="00F1634E"/>
    <w:rsid w:val="00F169BD"/>
    <w:rsid w:val="00F16AF2"/>
    <w:rsid w:val="00F1709E"/>
    <w:rsid w:val="00F17671"/>
    <w:rsid w:val="00F17AA2"/>
    <w:rsid w:val="00F20575"/>
    <w:rsid w:val="00F205F2"/>
    <w:rsid w:val="00F20B8E"/>
    <w:rsid w:val="00F217BB"/>
    <w:rsid w:val="00F21880"/>
    <w:rsid w:val="00F22205"/>
    <w:rsid w:val="00F234E8"/>
    <w:rsid w:val="00F23C2F"/>
    <w:rsid w:val="00F24827"/>
    <w:rsid w:val="00F25680"/>
    <w:rsid w:val="00F257B3"/>
    <w:rsid w:val="00F258BD"/>
    <w:rsid w:val="00F275AA"/>
    <w:rsid w:val="00F3006F"/>
    <w:rsid w:val="00F30D19"/>
    <w:rsid w:val="00F320B5"/>
    <w:rsid w:val="00F337CD"/>
    <w:rsid w:val="00F34057"/>
    <w:rsid w:val="00F34679"/>
    <w:rsid w:val="00F34D95"/>
    <w:rsid w:val="00F353BE"/>
    <w:rsid w:val="00F3545E"/>
    <w:rsid w:val="00F35779"/>
    <w:rsid w:val="00F367A0"/>
    <w:rsid w:val="00F36888"/>
    <w:rsid w:val="00F37557"/>
    <w:rsid w:val="00F43696"/>
    <w:rsid w:val="00F43AE4"/>
    <w:rsid w:val="00F4437A"/>
    <w:rsid w:val="00F444D2"/>
    <w:rsid w:val="00F44AC2"/>
    <w:rsid w:val="00F44D7C"/>
    <w:rsid w:val="00F45661"/>
    <w:rsid w:val="00F459B1"/>
    <w:rsid w:val="00F4611B"/>
    <w:rsid w:val="00F46865"/>
    <w:rsid w:val="00F50B63"/>
    <w:rsid w:val="00F52006"/>
    <w:rsid w:val="00F522F2"/>
    <w:rsid w:val="00F52A95"/>
    <w:rsid w:val="00F537F4"/>
    <w:rsid w:val="00F539AE"/>
    <w:rsid w:val="00F55B96"/>
    <w:rsid w:val="00F567D3"/>
    <w:rsid w:val="00F56BCD"/>
    <w:rsid w:val="00F60F09"/>
    <w:rsid w:val="00F60FC4"/>
    <w:rsid w:val="00F6350A"/>
    <w:rsid w:val="00F6377C"/>
    <w:rsid w:val="00F63844"/>
    <w:rsid w:val="00F63D40"/>
    <w:rsid w:val="00F647B6"/>
    <w:rsid w:val="00F6752A"/>
    <w:rsid w:val="00F7135C"/>
    <w:rsid w:val="00F71455"/>
    <w:rsid w:val="00F71B7A"/>
    <w:rsid w:val="00F7249E"/>
    <w:rsid w:val="00F74F55"/>
    <w:rsid w:val="00F75D39"/>
    <w:rsid w:val="00F767AB"/>
    <w:rsid w:val="00F77338"/>
    <w:rsid w:val="00F7764E"/>
    <w:rsid w:val="00F8076E"/>
    <w:rsid w:val="00F80875"/>
    <w:rsid w:val="00F80AFE"/>
    <w:rsid w:val="00F80BFD"/>
    <w:rsid w:val="00F80D72"/>
    <w:rsid w:val="00F8250D"/>
    <w:rsid w:val="00F82EF5"/>
    <w:rsid w:val="00F84253"/>
    <w:rsid w:val="00F854D3"/>
    <w:rsid w:val="00F85D9C"/>
    <w:rsid w:val="00F8733B"/>
    <w:rsid w:val="00F87FA5"/>
    <w:rsid w:val="00F90FAC"/>
    <w:rsid w:val="00F912D0"/>
    <w:rsid w:val="00F920F9"/>
    <w:rsid w:val="00F9242E"/>
    <w:rsid w:val="00F93764"/>
    <w:rsid w:val="00F93BE0"/>
    <w:rsid w:val="00F940AC"/>
    <w:rsid w:val="00F94336"/>
    <w:rsid w:val="00F94AB2"/>
    <w:rsid w:val="00F94CF8"/>
    <w:rsid w:val="00F96378"/>
    <w:rsid w:val="00F96A7F"/>
    <w:rsid w:val="00FA518D"/>
    <w:rsid w:val="00FA540E"/>
    <w:rsid w:val="00FA573C"/>
    <w:rsid w:val="00FA6027"/>
    <w:rsid w:val="00FA670E"/>
    <w:rsid w:val="00FA76B3"/>
    <w:rsid w:val="00FB12F4"/>
    <w:rsid w:val="00FB2265"/>
    <w:rsid w:val="00FB3789"/>
    <w:rsid w:val="00FB388D"/>
    <w:rsid w:val="00FB39C8"/>
    <w:rsid w:val="00FB5023"/>
    <w:rsid w:val="00FB5091"/>
    <w:rsid w:val="00FB52B1"/>
    <w:rsid w:val="00FB64B9"/>
    <w:rsid w:val="00FB732D"/>
    <w:rsid w:val="00FC0709"/>
    <w:rsid w:val="00FC0CEA"/>
    <w:rsid w:val="00FC0FC9"/>
    <w:rsid w:val="00FC1199"/>
    <w:rsid w:val="00FC1C28"/>
    <w:rsid w:val="00FC1DED"/>
    <w:rsid w:val="00FC3566"/>
    <w:rsid w:val="00FC390C"/>
    <w:rsid w:val="00FC42AB"/>
    <w:rsid w:val="00FC4C51"/>
    <w:rsid w:val="00FD1B7F"/>
    <w:rsid w:val="00FD2201"/>
    <w:rsid w:val="00FD3EDA"/>
    <w:rsid w:val="00FD4BFC"/>
    <w:rsid w:val="00FD4F9C"/>
    <w:rsid w:val="00FD51F8"/>
    <w:rsid w:val="00FD5A59"/>
    <w:rsid w:val="00FD675B"/>
    <w:rsid w:val="00FD6BDF"/>
    <w:rsid w:val="00FD7C97"/>
    <w:rsid w:val="00FE148B"/>
    <w:rsid w:val="00FE233F"/>
    <w:rsid w:val="00FE26D1"/>
    <w:rsid w:val="00FE487C"/>
    <w:rsid w:val="00FE48E7"/>
    <w:rsid w:val="00FE5DCF"/>
    <w:rsid w:val="00FE7AA5"/>
    <w:rsid w:val="00FF0187"/>
    <w:rsid w:val="00FF1734"/>
    <w:rsid w:val="00FF2051"/>
    <w:rsid w:val="00FF22EA"/>
    <w:rsid w:val="00FF256E"/>
    <w:rsid w:val="00FF33E1"/>
    <w:rsid w:val="00FF4DEC"/>
    <w:rsid w:val="00FF7AE3"/>
    <w:rsid w:val="00FF7AF3"/>
    <w:rsid w:val="01718275"/>
    <w:rsid w:val="02CF2D7B"/>
    <w:rsid w:val="02DA671E"/>
    <w:rsid w:val="034ED520"/>
    <w:rsid w:val="0379CCF4"/>
    <w:rsid w:val="0394966F"/>
    <w:rsid w:val="04B4A8AC"/>
    <w:rsid w:val="05EADAAB"/>
    <w:rsid w:val="0669F0F9"/>
    <w:rsid w:val="069DFC6A"/>
    <w:rsid w:val="0771266C"/>
    <w:rsid w:val="077A0316"/>
    <w:rsid w:val="078B5380"/>
    <w:rsid w:val="07A5F62B"/>
    <w:rsid w:val="0829FA5C"/>
    <w:rsid w:val="09091389"/>
    <w:rsid w:val="0913840A"/>
    <w:rsid w:val="09494AB0"/>
    <w:rsid w:val="0958D94A"/>
    <w:rsid w:val="0985B68E"/>
    <w:rsid w:val="0AC7A4A2"/>
    <w:rsid w:val="0ACE4B3C"/>
    <w:rsid w:val="0B54BBE4"/>
    <w:rsid w:val="0B5DD953"/>
    <w:rsid w:val="0BAF9CBE"/>
    <w:rsid w:val="0C1CF9D1"/>
    <w:rsid w:val="0CC73FB3"/>
    <w:rsid w:val="0D1D5D6A"/>
    <w:rsid w:val="0D8B4D02"/>
    <w:rsid w:val="0DB1B41F"/>
    <w:rsid w:val="0E847B55"/>
    <w:rsid w:val="0ECDE1C5"/>
    <w:rsid w:val="0F9583A6"/>
    <w:rsid w:val="101483FF"/>
    <w:rsid w:val="1039C1EC"/>
    <w:rsid w:val="10B30833"/>
    <w:rsid w:val="114002E2"/>
    <w:rsid w:val="115A21D2"/>
    <w:rsid w:val="11A366D5"/>
    <w:rsid w:val="123A4DA4"/>
    <w:rsid w:val="1255CD5A"/>
    <w:rsid w:val="12820F56"/>
    <w:rsid w:val="12B770BB"/>
    <w:rsid w:val="12F15BA6"/>
    <w:rsid w:val="14184B73"/>
    <w:rsid w:val="144107C6"/>
    <w:rsid w:val="1585A35E"/>
    <w:rsid w:val="15D9AE86"/>
    <w:rsid w:val="160C6A87"/>
    <w:rsid w:val="161B3830"/>
    <w:rsid w:val="17582A95"/>
    <w:rsid w:val="189647C5"/>
    <w:rsid w:val="196D35FA"/>
    <w:rsid w:val="1A011351"/>
    <w:rsid w:val="1A28D0A9"/>
    <w:rsid w:val="1B337DC4"/>
    <w:rsid w:val="1B70C424"/>
    <w:rsid w:val="1BA92F23"/>
    <w:rsid w:val="1BFECE9A"/>
    <w:rsid w:val="1C22F74A"/>
    <w:rsid w:val="1C6BE74E"/>
    <w:rsid w:val="1C72557A"/>
    <w:rsid w:val="1DFD44E9"/>
    <w:rsid w:val="1E1AD7E4"/>
    <w:rsid w:val="1EABC725"/>
    <w:rsid w:val="1F23A0C5"/>
    <w:rsid w:val="2001F21E"/>
    <w:rsid w:val="200C8797"/>
    <w:rsid w:val="203C9F4A"/>
    <w:rsid w:val="20CAFD74"/>
    <w:rsid w:val="219FD1F6"/>
    <w:rsid w:val="2212742D"/>
    <w:rsid w:val="225BB65D"/>
    <w:rsid w:val="231C99E3"/>
    <w:rsid w:val="23E9E527"/>
    <w:rsid w:val="267CFFB4"/>
    <w:rsid w:val="276DFFE4"/>
    <w:rsid w:val="2860FB46"/>
    <w:rsid w:val="28AD9434"/>
    <w:rsid w:val="28EBC7F5"/>
    <w:rsid w:val="28F64C81"/>
    <w:rsid w:val="29032EF3"/>
    <w:rsid w:val="29A574F5"/>
    <w:rsid w:val="29E29F5F"/>
    <w:rsid w:val="2A236AFB"/>
    <w:rsid w:val="2AE79171"/>
    <w:rsid w:val="2BC9B193"/>
    <w:rsid w:val="2BDAAFEC"/>
    <w:rsid w:val="2BE62979"/>
    <w:rsid w:val="2C04B870"/>
    <w:rsid w:val="2CA56FA7"/>
    <w:rsid w:val="2DC4B541"/>
    <w:rsid w:val="2DF2F87C"/>
    <w:rsid w:val="2E34DC7E"/>
    <w:rsid w:val="2E8B6C15"/>
    <w:rsid w:val="2E956C06"/>
    <w:rsid w:val="2F44912A"/>
    <w:rsid w:val="30B40E46"/>
    <w:rsid w:val="318E7C77"/>
    <w:rsid w:val="31D3734B"/>
    <w:rsid w:val="31EBA545"/>
    <w:rsid w:val="32F156A1"/>
    <w:rsid w:val="3313101F"/>
    <w:rsid w:val="33279DDB"/>
    <w:rsid w:val="3349011C"/>
    <w:rsid w:val="33C400F5"/>
    <w:rsid w:val="34682DAB"/>
    <w:rsid w:val="349E2AA3"/>
    <w:rsid w:val="351544B2"/>
    <w:rsid w:val="35D9D397"/>
    <w:rsid w:val="36105275"/>
    <w:rsid w:val="36350B39"/>
    <w:rsid w:val="3710A29D"/>
    <w:rsid w:val="372509F2"/>
    <w:rsid w:val="375029C5"/>
    <w:rsid w:val="37583654"/>
    <w:rsid w:val="375C8019"/>
    <w:rsid w:val="3785EA29"/>
    <w:rsid w:val="37F42ABE"/>
    <w:rsid w:val="3839BA11"/>
    <w:rsid w:val="385C781E"/>
    <w:rsid w:val="388F44E0"/>
    <w:rsid w:val="38CD2712"/>
    <w:rsid w:val="3A950987"/>
    <w:rsid w:val="3ACC93D9"/>
    <w:rsid w:val="3ACDAD51"/>
    <w:rsid w:val="3AEAFF4B"/>
    <w:rsid w:val="3AEE3F5F"/>
    <w:rsid w:val="3B064DED"/>
    <w:rsid w:val="3B50D3C5"/>
    <w:rsid w:val="3B9FD443"/>
    <w:rsid w:val="3BA6A09D"/>
    <w:rsid w:val="3BF93DF9"/>
    <w:rsid w:val="3D02B91F"/>
    <w:rsid w:val="3D79DC47"/>
    <w:rsid w:val="3DAA222B"/>
    <w:rsid w:val="3E611B27"/>
    <w:rsid w:val="3EC3C3F5"/>
    <w:rsid w:val="3F070121"/>
    <w:rsid w:val="3F4569BB"/>
    <w:rsid w:val="3F4F6EDB"/>
    <w:rsid w:val="3F959035"/>
    <w:rsid w:val="402C84DB"/>
    <w:rsid w:val="40DCD094"/>
    <w:rsid w:val="41A5F2F8"/>
    <w:rsid w:val="41B150EE"/>
    <w:rsid w:val="42820141"/>
    <w:rsid w:val="4398EDB9"/>
    <w:rsid w:val="43A061AC"/>
    <w:rsid w:val="44B5B180"/>
    <w:rsid w:val="44DD47A8"/>
    <w:rsid w:val="4520937C"/>
    <w:rsid w:val="45859C6F"/>
    <w:rsid w:val="45B0F56A"/>
    <w:rsid w:val="45DF1BBE"/>
    <w:rsid w:val="46FAC0A0"/>
    <w:rsid w:val="476AA103"/>
    <w:rsid w:val="48870670"/>
    <w:rsid w:val="48BB4B98"/>
    <w:rsid w:val="49B5A5D5"/>
    <w:rsid w:val="4A47C503"/>
    <w:rsid w:val="4B4E5C53"/>
    <w:rsid w:val="4B58981E"/>
    <w:rsid w:val="4B7F84CF"/>
    <w:rsid w:val="4B8CC8D4"/>
    <w:rsid w:val="4BB8846B"/>
    <w:rsid w:val="4BCEA870"/>
    <w:rsid w:val="4C497053"/>
    <w:rsid w:val="4CB7E6F1"/>
    <w:rsid w:val="4D5ED9C0"/>
    <w:rsid w:val="4D8AD6B9"/>
    <w:rsid w:val="4E02657E"/>
    <w:rsid w:val="4E8587D9"/>
    <w:rsid w:val="4E8B325F"/>
    <w:rsid w:val="4E988685"/>
    <w:rsid w:val="5009A789"/>
    <w:rsid w:val="513637EF"/>
    <w:rsid w:val="51F039DD"/>
    <w:rsid w:val="52BD5400"/>
    <w:rsid w:val="52C8C91B"/>
    <w:rsid w:val="52F452BA"/>
    <w:rsid w:val="5333420F"/>
    <w:rsid w:val="53388F88"/>
    <w:rsid w:val="53FCB026"/>
    <w:rsid w:val="547D1DB8"/>
    <w:rsid w:val="548FCAB3"/>
    <w:rsid w:val="54A6449A"/>
    <w:rsid w:val="55283DD4"/>
    <w:rsid w:val="55BE02DD"/>
    <w:rsid w:val="55F4F7A3"/>
    <w:rsid w:val="561CEEDC"/>
    <w:rsid w:val="56FFD66D"/>
    <w:rsid w:val="571666D1"/>
    <w:rsid w:val="57B8BC48"/>
    <w:rsid w:val="57D74281"/>
    <w:rsid w:val="57E6D82B"/>
    <w:rsid w:val="589DBF15"/>
    <w:rsid w:val="58C1DDCF"/>
    <w:rsid w:val="58F621DF"/>
    <w:rsid w:val="594DF5BB"/>
    <w:rsid w:val="595BE843"/>
    <w:rsid w:val="59CC9435"/>
    <w:rsid w:val="5A6D38BF"/>
    <w:rsid w:val="5AC7E0BE"/>
    <w:rsid w:val="5BA0C051"/>
    <w:rsid w:val="5C099FAE"/>
    <w:rsid w:val="5C1EF835"/>
    <w:rsid w:val="5C691D97"/>
    <w:rsid w:val="5CDDEA75"/>
    <w:rsid w:val="5D9AC8A1"/>
    <w:rsid w:val="5E8F5099"/>
    <w:rsid w:val="5EA9E313"/>
    <w:rsid w:val="5EEF5391"/>
    <w:rsid w:val="60A52AE5"/>
    <w:rsid w:val="615697A1"/>
    <w:rsid w:val="6198D653"/>
    <w:rsid w:val="622662A8"/>
    <w:rsid w:val="629234B0"/>
    <w:rsid w:val="62C5136C"/>
    <w:rsid w:val="6353B056"/>
    <w:rsid w:val="642EE43A"/>
    <w:rsid w:val="64802128"/>
    <w:rsid w:val="6498A79D"/>
    <w:rsid w:val="64E21DFF"/>
    <w:rsid w:val="6603899C"/>
    <w:rsid w:val="6790F63D"/>
    <w:rsid w:val="67E65E3F"/>
    <w:rsid w:val="67FF70E0"/>
    <w:rsid w:val="686C16B3"/>
    <w:rsid w:val="68A309E0"/>
    <w:rsid w:val="68A695B1"/>
    <w:rsid w:val="690357AC"/>
    <w:rsid w:val="69337C51"/>
    <w:rsid w:val="6935E749"/>
    <w:rsid w:val="694E9FEF"/>
    <w:rsid w:val="69A08924"/>
    <w:rsid w:val="69CB21E7"/>
    <w:rsid w:val="69D84AE5"/>
    <w:rsid w:val="69F9F92C"/>
    <w:rsid w:val="6A3AF4D5"/>
    <w:rsid w:val="6ACF441E"/>
    <w:rsid w:val="6B1688A2"/>
    <w:rsid w:val="6B2D4EC7"/>
    <w:rsid w:val="6C5B0A6C"/>
    <w:rsid w:val="6E204D82"/>
    <w:rsid w:val="6F7CF412"/>
    <w:rsid w:val="6F80D74C"/>
    <w:rsid w:val="6FBECE0F"/>
    <w:rsid w:val="70393AC4"/>
    <w:rsid w:val="705502CD"/>
    <w:rsid w:val="70F0BD57"/>
    <w:rsid w:val="71763D29"/>
    <w:rsid w:val="719BDC57"/>
    <w:rsid w:val="71BF2CF0"/>
    <w:rsid w:val="71E3C19F"/>
    <w:rsid w:val="71E555BD"/>
    <w:rsid w:val="7254E84E"/>
    <w:rsid w:val="72578CCD"/>
    <w:rsid w:val="73373338"/>
    <w:rsid w:val="7354745E"/>
    <w:rsid w:val="73CADB74"/>
    <w:rsid w:val="74746A28"/>
    <w:rsid w:val="74EE5142"/>
    <w:rsid w:val="7579A7AB"/>
    <w:rsid w:val="757D0907"/>
    <w:rsid w:val="759A738E"/>
    <w:rsid w:val="764DA108"/>
    <w:rsid w:val="76C401B3"/>
    <w:rsid w:val="76E79081"/>
    <w:rsid w:val="76E9F0DF"/>
    <w:rsid w:val="77A8918A"/>
    <w:rsid w:val="782F837A"/>
    <w:rsid w:val="78A8E39A"/>
    <w:rsid w:val="7A22C8BD"/>
    <w:rsid w:val="7ABC59A0"/>
    <w:rsid w:val="7ABE067C"/>
    <w:rsid w:val="7B475EAF"/>
    <w:rsid w:val="7B5DE89F"/>
    <w:rsid w:val="7BD274F7"/>
    <w:rsid w:val="7CED0939"/>
    <w:rsid w:val="7D3A5B4E"/>
    <w:rsid w:val="7D909693"/>
    <w:rsid w:val="7EA0BC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2B"/>
  </w:style>
  <w:style w:type="paragraph" w:styleId="Ttulo1">
    <w:name w:val="heading 1"/>
    <w:basedOn w:val="Normal"/>
    <w:next w:val="Normal"/>
    <w:link w:val="Ttulo1Car"/>
    <w:uiPriority w:val="9"/>
    <w:qFormat/>
    <w:rsid w:val="003A7646"/>
    <w:pPr>
      <w:keepNext/>
      <w:keepLines/>
      <w:spacing w:before="240" w:after="0"/>
      <w:jc w:val="center"/>
      <w:outlineLvl w:val="0"/>
    </w:pPr>
    <w:rPr>
      <w:rFonts w:ascii="Times New Roman" w:eastAsiaTheme="majorEastAsia" w:hAnsi="Times New Roman" w:cstheme="majorBidi"/>
      <w:b/>
      <w:szCs w:val="32"/>
    </w:rPr>
  </w:style>
  <w:style w:type="paragraph" w:styleId="Ttulo2">
    <w:name w:val="heading 2"/>
    <w:basedOn w:val="Normal"/>
    <w:next w:val="Normal"/>
    <w:link w:val="Ttulo2Car"/>
    <w:uiPriority w:val="9"/>
    <w:unhideWhenUsed/>
    <w:qFormat/>
    <w:rsid w:val="003A7646"/>
    <w:pPr>
      <w:keepNext/>
      <w:keepLines/>
      <w:spacing w:before="40" w:after="0"/>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unhideWhenUsed/>
    <w:qFormat/>
    <w:rsid w:val="00672369"/>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46D96"/>
    <w:rPr>
      <w:rFonts w:ascii="Times New Roman" w:eastAsia="Times New Roman" w:hAnsi="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customStyle="1" w:styleId="normaltextrun">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customStyle="1" w:styleId="TextocomentarioCar">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customStyle="1" w:styleId="AsuntodelcomentarioCar">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A05"/>
  </w:style>
  <w:style w:type="paragraph" w:customStyle="1" w:styleId="paragraph">
    <w:name w:val="paragraph"/>
    <w:basedOn w:val="Normal"/>
    <w:rsid w:val="00247C8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customStyle="1" w:styleId="font121">
    <w:name w:val="font121"/>
    <w:basedOn w:val="Fuentedeprrafopredeter"/>
    <w:rsid w:val="00B57ECC"/>
    <w:rPr>
      <w:rFonts w:ascii="Calibri" w:hAnsi="Calibri" w:cs="Calibri" w:hint="default"/>
      <w:b w:val="0"/>
      <w:bCs w:val="0"/>
      <w:i w:val="0"/>
      <w:iCs w:val="0"/>
      <w:strike w:val="0"/>
      <w:dstrike w:val="0"/>
      <w:color w:val="000000"/>
      <w:sz w:val="28"/>
      <w:szCs w:val="28"/>
      <w:u w:val="none"/>
      <w:effect w:val="none"/>
    </w:rPr>
  </w:style>
  <w:style w:type="character" w:customStyle="1" w:styleId="font111">
    <w:name w:val="font111"/>
    <w:basedOn w:val="Fuentedeprrafopredeter"/>
    <w:rsid w:val="00B57ECC"/>
    <w:rPr>
      <w:rFonts w:ascii="Calibri" w:hAnsi="Calibri" w:cs="Calibri" w:hint="default"/>
      <w:b/>
      <w:bCs/>
      <w:i w:val="0"/>
      <w:iCs w:val="0"/>
      <w:strike w:val="0"/>
      <w:dstrike w:val="0"/>
      <w:color w:val="000000"/>
      <w:sz w:val="28"/>
      <w:szCs w:val="28"/>
      <w:u w:val="none"/>
      <w:effect w:val="none"/>
    </w:rPr>
  </w:style>
  <w:style w:type="table" w:customStyle="1" w:styleId="Tablaconcuadrcula1">
    <w:name w:val="Tabla con cuadrícula1"/>
    <w:basedOn w:val="Tablanormal"/>
    <w:next w:val="Tablaconcuadrcula"/>
    <w:uiPriority w:val="59"/>
    <w:rsid w:val="009A3F8B"/>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customStyle="1" w:styleId="Ttulo1Car">
    <w:name w:val="Título 1 Car"/>
    <w:basedOn w:val="Fuentedeprrafopredeter"/>
    <w:link w:val="Ttulo1"/>
    <w:uiPriority w:val="9"/>
    <w:rsid w:val="003A7646"/>
    <w:rPr>
      <w:rFonts w:ascii="Times New Roman" w:eastAsiaTheme="majorEastAsia" w:hAnsi="Times New Roman" w:cstheme="majorBidi"/>
      <w:b/>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customStyle="1" w:styleId="Default">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customStyle="1" w:styleId="Ttulo2Car">
    <w:name w:val="Título 2 Car"/>
    <w:basedOn w:val="Fuentedeprrafopredeter"/>
    <w:link w:val="Ttulo2"/>
    <w:uiPriority w:val="9"/>
    <w:rsid w:val="003A7646"/>
    <w:rPr>
      <w:rFonts w:ascii="Times New Roman" w:eastAsiaTheme="majorEastAsia" w:hAnsi="Times New Roman" w:cstheme="majorBidi"/>
      <w:b/>
      <w:szCs w:val="26"/>
    </w:rPr>
  </w:style>
  <w:style w:type="paragraph" w:styleId="TDC2">
    <w:name w:val="toc 2"/>
    <w:basedOn w:val="Normal"/>
    <w:next w:val="Normal"/>
    <w:autoRedefine/>
    <w:uiPriority w:val="39"/>
    <w:unhideWhenUsed/>
    <w:rsid w:val="00804720"/>
    <w:pPr>
      <w:spacing w:after="100"/>
      <w:ind w:left="220"/>
    </w:pPr>
  </w:style>
  <w:style w:type="character" w:customStyle="1" w:styleId="Ttulo3Car">
    <w:name w:val="Título 3 Car"/>
    <w:basedOn w:val="Fuentedeprrafopredeter"/>
    <w:link w:val="Ttulo3"/>
    <w:uiPriority w:val="9"/>
    <w:rsid w:val="00672369"/>
    <w:rPr>
      <w:rFonts w:ascii="Times New Roman" w:eastAsiaTheme="majorEastAsia" w:hAnsi="Times New Roman" w:cstheme="majorBidi"/>
      <w:b/>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328B7"/>
    <w:rPr>
      <w:rFonts w:ascii="Segoe UI" w:hAnsi="Segoe UI" w:cs="Segoe UI"/>
      <w:sz w:val="18"/>
      <w:szCs w:val="18"/>
    </w:rPr>
  </w:style>
  <w:style w:type="paragraph" w:styleId="Revisin">
    <w:name w:val="Revision"/>
    <w:hidden/>
    <w:uiPriority w:val="99"/>
    <w:semiHidden/>
    <w:rsid w:val="0089281E"/>
    <w:pPr>
      <w:spacing w:after="0" w:line="240" w:lineRule="auto"/>
    </w:pPr>
  </w:style>
  <w:style w:type="paragraph" w:styleId="Tabladeilustraciones">
    <w:name w:val="table of figures"/>
    <w:basedOn w:val="Normal"/>
    <w:next w:val="Normal"/>
    <w:uiPriority w:val="99"/>
    <w:unhideWhenUsed/>
    <w:rsid w:val="00732CE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0034">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7995594">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697858454">
      <w:bodyDiv w:val="1"/>
      <w:marLeft w:val="0"/>
      <w:marRight w:val="0"/>
      <w:marTop w:val="0"/>
      <w:marBottom w:val="0"/>
      <w:divBdr>
        <w:top w:val="none" w:sz="0" w:space="0" w:color="auto"/>
        <w:left w:val="none" w:sz="0" w:space="0" w:color="auto"/>
        <w:bottom w:val="none" w:sz="0" w:space="0" w:color="auto"/>
        <w:right w:val="none" w:sz="0" w:space="0" w:color="auto"/>
      </w:divBdr>
    </w:div>
    <w:div w:id="716318868">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59429163">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23062971">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49790814">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utoevaluacionyacreditacion.udistrital.edu.co/autoevaluacion/documentos-guia" TargetMode="External"/><Relationship Id="rId21" Type="http://schemas.openxmlformats.org/officeDocument/2006/relationships/hyperlink" Target="https://udistritaleduco-my.sharepoint.com/:b:/g/personal/mcic_udistrital_edu_co/EfEuxtsAKmhJlpD4OB_c4ysBEwq-hIxqilQ7JaO0PHQQoA?e=gwX1BA" TargetMode="External"/><Relationship Id="rId42" Type="http://schemas.openxmlformats.org/officeDocument/2006/relationships/image" Target="media/image10.png"/><Relationship Id="rId47" Type="http://schemas.openxmlformats.org/officeDocument/2006/relationships/image" Target="media/image14.png"/><Relationship Id="rId63" Type="http://schemas.openxmlformats.org/officeDocument/2006/relationships/image" Target="media/image26.png"/><Relationship Id="rId68" Type="http://schemas.openxmlformats.org/officeDocument/2006/relationships/hyperlink" Target="https://udistritaleduco-my.sharepoint.com/:b:/g/personal/mcic_udistrital_edu_co/EfrJUP_d-BdPssMwaJ4y238BQLF6NZ1GRCICjynWJ0mc7A?e=KHlVhO" TargetMode="External"/><Relationship Id="rId84" Type="http://schemas.openxmlformats.org/officeDocument/2006/relationships/hyperlink" Target="https://udistritaleduco-my.sharepoint.com/:b:/g/personal/mcic_udistrital_edu_co/Ed9bXqbq8StAjqHVsIDBcfUBThM0KbPLBaog_YgEpyRnJw?e=cHbN8A" TargetMode="External"/><Relationship Id="rId89" Type="http://schemas.openxmlformats.org/officeDocument/2006/relationships/fontTable" Target="fontTable.xml"/><Relationship Id="rId16" Type="http://schemas.openxmlformats.org/officeDocument/2006/relationships/hyperlink" Target="https://udistritaleduco-my.sharepoint.com/:b:/g/personal/mcic_udistrital_edu_co/EZE5-Ol8FDNJhTmxoBVw13YB0CrlAuZ_BeUG6On49fCHMQ?e=BqRy6b" TargetMode="External"/><Relationship Id="rId11" Type="http://schemas.openxmlformats.org/officeDocument/2006/relationships/image" Target="media/image1.jpeg"/><Relationship Id="rId32" Type="http://schemas.openxmlformats.org/officeDocument/2006/relationships/hyperlink" Target="https://udistritaleduco-my.sharepoint.com/:b:/g/personal/mcic_udistrital_edu_co/ETiDmzCj9OpBiFfW8cWyZcgB7hVh_F1GrZXvJ00oMetgYA?e=3gRuAO" TargetMode="External"/><Relationship Id="rId37" Type="http://schemas.openxmlformats.org/officeDocument/2006/relationships/image" Target="media/image8.png"/><Relationship Id="rId53" Type="http://schemas.openxmlformats.org/officeDocument/2006/relationships/hyperlink" Target="https://udistritaleduco-my.sharepoint.com/:b:/g/personal/mcic_udistrital_edu_co/EeRRY2swtURJmuq8BVVQItwBNbJxJMEpxRE3XrKup7WKPg?e=5raa5G" TargetMode="External"/><Relationship Id="rId58" Type="http://schemas.openxmlformats.org/officeDocument/2006/relationships/image" Target="media/image21.png"/><Relationship Id="rId74" Type="http://schemas.openxmlformats.org/officeDocument/2006/relationships/hyperlink" Target="https://udistritaleduco-my.sharepoint.com/:b:/g/personal/mcic_udistrital_edu_co/EY7HwD4JqNJNjl6yYaUKEpYB7il2XunBmSoKIuvTBxklCQ?e=hrFWgf" TargetMode="External"/><Relationship Id="rId79" Type="http://schemas.openxmlformats.org/officeDocument/2006/relationships/hyperlink" Target="https://udistritaleduco-my.sharepoint.com/:b:/g/personal/mcic_udistrital_edu_co/ETM8YJ5S6oxGnmYOerLB-qQBuVhFiX8hG7EDi2BF2j2DZQ?e=ucDyKD" TargetMode="External"/><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hyperlink" Target="https://udistritaleduco-my.sharepoint.com/:b:/g/personal/mcic_udistrital_edu_co/EfFVDKc4nKxKh45r5qxB4pEB2Yn0WXu6p_PSVSDJCg2iGg?e=9GUWX6" TargetMode="External"/><Relationship Id="rId22" Type="http://schemas.openxmlformats.org/officeDocument/2006/relationships/hyperlink" Target="https://udistritaleduco-my.sharepoint.com/:b:/g/personal/mcic_udistrital_edu_co/ERUAndYlNzBJhBb5yeHfdrwBcz0iILlRjg_lBSY9cahyGQ?e=jPJWQN" TargetMode="External"/><Relationship Id="rId27" Type="http://schemas.openxmlformats.org/officeDocument/2006/relationships/hyperlink" Target="https://autoevaluacionyacreditacion.udistrital.edu.co/autoevaluacion/plan-de-mejoramiento" TargetMode="External"/><Relationship Id="rId30" Type="http://schemas.openxmlformats.org/officeDocument/2006/relationships/hyperlink" Target="https://www.cna.gov.co/1779/articles-404164_norma.pdf" TargetMode="External"/><Relationship Id="rId35" Type="http://schemas.openxmlformats.org/officeDocument/2006/relationships/image" Target="media/image6.jpeg"/><Relationship Id="rId43" Type="http://schemas.openxmlformats.org/officeDocument/2006/relationships/image" Target="media/image11.png"/><Relationship Id="rId48" Type="http://schemas.openxmlformats.org/officeDocument/2006/relationships/hyperlink" Target="https://udistritaleduco-my.sharepoint.com/:b:/g/personal/mcic_udistrital_edu_co/EVNp6c3P7RtKpxJ7nHD4454BXL1zY5TNsDbXrg2dUlAiPw?e=tPySc6" TargetMode="External"/><Relationship Id="rId56" Type="http://schemas.openxmlformats.org/officeDocument/2006/relationships/image" Target="media/image19.png"/><Relationship Id="rId64" Type="http://schemas.openxmlformats.org/officeDocument/2006/relationships/hyperlink" Target="https://udistritaleduco-my.sharepoint.com/:b:/g/personal/mcic_udistrital_edu_co/EeopcaDnIq5Auk6k6pWcOHgBrWtUSFVygSsdDoN5C-O2DA?e=fJZORS" TargetMode="External"/><Relationship Id="rId69" Type="http://schemas.openxmlformats.org/officeDocument/2006/relationships/hyperlink" Target="https://udistritaleduco-my.sharepoint.com/:b:/g/personal/mcic_udistrital_edu_co/Ea8D2lsGcANImus9r5ywneABFCW_IW6IRNMOyxmGJOmiTQ?e=xpl9Fl" TargetMode="External"/><Relationship Id="rId77" Type="http://schemas.openxmlformats.org/officeDocument/2006/relationships/hyperlink" Target="https://udistritaleduco-my.sharepoint.com/:b:/g/personal/mcic_udistrital_edu_co/EWk7YVGUvs1OhqbwFOLT-FoBDA11dHwaJNe4pgeBKBcXYQ?e=hAjs2T" TargetMode="External"/><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hyperlink" Target="https://udistritaleduco-my.sharepoint.com/:b:/g/personal/mcic_udistrital_edu_co/EdIeDHqF86FJqVBrm8bqZjEBOqlB8LQL5kpbLq72OHSKLA?e=58VxrA" TargetMode="External"/><Relationship Id="rId80" Type="http://schemas.openxmlformats.org/officeDocument/2006/relationships/hyperlink" Target="https://ti.udistrital.edu.co/inicio" TargetMode="External"/><Relationship Id="rId85" Type="http://schemas.openxmlformats.org/officeDocument/2006/relationships/chart" Target="charts/chart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comments" Target="comments.xml"/><Relationship Id="rId25" Type="http://schemas.openxmlformats.org/officeDocument/2006/relationships/image" Target="media/image4.png"/><Relationship Id="rId33" Type="http://schemas.openxmlformats.org/officeDocument/2006/relationships/hyperlink" Target="https://udistritaleduco-my.sharepoint.com/:b:/g/personal/mcic_udistrital_edu_co/EamOPGKCLCRApgeSAxIWiYkBxNWCdWx5w-O_qyuQCLh2RA?e=GtWhPh" TargetMode="External"/><Relationship Id="rId38" Type="http://schemas.openxmlformats.org/officeDocument/2006/relationships/image" Target="media/image9.png"/><Relationship Id="rId46" Type="http://schemas.openxmlformats.org/officeDocument/2006/relationships/image" Target="media/image13.png"/><Relationship Id="rId59" Type="http://schemas.openxmlformats.org/officeDocument/2006/relationships/image" Target="media/image22.png"/><Relationship Id="rId67" Type="http://schemas.openxmlformats.org/officeDocument/2006/relationships/hyperlink" Target="https://udistritaleduco-my.sharepoint.com/:b:/g/personal/mcic_udistrital_edu_co/EY7HwD4JqNJNjl6yYaUKEpYB7il2XunBmSoKIuvTBxklCQ?e=XDND0g" TargetMode="External"/><Relationship Id="rId20" Type="http://schemas.microsoft.com/office/2018/08/relationships/commentsExtensible" Target="commentsExtensible.xml"/><Relationship Id="rId41" Type="http://schemas.openxmlformats.org/officeDocument/2006/relationships/hyperlink" Target="https://udistritaleduco-my.sharepoint.com/:b:/g/personal/mcic_udistrital_edu_co/EZ1spyHQRHVLha61GYhJAqoBj2_xbaNJeQcd1Fp2Rieblw?e=IDaYvv" TargetMode="External"/><Relationship Id="rId54" Type="http://schemas.openxmlformats.org/officeDocument/2006/relationships/hyperlink" Target="https://udistritaleduco-my.sharepoint.com/:b:/g/personal/mcic_udistrital_edu_co/Ea8D2lsGcANImus9r5ywneABFCW_IW6IRNMOyxmGJOmiTQ?e=2Rj0i2" TargetMode="External"/><Relationship Id="rId62" Type="http://schemas.openxmlformats.org/officeDocument/2006/relationships/image" Target="media/image25.png"/><Relationship Id="rId70" Type="http://schemas.openxmlformats.org/officeDocument/2006/relationships/hyperlink" Target="https://udistritaleduco-my.sharepoint.com/:b:/g/personal/mcic_udistrital_edu_co/EXPPBr65cTtGvaTiuZadBXkBGGHHhJPJW-nriiyLnG_vFA?e=73WGNP" TargetMode="External"/><Relationship Id="rId75" Type="http://schemas.openxmlformats.org/officeDocument/2006/relationships/hyperlink" Target="https://udistritaleduco-my.sharepoint.com/:b:/g/personal/mcic_udistrital_edu_co/EY7HwD4JqNJNjl6yYaUKEpYB7il2XunBmSoKIuvTBxklCQ?e=hrFWgf" TargetMode="External"/><Relationship Id="rId83" Type="http://schemas.openxmlformats.org/officeDocument/2006/relationships/image" Target="media/image27.png"/><Relationship Id="rId88" Type="http://schemas.openxmlformats.org/officeDocument/2006/relationships/image" Target="media/image28.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distritaleduco-my.sharepoint.com/:b:/g/personal/mcic_udistrital_edu_co/EYeMtW-GriROohFseMx5zpQBUVKEmHID8oofCXviSbLtow?e=GXn3uo" TargetMode="External"/><Relationship Id="rId23" Type="http://schemas.openxmlformats.org/officeDocument/2006/relationships/hyperlink" Target="https://udistritaleduco-my.sharepoint.com/:b:/g/personal/mcic_udistrital_edu_co/EaBechn0O3FLg7qk7Z11lV0BU97f8c37zEpXmAYGsFGaSg?e=tqJrLd" TargetMode="External"/><Relationship Id="rId28" Type="http://schemas.openxmlformats.org/officeDocument/2006/relationships/hyperlink" Target="https://autoevaluacionyacreditacion.udistrital.edu.co/acreditacion-programas/documentos-guia" TargetMode="External"/><Relationship Id="rId36" Type="http://schemas.openxmlformats.org/officeDocument/2006/relationships/image" Target="media/image7.jpeg"/><Relationship Id="rId49" Type="http://schemas.openxmlformats.org/officeDocument/2006/relationships/image" Target="media/image15.png"/><Relationship Id="rId57" Type="http://schemas.openxmlformats.org/officeDocument/2006/relationships/image" Target="media/image20.png"/><Relationship Id="rId10" Type="http://schemas.openxmlformats.org/officeDocument/2006/relationships/endnotes" Target="endnotes.xml"/><Relationship Id="rId31" Type="http://schemas.openxmlformats.org/officeDocument/2006/relationships/hyperlink" Target="https://autoevaluacionyacreditacion.udistrital.edu.co/acreditacion-programas/documentos-guia" TargetMode="External"/><Relationship Id="rId44" Type="http://schemas.openxmlformats.org/officeDocument/2006/relationships/image" Target="media/image12.png"/><Relationship Id="rId52" Type="http://schemas.openxmlformats.org/officeDocument/2006/relationships/hyperlink" Target="https://udistritaleduco-my.sharepoint.com/:b:/g/personal/mcic_udistrital_edu_co/EfrJUP_d-BdPssMwaJ4y238BQLF6NZ1GRCICjynWJ0mc7A?e=p3JdHv" TargetMode="External"/><Relationship Id="rId60" Type="http://schemas.openxmlformats.org/officeDocument/2006/relationships/image" Target="media/image23.png"/><Relationship Id="rId65" Type="http://schemas.openxmlformats.org/officeDocument/2006/relationships/hyperlink" Target="https://udistritaleduco-my.sharepoint.com/:b:/g/personal/mcic_udistrital_edu_co/EXQtf-Wt0T1FgQGTFXlSDcsB8hKxXDkg6wesCz2MB0cwQg?e=X5e4by" TargetMode="External"/><Relationship Id="rId73" Type="http://schemas.openxmlformats.org/officeDocument/2006/relationships/hyperlink" Target="https://udistritaleduco-my.sharepoint.com/:b:/g/personal/mcic_udistrital_edu_co/EdIeDHqF86FJqVBrm8bqZjEBOqlB8LQL5kpbLq72OHSKLA?e=58VxrA" TargetMode="External"/><Relationship Id="rId78" Type="http://schemas.openxmlformats.org/officeDocument/2006/relationships/hyperlink" Target="https://udistritaleduco-my.sharepoint.com/:b:/g/personal/mcic_udistrital_edu_co/Ee2AyQ2c-EdLpKgbbgce-tkBr7isEScLfnSX9NwkMAsggA?e=AMlRbN" TargetMode="External"/><Relationship Id="rId81" Type="http://schemas.openxmlformats.org/officeDocument/2006/relationships/hyperlink" Target="https://udistritaleduco-my.sharepoint.com/:b:/g/personal/mcic_udistrital_edu_co/EQZTXPF1iMBKmiyV4ntYC84Bplw2ifwnLPTN-zjN76_MHg?e=6bgxVi" TargetMode="External"/><Relationship Id="rId86" Type="http://schemas.openxmlformats.org/officeDocument/2006/relationships/hyperlink" Target="https://facingenieria.udistrital.edu.co/"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distritaleduco-my.sharepoint.com/:b:/g/personal/mcic_udistrital_edu_co/EaBechn0O3FLg7qk7Z11lV0BU97f8c37zEpXmAYGsFGaSg?e=QDKgFT" TargetMode="External"/><Relationship Id="rId18" Type="http://schemas.microsoft.com/office/2011/relationships/commentsExtended" Target="commentsExtended.xml"/><Relationship Id="rId39" Type="http://schemas.openxmlformats.org/officeDocument/2006/relationships/hyperlink" Target="https://udistritaleduco-my.sharepoint.com/:b:/g/personal/mcic_udistrital_edu_co/EdZCFMhoKVRJktWmIu9KVsoBgcyL-oXkYe0G3aj7Gk0HkQ?e=9jVaHF" TargetMode="External"/><Relationship Id="rId34" Type="http://schemas.openxmlformats.org/officeDocument/2006/relationships/image" Target="media/image5.png"/><Relationship Id="rId50" Type="http://schemas.openxmlformats.org/officeDocument/2006/relationships/image" Target="media/image16.png"/><Relationship Id="rId55" Type="http://schemas.openxmlformats.org/officeDocument/2006/relationships/image" Target="media/image18.png"/><Relationship Id="rId76" Type="http://schemas.openxmlformats.org/officeDocument/2006/relationships/hyperlink" Target="https://udistritaleduco-my.sharepoint.com/:b:/g/personal/mcic_udistrital_edu_co/EZBhsC6_sy1Hju13Uz5v-wsBm9gjS52588AeGHhLUUEo7A?e=AH3NRq" TargetMode="External"/><Relationship Id="rId7" Type="http://schemas.openxmlformats.org/officeDocument/2006/relationships/settings" Target="settings.xml"/><Relationship Id="rId71" Type="http://schemas.openxmlformats.org/officeDocument/2006/relationships/hyperlink" Target="https://udistritaleduco-my.sharepoint.com/:b:/g/personal/mcic_udistrital_edu_co/EXPPBr65cTtGvaTiuZadBXkBGGHHhJPJW-nriiyLnG_vFA?e=73WGNP" TargetMode="External"/><Relationship Id="rId2" Type="http://schemas.openxmlformats.org/officeDocument/2006/relationships/customXml" Target="../customXml/item2.xml"/><Relationship Id="rId29" Type="http://schemas.openxmlformats.org/officeDocument/2006/relationships/hyperlink" Target="https://www.mineducacion.gov.co/1780/articles-399567_recurso_1.pdf" TargetMode="External"/><Relationship Id="rId24" Type="http://schemas.openxmlformats.org/officeDocument/2006/relationships/image" Target="media/image3.png"/><Relationship Id="rId40" Type="http://schemas.openxmlformats.org/officeDocument/2006/relationships/hyperlink" Target="https://udistritaleduco-my.sharepoint.com/:b:/g/personal/mcic_udistrital_edu_co/EUxzraYv3IZFn1-4l_2sSisBnE-jHRLUpLlt44r7yxAjdw?e=0IZnSD" TargetMode="External"/><Relationship Id="rId45" Type="http://schemas.openxmlformats.org/officeDocument/2006/relationships/hyperlink" Target="https://udistritaleduco-my.sharepoint.com/:b:/g/personal/mcic_udistrital_edu_co/EUJD4PGuymxGvfQiBxNGBY8By5uLiRFTJklKaAWvnqSQyw?e=1krwah" TargetMode="External"/><Relationship Id="rId66" Type="http://schemas.openxmlformats.org/officeDocument/2006/relationships/hyperlink" Target="https://udistritaleduco-my.sharepoint.com/:b:/g/personal/mcic_udistrital_edu_co/EXNOYBmg3slLrZ-lBq_fVioBFkMYUgcFmD4K3DgL8uy9BA?e=fhWtqT" TargetMode="External"/><Relationship Id="rId87" Type="http://schemas.openxmlformats.org/officeDocument/2006/relationships/hyperlink" Target="https://facingenieria.udistrital.edu.co/" TargetMode="External"/><Relationship Id="rId61" Type="http://schemas.openxmlformats.org/officeDocument/2006/relationships/image" Target="media/image24.png"/><Relationship Id="rId82" Type="http://schemas.openxmlformats.org/officeDocument/2006/relationships/hyperlink" Target="https://udistritaleduco-my.sharepoint.com/:b:/g/personal/mcic_udistrital_edu_co/ETjus16s9PBPtHycrerI6vwBcFqZv1yYQo9IBreJWYOQ4g?e=7GlaZx" TargetMode="External"/><Relationship Id="rId19" Type="http://schemas.microsoft.com/office/2016/09/relationships/commentsIds" Target="commentsIds.xml"/></Relationships>
</file>

<file path=word/charts/_rels/chart1.xml.rels><?xml version="1.0" encoding="UTF-8" standalone="yes"?>
<Relationships xmlns="http://schemas.openxmlformats.org/package/2006/relationships"><Relationship Id="rId3" Type="http://schemas.openxmlformats.org/officeDocument/2006/relationships/oleObject" Target="https://udistritaleduco-my.sharepoint.com/personal/mcic_udistrital_edu_co/Documents/Maestria%20CIC/Acreditacion/AUTOEVALUACION%202025/Docu%20Autoevaluacion%20RAA/Ponderaci&#243;n/Compar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376844719592385"/>
          <c:y val="0.13206457256641502"/>
          <c:w val="0.3087974963878371"/>
          <c:h val="0.59124848311210176"/>
        </c:manualLayout>
      </c:layout>
      <c:radarChart>
        <c:radarStyle val="marker"/>
        <c:varyColors val="0"/>
        <c:ser>
          <c:idx val="0"/>
          <c:order val="0"/>
          <c:tx>
            <c:strRef>
              <c:f>Hoja3!$D$2:$D$3</c:f>
              <c:strCache>
                <c:ptCount val="2"/>
                <c:pt idx="0">
                  <c:v>CALIFICACIÓN</c:v>
                </c:pt>
                <c:pt idx="1">
                  <c:v>ACTUAL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Hoja3!$D$4:$D$15</c:f>
              <c:numCache>
                <c:formatCode>General</c:formatCode>
                <c:ptCount val="12"/>
                <c:pt idx="0">
                  <c:v>4</c:v>
                </c:pt>
                <c:pt idx="1">
                  <c:v>4.5999999999999996</c:v>
                </c:pt>
                <c:pt idx="2">
                  <c:v>4.7</c:v>
                </c:pt>
                <c:pt idx="3">
                  <c:v>4.8</c:v>
                </c:pt>
                <c:pt idx="4">
                  <c:v>4.3</c:v>
                </c:pt>
                <c:pt idx="5">
                  <c:v>5</c:v>
                </c:pt>
                <c:pt idx="6">
                  <c:v>4.5</c:v>
                </c:pt>
                <c:pt idx="7">
                  <c:v>4.5</c:v>
                </c:pt>
                <c:pt idx="8">
                  <c:v>4.8</c:v>
                </c:pt>
                <c:pt idx="9">
                  <c:v>5</c:v>
                </c:pt>
                <c:pt idx="10">
                  <c:v>5</c:v>
                </c:pt>
                <c:pt idx="11">
                  <c:v>5</c:v>
                </c:pt>
              </c:numCache>
            </c:numRef>
          </c:val>
          <c:extLst>
            <c:ext xmlns:c16="http://schemas.microsoft.com/office/drawing/2014/chart" uri="{C3380CC4-5D6E-409C-BE32-E72D297353CC}">
              <c16:uniqueId val="{00000000-C966-4C9F-B97A-5C6F8404EAA7}"/>
            </c:ext>
          </c:extLst>
        </c:ser>
        <c:ser>
          <c:idx val="1"/>
          <c:order val="1"/>
          <c:tx>
            <c:strRef>
              <c:f>Hoja3!$E$2:$E$3</c:f>
              <c:strCache>
                <c:ptCount val="2"/>
                <c:pt idx="0">
                  <c:v>CALIFICACIÓN</c:v>
                </c:pt>
                <c:pt idx="1">
                  <c:v>ACTUAL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Hoja3!$E$4:$E$15</c:f>
              <c:numCache>
                <c:formatCode>0.000</c:formatCode>
                <c:ptCount val="12"/>
                <c:pt idx="0">
                  <c:v>0.48313090418353577</c:v>
                </c:pt>
                <c:pt idx="1">
                  <c:v>0.57112010796221324</c:v>
                </c:pt>
                <c:pt idx="2">
                  <c:v>0.54865047233468289</c:v>
                </c:pt>
                <c:pt idx="3">
                  <c:v>0.51821862348178138</c:v>
                </c:pt>
                <c:pt idx="4">
                  <c:v>0.29014844804318485</c:v>
                </c:pt>
                <c:pt idx="5">
                  <c:v>0.36437246963562753</c:v>
                </c:pt>
                <c:pt idx="6">
                  <c:v>0.47672064777327938</c:v>
                </c:pt>
                <c:pt idx="7">
                  <c:v>0.21558704453441296</c:v>
                </c:pt>
                <c:pt idx="8">
                  <c:v>0.30769230769230765</c:v>
                </c:pt>
                <c:pt idx="9">
                  <c:v>0.34412955465587042</c:v>
                </c:pt>
                <c:pt idx="10">
                  <c:v>0.33400809716599195</c:v>
                </c:pt>
                <c:pt idx="11">
                  <c:v>0.18218623481781376</c:v>
                </c:pt>
              </c:numCache>
            </c:numRef>
          </c:val>
          <c:extLst>
            <c:ext xmlns:c16="http://schemas.microsoft.com/office/drawing/2014/chart" uri="{C3380CC4-5D6E-409C-BE32-E72D297353CC}">
              <c16:uniqueId val="{00000001-C966-4C9F-B97A-5C6F8404EAA7}"/>
            </c:ext>
          </c:extLst>
        </c:ser>
        <c:dLbls>
          <c:showLegendKey val="0"/>
          <c:showVal val="0"/>
          <c:showCatName val="0"/>
          <c:showSerName val="0"/>
          <c:showPercent val="0"/>
          <c:showBubbleSize val="0"/>
        </c:dLbls>
        <c:axId val="1883250319"/>
        <c:axId val="1872764623"/>
      </c:radarChart>
      <c:catAx>
        <c:axId val="18832503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72764623"/>
        <c:crosses val="autoZero"/>
        <c:auto val="1"/>
        <c:lblAlgn val="ctr"/>
        <c:lblOffset val="100"/>
        <c:noMultiLvlLbl val="0"/>
      </c:catAx>
      <c:valAx>
        <c:axId val="187276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832503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E718BAB4-495D-43A8-8189-79141FBE6D36}">
  <ds:schemaRefs>
    <ds:schemaRef ds:uri="http://schemas.microsoft.com/office/2006/metadata/properties"/>
    <ds:schemaRef ds:uri="http://schemas.microsoft.com/office/infopath/2007/PartnerControls"/>
    <ds:schemaRef ds:uri="1d885472-1b03-4c27-abea-e0b86428d9b9"/>
  </ds:schemaRefs>
</ds:datastoreItem>
</file>

<file path=customXml/itemProps2.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4.xml><?xml version="1.0" encoding="utf-8"?>
<ds:datastoreItem xmlns:ds="http://schemas.openxmlformats.org/officeDocument/2006/customXml" ds:itemID="{D1A92A4B-4B3B-4895-9C00-B8C446C72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103</Pages>
  <Words>42256</Words>
  <Characters>243819</Characters>
  <Application>Microsoft Office Word</Application>
  <DocSecurity>0</DocSecurity>
  <Lines>4780</Lines>
  <Paragraphs>2043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Distrital</dc:creator>
  <cp:keywords/>
  <dc:description/>
  <cp:lastModifiedBy>roberto cardenas</cp:lastModifiedBy>
  <cp:revision>38</cp:revision>
  <cp:lastPrinted>2024-08-27T15:07:00Z</cp:lastPrinted>
  <dcterms:created xsi:type="dcterms:W3CDTF">2025-10-27T22:25:00Z</dcterms:created>
  <dcterms:modified xsi:type="dcterms:W3CDTF">2025-10-30T01:05:00Z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