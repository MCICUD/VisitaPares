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p14">
  <w:body>
    <w:p w:rsidRPr="006451FC" w:rsidR="00517A8F" w:rsidP="3ACDAD51" w:rsidRDefault="00665B16" w14:paraId="182C9A87" w14:textId="27AD7EA6">
      <w:pPr>
        <w:spacing w:after="0"/>
        <w:rPr>
          <w:rFonts w:ascii="Times New Roman" w:hAnsi="Times New Roman" w:cs="Times New Roman"/>
          <w:b/>
          <w:bCs/>
          <w:sz w:val="28"/>
          <w:szCs w:val="28"/>
        </w:rPr>
      </w:pPr>
      <w:r w:rsidRPr="006451FC">
        <w:rPr>
          <w:rFonts w:ascii="Times New Roman" w:hAnsi="Times New Roman" w:cs="Times New Roman"/>
          <w:noProof/>
        </w:rPr>
        <w:drawing>
          <wp:anchor distT="0" distB="0" distL="114300" distR="114300" simplePos="0" relativeHeight="251658244" behindDoc="1" locked="0" layoutInCell="1" allowOverlap="1" wp14:anchorId="3B665DCD" wp14:editId="0DC51D80">
            <wp:simplePos x="0" y="0"/>
            <wp:positionH relativeFrom="page">
              <wp:align>right</wp:align>
            </wp:positionH>
            <wp:positionV relativeFrom="page">
              <wp:posOffset>-47708</wp:posOffset>
            </wp:positionV>
            <wp:extent cx="7776376" cy="110375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376" cy="11037570"/>
                    </a:xfrm>
                    <a:prstGeom prst="rect">
                      <a:avLst/>
                    </a:prstGeom>
                  </pic:spPr>
                </pic:pic>
              </a:graphicData>
            </a:graphic>
            <wp14:sizeRelH relativeFrom="page">
              <wp14:pctWidth>0</wp14:pctWidth>
            </wp14:sizeRelH>
            <wp14:sizeRelV relativeFrom="page">
              <wp14:pctHeight>0</wp14:pctHeight>
            </wp14:sizeRelV>
          </wp:anchor>
        </w:drawing>
      </w:r>
    </w:p>
    <w:p w:rsidRPr="006451FC" w:rsidR="3ACDAD51" w:rsidP="3ACDAD51" w:rsidRDefault="3ACDAD51" w14:paraId="7AF3B0CA" w14:textId="28B637E9">
      <w:pPr>
        <w:spacing w:after="0"/>
        <w:rPr>
          <w:rFonts w:ascii="Times New Roman" w:hAnsi="Times New Roman" w:cs="Times New Roman"/>
          <w:b/>
          <w:bCs/>
          <w:sz w:val="28"/>
          <w:szCs w:val="28"/>
        </w:rPr>
      </w:pPr>
    </w:p>
    <w:p w:rsidRPr="006451FC" w:rsidR="3ACDAD51" w:rsidP="3ACDAD51" w:rsidRDefault="3ACDAD51" w14:paraId="5DBAEA04" w14:textId="3595AED5">
      <w:pPr>
        <w:spacing w:after="0"/>
        <w:rPr>
          <w:rFonts w:ascii="Times New Roman" w:hAnsi="Times New Roman" w:cs="Times New Roman"/>
          <w:b/>
          <w:bCs/>
          <w:sz w:val="28"/>
          <w:szCs w:val="28"/>
        </w:rPr>
      </w:pPr>
    </w:p>
    <w:p w:rsidRPr="006451FC" w:rsidR="0008725C" w:rsidP="00486B65" w:rsidRDefault="0008725C" w14:paraId="2BCAAC45" w14:textId="77777777">
      <w:pPr>
        <w:spacing w:after="0"/>
        <w:rPr>
          <w:rFonts w:ascii="Times New Roman" w:hAnsi="Times New Roman" w:cs="Times New Roman"/>
          <w:b/>
          <w:sz w:val="28"/>
          <w:szCs w:val="28"/>
        </w:rPr>
      </w:pPr>
    </w:p>
    <w:p w:rsidRPr="006451FC" w:rsidR="00517A8F" w:rsidP="00486B65" w:rsidRDefault="00517A8F" w14:paraId="03FBDDE9" w14:textId="77777777">
      <w:pPr>
        <w:spacing w:after="0"/>
        <w:rPr>
          <w:rFonts w:ascii="Times New Roman" w:hAnsi="Times New Roman" w:cs="Times New Roman"/>
          <w:b/>
          <w:sz w:val="28"/>
          <w:szCs w:val="28"/>
        </w:rPr>
      </w:pPr>
    </w:p>
    <w:p w:rsidRPr="006451FC" w:rsidR="00517A8F" w:rsidP="00486B65" w:rsidRDefault="00517A8F" w14:paraId="3F01DEC6" w14:textId="3D27D8BC">
      <w:pPr>
        <w:spacing w:after="0"/>
        <w:rPr>
          <w:rFonts w:ascii="Times New Roman" w:hAnsi="Times New Roman" w:cs="Times New Roman"/>
          <w:b/>
          <w:sz w:val="28"/>
          <w:szCs w:val="28"/>
        </w:rPr>
      </w:pPr>
    </w:p>
    <w:p w:rsidRPr="006451FC" w:rsidR="00517A8F" w:rsidP="00486B65" w:rsidRDefault="00517A8F" w14:paraId="4536708C" w14:textId="7BC67C09">
      <w:pPr>
        <w:spacing w:after="0"/>
        <w:rPr>
          <w:rFonts w:ascii="Times New Roman" w:hAnsi="Times New Roman" w:cs="Times New Roman"/>
          <w:b/>
          <w:sz w:val="28"/>
          <w:szCs w:val="28"/>
        </w:rPr>
      </w:pPr>
    </w:p>
    <w:p w:rsidRPr="006451FC" w:rsidR="00517A8F" w:rsidP="00486B65" w:rsidRDefault="00517A8F" w14:paraId="15D8C75F" w14:textId="77777777">
      <w:pPr>
        <w:spacing w:after="0"/>
        <w:rPr>
          <w:rFonts w:ascii="Times New Roman" w:hAnsi="Times New Roman" w:cs="Times New Roman"/>
          <w:b/>
          <w:sz w:val="28"/>
          <w:szCs w:val="28"/>
        </w:rPr>
      </w:pPr>
    </w:p>
    <w:p w:rsidRPr="006451FC" w:rsidR="00517A8F" w:rsidP="00486B65" w:rsidRDefault="00517A8F" w14:paraId="21FEA645" w14:textId="77777777">
      <w:pPr>
        <w:spacing w:after="0"/>
        <w:rPr>
          <w:rFonts w:ascii="Times New Roman" w:hAnsi="Times New Roman" w:cs="Times New Roman"/>
          <w:b/>
          <w:sz w:val="28"/>
          <w:szCs w:val="28"/>
        </w:rPr>
      </w:pPr>
    </w:p>
    <w:p w:rsidRPr="006451FC" w:rsidR="00517A8F" w:rsidP="00486B65" w:rsidRDefault="00517A8F" w14:paraId="6B63482E" w14:textId="0720488F">
      <w:pPr>
        <w:spacing w:after="0"/>
        <w:rPr>
          <w:rFonts w:ascii="Times New Roman" w:hAnsi="Times New Roman" w:cs="Times New Roman"/>
          <w:b/>
          <w:sz w:val="28"/>
          <w:szCs w:val="28"/>
        </w:rPr>
      </w:pPr>
    </w:p>
    <w:p w:rsidRPr="006451FC" w:rsidR="00517A8F" w:rsidP="00486B65" w:rsidRDefault="00517A8F" w14:paraId="38CAD0DC" w14:textId="545A37A7">
      <w:pPr>
        <w:spacing w:after="0"/>
        <w:rPr>
          <w:rFonts w:ascii="Times New Roman" w:hAnsi="Times New Roman" w:cs="Times New Roman"/>
          <w:b/>
          <w:sz w:val="28"/>
          <w:szCs w:val="28"/>
        </w:rPr>
      </w:pPr>
    </w:p>
    <w:p w:rsidRPr="006451FC" w:rsidR="00517A8F" w:rsidP="00486B65" w:rsidRDefault="00517A8F" w14:paraId="4BD5D9AC" w14:textId="77777777">
      <w:pPr>
        <w:spacing w:after="0"/>
        <w:rPr>
          <w:rFonts w:ascii="Times New Roman" w:hAnsi="Times New Roman" w:cs="Times New Roman"/>
          <w:b/>
          <w:sz w:val="28"/>
          <w:szCs w:val="28"/>
        </w:rPr>
      </w:pPr>
    </w:p>
    <w:p w:rsidRPr="006451FC" w:rsidR="00517A8F" w:rsidP="00486B65" w:rsidRDefault="00517A8F" w14:paraId="09D5021C" w14:textId="77777777">
      <w:pPr>
        <w:spacing w:after="0"/>
        <w:rPr>
          <w:rFonts w:ascii="Times New Roman" w:hAnsi="Times New Roman" w:cs="Times New Roman"/>
          <w:b/>
          <w:sz w:val="28"/>
          <w:szCs w:val="28"/>
        </w:rPr>
      </w:pPr>
    </w:p>
    <w:p w:rsidRPr="006451FC" w:rsidR="00517A8F" w:rsidP="00486B65" w:rsidRDefault="00517A8F" w14:paraId="69E8A185" w14:textId="77777777">
      <w:pPr>
        <w:spacing w:after="0"/>
        <w:rPr>
          <w:rFonts w:ascii="Times New Roman" w:hAnsi="Times New Roman" w:cs="Times New Roman"/>
          <w:b/>
          <w:sz w:val="28"/>
          <w:szCs w:val="28"/>
        </w:rPr>
      </w:pPr>
    </w:p>
    <w:p w:rsidRPr="006451FC" w:rsidR="00517A8F" w:rsidP="00486B65" w:rsidRDefault="00517A8F" w14:paraId="5B87A62C" w14:textId="77777777">
      <w:pPr>
        <w:spacing w:after="0"/>
        <w:rPr>
          <w:rFonts w:ascii="Times New Roman" w:hAnsi="Times New Roman" w:cs="Times New Roman"/>
          <w:b/>
          <w:sz w:val="28"/>
          <w:szCs w:val="28"/>
        </w:rPr>
      </w:pPr>
    </w:p>
    <w:p w:rsidRPr="006451FC" w:rsidR="00517A8F" w:rsidP="00486B65" w:rsidRDefault="00517A8F" w14:paraId="34284FC3" w14:textId="77777777">
      <w:pPr>
        <w:spacing w:after="0"/>
        <w:rPr>
          <w:rFonts w:ascii="Times New Roman" w:hAnsi="Times New Roman" w:cs="Times New Roman"/>
          <w:b/>
          <w:sz w:val="28"/>
          <w:szCs w:val="28"/>
        </w:rPr>
      </w:pPr>
    </w:p>
    <w:p w:rsidRPr="006451FC" w:rsidR="00517A8F" w:rsidP="00486B65" w:rsidRDefault="00517A8F" w14:paraId="5BE9DA5A" w14:textId="77777777">
      <w:pPr>
        <w:spacing w:after="0"/>
        <w:rPr>
          <w:rFonts w:ascii="Times New Roman" w:hAnsi="Times New Roman" w:cs="Times New Roman"/>
          <w:b/>
          <w:sz w:val="28"/>
          <w:szCs w:val="28"/>
        </w:rPr>
      </w:pPr>
    </w:p>
    <w:p w:rsidRPr="006451FC" w:rsidR="00517A8F" w:rsidP="00486B65" w:rsidRDefault="00517A8F" w14:paraId="54A2AED1" w14:textId="77777777">
      <w:pPr>
        <w:spacing w:after="0"/>
        <w:rPr>
          <w:rFonts w:ascii="Times New Roman" w:hAnsi="Times New Roman" w:cs="Times New Roman"/>
          <w:b/>
          <w:sz w:val="28"/>
          <w:szCs w:val="28"/>
        </w:rPr>
      </w:pPr>
    </w:p>
    <w:p w:rsidRPr="006451FC" w:rsidR="00517A8F" w:rsidP="00486B65" w:rsidRDefault="00517A8F" w14:paraId="6BC50B79" w14:textId="77777777">
      <w:pPr>
        <w:spacing w:after="0"/>
        <w:rPr>
          <w:rFonts w:ascii="Times New Roman" w:hAnsi="Times New Roman" w:cs="Times New Roman"/>
          <w:b/>
          <w:sz w:val="28"/>
          <w:szCs w:val="28"/>
        </w:rPr>
      </w:pPr>
    </w:p>
    <w:p w:rsidRPr="006451FC" w:rsidR="00517A8F" w:rsidP="00486B65" w:rsidRDefault="00517A8F" w14:paraId="5CE4A813" w14:textId="77777777">
      <w:pPr>
        <w:spacing w:after="0"/>
        <w:rPr>
          <w:rFonts w:ascii="Times New Roman" w:hAnsi="Times New Roman" w:cs="Times New Roman"/>
          <w:b/>
          <w:sz w:val="28"/>
          <w:szCs w:val="28"/>
        </w:rPr>
      </w:pPr>
    </w:p>
    <w:p w:rsidRPr="006451FC" w:rsidR="00517A8F" w:rsidP="00486B65" w:rsidRDefault="00517A8F" w14:paraId="5E76AA06" w14:textId="77777777">
      <w:pPr>
        <w:spacing w:after="0"/>
        <w:rPr>
          <w:rFonts w:ascii="Times New Roman" w:hAnsi="Times New Roman" w:cs="Times New Roman"/>
          <w:b/>
          <w:sz w:val="28"/>
          <w:szCs w:val="28"/>
        </w:rPr>
      </w:pPr>
    </w:p>
    <w:p w:rsidRPr="006451FC" w:rsidR="00517A8F" w:rsidP="00486B65" w:rsidRDefault="00517A8F" w14:paraId="1A8999D4" w14:textId="77777777">
      <w:pPr>
        <w:spacing w:after="0"/>
        <w:rPr>
          <w:rFonts w:ascii="Times New Roman" w:hAnsi="Times New Roman" w:cs="Times New Roman"/>
          <w:b/>
          <w:sz w:val="28"/>
          <w:szCs w:val="28"/>
        </w:rPr>
      </w:pPr>
    </w:p>
    <w:p w:rsidRPr="006451FC" w:rsidR="00517A8F" w:rsidP="00486B65" w:rsidRDefault="00517A8F" w14:paraId="2B53FB90" w14:textId="77777777">
      <w:pPr>
        <w:spacing w:after="0"/>
        <w:rPr>
          <w:rFonts w:ascii="Times New Roman" w:hAnsi="Times New Roman" w:cs="Times New Roman"/>
          <w:b/>
          <w:sz w:val="28"/>
          <w:szCs w:val="28"/>
        </w:rPr>
      </w:pPr>
    </w:p>
    <w:p w:rsidRPr="006451FC" w:rsidR="00517A8F" w:rsidP="00486B65" w:rsidRDefault="00517A8F" w14:paraId="599B5BB5" w14:textId="77777777">
      <w:pPr>
        <w:spacing w:after="0"/>
        <w:rPr>
          <w:rFonts w:ascii="Times New Roman" w:hAnsi="Times New Roman" w:cs="Times New Roman"/>
          <w:b/>
          <w:sz w:val="28"/>
          <w:szCs w:val="28"/>
        </w:rPr>
      </w:pPr>
    </w:p>
    <w:p w:rsidRPr="006451FC" w:rsidR="00517A8F" w:rsidP="00486B65" w:rsidRDefault="00517A8F" w14:paraId="5966C549" w14:textId="77777777">
      <w:pPr>
        <w:spacing w:after="0"/>
        <w:rPr>
          <w:rFonts w:ascii="Times New Roman" w:hAnsi="Times New Roman" w:cs="Times New Roman"/>
          <w:b/>
          <w:sz w:val="28"/>
          <w:szCs w:val="28"/>
        </w:rPr>
      </w:pPr>
    </w:p>
    <w:p w:rsidRPr="006451FC" w:rsidR="00517A8F" w:rsidP="3ACDAD51" w:rsidRDefault="00655BFE" w14:paraId="0A8B7FAE" w14:textId="5908DB24">
      <w:pPr>
        <w:spacing w:after="0"/>
        <w:rPr>
          <w:rFonts w:ascii="Times New Roman" w:hAnsi="Times New Roman" w:cs="Times New Roman"/>
          <w:b/>
          <w:bCs/>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3"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rsidR="00912689" w:rsidP="00655BFE" w:rsidRDefault="00912689" w14:paraId="4021AB09"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912689" w:rsidP="00EF691E" w:rsidRDefault="00912689" w14:paraId="6333B5EC"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CE32FA7">
              <v:shapetype id="_x0000_t202" coordsize="21600,21600" o:spt="202" path="m,l,21600r21600,l21600,xe" w14:anchorId="30515100">
                <v:stroke joinstyle="miter"/>
                <v:path gradientshapeok="t" o:connecttype="rect"/>
              </v:shapetype>
              <v:shape id="Cuadro de texto 6" style="position:absolute;margin-left:278.9pt;margin-top:337pt;width:3in;height:6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">
                <v:textbox>
                  <w:txbxContent>
                    <w:p w:rsidR="00912689" w:rsidP="00655BFE" w:rsidRDefault="00912689" w14:paraId="2F557F34"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912689" w:rsidP="00EF691E" w:rsidRDefault="00912689" w14:paraId="33096EF0"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rsidRPr="006451FC" w:rsidR="00517A8F" w:rsidP="00486B65" w:rsidRDefault="00517A8F" w14:paraId="3D80A6E8" w14:textId="77777777">
      <w:pPr>
        <w:spacing w:after="0"/>
        <w:rPr>
          <w:rFonts w:ascii="Times New Roman" w:hAnsi="Times New Roman" w:cs="Times New Roman"/>
          <w:b/>
          <w:sz w:val="28"/>
          <w:szCs w:val="28"/>
        </w:rPr>
      </w:pPr>
    </w:p>
    <w:p w:rsidRPr="006451FC" w:rsidR="00517A8F" w:rsidP="00486B65" w:rsidRDefault="00517A8F" w14:paraId="28A4D27E" w14:textId="77777777">
      <w:pPr>
        <w:spacing w:after="0"/>
        <w:rPr>
          <w:rFonts w:ascii="Times New Roman" w:hAnsi="Times New Roman" w:cs="Times New Roman"/>
          <w:b/>
          <w:sz w:val="28"/>
          <w:szCs w:val="28"/>
        </w:rPr>
      </w:pPr>
    </w:p>
    <w:p w:rsidRPr="006451FC" w:rsidR="00517A8F" w:rsidP="00486B65" w:rsidRDefault="00517A8F" w14:paraId="6D459EBA" w14:textId="77777777">
      <w:pPr>
        <w:spacing w:after="0"/>
        <w:rPr>
          <w:rFonts w:ascii="Times New Roman" w:hAnsi="Times New Roman" w:cs="Times New Roman"/>
          <w:b/>
          <w:sz w:val="28"/>
          <w:szCs w:val="28"/>
        </w:rPr>
      </w:pPr>
    </w:p>
    <w:p w:rsidRPr="006451FC" w:rsidR="00517A8F" w:rsidP="00486B65" w:rsidRDefault="00517A8F" w14:paraId="1D9A8C9C" w14:textId="77777777">
      <w:pPr>
        <w:spacing w:after="0"/>
        <w:rPr>
          <w:rFonts w:ascii="Times New Roman" w:hAnsi="Times New Roman" w:cs="Times New Roman"/>
          <w:b/>
          <w:sz w:val="28"/>
          <w:szCs w:val="28"/>
        </w:rPr>
      </w:pPr>
    </w:p>
    <w:p w:rsidRPr="006451FC" w:rsidR="00517A8F" w:rsidP="00486B65" w:rsidRDefault="00517A8F" w14:paraId="2071B59B" w14:textId="77777777">
      <w:pPr>
        <w:spacing w:after="0"/>
        <w:rPr>
          <w:rFonts w:ascii="Times New Roman" w:hAnsi="Times New Roman" w:cs="Times New Roman"/>
          <w:b/>
          <w:sz w:val="28"/>
          <w:szCs w:val="28"/>
        </w:rPr>
      </w:pPr>
    </w:p>
    <w:p w:rsidRPr="006451FC" w:rsidR="004B4987" w:rsidP="00486B65" w:rsidRDefault="004B4987" w14:paraId="1520FA1C" w14:textId="77777777">
      <w:pPr>
        <w:spacing w:after="0"/>
        <w:jc w:val="both"/>
        <w:rPr>
          <w:rFonts w:ascii="Times New Roman" w:hAnsi="Times New Roman" w:cs="Times New Roman"/>
          <w:b/>
          <w:bCs/>
          <w:sz w:val="28"/>
          <w:szCs w:val="28"/>
          <w:lang w:eastAsia="es-CO"/>
        </w:rPr>
      </w:pPr>
    </w:p>
    <w:p w:rsidRPr="006451FC" w:rsidR="004B4987" w:rsidP="00486B65" w:rsidRDefault="00EF691E" w14:paraId="674A3226" w14:textId="4076C698">
      <w:pPr>
        <w:spacing w:after="0"/>
        <w:jc w:val="both"/>
        <w:rPr>
          <w:rFonts w:ascii="Times New Roman" w:hAnsi="Times New Roman" w:cs="Times New Roman"/>
          <w:b/>
          <w:bCs/>
          <w:sz w:val="28"/>
          <w:szCs w:val="28"/>
          <w:lang w:eastAsia="es-CO"/>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2"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rsidRPr="00A933E5" w:rsidR="00912689" w:rsidP="00655BFE" w:rsidRDefault="00912689" w14:paraId="67B85D2B" w14:textId="77777777">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rsidRPr="00A933E5" w:rsidR="00912689" w:rsidP="00EF691E" w:rsidRDefault="00912689" w14:paraId="2D43A41B" w14:textId="77777777">
                            <w:pPr>
                              <w:rPr>
                                <w:rFonts w:ascii="Heading Pro Trial" w:hAnsi="Heading Pro Trial"/>
                                <w:color w:val="FFFFFF" w:themeColor="background1"/>
                                <w:sz w:val="46"/>
                                <w:szCs w:val="46"/>
                              </w:rPr>
                            </w:pPr>
                          </w:p>
                          <w:p w:rsidRPr="00A933E5" w:rsidR="00912689" w:rsidP="00EF691E" w:rsidRDefault="00912689" w14:paraId="16FB6BA4" w14:textId="77777777">
                            <w:pPr>
                              <w:rPr>
                                <w:rFonts w:ascii="Heading Pro Trial" w:hAnsi="Heading Pro Trial"/>
                                <w:color w:val="FFFFFF" w:themeColor="background1"/>
                                <w:sz w:val="46"/>
                                <w:szCs w:val="46"/>
                              </w:rPr>
                            </w:pPr>
                          </w:p>
                          <w:p w:rsidRPr="00A933E5" w:rsidR="00912689" w:rsidP="00EF691E" w:rsidRDefault="00912689" w14:paraId="465D1F29" w14:textId="77777777">
                            <w:pPr>
                              <w:rPr>
                                <w:sz w:val="46"/>
                                <w:szCs w:val="4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D46554">
              <v:shape id="_x0000_s1027" style="position:absolute;left:0;text-align:left;margin-left:-25.15pt;margin-top:120.7pt;width:219.75pt;height:5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2MAfYTwCAABoBAAA&#10;DgAAAAAAAAAAAAAAAAAuAgAAZHJzL2Uyb0RvYy54bWxQSwECLQAUAAYACAAAACEAbssQ4OMAAAAL&#10;AQAADwAAAAAAAAAAAAAAAACWBAAAZHJzL2Rvd25yZXYueG1sUEsFBgAAAAAEAAQA8wAAAKYFAAAA&#10;AA==&#10;" w14:anchorId="3E94D677">
                <v:textbox>
                  <w:txbxContent>
                    <w:p w:rsidRPr="00A933E5" w:rsidR="00912689" w:rsidP="00655BFE" w:rsidRDefault="00912689" w14:paraId="67EE5D24" w14:textId="77777777">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rsidRPr="00A933E5" w:rsidR="00912689" w:rsidP="00EF691E" w:rsidRDefault="00912689" w14:paraId="672A6659" w14:textId="77777777">
                      <w:pPr>
                        <w:rPr>
                          <w:rFonts w:ascii="Heading Pro Trial" w:hAnsi="Heading Pro Trial"/>
                          <w:color w:val="FFFFFF" w:themeColor="background1"/>
                          <w:sz w:val="46"/>
                          <w:szCs w:val="46"/>
                        </w:rPr>
                      </w:pPr>
                    </w:p>
                    <w:p w:rsidRPr="00A933E5" w:rsidR="00912689" w:rsidP="00EF691E" w:rsidRDefault="00912689" w14:paraId="0A37501D" w14:textId="77777777">
                      <w:pPr>
                        <w:rPr>
                          <w:rFonts w:ascii="Heading Pro Trial" w:hAnsi="Heading Pro Trial"/>
                          <w:color w:val="FFFFFF" w:themeColor="background1"/>
                          <w:sz w:val="46"/>
                          <w:szCs w:val="46"/>
                        </w:rPr>
                      </w:pPr>
                    </w:p>
                    <w:p w:rsidRPr="00A933E5" w:rsidR="00912689" w:rsidP="00EF691E" w:rsidRDefault="00912689" w14:paraId="5DAB6C7B" w14:textId="77777777">
                      <w:pPr>
                        <w:rPr>
                          <w:sz w:val="46"/>
                          <w:szCs w:val="46"/>
                        </w:rPr>
                      </w:pPr>
                    </w:p>
                  </w:txbxContent>
                </v:textbox>
                <w10:wrap anchory="page"/>
              </v:shape>
            </w:pict>
          </mc:Fallback>
        </mc:AlternateContent>
      </w:r>
    </w:p>
    <w:p w:rsidRPr="006451FC" w:rsidR="004B4987" w:rsidP="00486B65" w:rsidRDefault="004B4987" w14:paraId="6152F9BB" w14:textId="5CB3E31F">
      <w:pPr>
        <w:spacing w:after="0"/>
        <w:jc w:val="both"/>
        <w:rPr>
          <w:rFonts w:ascii="Times New Roman" w:hAnsi="Times New Roman" w:cs="Times New Roman"/>
          <w:b/>
          <w:bCs/>
          <w:sz w:val="28"/>
          <w:szCs w:val="28"/>
          <w:lang w:eastAsia="es-CO"/>
        </w:rPr>
      </w:pPr>
    </w:p>
    <w:p w:rsidRPr="006451FC" w:rsidR="004B4987" w:rsidP="00486B65" w:rsidRDefault="004B4987" w14:paraId="7ED86D6C" w14:textId="77777777">
      <w:pPr>
        <w:spacing w:after="0"/>
        <w:jc w:val="both"/>
        <w:rPr>
          <w:rFonts w:ascii="Times New Roman" w:hAnsi="Times New Roman" w:cs="Times New Roman"/>
          <w:b/>
          <w:bCs/>
          <w:sz w:val="28"/>
          <w:szCs w:val="28"/>
          <w:lang w:eastAsia="es-CO"/>
        </w:rPr>
      </w:pPr>
    </w:p>
    <w:p w:rsidRPr="006451FC" w:rsidR="004B4987" w:rsidP="00486B65" w:rsidRDefault="004B4987" w14:paraId="7E6B732C" w14:textId="54570B60">
      <w:pPr>
        <w:spacing w:after="0"/>
        <w:jc w:val="both"/>
        <w:rPr>
          <w:rFonts w:ascii="Times New Roman" w:hAnsi="Times New Roman" w:cs="Times New Roman"/>
          <w:b/>
          <w:bCs/>
          <w:sz w:val="28"/>
          <w:szCs w:val="28"/>
          <w:lang w:eastAsia="es-CO"/>
        </w:rPr>
      </w:pPr>
    </w:p>
    <w:p w:rsidRPr="006451FC" w:rsidR="004B4987" w:rsidP="00486B65" w:rsidRDefault="004B4987" w14:paraId="3A1E079B" w14:textId="77777777">
      <w:pPr>
        <w:spacing w:after="0"/>
        <w:jc w:val="both"/>
        <w:rPr>
          <w:rFonts w:ascii="Times New Roman" w:hAnsi="Times New Roman" w:cs="Times New Roman"/>
          <w:b/>
          <w:bCs/>
          <w:sz w:val="28"/>
          <w:szCs w:val="28"/>
          <w:lang w:eastAsia="es-CO"/>
        </w:rPr>
      </w:pPr>
    </w:p>
    <w:p w:rsidRPr="006451FC" w:rsidR="004B4987" w:rsidP="00486B65" w:rsidRDefault="004B4987" w14:paraId="56D052E4" w14:textId="77777777">
      <w:pPr>
        <w:spacing w:after="0"/>
        <w:jc w:val="both"/>
        <w:rPr>
          <w:rFonts w:ascii="Times New Roman" w:hAnsi="Times New Roman" w:cs="Times New Roman"/>
          <w:b/>
          <w:bCs/>
          <w:sz w:val="28"/>
          <w:szCs w:val="28"/>
          <w:lang w:eastAsia="es-CO"/>
        </w:rPr>
      </w:pPr>
    </w:p>
    <w:p w:rsidRPr="006451FC" w:rsidR="004B4987" w:rsidP="00486B65" w:rsidRDefault="004B4987" w14:paraId="1BA7F3E1" w14:textId="77777777">
      <w:pPr>
        <w:spacing w:after="0"/>
        <w:jc w:val="both"/>
        <w:rPr>
          <w:rFonts w:ascii="Times New Roman" w:hAnsi="Times New Roman" w:cs="Times New Roman"/>
          <w:b/>
          <w:bCs/>
          <w:sz w:val="28"/>
          <w:szCs w:val="28"/>
          <w:lang w:eastAsia="es-CO"/>
        </w:rPr>
      </w:pPr>
    </w:p>
    <w:p w:rsidRPr="006451FC" w:rsidR="004B4987" w:rsidP="00486B65" w:rsidRDefault="004B4987" w14:paraId="63A81C2A" w14:textId="77777777">
      <w:pPr>
        <w:spacing w:after="0"/>
        <w:jc w:val="both"/>
        <w:rPr>
          <w:rFonts w:ascii="Times New Roman" w:hAnsi="Times New Roman" w:cs="Times New Roman"/>
          <w:b/>
          <w:bCs/>
          <w:sz w:val="28"/>
          <w:szCs w:val="28"/>
          <w:lang w:eastAsia="es-CO"/>
        </w:rPr>
      </w:pPr>
    </w:p>
    <w:p w:rsidRPr="006451FC" w:rsidR="004B4987" w:rsidP="00486B65" w:rsidRDefault="004B4987" w14:paraId="0B071CE9" w14:textId="77777777">
      <w:pPr>
        <w:spacing w:after="0"/>
        <w:jc w:val="both"/>
        <w:rPr>
          <w:rFonts w:ascii="Times New Roman" w:hAnsi="Times New Roman" w:cs="Times New Roman"/>
          <w:b/>
          <w:bCs/>
          <w:sz w:val="28"/>
          <w:szCs w:val="28"/>
          <w:lang w:eastAsia="es-CO"/>
        </w:rPr>
      </w:pPr>
    </w:p>
    <w:p w:rsidRPr="006451FC" w:rsidR="004B4987" w:rsidP="00486B65" w:rsidRDefault="004B4987" w14:paraId="575DEC97" w14:textId="750196F3">
      <w:pPr>
        <w:spacing w:after="0"/>
        <w:jc w:val="both"/>
        <w:rPr>
          <w:rFonts w:ascii="Times New Roman" w:hAnsi="Times New Roman" w:cs="Times New Roman"/>
          <w:b/>
          <w:bCs/>
          <w:sz w:val="28"/>
          <w:szCs w:val="28"/>
          <w:lang w:eastAsia="es-CO"/>
        </w:rPr>
      </w:pPr>
    </w:p>
    <w:p w:rsidRPr="006451FC" w:rsidR="004B4987" w:rsidP="00486B65" w:rsidRDefault="004B4987" w14:paraId="40F2C763" w14:textId="77777777">
      <w:pPr>
        <w:spacing w:after="0"/>
        <w:jc w:val="both"/>
        <w:rPr>
          <w:rFonts w:ascii="Times New Roman" w:hAnsi="Times New Roman" w:cs="Times New Roman"/>
          <w:b/>
          <w:bCs/>
          <w:sz w:val="28"/>
          <w:szCs w:val="28"/>
          <w:lang w:eastAsia="es-CO"/>
        </w:rPr>
      </w:pPr>
    </w:p>
    <w:p w:rsidRPr="006451FC" w:rsidR="004B4987" w:rsidP="00486B65" w:rsidRDefault="004B4987" w14:paraId="425C1DED" w14:textId="77777777">
      <w:pPr>
        <w:spacing w:after="0"/>
        <w:jc w:val="both"/>
        <w:rPr>
          <w:rFonts w:ascii="Times New Roman" w:hAnsi="Times New Roman" w:cs="Times New Roman"/>
          <w:b/>
          <w:bCs/>
          <w:sz w:val="28"/>
          <w:szCs w:val="28"/>
          <w:lang w:eastAsia="es-CO"/>
        </w:rPr>
      </w:pPr>
    </w:p>
    <w:p w:rsidRPr="006451FC" w:rsidR="004B4987" w:rsidP="00486B65" w:rsidRDefault="004B4987" w14:paraId="66EDA6A3" w14:textId="77777777">
      <w:pPr>
        <w:spacing w:after="0"/>
        <w:jc w:val="both"/>
        <w:rPr>
          <w:rFonts w:ascii="Times New Roman" w:hAnsi="Times New Roman" w:cs="Times New Roman"/>
          <w:b/>
          <w:bCs/>
          <w:sz w:val="28"/>
          <w:szCs w:val="28"/>
          <w:lang w:eastAsia="es-CO"/>
        </w:rPr>
      </w:pPr>
    </w:p>
    <w:p w:rsidRPr="006451FC" w:rsidR="004B4987" w:rsidP="00486B65" w:rsidRDefault="004B4987" w14:paraId="1ED3058D" w14:textId="77777777">
      <w:pPr>
        <w:spacing w:after="0"/>
        <w:jc w:val="both"/>
        <w:rPr>
          <w:rFonts w:ascii="Times New Roman" w:hAnsi="Times New Roman" w:cs="Times New Roman"/>
          <w:b/>
          <w:bCs/>
          <w:sz w:val="28"/>
          <w:szCs w:val="28"/>
          <w:lang w:eastAsia="es-CO"/>
        </w:rPr>
      </w:pPr>
    </w:p>
    <w:p w:rsidRPr="006451FC" w:rsidR="004B4987" w:rsidP="00486B65" w:rsidRDefault="004B4987" w14:paraId="3A121E9B" w14:textId="3ED68CB9">
      <w:pPr>
        <w:spacing w:after="0"/>
        <w:jc w:val="both"/>
        <w:rPr>
          <w:rFonts w:ascii="Times New Roman" w:hAnsi="Times New Roman" w:cs="Times New Roman"/>
          <w:b/>
          <w:bCs/>
          <w:sz w:val="28"/>
          <w:szCs w:val="28"/>
          <w:lang w:eastAsia="es-CO"/>
        </w:rPr>
      </w:pPr>
    </w:p>
    <w:p w:rsidRPr="006451FC" w:rsidR="004B4987" w:rsidP="00486B65" w:rsidRDefault="004B4987" w14:paraId="2DD2C67A" w14:textId="77777777">
      <w:pPr>
        <w:spacing w:after="0"/>
        <w:jc w:val="both"/>
        <w:rPr>
          <w:rFonts w:ascii="Times New Roman" w:hAnsi="Times New Roman" w:cs="Times New Roman"/>
          <w:b/>
          <w:bCs/>
          <w:sz w:val="28"/>
          <w:szCs w:val="28"/>
          <w:lang w:eastAsia="es-CO"/>
        </w:rPr>
      </w:pPr>
    </w:p>
    <w:p w:rsidRPr="006451FC" w:rsidR="004B4987" w:rsidP="00486B65" w:rsidRDefault="004B4987" w14:paraId="626225DD" w14:textId="540B7666">
      <w:pPr>
        <w:spacing w:after="0"/>
        <w:jc w:val="both"/>
        <w:rPr>
          <w:rFonts w:ascii="Times New Roman" w:hAnsi="Times New Roman" w:cs="Times New Roman"/>
          <w:b/>
          <w:bCs/>
          <w:sz w:val="28"/>
          <w:szCs w:val="28"/>
          <w:lang w:eastAsia="es-CO"/>
        </w:rPr>
      </w:pPr>
    </w:p>
    <w:p w:rsidRPr="006451FC" w:rsidR="004B4987" w:rsidP="00486B65" w:rsidRDefault="004B4987" w14:paraId="1CDDC355" w14:textId="02CE691D">
      <w:pPr>
        <w:spacing w:after="0"/>
        <w:jc w:val="both"/>
        <w:rPr>
          <w:rFonts w:ascii="Times New Roman" w:hAnsi="Times New Roman" w:cs="Times New Roman"/>
          <w:b/>
          <w:bCs/>
          <w:sz w:val="28"/>
          <w:szCs w:val="28"/>
          <w:lang w:eastAsia="es-CO"/>
        </w:rPr>
      </w:pPr>
    </w:p>
    <w:p w:rsidRPr="006451FC" w:rsidR="004B4987" w:rsidP="00486B65" w:rsidRDefault="004B4987" w14:paraId="1EECC79B" w14:textId="244B3A77">
      <w:pPr>
        <w:spacing w:after="0"/>
        <w:jc w:val="both"/>
        <w:rPr>
          <w:rFonts w:ascii="Times New Roman" w:hAnsi="Times New Roman" w:cs="Times New Roman"/>
          <w:b/>
          <w:bCs/>
          <w:sz w:val="28"/>
          <w:szCs w:val="28"/>
          <w:lang w:eastAsia="es-CO"/>
        </w:rPr>
      </w:pPr>
    </w:p>
    <w:p w:rsidRPr="006451FC" w:rsidR="004B4987" w:rsidP="00486B65" w:rsidRDefault="004B4987" w14:paraId="5E55C761" w14:textId="0667F4A5">
      <w:pPr>
        <w:spacing w:after="0"/>
        <w:jc w:val="both"/>
        <w:rPr>
          <w:rFonts w:ascii="Times New Roman" w:hAnsi="Times New Roman" w:cs="Times New Roman"/>
          <w:b/>
          <w:bCs/>
          <w:sz w:val="28"/>
          <w:szCs w:val="28"/>
          <w:lang w:eastAsia="es-CO"/>
        </w:rPr>
      </w:pPr>
    </w:p>
    <w:p w:rsidRPr="006451FC" w:rsidR="004B4987" w:rsidP="00486B65" w:rsidRDefault="004B4987" w14:paraId="662F21F3" w14:textId="279C29A6">
      <w:pPr>
        <w:spacing w:after="0"/>
        <w:jc w:val="both"/>
        <w:rPr>
          <w:rFonts w:ascii="Times New Roman" w:hAnsi="Times New Roman" w:cs="Times New Roman"/>
          <w:b/>
          <w:bCs/>
          <w:sz w:val="28"/>
          <w:szCs w:val="28"/>
          <w:lang w:eastAsia="es-CO"/>
        </w:rPr>
      </w:pPr>
    </w:p>
    <w:p w:rsidRPr="006451FC" w:rsidR="004B4987" w:rsidP="00486B65" w:rsidRDefault="004B4987" w14:paraId="72F3DBFB" w14:textId="487976C2">
      <w:pPr>
        <w:spacing w:after="0"/>
        <w:jc w:val="both"/>
        <w:rPr>
          <w:rFonts w:ascii="Times New Roman" w:hAnsi="Times New Roman" w:cs="Times New Roman"/>
          <w:b/>
          <w:bCs/>
          <w:sz w:val="28"/>
          <w:szCs w:val="28"/>
          <w:lang w:eastAsia="es-CO"/>
        </w:rPr>
      </w:pPr>
    </w:p>
    <w:p w:rsidRPr="006451FC" w:rsidR="004B4987" w:rsidP="00486B65" w:rsidRDefault="004B4987" w14:paraId="2B608CD7" w14:textId="1F54038D">
      <w:pPr>
        <w:spacing w:after="0"/>
        <w:jc w:val="both"/>
        <w:rPr>
          <w:rFonts w:ascii="Times New Roman" w:hAnsi="Times New Roman" w:cs="Times New Roman"/>
          <w:b/>
          <w:bCs/>
          <w:sz w:val="28"/>
          <w:szCs w:val="28"/>
          <w:lang w:eastAsia="es-CO"/>
        </w:rPr>
      </w:pPr>
    </w:p>
    <w:p w:rsidRPr="006451FC" w:rsidR="004B4987" w:rsidP="00486B65" w:rsidRDefault="004B4987" w14:paraId="71663AF1" w14:textId="6E321E3A">
      <w:pPr>
        <w:spacing w:after="0"/>
        <w:jc w:val="both"/>
        <w:rPr>
          <w:rFonts w:ascii="Times New Roman" w:hAnsi="Times New Roman" w:cs="Times New Roman"/>
          <w:b/>
          <w:bCs/>
          <w:sz w:val="28"/>
          <w:szCs w:val="28"/>
          <w:lang w:eastAsia="es-CO"/>
        </w:rPr>
      </w:pPr>
    </w:p>
    <w:p w:rsidRPr="006451FC" w:rsidR="00914143" w:rsidP="00486B65" w:rsidRDefault="00914143" w14:paraId="2E15F17D" w14:textId="0A776836">
      <w:pPr>
        <w:spacing w:after="0"/>
        <w:jc w:val="both"/>
        <w:rPr>
          <w:rFonts w:ascii="Times New Roman" w:hAnsi="Times New Roman" w:cs="Times New Roman"/>
          <w:b/>
          <w:bCs/>
          <w:sz w:val="28"/>
          <w:szCs w:val="28"/>
          <w:lang w:eastAsia="es-CO"/>
        </w:rPr>
      </w:pPr>
    </w:p>
    <w:p w:rsidRPr="006451FC" w:rsidR="00914143" w:rsidP="00486B65" w:rsidRDefault="00914143" w14:paraId="53F20428" w14:textId="77777777">
      <w:pPr>
        <w:spacing w:after="0"/>
        <w:jc w:val="both"/>
        <w:rPr>
          <w:rFonts w:ascii="Times New Roman" w:hAnsi="Times New Roman" w:cs="Times New Roman"/>
          <w:b/>
          <w:bCs/>
          <w:sz w:val="28"/>
          <w:szCs w:val="28"/>
          <w:lang w:eastAsia="es-CO"/>
        </w:rPr>
      </w:pPr>
    </w:p>
    <w:p w:rsidRPr="006451FC" w:rsidR="00914143" w:rsidP="00486B65" w:rsidRDefault="00914143" w14:paraId="526962BD" w14:textId="2B06D925">
      <w:pPr>
        <w:spacing w:after="0"/>
        <w:jc w:val="both"/>
        <w:rPr>
          <w:rFonts w:ascii="Times New Roman" w:hAnsi="Times New Roman" w:cs="Times New Roman"/>
          <w:b/>
          <w:bCs/>
          <w:sz w:val="28"/>
          <w:szCs w:val="28"/>
          <w:lang w:eastAsia="es-CO"/>
        </w:rPr>
      </w:pPr>
    </w:p>
    <w:p w:rsidRPr="006451FC" w:rsidR="00914143" w:rsidP="00486B65" w:rsidRDefault="00914143" w14:paraId="36FF7F4D" w14:textId="0E7FC6D1">
      <w:pPr>
        <w:spacing w:after="0"/>
        <w:jc w:val="both"/>
        <w:rPr>
          <w:rFonts w:ascii="Times New Roman" w:hAnsi="Times New Roman" w:cs="Times New Roman"/>
          <w:b/>
          <w:bCs/>
          <w:sz w:val="28"/>
          <w:szCs w:val="28"/>
          <w:lang w:eastAsia="es-CO"/>
        </w:rPr>
      </w:pPr>
    </w:p>
    <w:p w:rsidRPr="006451FC" w:rsidR="00914143" w:rsidP="00486B65" w:rsidRDefault="00914143" w14:paraId="1FFE236C" w14:textId="77777777">
      <w:pPr>
        <w:spacing w:after="0"/>
        <w:jc w:val="both"/>
        <w:rPr>
          <w:rFonts w:ascii="Times New Roman" w:hAnsi="Times New Roman" w:cs="Times New Roman"/>
          <w:b/>
          <w:bCs/>
          <w:sz w:val="28"/>
          <w:szCs w:val="28"/>
          <w:lang w:eastAsia="es-CO"/>
        </w:rPr>
      </w:pPr>
    </w:p>
    <w:p w:rsidRPr="006451FC" w:rsidR="00914143" w:rsidP="00486B65" w:rsidRDefault="00914143" w14:paraId="1A02DEC0" w14:textId="77777777">
      <w:pPr>
        <w:spacing w:after="0"/>
        <w:jc w:val="both"/>
        <w:rPr>
          <w:rFonts w:ascii="Times New Roman" w:hAnsi="Times New Roman" w:cs="Times New Roman"/>
          <w:b/>
          <w:bCs/>
          <w:sz w:val="28"/>
          <w:szCs w:val="28"/>
          <w:lang w:eastAsia="es-CO"/>
        </w:rPr>
      </w:pPr>
    </w:p>
    <w:p w:rsidRPr="006451FC" w:rsidR="00914143" w:rsidP="00486B65" w:rsidRDefault="00914143" w14:paraId="507EA07F" w14:textId="407FB642">
      <w:pPr>
        <w:spacing w:after="0"/>
        <w:jc w:val="both"/>
        <w:rPr>
          <w:rFonts w:ascii="Times New Roman" w:hAnsi="Times New Roman" w:cs="Times New Roman"/>
          <w:b/>
          <w:bCs/>
          <w:sz w:val="28"/>
          <w:szCs w:val="28"/>
          <w:lang w:eastAsia="es-CO"/>
        </w:rPr>
      </w:pPr>
    </w:p>
    <w:p w:rsidRPr="006451FC" w:rsidR="00914143" w:rsidP="00486B65" w:rsidRDefault="00914143" w14:paraId="410921DF" w14:textId="77777777">
      <w:pPr>
        <w:spacing w:after="0"/>
        <w:jc w:val="both"/>
        <w:rPr>
          <w:rFonts w:ascii="Times New Roman" w:hAnsi="Times New Roman" w:cs="Times New Roman"/>
          <w:b/>
          <w:bCs/>
          <w:sz w:val="28"/>
          <w:szCs w:val="28"/>
          <w:lang w:eastAsia="es-CO"/>
        </w:rPr>
      </w:pPr>
    </w:p>
    <w:p w:rsidRPr="006451FC" w:rsidR="00914143" w:rsidP="00486B65" w:rsidRDefault="00914143" w14:paraId="457F5B29" w14:textId="70C5AC8F">
      <w:pPr>
        <w:spacing w:after="0"/>
        <w:jc w:val="both"/>
        <w:rPr>
          <w:rFonts w:ascii="Times New Roman" w:hAnsi="Times New Roman" w:cs="Times New Roman"/>
          <w:b/>
          <w:bCs/>
          <w:sz w:val="28"/>
          <w:szCs w:val="28"/>
          <w:lang w:eastAsia="es-CO"/>
        </w:rPr>
      </w:pPr>
    </w:p>
    <w:p w:rsidRPr="006451FC" w:rsidR="004B4987" w:rsidP="00486B65" w:rsidRDefault="004B4987" w14:paraId="0D707BEE" w14:textId="01939665">
      <w:pPr>
        <w:spacing w:after="0"/>
        <w:jc w:val="both"/>
        <w:rPr>
          <w:rFonts w:ascii="Times New Roman" w:hAnsi="Times New Roman" w:cs="Times New Roman"/>
          <w:b/>
          <w:bCs/>
          <w:sz w:val="28"/>
          <w:szCs w:val="28"/>
          <w:lang w:eastAsia="es-CO"/>
        </w:rPr>
      </w:pPr>
    </w:p>
    <w:p w:rsidRPr="006451FC" w:rsidR="004B4987" w:rsidP="00486B65" w:rsidRDefault="004B4987" w14:paraId="097904CA" w14:textId="7560F19F">
      <w:pPr>
        <w:spacing w:after="0"/>
        <w:jc w:val="both"/>
        <w:rPr>
          <w:rFonts w:ascii="Times New Roman" w:hAnsi="Times New Roman" w:cs="Times New Roman"/>
          <w:b/>
          <w:bCs/>
          <w:sz w:val="28"/>
          <w:szCs w:val="28"/>
          <w:lang w:eastAsia="es-CO"/>
        </w:rPr>
      </w:pPr>
    </w:p>
    <w:p w:rsidRPr="006451FC" w:rsidR="00EF691E" w:rsidP="00486B65" w:rsidRDefault="00EF691E" w14:paraId="5AF220AD" w14:textId="3B6A5E26">
      <w:pPr>
        <w:spacing w:after="0"/>
        <w:jc w:val="both"/>
        <w:rPr>
          <w:rFonts w:ascii="Times New Roman" w:hAnsi="Times New Roman" w:cs="Times New Roman"/>
          <w:b/>
          <w:bCs/>
          <w:sz w:val="28"/>
          <w:szCs w:val="28"/>
          <w:lang w:eastAsia="es-CO"/>
        </w:rPr>
      </w:pPr>
    </w:p>
    <w:p w:rsidRPr="006451FC" w:rsidR="00EF691E" w:rsidP="00486B65" w:rsidRDefault="00D25EA5" w14:paraId="4475F2EF" w14:textId="60EC4D27">
      <w:pPr>
        <w:spacing w:after="0"/>
        <w:jc w:val="both"/>
        <w:rPr>
          <w:rFonts w:ascii="Times New Roman" w:hAnsi="Times New Roman" w:cs="Times New Roman"/>
          <w:b/>
          <w:bCs/>
          <w:sz w:val="28"/>
          <w:szCs w:val="28"/>
          <w:lang w:eastAsia="es-CO"/>
        </w:rPr>
      </w:pPr>
      <w:r w:rsidRPr="006451FC">
        <w:rPr>
          <w:rFonts w:ascii="Times New Roman" w:hAnsi="Times New Roman" w:eastAsia="Arial Narrow" w:cs="Times New Roman"/>
          <w:b/>
          <w:noProof/>
          <w:color w:val="000000"/>
          <w:sz w:val="28"/>
          <w:szCs w:val="28"/>
        </w:rPr>
        <w:drawing>
          <wp:anchor distT="0" distB="0" distL="114300" distR="114300" simplePos="0" relativeHeight="251658247" behindDoc="1" locked="0" layoutInCell="1" allowOverlap="1" wp14:anchorId="5BD23CC7" wp14:editId="3B9C1B42">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451FC" w:rsidR="00854B33" w:rsidP="00486B65" w:rsidRDefault="00854B33" w14:paraId="7EF23130" w14:textId="66F4BCB7">
      <w:pPr>
        <w:spacing w:after="0"/>
        <w:jc w:val="center"/>
        <w:rPr>
          <w:rFonts w:ascii="Times New Roman" w:hAnsi="Times New Roman" w:cs="Times New Roman"/>
          <w:b/>
          <w:sz w:val="28"/>
          <w:szCs w:val="28"/>
        </w:rPr>
      </w:pPr>
    </w:p>
    <w:p w:rsidRPr="006451FC" w:rsidR="00854B33" w:rsidP="00486B65" w:rsidRDefault="00854B33" w14:paraId="7AF9C12E" w14:textId="209F0830">
      <w:pPr>
        <w:spacing w:after="0"/>
        <w:jc w:val="center"/>
        <w:rPr>
          <w:rFonts w:ascii="Times New Roman" w:hAnsi="Times New Roman" w:cs="Times New Roman"/>
          <w:b/>
          <w:sz w:val="28"/>
          <w:szCs w:val="28"/>
        </w:rPr>
      </w:pPr>
    </w:p>
    <w:p w:rsidRPr="006451FC" w:rsidR="00854B33" w:rsidP="00486B65" w:rsidRDefault="00854B33" w14:paraId="5510E8C1" w14:textId="61748404">
      <w:pPr>
        <w:spacing w:after="0"/>
        <w:jc w:val="center"/>
        <w:rPr>
          <w:rFonts w:ascii="Times New Roman" w:hAnsi="Times New Roman" w:cs="Times New Roman"/>
          <w:b/>
          <w:sz w:val="28"/>
          <w:szCs w:val="28"/>
        </w:rPr>
      </w:pPr>
    </w:p>
    <w:p w:rsidRPr="006451FC" w:rsidR="00854B33" w:rsidP="00486B65" w:rsidRDefault="00854B33" w14:paraId="08CE4AF7" w14:textId="00E203F5">
      <w:pPr>
        <w:spacing w:after="0"/>
        <w:jc w:val="center"/>
        <w:rPr>
          <w:rFonts w:ascii="Times New Roman" w:hAnsi="Times New Roman" w:cs="Times New Roman"/>
          <w:b/>
          <w:sz w:val="28"/>
          <w:szCs w:val="28"/>
        </w:rPr>
      </w:pPr>
    </w:p>
    <w:p w:rsidRPr="006451FC" w:rsidR="00854B33" w:rsidP="00486B65" w:rsidRDefault="00854B33" w14:paraId="49D438D5" w14:textId="31C8F917">
      <w:pPr>
        <w:spacing w:after="0"/>
        <w:jc w:val="center"/>
        <w:rPr>
          <w:rFonts w:ascii="Times New Roman" w:hAnsi="Times New Roman" w:cs="Times New Roman"/>
          <w:b/>
          <w:sz w:val="28"/>
          <w:szCs w:val="28"/>
        </w:rPr>
      </w:pPr>
    </w:p>
    <w:p w:rsidRPr="006451FC" w:rsidR="00854B33" w:rsidP="00486B65" w:rsidRDefault="00854B33" w14:paraId="0B135017" w14:textId="5F8E01B7">
      <w:pPr>
        <w:spacing w:after="0"/>
        <w:jc w:val="center"/>
        <w:rPr>
          <w:rFonts w:ascii="Times New Roman" w:hAnsi="Times New Roman" w:cs="Times New Roman"/>
          <w:b/>
          <w:sz w:val="28"/>
          <w:szCs w:val="28"/>
        </w:rPr>
      </w:pPr>
    </w:p>
    <w:p w:rsidRPr="006451FC" w:rsidR="00854B33" w:rsidP="00486B65" w:rsidRDefault="00A933E5" w14:paraId="7ABEF2AB" w14:textId="13BE95B4">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62350" behindDoc="0" locked="0" layoutInCell="1" allowOverlap="1" wp14:anchorId="50E6F37B" wp14:editId="30055B90">
                <wp:simplePos x="0" y="0"/>
                <wp:positionH relativeFrom="margin">
                  <wp:posOffset>2525395</wp:posOffset>
                </wp:positionH>
                <wp:positionV relativeFrom="page">
                  <wp:posOffset>8332099</wp:posOffset>
                </wp:positionV>
                <wp:extent cx="3444875" cy="746760"/>
                <wp:effectExtent l="0" t="0" r="0" b="0"/>
                <wp:wrapNone/>
                <wp:docPr id="8"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A933E5" w:rsidR="00912689" w:rsidP="00A933E5" w:rsidRDefault="00912689" w14:paraId="3CCE1E61" w14:textId="043894B0">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3BE676">
              <v:shape id="_x0000_s1028" style="position:absolute;left:0;text-align:left;margin-left:198.85pt;margin-top:656.05pt;width:271.25pt;height:58.8pt;z-index:2516623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" w14:anchorId="50E6F37B">
                <v:textbox>
                  <w:txbxContent>
                    <w:p w:rsidRPr="00A933E5" w:rsidR="00912689" w:rsidP="00A933E5" w:rsidRDefault="00912689" w14:paraId="004B42A4" w14:textId="043894B0">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v:textbox>
                <w10:wrap anchorx="margin" anchory="page"/>
              </v:shape>
            </w:pict>
          </mc:Fallback>
        </mc:AlternateContent>
      </w:r>
    </w:p>
    <w:p w:rsidRPr="006451FC" w:rsidR="00854B33" w:rsidP="00486B65" w:rsidRDefault="00854B33" w14:paraId="17D1026C" w14:textId="6546F547">
      <w:pPr>
        <w:spacing w:after="0"/>
        <w:jc w:val="center"/>
        <w:rPr>
          <w:rFonts w:ascii="Times New Roman" w:hAnsi="Times New Roman" w:cs="Times New Roman"/>
          <w:b/>
          <w:sz w:val="28"/>
          <w:szCs w:val="28"/>
        </w:rPr>
      </w:pPr>
    </w:p>
    <w:p w:rsidRPr="006451FC" w:rsidR="00854B33" w:rsidP="00486B65" w:rsidRDefault="00854B33" w14:paraId="40C64142" w14:textId="0E7F6411">
      <w:pPr>
        <w:spacing w:after="0"/>
        <w:jc w:val="center"/>
        <w:rPr>
          <w:rFonts w:ascii="Times New Roman" w:hAnsi="Times New Roman" w:cs="Times New Roman"/>
          <w:b/>
          <w:sz w:val="28"/>
          <w:szCs w:val="28"/>
        </w:rPr>
      </w:pPr>
    </w:p>
    <w:p w:rsidRPr="006451FC" w:rsidR="00854B33" w:rsidP="00486B65" w:rsidRDefault="00854B33" w14:paraId="0CE6214C" w14:textId="5BE91F92">
      <w:pPr>
        <w:spacing w:after="0"/>
        <w:jc w:val="center"/>
        <w:rPr>
          <w:rFonts w:ascii="Times New Roman" w:hAnsi="Times New Roman" w:cs="Times New Roman"/>
          <w:b/>
          <w:sz w:val="28"/>
          <w:szCs w:val="28"/>
        </w:rPr>
      </w:pPr>
    </w:p>
    <w:p w:rsidRPr="006451FC" w:rsidR="00854B33" w:rsidP="00486B65" w:rsidRDefault="00A933E5" w14:paraId="2CFC7985" w14:textId="6458BEC9">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6" behindDoc="0" locked="0" layoutInCell="1" allowOverlap="1" wp14:anchorId="4905FF9C" wp14:editId="50E13542">
                <wp:simplePos x="0" y="0"/>
                <wp:positionH relativeFrom="margin">
                  <wp:posOffset>2528941</wp:posOffset>
                </wp:positionH>
                <wp:positionV relativeFrom="page">
                  <wp:posOffset>9227185</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C00EBD" w:rsidR="00912689" w:rsidP="00C00EBD" w:rsidRDefault="00912689" w14:paraId="06A38B53"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0C6B5E">
              <v:shape id="_x0000_s1029" style="position:absolute;left:0;text-align:left;margin-left:199.15pt;margin-top:726.55pt;width:271.25pt;height:58.8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9ws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" w14:anchorId="4905FF9C">
                <v:textbox>
                  <w:txbxContent>
                    <w:p w:rsidRPr="00C00EBD" w:rsidR="00912689" w:rsidP="00C00EBD" w:rsidRDefault="00912689" w14:paraId="7CD54C8D"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p>
    <w:p w:rsidRPr="006451FC" w:rsidR="00854B33" w:rsidP="00486B65" w:rsidRDefault="00854B33" w14:paraId="4DC36CAD" w14:textId="1F1538AE">
      <w:pPr>
        <w:spacing w:after="0"/>
        <w:jc w:val="center"/>
        <w:rPr>
          <w:rFonts w:ascii="Times New Roman" w:hAnsi="Times New Roman" w:cs="Times New Roman"/>
          <w:b/>
          <w:sz w:val="28"/>
          <w:szCs w:val="28"/>
        </w:rPr>
      </w:pPr>
    </w:p>
    <w:p w:rsidRPr="006451FC" w:rsidR="00854B33" w:rsidP="00486B65" w:rsidRDefault="00854B33" w14:paraId="21517CAF" w14:textId="77777777">
      <w:pPr>
        <w:spacing w:after="0"/>
        <w:jc w:val="center"/>
        <w:rPr>
          <w:rFonts w:ascii="Times New Roman" w:hAnsi="Times New Roman" w:cs="Times New Roman"/>
          <w:b/>
          <w:sz w:val="28"/>
          <w:szCs w:val="28"/>
        </w:rPr>
      </w:pPr>
    </w:p>
    <w:p w:rsidRPr="006451FC" w:rsidR="00C00EBD" w:rsidP="6BBB1636" w:rsidRDefault="00C00EBD" w14:paraId="6EBD9FEE" w14:textId="701C1D67">
      <w:pPr>
        <w:spacing w:after="0"/>
        <w:jc w:val="center"/>
        <w:rPr>
          <w:rFonts w:ascii="Times New Roman" w:hAnsi="Times New Roman" w:cs="Times New Roman"/>
          <w:b/>
          <w:bCs/>
          <w:sz w:val="28"/>
          <w:szCs w:val="28"/>
        </w:rPr>
      </w:pPr>
      <w:r w:rsidRPr="006451FC">
        <w:rPr>
          <w:rFonts w:ascii="Times New Roman" w:hAnsi="Times New Roman" w:cs="Times New Roman"/>
          <w:b/>
          <w:bCs/>
          <w:sz w:val="28"/>
          <w:szCs w:val="28"/>
        </w:rPr>
        <w:t xml:space="preserve">Informe de </w:t>
      </w:r>
      <w:r w:rsidRPr="006451FC" w:rsidR="0089281E">
        <w:rPr>
          <w:rFonts w:ascii="Times New Roman" w:hAnsi="Times New Roman" w:cs="Times New Roman"/>
          <w:b/>
          <w:bCs/>
          <w:sz w:val="28"/>
          <w:szCs w:val="28"/>
        </w:rPr>
        <w:t xml:space="preserve">Autoevaluación con fines de Renovación de </w:t>
      </w:r>
      <w:r w:rsidRPr="006451FC">
        <w:rPr>
          <w:rFonts w:ascii="Times New Roman" w:hAnsi="Times New Roman" w:cs="Times New Roman"/>
          <w:b/>
          <w:bCs/>
          <w:sz w:val="28"/>
          <w:szCs w:val="28"/>
        </w:rPr>
        <w:t>Acreditación</w:t>
      </w:r>
      <w:r w:rsidRPr="006451FC" w:rsidR="0089281E">
        <w:rPr>
          <w:rFonts w:ascii="Times New Roman" w:hAnsi="Times New Roman" w:cs="Times New Roman"/>
          <w:b/>
          <w:bCs/>
          <w:sz w:val="28"/>
          <w:szCs w:val="28"/>
        </w:rPr>
        <w:t xml:space="preserve"> en Alta Calidad</w:t>
      </w:r>
      <w:r w:rsidRPr="006451FC">
        <w:rPr>
          <w:rFonts w:ascii="Times New Roman" w:hAnsi="Times New Roman" w:cs="Times New Roman"/>
          <w:b/>
          <w:bCs/>
          <w:sz w:val="28"/>
          <w:szCs w:val="28"/>
        </w:rPr>
        <w:t xml:space="preserve"> del Proyecto Curricular Maestría en </w:t>
      </w:r>
      <w:r w:rsidRPr="006451FC" w:rsidR="0089281E">
        <w:rPr>
          <w:rFonts w:ascii="Times New Roman" w:hAnsi="Times New Roman" w:cs="Times New Roman"/>
          <w:b/>
          <w:bCs/>
          <w:sz w:val="28"/>
          <w:szCs w:val="28"/>
        </w:rPr>
        <w:t>C</w:t>
      </w:r>
      <w:r w:rsidRPr="006451FC">
        <w:rPr>
          <w:rFonts w:ascii="Times New Roman" w:hAnsi="Times New Roman" w:cs="Times New Roman"/>
          <w:b/>
          <w:bCs/>
          <w:sz w:val="28"/>
          <w:szCs w:val="28"/>
        </w:rPr>
        <w:t xml:space="preserve">iencias de la </w:t>
      </w:r>
      <w:r w:rsidRPr="006451FC" w:rsidR="0089281E">
        <w:rPr>
          <w:rFonts w:ascii="Times New Roman" w:hAnsi="Times New Roman" w:cs="Times New Roman"/>
          <w:b/>
          <w:bCs/>
          <w:sz w:val="28"/>
          <w:szCs w:val="28"/>
        </w:rPr>
        <w:t>I</w:t>
      </w:r>
      <w:r w:rsidRPr="006451FC">
        <w:rPr>
          <w:rFonts w:ascii="Times New Roman" w:hAnsi="Times New Roman" w:cs="Times New Roman"/>
          <w:b/>
          <w:bCs/>
          <w:sz w:val="28"/>
          <w:szCs w:val="28"/>
        </w:rPr>
        <w:t xml:space="preserve">nformación y las </w:t>
      </w:r>
      <w:r w:rsidRPr="006451FC" w:rsidR="0089281E">
        <w:rPr>
          <w:rFonts w:ascii="Times New Roman" w:hAnsi="Times New Roman" w:cs="Times New Roman"/>
          <w:b/>
          <w:bCs/>
          <w:sz w:val="28"/>
          <w:szCs w:val="28"/>
        </w:rPr>
        <w:t>C</w:t>
      </w:r>
      <w:r w:rsidRPr="006451FC">
        <w:rPr>
          <w:rFonts w:ascii="Times New Roman" w:hAnsi="Times New Roman" w:cs="Times New Roman"/>
          <w:b/>
          <w:bCs/>
          <w:sz w:val="28"/>
          <w:szCs w:val="28"/>
        </w:rPr>
        <w:t>omunicaciones</w:t>
      </w:r>
      <w:r w:rsidRPr="006451FC">
        <w:rPr>
          <w:rFonts w:ascii="Times New Roman" w:hAnsi="Times New Roman" w:cs="Times New Roman"/>
        </w:rPr>
        <w:br/>
      </w:r>
      <w:r w:rsidRPr="006451FC">
        <w:rPr>
          <w:rFonts w:ascii="Times New Roman" w:hAnsi="Times New Roman" w:cs="Times New Roman"/>
          <w:b/>
          <w:bCs/>
          <w:sz w:val="28"/>
          <w:szCs w:val="28"/>
        </w:rPr>
        <w:t xml:space="preserve"> Ventana de </w:t>
      </w:r>
      <w:r w:rsidRPr="006451FC" w:rsidR="0089281E">
        <w:rPr>
          <w:rFonts w:ascii="Times New Roman" w:hAnsi="Times New Roman" w:cs="Times New Roman"/>
          <w:b/>
          <w:bCs/>
          <w:sz w:val="28"/>
          <w:szCs w:val="28"/>
        </w:rPr>
        <w:t>o</w:t>
      </w:r>
      <w:r w:rsidRPr="006451FC">
        <w:rPr>
          <w:rFonts w:ascii="Times New Roman" w:hAnsi="Times New Roman" w:cs="Times New Roman"/>
          <w:b/>
          <w:bCs/>
          <w:sz w:val="28"/>
          <w:szCs w:val="28"/>
        </w:rPr>
        <w:t xml:space="preserve">bservación (2023 a 2025) </w:t>
      </w:r>
    </w:p>
    <w:p w:rsidRPr="006451FC" w:rsidR="00D25EA5" w:rsidP="00486B65" w:rsidRDefault="00D25EA5" w14:paraId="05D023D8" w14:textId="77777777">
      <w:pPr>
        <w:spacing w:after="0"/>
        <w:jc w:val="center"/>
        <w:rPr>
          <w:rFonts w:ascii="Times New Roman" w:hAnsi="Times New Roman" w:cs="Times New Roman"/>
        </w:rPr>
      </w:pPr>
    </w:p>
    <w:p w:rsidRPr="006451FC" w:rsidR="00D25EA5" w:rsidP="00486B65" w:rsidRDefault="00D25EA5" w14:paraId="1CFBBFA8" w14:textId="77777777">
      <w:pPr>
        <w:spacing w:after="0"/>
        <w:jc w:val="center"/>
        <w:rPr>
          <w:rFonts w:ascii="Times New Roman" w:hAnsi="Times New Roman" w:cs="Times New Roman"/>
        </w:rPr>
      </w:pPr>
    </w:p>
    <w:p w:rsidRPr="006451FC" w:rsidR="00D25EA5" w:rsidP="00486B65" w:rsidRDefault="00D25EA5" w14:paraId="00F44DA0" w14:textId="77777777">
      <w:pPr>
        <w:spacing w:after="0"/>
        <w:jc w:val="center"/>
        <w:rPr>
          <w:rFonts w:ascii="Times New Roman" w:hAnsi="Times New Roman" w:cs="Times New Roman"/>
          <w:bCs/>
        </w:rPr>
      </w:pPr>
      <w:r w:rsidRPr="006451FC">
        <w:rPr>
          <w:rFonts w:ascii="Times New Roman" w:hAnsi="Times New Roman" w:cs="Times New Roman"/>
          <w:bCs/>
        </w:rPr>
        <w:br/>
      </w:r>
    </w:p>
    <w:p w:rsidRPr="006451FC" w:rsidR="00D25EA5" w:rsidP="00486B65" w:rsidRDefault="00D25EA5" w14:paraId="7A945F2E" w14:textId="35445ED1">
      <w:pPr>
        <w:spacing w:after="0"/>
        <w:rPr>
          <w:rFonts w:ascii="Times New Roman" w:hAnsi="Times New Roman" w:cs="Times New Roman"/>
          <w:bCs/>
        </w:rPr>
      </w:pPr>
    </w:p>
    <w:p w:rsidRPr="006451FC" w:rsidR="00854B33" w:rsidP="00486B65" w:rsidRDefault="00854B33" w14:paraId="1AF64195" w14:textId="743EB9CE">
      <w:pPr>
        <w:spacing w:after="0"/>
        <w:rPr>
          <w:rFonts w:ascii="Times New Roman" w:hAnsi="Times New Roman" w:cs="Times New Roman"/>
          <w:bCs/>
        </w:rPr>
      </w:pPr>
    </w:p>
    <w:p w:rsidRPr="006451FC" w:rsidR="00854B33" w:rsidP="00486B65" w:rsidRDefault="00854B33" w14:paraId="256B1B62" w14:textId="190648B5">
      <w:pPr>
        <w:spacing w:after="0"/>
        <w:rPr>
          <w:rFonts w:ascii="Times New Roman" w:hAnsi="Times New Roman" w:cs="Times New Roman"/>
          <w:bCs/>
        </w:rPr>
      </w:pPr>
    </w:p>
    <w:p w:rsidRPr="006451FC" w:rsidR="00854B33" w:rsidP="00486B65" w:rsidRDefault="00854B33" w14:paraId="212013E2" w14:textId="77BC39F2">
      <w:pPr>
        <w:spacing w:after="0"/>
        <w:rPr>
          <w:rFonts w:ascii="Times New Roman" w:hAnsi="Times New Roman" w:cs="Times New Roman"/>
          <w:bCs/>
        </w:rPr>
      </w:pPr>
    </w:p>
    <w:p w:rsidRPr="006451FC" w:rsidR="00854B33" w:rsidP="00486B65" w:rsidRDefault="00854B33" w14:paraId="0B07E005" w14:textId="4829D0E5">
      <w:pPr>
        <w:spacing w:after="0"/>
        <w:rPr>
          <w:rFonts w:ascii="Times New Roman" w:hAnsi="Times New Roman" w:cs="Times New Roman"/>
          <w:bCs/>
        </w:rPr>
      </w:pPr>
    </w:p>
    <w:p w:rsidRPr="006451FC" w:rsidR="00854B33" w:rsidP="00486B65" w:rsidRDefault="00854B33" w14:paraId="073FBA0F" w14:textId="32D19543">
      <w:pPr>
        <w:spacing w:after="0"/>
        <w:rPr>
          <w:rFonts w:ascii="Times New Roman" w:hAnsi="Times New Roman" w:cs="Times New Roman"/>
          <w:bCs/>
        </w:rPr>
      </w:pPr>
    </w:p>
    <w:p w:rsidRPr="006451FC" w:rsidR="00854B33" w:rsidP="00486B65" w:rsidRDefault="00854B33" w14:paraId="2D57ED94" w14:textId="2142101F">
      <w:pPr>
        <w:spacing w:after="0"/>
        <w:rPr>
          <w:rFonts w:ascii="Times New Roman" w:hAnsi="Times New Roman" w:cs="Times New Roman"/>
          <w:bCs/>
        </w:rPr>
      </w:pPr>
    </w:p>
    <w:p w:rsidRPr="006451FC" w:rsidR="00854B33" w:rsidP="00486B65" w:rsidRDefault="00854B33" w14:paraId="7E71486E" w14:textId="77777777">
      <w:pPr>
        <w:spacing w:after="0"/>
        <w:rPr>
          <w:rFonts w:ascii="Times New Roman" w:hAnsi="Times New Roman" w:cs="Times New Roman"/>
          <w:bCs/>
        </w:rPr>
      </w:pPr>
    </w:p>
    <w:p w:rsidRPr="006451FC" w:rsidR="00D25EA5" w:rsidP="00486B65" w:rsidRDefault="00D25EA5" w14:paraId="291473FA" w14:textId="77777777">
      <w:pPr>
        <w:spacing w:after="0"/>
        <w:rPr>
          <w:rFonts w:ascii="Times New Roman" w:hAnsi="Times New Roman" w:cs="Times New Roman"/>
          <w:bCs/>
        </w:rPr>
      </w:pPr>
    </w:p>
    <w:p w:rsidRPr="006451FC" w:rsidR="00D25EA5" w:rsidP="00486B65" w:rsidRDefault="00D25EA5" w14:paraId="10B218DD" w14:textId="77777777">
      <w:pPr>
        <w:spacing w:after="0"/>
        <w:jc w:val="center"/>
        <w:rPr>
          <w:rFonts w:ascii="Times New Roman" w:hAnsi="Times New Roman" w:cs="Times New Roman"/>
          <w:bCs/>
        </w:rPr>
      </w:pPr>
    </w:p>
    <w:p w:rsidRPr="006451FC" w:rsidR="00D25EA5" w:rsidP="00486B65" w:rsidRDefault="00D25EA5" w14:paraId="1B707E00" w14:textId="77777777">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Comité de Currículo y Calidad </w:t>
      </w:r>
    </w:p>
    <w:p w:rsidRPr="006451FC" w:rsidR="00D25EA5" w:rsidP="00486B65" w:rsidRDefault="00D25EA5" w14:paraId="6D33BD25" w14:textId="2937607C">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Facultad de </w:t>
      </w:r>
      <w:r w:rsidRPr="006451FC" w:rsidR="00C00EBD">
        <w:rPr>
          <w:rFonts w:ascii="Times New Roman" w:hAnsi="Times New Roman" w:cs="Times New Roman"/>
          <w:bCs/>
          <w:sz w:val="28"/>
          <w:szCs w:val="28"/>
        </w:rPr>
        <w:t>Ingeniería</w:t>
      </w:r>
      <w:r w:rsidRPr="006451FC">
        <w:rPr>
          <w:rFonts w:ascii="Times New Roman" w:hAnsi="Times New Roman" w:cs="Times New Roman"/>
          <w:b/>
          <w:sz w:val="24"/>
          <w:szCs w:val="24"/>
        </w:rPr>
        <w:br/>
      </w:r>
      <w:r w:rsidRPr="006451FC">
        <w:rPr>
          <w:rFonts w:ascii="Times New Roman" w:hAnsi="Times New Roman" w:cs="Times New Roman"/>
          <w:b/>
          <w:sz w:val="24"/>
          <w:szCs w:val="24"/>
        </w:rPr>
        <w:br/>
      </w:r>
    </w:p>
    <w:p w:rsidRPr="006451FC" w:rsidR="00D25EA5" w:rsidP="00486B65" w:rsidRDefault="00D25EA5" w14:paraId="74EC1492" w14:textId="77777777">
      <w:pPr>
        <w:spacing w:after="0"/>
        <w:jc w:val="center"/>
        <w:rPr>
          <w:rFonts w:ascii="Times New Roman" w:hAnsi="Times New Roman" w:cs="Times New Roman"/>
          <w:bCs/>
        </w:rPr>
      </w:pPr>
    </w:p>
    <w:p w:rsidRPr="006451FC" w:rsidR="00D25EA5" w:rsidP="00486B65" w:rsidRDefault="00D25EA5" w14:paraId="1FDE270B" w14:textId="77777777">
      <w:pPr>
        <w:spacing w:after="0"/>
        <w:jc w:val="center"/>
        <w:rPr>
          <w:rFonts w:ascii="Times New Roman" w:hAnsi="Times New Roman" w:cs="Times New Roman"/>
          <w:bCs/>
        </w:rPr>
      </w:pPr>
    </w:p>
    <w:p w:rsidRPr="006451FC" w:rsidR="00D25EA5" w:rsidP="00486B65" w:rsidRDefault="00D25EA5" w14:paraId="288C8A2B" w14:textId="77777777">
      <w:pPr>
        <w:spacing w:after="0"/>
        <w:jc w:val="center"/>
        <w:rPr>
          <w:rFonts w:ascii="Times New Roman" w:hAnsi="Times New Roman" w:cs="Times New Roman"/>
          <w:bCs/>
        </w:rPr>
      </w:pPr>
    </w:p>
    <w:p w:rsidRPr="006451FC" w:rsidR="00D25EA5" w:rsidP="00486B65" w:rsidRDefault="00D25EA5" w14:paraId="329D5DCD" w14:textId="77777777">
      <w:pPr>
        <w:spacing w:after="0"/>
        <w:jc w:val="center"/>
        <w:rPr>
          <w:rFonts w:ascii="Times New Roman" w:hAnsi="Times New Roman" w:cs="Times New Roman"/>
          <w:bCs/>
        </w:rPr>
      </w:pPr>
    </w:p>
    <w:p w:rsidRPr="006451FC" w:rsidR="00D25EA5" w:rsidP="00486B65" w:rsidRDefault="00D25EA5" w14:paraId="5A245491" w14:textId="77777777">
      <w:pPr>
        <w:spacing w:after="0"/>
        <w:jc w:val="center"/>
        <w:rPr>
          <w:rFonts w:ascii="Times New Roman" w:hAnsi="Times New Roman" w:cs="Times New Roman"/>
          <w:bCs/>
        </w:rPr>
      </w:pPr>
    </w:p>
    <w:p w:rsidRPr="006451FC" w:rsidR="00D25EA5" w:rsidP="00486B65" w:rsidRDefault="00D25EA5" w14:paraId="3ECD2960" w14:textId="77777777">
      <w:pPr>
        <w:spacing w:after="0"/>
        <w:jc w:val="center"/>
        <w:rPr>
          <w:rFonts w:ascii="Times New Roman" w:hAnsi="Times New Roman" w:cs="Times New Roman"/>
          <w:bCs/>
        </w:rPr>
      </w:pPr>
    </w:p>
    <w:p w:rsidRPr="006451FC" w:rsidR="00D25EA5" w:rsidP="00486B65" w:rsidRDefault="00D25EA5" w14:paraId="5FB91486" w14:textId="77777777">
      <w:pPr>
        <w:spacing w:after="0"/>
        <w:jc w:val="center"/>
        <w:rPr>
          <w:rFonts w:ascii="Times New Roman" w:hAnsi="Times New Roman" w:cs="Times New Roman"/>
          <w:bCs/>
        </w:rPr>
      </w:pPr>
    </w:p>
    <w:p w:rsidRPr="006451FC" w:rsidR="00854B33" w:rsidP="00486B65" w:rsidRDefault="00854B33" w14:paraId="44EE733A" w14:textId="77777777">
      <w:pPr>
        <w:spacing w:after="0"/>
        <w:jc w:val="center"/>
        <w:rPr>
          <w:rFonts w:ascii="Times New Roman" w:hAnsi="Times New Roman" w:cs="Times New Roman"/>
          <w:bCs/>
          <w:sz w:val="28"/>
          <w:szCs w:val="28"/>
        </w:rPr>
      </w:pPr>
    </w:p>
    <w:p w:rsidRPr="006451FC" w:rsidR="00854B33" w:rsidP="00486B65" w:rsidRDefault="00854B33" w14:paraId="1B19EF45" w14:textId="77777777">
      <w:pPr>
        <w:spacing w:after="0"/>
        <w:jc w:val="center"/>
        <w:rPr>
          <w:rFonts w:ascii="Times New Roman" w:hAnsi="Times New Roman" w:cs="Times New Roman"/>
          <w:bCs/>
          <w:sz w:val="28"/>
          <w:szCs w:val="28"/>
        </w:rPr>
      </w:pPr>
    </w:p>
    <w:p w:rsidRPr="006451FC" w:rsidR="00854B33" w:rsidP="00486B65" w:rsidRDefault="00854B33" w14:paraId="1B6473D4" w14:textId="77777777">
      <w:pPr>
        <w:spacing w:after="0"/>
        <w:jc w:val="center"/>
        <w:rPr>
          <w:rFonts w:ascii="Times New Roman" w:hAnsi="Times New Roman" w:cs="Times New Roman"/>
          <w:bCs/>
          <w:sz w:val="28"/>
          <w:szCs w:val="28"/>
        </w:rPr>
      </w:pPr>
    </w:p>
    <w:p w:rsidRPr="006451FC" w:rsidR="00D25EA5" w:rsidP="00486B65" w:rsidRDefault="00D25EA5" w14:paraId="5A5551EA" w14:textId="5AF495A0">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br/>
      </w:r>
    </w:p>
    <w:p w:rsidRPr="006451FC" w:rsidR="00191031" w:rsidP="00486B65" w:rsidRDefault="00191031" w14:paraId="26EA07D7" w14:textId="7B3B9B98">
      <w:pPr>
        <w:spacing w:after="0"/>
        <w:jc w:val="center"/>
        <w:rPr>
          <w:rFonts w:ascii="Times New Roman" w:hAnsi="Times New Roman" w:cs="Times New Roman"/>
          <w:bCs/>
          <w:sz w:val="28"/>
          <w:szCs w:val="28"/>
        </w:rPr>
      </w:pPr>
    </w:p>
    <w:p w:rsidRPr="006451FC" w:rsidR="00191031" w:rsidP="00486B65" w:rsidRDefault="00191031" w14:paraId="4F2892A4" w14:textId="77777777">
      <w:pPr>
        <w:spacing w:after="0"/>
        <w:jc w:val="center"/>
        <w:rPr>
          <w:rFonts w:ascii="Times New Roman" w:hAnsi="Times New Roman" w:cs="Times New Roman"/>
          <w:bCs/>
          <w:sz w:val="28"/>
          <w:szCs w:val="28"/>
        </w:rPr>
      </w:pPr>
    </w:p>
    <w:p w:rsidRPr="006451FC" w:rsidR="00DF5B07" w:rsidP="00191031" w:rsidRDefault="00DF5B07" w14:paraId="5B32AC4A" w14:textId="77777777">
      <w:pPr>
        <w:spacing w:after="0"/>
        <w:rPr>
          <w:rFonts w:ascii="Times New Roman" w:hAnsi="Times New Roman" w:cs="Times New Roman"/>
          <w:bCs/>
          <w:sz w:val="28"/>
          <w:szCs w:val="28"/>
        </w:rPr>
      </w:pPr>
    </w:p>
    <w:p w:rsidRPr="006451FC" w:rsidR="00D25EA5" w:rsidP="00486B65" w:rsidRDefault="00D25EA5" w14:paraId="707FB87C" w14:textId="77777777">
      <w:pPr>
        <w:spacing w:after="0"/>
        <w:jc w:val="center"/>
        <w:rPr>
          <w:rFonts w:ascii="Times New Roman" w:hAnsi="Times New Roman" w:cs="Times New Roman"/>
          <w:bCs/>
          <w:sz w:val="28"/>
          <w:szCs w:val="28"/>
        </w:rPr>
      </w:pPr>
    </w:p>
    <w:p w:rsidRPr="006451FC" w:rsidR="00D25EA5" w:rsidP="00486B65" w:rsidRDefault="00D25EA5" w14:paraId="6ED56528" w14:textId="0BBB2DD0">
      <w:pPr>
        <w:spacing w:after="0"/>
        <w:jc w:val="center"/>
        <w:rPr>
          <w:rFonts w:ascii="Times New Roman" w:hAnsi="Times New Roman" w:eastAsia="Arial Narrow" w:cs="Times New Roman"/>
          <w:sz w:val="28"/>
          <w:szCs w:val="28"/>
        </w:rPr>
      </w:pPr>
      <w:r w:rsidRPr="006451FC">
        <w:rPr>
          <w:rFonts w:ascii="Times New Roman" w:hAnsi="Times New Roman" w:eastAsia="Arial Narrow" w:cs="Times New Roman"/>
          <w:sz w:val="28"/>
          <w:szCs w:val="28"/>
        </w:rPr>
        <w:t xml:space="preserve">Bogotá D.C., </w:t>
      </w:r>
      <w:r w:rsidRPr="006451FC" w:rsidR="00191031">
        <w:rPr>
          <w:rFonts w:ascii="Times New Roman" w:hAnsi="Times New Roman" w:eastAsia="Arial Narrow" w:cs="Times New Roman"/>
          <w:sz w:val="28"/>
          <w:szCs w:val="28"/>
        </w:rPr>
        <w:t>octubre de 2025</w:t>
      </w:r>
    </w:p>
    <w:p w:rsidRPr="006451FC" w:rsidR="00762703" w:rsidP="00486B65" w:rsidRDefault="00762703" w14:paraId="6764E838" w14:textId="77777777">
      <w:pPr>
        <w:spacing w:after="0"/>
        <w:jc w:val="center"/>
        <w:rPr>
          <w:rFonts w:ascii="Times New Roman" w:hAnsi="Times New Roman" w:eastAsia="Arial Narrow" w:cs="Times New Roman"/>
          <w:sz w:val="28"/>
          <w:szCs w:val="28"/>
        </w:rPr>
      </w:pPr>
    </w:p>
    <w:p w:rsidRPr="006451FC" w:rsidR="00D25EA5" w:rsidP="0089281E" w:rsidRDefault="00854B33" w14:paraId="693F1E30" w14:textId="01A0DB41">
      <w:pPr>
        <w:jc w:val="center"/>
        <w:rPr>
          <w:rFonts w:ascii="Times New Roman" w:hAnsi="Times New Roman" w:eastAsia="Arial Narrow" w:cs="Times New Roman"/>
          <w:b/>
          <w:color w:val="000000"/>
          <w:sz w:val="24"/>
          <w:szCs w:val="24"/>
        </w:rPr>
      </w:pPr>
      <w:r w:rsidRPr="006451FC">
        <w:rPr>
          <w:rFonts w:ascii="Times New Roman" w:hAnsi="Times New Roman" w:eastAsia="Arial Narrow" w:cs="Times New Roman"/>
          <w:b/>
          <w:color w:val="000000"/>
          <w:sz w:val="24"/>
          <w:szCs w:val="24"/>
        </w:rPr>
        <w:br w:type="page"/>
      </w:r>
      <w:r w:rsidRPr="006451FC" w:rsidR="00D25EA5">
        <w:rPr>
          <w:rFonts w:ascii="Times New Roman" w:hAnsi="Times New Roman" w:eastAsia="Arial Narrow" w:cs="Times New Roman"/>
          <w:b/>
          <w:color w:val="000000"/>
          <w:sz w:val="24"/>
          <w:szCs w:val="24"/>
        </w:rPr>
        <w:t>UNIVERSIDAD DISTRITAL FRANCISCO JOSÉ DE CALDAS</w:t>
      </w:r>
    </w:p>
    <w:p w:rsidRPr="006451FC" w:rsidR="00DF5B07" w:rsidP="00486B65" w:rsidRDefault="00DF5B07" w14:paraId="4C3D915E" w14:textId="77777777">
      <w:pPr>
        <w:spacing w:after="0" w:line="346" w:lineRule="exact"/>
        <w:jc w:val="center"/>
        <w:rPr>
          <w:rFonts w:ascii="Times New Roman" w:hAnsi="Times New Roman" w:eastAsia="Arial Narrow" w:cs="Times New Roman"/>
          <w:b/>
          <w:color w:val="000000"/>
          <w:sz w:val="24"/>
          <w:szCs w:val="24"/>
        </w:rPr>
      </w:pPr>
    </w:p>
    <w:p w:rsidRPr="006451FC" w:rsidR="00C00EBD" w:rsidP="00854B33" w:rsidRDefault="00C00EBD" w14:paraId="1510E913" w14:textId="77777777">
      <w:pPr>
        <w:spacing w:line="276" w:lineRule="auto"/>
        <w:rPr>
          <w:rFonts w:ascii="Times New Roman" w:hAnsi="Times New Roman" w:cs="Times New Roman"/>
          <w:b/>
          <w:sz w:val="24"/>
          <w:szCs w:val="24"/>
        </w:rPr>
      </w:pPr>
      <w:r w:rsidRPr="006451FC">
        <w:rPr>
          <w:rFonts w:ascii="Times New Roman" w:hAnsi="Times New Roman" w:cs="Times New Roman"/>
          <w:bCs/>
          <w:sz w:val="24"/>
          <w:szCs w:val="24"/>
        </w:rPr>
        <w:t>Giovanny Mauricio Tarazona Bermúdez</w:t>
      </w:r>
      <w:r w:rsidRPr="006451FC">
        <w:rPr>
          <w:rFonts w:ascii="Times New Roman" w:hAnsi="Times New Roman" w:cs="Times New Roman"/>
          <w:bCs/>
          <w:sz w:val="24"/>
          <w:szCs w:val="24"/>
        </w:rPr>
        <w:br/>
      </w:r>
      <w:r w:rsidRPr="006451FC">
        <w:rPr>
          <w:rFonts w:ascii="Times New Roman" w:hAnsi="Times New Roman" w:cs="Times New Roman"/>
          <w:b/>
          <w:sz w:val="24"/>
          <w:szCs w:val="24"/>
        </w:rPr>
        <w:t xml:space="preserve">Rector </w:t>
      </w:r>
    </w:p>
    <w:p w:rsidRPr="006451FC" w:rsidR="00C00EBD" w:rsidP="6BBB1636" w:rsidRDefault="0089281E" w14:paraId="44CA30A1" w14:textId="7D6EE92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José Ignacio Rodríguez Molano</w:t>
      </w:r>
      <w:r w:rsidRPr="006451FC" w:rsidR="00C00EBD">
        <w:rPr>
          <w:rFonts w:ascii="Times New Roman" w:hAnsi="Times New Roman" w:cs="Times New Roman"/>
        </w:rPr>
        <w:br/>
      </w:r>
      <w:r w:rsidRPr="006451FC" w:rsidR="00C00EBD">
        <w:rPr>
          <w:rFonts w:ascii="Times New Roman" w:hAnsi="Times New Roman" w:cs="Times New Roman"/>
          <w:b/>
          <w:bCs/>
          <w:sz w:val="24"/>
          <w:szCs w:val="24"/>
        </w:rPr>
        <w:t>Vicerrector Académico</w:t>
      </w:r>
    </w:p>
    <w:p w:rsidRPr="006451FC" w:rsidR="00C00EBD" w:rsidP="00854B33" w:rsidRDefault="0089281E" w14:paraId="1BB86935" w14:textId="4B9A237C">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Edilberto Suárez Torres</w:t>
      </w:r>
      <w:r w:rsidRPr="006451FC" w:rsidR="00C00EBD">
        <w:rPr>
          <w:rFonts w:ascii="Times New Roman" w:hAnsi="Times New Roman" w:cs="Times New Roman"/>
        </w:rPr>
        <w:br/>
      </w:r>
      <w:r w:rsidRPr="006451FC" w:rsidR="00C00EBD">
        <w:rPr>
          <w:rFonts w:ascii="Times New Roman" w:hAnsi="Times New Roman" w:cs="Times New Roman"/>
          <w:b/>
          <w:bCs/>
          <w:sz w:val="24"/>
          <w:szCs w:val="24"/>
        </w:rPr>
        <w:t>Decano Facultad Ingeniería</w:t>
      </w:r>
    </w:p>
    <w:p w:rsidRPr="006451FC" w:rsidR="00C00EBD" w:rsidP="6BBB1636" w:rsidRDefault="00C00EBD" w14:paraId="0CA8CC21" w14:textId="520665C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Roberto Albeiro Pava Diaz</w:t>
      </w:r>
      <w:r w:rsidRPr="006451FC">
        <w:rPr>
          <w:rFonts w:ascii="Times New Roman" w:hAnsi="Times New Roman" w:cs="Times New Roman"/>
        </w:rPr>
        <w:br/>
      </w:r>
      <w:r w:rsidRPr="006451FC">
        <w:rPr>
          <w:rFonts w:ascii="Times New Roman" w:hAnsi="Times New Roman" w:cs="Times New Roman"/>
          <w:b/>
          <w:bCs/>
          <w:sz w:val="24"/>
          <w:szCs w:val="24"/>
        </w:rPr>
        <w:t>Coordinador de</w:t>
      </w:r>
      <w:r w:rsidRPr="006451FC" w:rsidR="0089281E">
        <w:rPr>
          <w:rFonts w:ascii="Times New Roman" w:hAnsi="Times New Roman" w:cs="Times New Roman"/>
          <w:b/>
          <w:bCs/>
          <w:sz w:val="24"/>
          <w:szCs w:val="24"/>
        </w:rPr>
        <w:t>l Comité de</w:t>
      </w:r>
      <w:r w:rsidRPr="006451FC">
        <w:rPr>
          <w:rFonts w:ascii="Times New Roman" w:hAnsi="Times New Roman" w:cs="Times New Roman"/>
          <w:b/>
          <w:bCs/>
          <w:sz w:val="24"/>
          <w:szCs w:val="24"/>
        </w:rPr>
        <w:t xml:space="preserve"> Currículo y Calidad </w:t>
      </w:r>
      <w:r w:rsidRPr="006451FC" w:rsidR="0089281E">
        <w:rPr>
          <w:rFonts w:ascii="Times New Roman" w:hAnsi="Times New Roman" w:cs="Times New Roman"/>
          <w:b/>
          <w:bCs/>
          <w:sz w:val="24"/>
          <w:szCs w:val="24"/>
        </w:rPr>
        <w:t xml:space="preserve">de Posgrados </w:t>
      </w:r>
      <w:r w:rsidRPr="006451FC">
        <w:rPr>
          <w:rFonts w:ascii="Times New Roman" w:hAnsi="Times New Roman" w:cs="Times New Roman"/>
        </w:rPr>
        <w:br/>
      </w:r>
      <w:r w:rsidRPr="006451FC">
        <w:rPr>
          <w:rFonts w:ascii="Times New Roman" w:hAnsi="Times New Roman" w:cs="Times New Roman"/>
          <w:b/>
          <w:bCs/>
          <w:sz w:val="24"/>
          <w:szCs w:val="24"/>
        </w:rPr>
        <w:t>Facultad de Ingeniería</w:t>
      </w:r>
    </w:p>
    <w:p w:rsidRPr="006451FC" w:rsidR="00C00EBD" w:rsidP="0089281E" w:rsidRDefault="00421C81" w14:paraId="42ABD878" w14:textId="2108B8F5">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Álvaro</w:t>
      </w:r>
      <w:r w:rsidRPr="006451FC" w:rsidR="00C00EBD">
        <w:rPr>
          <w:rFonts w:ascii="Times New Roman" w:hAnsi="Times New Roman" w:cs="Times New Roman"/>
          <w:sz w:val="24"/>
          <w:szCs w:val="24"/>
        </w:rPr>
        <w:t xml:space="preserve"> Enrique Ortiz Dávila</w:t>
      </w:r>
      <w:r w:rsidRPr="006451FC">
        <w:rPr>
          <w:rFonts w:ascii="Times New Roman" w:hAnsi="Times New Roman" w:cs="Times New Roman"/>
        </w:rPr>
        <w:br/>
      </w:r>
      <w:r w:rsidRPr="006451FC" w:rsidR="00C00EBD">
        <w:rPr>
          <w:rFonts w:ascii="Times New Roman" w:hAnsi="Times New Roman" w:cs="Times New Roman"/>
          <w:b/>
          <w:bCs/>
          <w:sz w:val="24"/>
          <w:szCs w:val="24"/>
        </w:rPr>
        <w:t xml:space="preserve">Coordinador Proyecto Curricular Maestría en </w:t>
      </w:r>
      <w:r w:rsidRPr="006451FC" w:rsidR="0089281E">
        <w:rPr>
          <w:rFonts w:ascii="Times New Roman" w:hAnsi="Times New Roman" w:cs="Times New Roman"/>
          <w:b/>
          <w:bCs/>
          <w:sz w:val="24"/>
          <w:szCs w:val="24"/>
        </w:rPr>
        <w:t>C</w:t>
      </w:r>
      <w:r w:rsidRPr="006451FC" w:rsidR="00C00EBD">
        <w:rPr>
          <w:rFonts w:ascii="Times New Roman" w:hAnsi="Times New Roman" w:cs="Times New Roman"/>
          <w:b/>
          <w:bCs/>
          <w:sz w:val="24"/>
          <w:szCs w:val="24"/>
        </w:rPr>
        <w:t xml:space="preserve">iencias de la </w:t>
      </w:r>
      <w:r w:rsidRPr="006451FC" w:rsidR="0089281E">
        <w:rPr>
          <w:rFonts w:ascii="Times New Roman" w:hAnsi="Times New Roman" w:cs="Times New Roman"/>
          <w:b/>
          <w:bCs/>
          <w:sz w:val="24"/>
          <w:szCs w:val="24"/>
        </w:rPr>
        <w:t>I</w:t>
      </w:r>
      <w:r w:rsidRPr="006451FC" w:rsidR="00C00EBD">
        <w:rPr>
          <w:rFonts w:ascii="Times New Roman" w:hAnsi="Times New Roman" w:cs="Times New Roman"/>
          <w:b/>
          <w:bCs/>
          <w:sz w:val="24"/>
          <w:szCs w:val="24"/>
        </w:rPr>
        <w:t xml:space="preserve">nformación y las </w:t>
      </w:r>
      <w:r w:rsidRPr="006451FC" w:rsidR="0089281E">
        <w:rPr>
          <w:rFonts w:ascii="Times New Roman" w:hAnsi="Times New Roman" w:cs="Times New Roman"/>
          <w:b/>
          <w:bCs/>
          <w:sz w:val="24"/>
          <w:szCs w:val="24"/>
        </w:rPr>
        <w:t>C</w:t>
      </w:r>
      <w:r w:rsidRPr="006451FC" w:rsidR="00C00EBD">
        <w:rPr>
          <w:rFonts w:ascii="Times New Roman" w:hAnsi="Times New Roman" w:cs="Times New Roman"/>
          <w:b/>
          <w:bCs/>
          <w:sz w:val="24"/>
          <w:szCs w:val="24"/>
        </w:rPr>
        <w:t>omunicaciones</w:t>
      </w:r>
    </w:p>
    <w:p w:rsidRPr="006451FC" w:rsidR="00C00EBD" w:rsidP="00486B65" w:rsidRDefault="00C00EBD" w14:paraId="559C3C33" w14:textId="77777777">
      <w:pPr>
        <w:spacing w:after="0" w:line="346" w:lineRule="exact"/>
        <w:rPr>
          <w:rFonts w:ascii="Times New Roman" w:hAnsi="Times New Roman" w:cs="Times New Roman"/>
          <w:color w:val="4D5156"/>
          <w:sz w:val="24"/>
          <w:szCs w:val="24"/>
          <w:shd w:val="clear" w:color="auto" w:fill="FFFFFF"/>
        </w:rPr>
      </w:pPr>
    </w:p>
    <w:p w:rsidRPr="006451FC" w:rsidR="0089281E" w:rsidP="00486B65" w:rsidRDefault="0089281E" w14:paraId="472B44BC" w14:textId="77777777">
      <w:pPr>
        <w:spacing w:after="0" w:line="346" w:lineRule="exact"/>
        <w:rPr>
          <w:rFonts w:ascii="Times New Roman" w:hAnsi="Times New Roman" w:cs="Times New Roman"/>
          <w:color w:val="4D5156"/>
          <w:sz w:val="24"/>
          <w:szCs w:val="24"/>
          <w:shd w:val="clear" w:color="auto" w:fill="FFFFFF"/>
        </w:rPr>
      </w:pPr>
    </w:p>
    <w:p w:rsidRPr="006451FC" w:rsidR="0089281E" w:rsidP="00486B65" w:rsidRDefault="0089281E" w14:paraId="1C493690" w14:textId="77777777">
      <w:pPr>
        <w:spacing w:after="0" w:line="346" w:lineRule="exact"/>
        <w:rPr>
          <w:rFonts w:ascii="Times New Roman" w:hAnsi="Times New Roman" w:cs="Times New Roman"/>
          <w:color w:val="4D5156"/>
          <w:sz w:val="24"/>
          <w:szCs w:val="24"/>
          <w:shd w:val="clear" w:color="auto" w:fill="FFFFFF"/>
        </w:rPr>
      </w:pPr>
    </w:p>
    <w:p w:rsidRPr="006451FC" w:rsidR="00C00EBD" w:rsidP="00486B65" w:rsidRDefault="00C00EBD" w14:paraId="65BE4ABD" w14:textId="77777777">
      <w:pPr>
        <w:spacing w:after="0" w:line="346" w:lineRule="exact"/>
        <w:jc w:val="center"/>
        <w:rPr>
          <w:rFonts w:ascii="Times New Roman" w:hAnsi="Times New Roman" w:cs="Times New Roman"/>
          <w:b/>
          <w:sz w:val="24"/>
          <w:szCs w:val="24"/>
        </w:rPr>
      </w:pPr>
      <w:r w:rsidRPr="006451FC">
        <w:rPr>
          <w:rFonts w:ascii="Times New Roman" w:hAnsi="Times New Roman" w:cs="Times New Roman"/>
          <w:b/>
          <w:sz w:val="24"/>
          <w:szCs w:val="24"/>
        </w:rPr>
        <w:t xml:space="preserve">CONSEJO CURRICULAR DEL PROYECTO CURRICULAR </w:t>
      </w:r>
    </w:p>
    <w:p w:rsidRPr="006451FC" w:rsidR="00C00EBD" w:rsidP="00486B65" w:rsidRDefault="00C00EBD" w14:paraId="2EA66822" w14:textId="77777777">
      <w:pPr>
        <w:spacing w:after="0" w:line="346" w:lineRule="exact"/>
        <w:jc w:val="center"/>
        <w:rPr>
          <w:rFonts w:ascii="Times New Roman" w:hAnsi="Times New Roman" w:cs="Times New Roman"/>
          <w:bCs/>
          <w:sz w:val="24"/>
          <w:szCs w:val="24"/>
        </w:rPr>
      </w:pPr>
    </w:p>
    <w:p w:rsidRPr="006451FC" w:rsidR="00C00EBD" w:rsidP="00854B33" w:rsidRDefault="00C00EBD" w14:paraId="40F5B073" w14:textId="77777777">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Álvaro Enrique Ortiz Dávila</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Presidente del Consejo Curricular</w:t>
      </w:r>
      <w:r w:rsidRPr="006451FC">
        <w:rPr>
          <w:rFonts w:ascii="Times New Roman" w:hAnsi="Times New Roman" w:cs="Times New Roman"/>
          <w:bCs/>
          <w:sz w:val="24"/>
          <w:szCs w:val="24"/>
          <w:shd w:val="clear" w:color="auto" w:fill="FFFFFF"/>
        </w:rPr>
        <w:t xml:space="preserve"> </w:t>
      </w:r>
    </w:p>
    <w:p w:rsidRPr="006451FC" w:rsidR="00C00EBD" w:rsidP="00854B33" w:rsidRDefault="00C00EBD" w14:paraId="2C7F0C49" w14:textId="1DCC56A8">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Leonardo Plazas Nossa</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Pr="006451FC" w:rsidR="0089281E">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rsidRPr="006451FC" w:rsidR="00C00EBD" w:rsidP="00854B33" w:rsidRDefault="00C00EBD" w14:paraId="21072490" w14:textId="01CB3602">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Andrés Leonardo Jutinico</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Pr="006451FC" w:rsidR="0089281E">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rsidRPr="006451FC" w:rsidR="00C00EBD" w:rsidP="00854B33" w:rsidRDefault="00C00EBD" w14:paraId="1FCDA9BC" w14:textId="13BADF47">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 xml:space="preserve">Esteban Ricardo Higuera Villalba </w:t>
      </w:r>
      <w:r w:rsidRPr="006451FC" w:rsidR="0089281E">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Representante Estudiantil – Metodología Investigación</w:t>
      </w:r>
    </w:p>
    <w:p w:rsidRPr="006451FC" w:rsidR="00C00EBD" w:rsidP="00854B33" w:rsidRDefault="00C00EBD" w14:paraId="24EA408B" w14:textId="77777777">
      <w:pPr>
        <w:spacing w:line="240" w:lineRule="auto"/>
        <w:rPr>
          <w:rFonts w:ascii="Times New Roman" w:hAnsi="Times New Roman" w:cs="Times New Roman"/>
          <w:b/>
          <w:sz w:val="24"/>
          <w:szCs w:val="24"/>
        </w:rPr>
      </w:pPr>
    </w:p>
    <w:p w:rsidRPr="006451FC" w:rsidR="00C00EBD" w:rsidP="00854B33" w:rsidRDefault="00C00EBD" w14:paraId="49BACCEB" w14:textId="77777777">
      <w:pPr>
        <w:spacing w:line="240" w:lineRule="auto"/>
        <w:rPr>
          <w:rFonts w:ascii="Times New Roman" w:hAnsi="Times New Roman" w:cs="Times New Roman"/>
          <w:sz w:val="24"/>
          <w:szCs w:val="24"/>
          <w:shd w:val="clear" w:color="auto" w:fill="FFFFFF"/>
        </w:rPr>
      </w:pPr>
      <w:r w:rsidRPr="006451FC">
        <w:rPr>
          <w:rFonts w:ascii="Times New Roman" w:hAnsi="Times New Roman" w:cs="Times New Roman"/>
          <w:color w:val="262626"/>
          <w:sz w:val="24"/>
          <w:szCs w:val="24"/>
        </w:rPr>
        <w:t>Alison Katherine Rubiano Suarez</w:t>
      </w:r>
      <w:r w:rsidRPr="006451FC">
        <w:rPr>
          <w:rFonts w:ascii="Times New Roman" w:hAnsi="Times New Roman" w:cs="Times New Roman"/>
          <w:b/>
          <w:bCs/>
          <w:color w:val="262626"/>
          <w:sz w:val="24"/>
          <w:szCs w:val="24"/>
        </w:rPr>
        <w:br/>
      </w:r>
      <w:r w:rsidRPr="006451FC">
        <w:rPr>
          <w:rFonts w:ascii="Times New Roman" w:hAnsi="Times New Roman" w:cs="Times New Roman"/>
          <w:b/>
          <w:bCs/>
          <w:sz w:val="24"/>
          <w:szCs w:val="24"/>
          <w:shd w:val="clear" w:color="auto" w:fill="FFFFFF"/>
        </w:rPr>
        <w:t>Asistente del Proyecto Curricular</w:t>
      </w:r>
      <w:r w:rsidRPr="006451FC">
        <w:rPr>
          <w:rFonts w:ascii="Times New Roman" w:hAnsi="Times New Roman" w:cs="Times New Roman"/>
          <w:sz w:val="24"/>
          <w:szCs w:val="24"/>
          <w:shd w:val="clear" w:color="auto" w:fill="FFFFFF"/>
        </w:rPr>
        <w:t xml:space="preserve">  </w:t>
      </w:r>
    </w:p>
    <w:p w:rsidRPr="006451FC" w:rsidR="00C00EBD" w:rsidP="00486B65" w:rsidRDefault="00C00EBD" w14:paraId="1E542499" w14:textId="77777777">
      <w:pPr>
        <w:spacing w:after="0"/>
        <w:jc w:val="both"/>
        <w:rPr>
          <w:rFonts w:ascii="Times New Roman" w:hAnsi="Times New Roman" w:cs="Times New Roman"/>
          <w:b/>
          <w:bCs/>
          <w:sz w:val="28"/>
          <w:szCs w:val="28"/>
          <w:lang w:eastAsia="es-CO"/>
        </w:rPr>
      </w:pPr>
    </w:p>
    <w:p w:rsidR="00D25EA5" w:rsidP="7E172A74" w:rsidRDefault="00D25EA5" w14:paraId="2B4F4491" w14:textId="798BC14E">
      <w:pPr>
        <w:spacing w:after="0" w:line="240" w:lineRule="auto"/>
        <w:rPr>
          <w:rFonts w:ascii="Times New Roman" w:hAnsi="Times New Roman" w:cs="Times New Roman"/>
          <w:b/>
          <w:bCs/>
          <w:sz w:val="24"/>
          <w:szCs w:val="24"/>
          <w:lang w:eastAsia="es-CO"/>
        </w:rPr>
      </w:pPr>
    </w:p>
    <w:p w:rsidR="00901F34" w:rsidP="7E172A74" w:rsidRDefault="00901F34" w14:paraId="0183C9F2" w14:textId="37E6FF17">
      <w:pPr>
        <w:spacing w:after="0" w:line="240" w:lineRule="auto"/>
        <w:rPr>
          <w:rFonts w:ascii="Times New Roman" w:hAnsi="Times New Roman" w:cs="Times New Roman"/>
          <w:b/>
          <w:bCs/>
          <w:sz w:val="24"/>
          <w:szCs w:val="24"/>
          <w:lang w:eastAsia="es-CO"/>
        </w:rPr>
      </w:pPr>
    </w:p>
    <w:p w:rsidRPr="006451FC" w:rsidR="00901F34" w:rsidP="7E172A74" w:rsidRDefault="00901F34" w14:paraId="33D4D559" w14:textId="77777777">
      <w:pPr>
        <w:spacing w:after="0" w:line="240" w:lineRule="auto"/>
        <w:rPr>
          <w:rFonts w:ascii="Times New Roman" w:hAnsi="Times New Roman" w:cs="Times New Roman"/>
          <w:b/>
          <w:bCs/>
          <w:sz w:val="24"/>
          <w:szCs w:val="24"/>
          <w:lang w:eastAsia="es-CO"/>
        </w:rPr>
      </w:pPr>
    </w:p>
    <w:p w:rsidRPr="006451FC" w:rsidR="00D25EA5" w:rsidP="00486B65" w:rsidRDefault="00D25EA5" w14:paraId="1B06290C" w14:textId="77777777">
      <w:pPr>
        <w:spacing w:after="0"/>
        <w:jc w:val="both"/>
        <w:rPr>
          <w:rFonts w:ascii="Times New Roman" w:hAnsi="Times New Roman" w:cs="Times New Roman"/>
          <w:b/>
          <w:bCs/>
          <w:sz w:val="28"/>
          <w:szCs w:val="28"/>
          <w:lang w:eastAsia="es-CO"/>
        </w:rPr>
      </w:pPr>
    </w:p>
    <w:p w:rsidRPr="006451FC" w:rsidR="00D25EA5" w:rsidP="00486B65" w:rsidRDefault="00D25EA5" w14:paraId="566177F1" w14:textId="77777777">
      <w:pPr>
        <w:spacing w:after="0"/>
        <w:jc w:val="both"/>
        <w:rPr>
          <w:rFonts w:ascii="Times New Roman" w:hAnsi="Times New Roman" w:cs="Times New Roman"/>
          <w:b/>
          <w:bCs/>
          <w:sz w:val="28"/>
          <w:szCs w:val="28"/>
          <w:lang w:eastAsia="es-CO"/>
        </w:rPr>
      </w:pPr>
    </w:p>
    <w:p w:rsidRPr="006451FC" w:rsidR="006E52D7" w:rsidP="00486B65" w:rsidRDefault="006E52D7" w14:paraId="5DC97BF7" w14:textId="4C5CD98F">
      <w:pPr>
        <w:spacing w:after="0"/>
        <w:jc w:val="both"/>
        <w:rPr>
          <w:rFonts w:ascii="Times New Roman" w:hAnsi="Times New Roman" w:cs="Times New Roman"/>
          <w:b/>
          <w:bCs/>
          <w:sz w:val="28"/>
          <w:szCs w:val="28"/>
          <w:lang w:eastAsia="es-CO"/>
        </w:rPr>
      </w:pPr>
      <w:bookmarkStart w:name="_GoBack" w:id="0"/>
      <w:bookmarkEnd w:id="0"/>
    </w:p>
    <w:sdt>
      <w:sdtPr>
        <w:id w:val="-1802532249"/>
        <w:docPartObj>
          <w:docPartGallery w:val="Table of Contents"/>
          <w:docPartUnique/>
        </w:docPartObj>
        <w:rPr>
          <w:rFonts w:eastAsia="ＭＳ 明朝" w:cs="Times New Roman" w:eastAsiaTheme="minorEastAsia"/>
          <w:b w:val="0"/>
          <w:bCs w:val="0"/>
          <w:sz w:val="24"/>
          <w:szCs w:val="24"/>
          <w:lang w:val="es-ES" w:eastAsia="en-US"/>
        </w:rPr>
      </w:sdtPr>
      <w:sdtEndPr>
        <w:rPr>
          <w:rFonts w:eastAsia="ＭＳ 明朝" w:cs="Times New Roman" w:eastAsiaTheme="minorEastAsia"/>
          <w:b w:val="0"/>
          <w:bCs w:val="0"/>
          <w:sz w:val="22"/>
          <w:szCs w:val="22"/>
          <w:lang w:val="es-ES" w:eastAsia="en-US"/>
        </w:rPr>
      </w:sdtEndPr>
      <w:sdtContent>
        <w:p w:rsidRPr="006451FC" w:rsidR="00743DF9" w:rsidP="00ED04DE" w:rsidRDefault="00743DF9" w14:paraId="0E8B4EB1" w14:textId="08C1CB55">
          <w:pPr>
            <w:pStyle w:val="TtuloTDC"/>
            <w:spacing w:line="240" w:lineRule="auto"/>
            <w:rPr>
              <w:rFonts w:cs="Times New Roman"/>
              <w:sz w:val="24"/>
              <w:szCs w:val="22"/>
            </w:rPr>
          </w:pPr>
          <w:r w:rsidRPr="006451FC">
            <w:rPr>
              <w:rFonts w:cs="Times New Roman"/>
              <w:sz w:val="24"/>
              <w:szCs w:val="22"/>
              <w:lang w:val="es-ES"/>
            </w:rPr>
            <w:t>Contenido</w:t>
          </w:r>
        </w:p>
        <w:p w:rsidR="00F57958" w:rsidRDefault="00B419F9" w14:paraId="57284817" w14:textId="127C978C">
          <w:pPr>
            <w:pStyle w:val="TDC1"/>
            <w:rPr>
              <w:rFonts w:asciiTheme="minorHAnsi" w:hAnsiTheme="minorHAnsi" w:eastAsiaTheme="minorEastAsia" w:cstheme="minorBidi"/>
              <w:b w:val="0"/>
              <w:bCs w:val="0"/>
              <w:lang w:val="es-CO" w:eastAsia="es-CO"/>
            </w:rPr>
          </w:pPr>
          <w:r w:rsidRPr="006451FC">
            <w:rPr>
              <w:b w:val="0"/>
            </w:rPr>
            <w:fldChar w:fldCharType="begin"/>
          </w:r>
          <w:r w:rsidRPr="006451FC" w:rsidR="00743DF9">
            <w:rPr>
              <w:b w:val="0"/>
            </w:rPr>
            <w:instrText xml:space="preserve"> TOC \o "1-3" \h \z \u </w:instrText>
          </w:r>
          <w:r w:rsidRPr="006451FC">
            <w:rPr>
              <w:b w:val="0"/>
            </w:rPr>
            <w:fldChar w:fldCharType="separate"/>
          </w:r>
          <w:hyperlink w:history="1" w:anchor="_Toc211321905">
            <w:r w:rsidRPr="00B80141" w:rsidR="00F57958">
              <w:rPr>
                <w:rStyle w:val="Hipervnculo"/>
              </w:rPr>
              <w:t>Introducción</w:t>
            </w:r>
            <w:r w:rsidR="00F57958">
              <w:rPr>
                <w:webHidden/>
              </w:rPr>
              <w:tab/>
            </w:r>
            <w:r w:rsidR="00F57958">
              <w:rPr>
                <w:webHidden/>
              </w:rPr>
              <w:fldChar w:fldCharType="begin"/>
            </w:r>
            <w:r w:rsidR="00F57958">
              <w:rPr>
                <w:webHidden/>
              </w:rPr>
              <w:instrText xml:space="preserve"> PAGEREF _Toc211321905 \h </w:instrText>
            </w:r>
            <w:r w:rsidR="00F57958">
              <w:rPr>
                <w:webHidden/>
              </w:rPr>
            </w:r>
            <w:r w:rsidR="00F57958">
              <w:rPr>
                <w:webHidden/>
              </w:rPr>
              <w:fldChar w:fldCharType="separate"/>
            </w:r>
            <w:r w:rsidR="00F57958">
              <w:rPr>
                <w:webHidden/>
              </w:rPr>
              <w:t>8</w:t>
            </w:r>
            <w:r w:rsidR="00F57958">
              <w:rPr>
                <w:webHidden/>
              </w:rPr>
              <w:fldChar w:fldCharType="end"/>
            </w:r>
          </w:hyperlink>
        </w:p>
        <w:p w:rsidR="00F57958" w:rsidRDefault="00F57958" w14:paraId="3F6283A1" w14:textId="77FE403F">
          <w:pPr>
            <w:pStyle w:val="TDC2"/>
            <w:tabs>
              <w:tab w:val="right" w:leader="dot" w:pos="9016"/>
            </w:tabs>
            <w:rPr>
              <w:rFonts w:eastAsiaTheme="minorEastAsia"/>
              <w:noProof/>
              <w:lang w:val="es-CO" w:eastAsia="es-CO"/>
            </w:rPr>
          </w:pPr>
          <w:hyperlink w:history="1" w:anchor="_Toc211321906">
            <w:r w:rsidRPr="00B80141">
              <w:rPr>
                <w:rStyle w:val="Hipervnculo"/>
                <w:rFonts w:cs="Times New Roman"/>
                <w:noProof/>
              </w:rPr>
              <w:t>Reseña Institucional</w:t>
            </w:r>
            <w:r>
              <w:rPr>
                <w:noProof/>
                <w:webHidden/>
              </w:rPr>
              <w:tab/>
            </w:r>
            <w:r>
              <w:rPr>
                <w:noProof/>
                <w:webHidden/>
              </w:rPr>
              <w:fldChar w:fldCharType="begin"/>
            </w:r>
            <w:r>
              <w:rPr>
                <w:noProof/>
                <w:webHidden/>
              </w:rPr>
              <w:instrText xml:space="preserve"> PAGEREF _Toc211321906 \h </w:instrText>
            </w:r>
            <w:r>
              <w:rPr>
                <w:noProof/>
                <w:webHidden/>
              </w:rPr>
            </w:r>
            <w:r>
              <w:rPr>
                <w:noProof/>
                <w:webHidden/>
              </w:rPr>
              <w:fldChar w:fldCharType="separate"/>
            </w:r>
            <w:r>
              <w:rPr>
                <w:noProof/>
                <w:webHidden/>
              </w:rPr>
              <w:t>9</w:t>
            </w:r>
            <w:r>
              <w:rPr>
                <w:noProof/>
                <w:webHidden/>
              </w:rPr>
              <w:fldChar w:fldCharType="end"/>
            </w:r>
          </w:hyperlink>
        </w:p>
        <w:p w:rsidR="00F57958" w:rsidRDefault="00F57958" w14:paraId="41609932" w14:textId="2A628B47">
          <w:pPr>
            <w:pStyle w:val="TDC2"/>
            <w:tabs>
              <w:tab w:val="right" w:leader="dot" w:pos="9016"/>
            </w:tabs>
            <w:rPr>
              <w:rFonts w:eastAsiaTheme="minorEastAsia"/>
              <w:noProof/>
              <w:lang w:val="es-CO" w:eastAsia="es-CO"/>
            </w:rPr>
          </w:pPr>
          <w:hyperlink w:history="1" w:anchor="_Toc211321907">
            <w:r w:rsidRPr="00B80141">
              <w:rPr>
                <w:rStyle w:val="Hipervnculo"/>
                <w:rFonts w:cs="Times New Roman"/>
                <w:noProof/>
              </w:rPr>
              <w:t>Misión</w:t>
            </w:r>
            <w:r>
              <w:rPr>
                <w:noProof/>
                <w:webHidden/>
              </w:rPr>
              <w:tab/>
            </w:r>
            <w:r>
              <w:rPr>
                <w:noProof/>
                <w:webHidden/>
              </w:rPr>
              <w:fldChar w:fldCharType="begin"/>
            </w:r>
            <w:r>
              <w:rPr>
                <w:noProof/>
                <w:webHidden/>
              </w:rPr>
              <w:instrText xml:space="preserve"> PAGEREF _Toc211321907 \h </w:instrText>
            </w:r>
            <w:r>
              <w:rPr>
                <w:noProof/>
                <w:webHidden/>
              </w:rPr>
            </w:r>
            <w:r>
              <w:rPr>
                <w:noProof/>
                <w:webHidden/>
              </w:rPr>
              <w:fldChar w:fldCharType="separate"/>
            </w:r>
            <w:r>
              <w:rPr>
                <w:noProof/>
                <w:webHidden/>
              </w:rPr>
              <w:t>10</w:t>
            </w:r>
            <w:r>
              <w:rPr>
                <w:noProof/>
                <w:webHidden/>
              </w:rPr>
              <w:fldChar w:fldCharType="end"/>
            </w:r>
          </w:hyperlink>
        </w:p>
        <w:p w:rsidR="00F57958" w:rsidRDefault="00F57958" w14:paraId="31E1E79C" w14:textId="2461C92C">
          <w:pPr>
            <w:pStyle w:val="TDC2"/>
            <w:tabs>
              <w:tab w:val="right" w:leader="dot" w:pos="9016"/>
            </w:tabs>
            <w:rPr>
              <w:rFonts w:eastAsiaTheme="minorEastAsia"/>
              <w:noProof/>
              <w:lang w:val="es-CO" w:eastAsia="es-CO"/>
            </w:rPr>
          </w:pPr>
          <w:hyperlink w:history="1" w:anchor="_Toc211321908">
            <w:r w:rsidRPr="00B80141">
              <w:rPr>
                <w:rStyle w:val="Hipervnculo"/>
                <w:rFonts w:cs="Times New Roman"/>
                <w:noProof/>
              </w:rPr>
              <w:t>Visión</w:t>
            </w:r>
            <w:r>
              <w:rPr>
                <w:noProof/>
                <w:webHidden/>
              </w:rPr>
              <w:tab/>
            </w:r>
            <w:r>
              <w:rPr>
                <w:noProof/>
                <w:webHidden/>
              </w:rPr>
              <w:fldChar w:fldCharType="begin"/>
            </w:r>
            <w:r>
              <w:rPr>
                <w:noProof/>
                <w:webHidden/>
              </w:rPr>
              <w:instrText xml:space="preserve"> PAGEREF _Toc211321908 \h </w:instrText>
            </w:r>
            <w:r>
              <w:rPr>
                <w:noProof/>
                <w:webHidden/>
              </w:rPr>
            </w:r>
            <w:r>
              <w:rPr>
                <w:noProof/>
                <w:webHidden/>
              </w:rPr>
              <w:fldChar w:fldCharType="separate"/>
            </w:r>
            <w:r>
              <w:rPr>
                <w:noProof/>
                <w:webHidden/>
              </w:rPr>
              <w:t>10</w:t>
            </w:r>
            <w:r>
              <w:rPr>
                <w:noProof/>
                <w:webHidden/>
              </w:rPr>
              <w:fldChar w:fldCharType="end"/>
            </w:r>
          </w:hyperlink>
        </w:p>
        <w:p w:rsidR="00F57958" w:rsidRDefault="00F57958" w14:paraId="427F1A59" w14:textId="5827AAB4">
          <w:pPr>
            <w:pStyle w:val="TDC1"/>
            <w:rPr>
              <w:rFonts w:asciiTheme="minorHAnsi" w:hAnsiTheme="minorHAnsi" w:eastAsiaTheme="minorEastAsia" w:cstheme="minorBidi"/>
              <w:b w:val="0"/>
              <w:bCs w:val="0"/>
              <w:lang w:val="es-CO" w:eastAsia="es-CO"/>
            </w:rPr>
          </w:pPr>
          <w:hyperlink w:history="1" w:anchor="_Toc211321909">
            <w:r w:rsidRPr="00B80141">
              <w:rPr>
                <w:rStyle w:val="Hipervnculo"/>
              </w:rPr>
              <w:t>1.</w:t>
            </w:r>
            <w:r>
              <w:rPr>
                <w:rFonts w:asciiTheme="minorHAnsi" w:hAnsiTheme="minorHAnsi" w:eastAsiaTheme="minorEastAsia" w:cstheme="minorBidi"/>
                <w:b w:val="0"/>
                <w:bCs w:val="0"/>
                <w:lang w:val="es-CO" w:eastAsia="es-CO"/>
              </w:rPr>
              <w:tab/>
            </w:r>
            <w:r w:rsidRPr="00B80141">
              <w:rPr>
                <w:rStyle w:val="Hipervnculo"/>
              </w:rPr>
              <w:t>Capítulo I. Aspectos generales del proyecto curricular</w:t>
            </w:r>
            <w:r>
              <w:rPr>
                <w:webHidden/>
              </w:rPr>
              <w:tab/>
            </w:r>
            <w:r>
              <w:rPr>
                <w:webHidden/>
              </w:rPr>
              <w:fldChar w:fldCharType="begin"/>
            </w:r>
            <w:r>
              <w:rPr>
                <w:webHidden/>
              </w:rPr>
              <w:instrText xml:space="preserve"> PAGEREF _Toc211321909 \h </w:instrText>
            </w:r>
            <w:r>
              <w:rPr>
                <w:webHidden/>
              </w:rPr>
            </w:r>
            <w:r>
              <w:rPr>
                <w:webHidden/>
              </w:rPr>
              <w:fldChar w:fldCharType="separate"/>
            </w:r>
            <w:r>
              <w:rPr>
                <w:webHidden/>
              </w:rPr>
              <w:t>11</w:t>
            </w:r>
            <w:r>
              <w:rPr>
                <w:webHidden/>
              </w:rPr>
              <w:fldChar w:fldCharType="end"/>
            </w:r>
          </w:hyperlink>
        </w:p>
        <w:p w:rsidR="00F57958" w:rsidRDefault="00F57958" w14:paraId="21229789" w14:textId="2C181277">
          <w:pPr>
            <w:pStyle w:val="TDC2"/>
            <w:tabs>
              <w:tab w:val="left" w:pos="880"/>
              <w:tab w:val="right" w:leader="dot" w:pos="9016"/>
            </w:tabs>
            <w:rPr>
              <w:rFonts w:eastAsiaTheme="minorEastAsia"/>
              <w:noProof/>
              <w:lang w:val="es-CO" w:eastAsia="es-CO"/>
            </w:rPr>
          </w:pPr>
          <w:hyperlink w:history="1" w:anchor="_Toc211321910">
            <w:r w:rsidRPr="00B80141">
              <w:rPr>
                <w:rStyle w:val="Hipervnculo"/>
                <w:rFonts w:cs="Times New Roman"/>
                <w:noProof/>
              </w:rPr>
              <w:t>1.1</w:t>
            </w:r>
            <w:r>
              <w:rPr>
                <w:rFonts w:eastAsiaTheme="minorEastAsia"/>
                <w:noProof/>
                <w:lang w:val="es-CO" w:eastAsia="es-CO"/>
              </w:rPr>
              <w:tab/>
            </w:r>
            <w:r w:rsidRPr="00B80141">
              <w:rPr>
                <w:rStyle w:val="Hipervnculo"/>
                <w:rFonts w:cs="Times New Roman"/>
                <w:noProof/>
              </w:rPr>
              <w:t>Propósitos de formación del proyecto curricular</w:t>
            </w:r>
            <w:r>
              <w:rPr>
                <w:noProof/>
                <w:webHidden/>
              </w:rPr>
              <w:tab/>
            </w:r>
            <w:r>
              <w:rPr>
                <w:noProof/>
                <w:webHidden/>
              </w:rPr>
              <w:fldChar w:fldCharType="begin"/>
            </w:r>
            <w:r>
              <w:rPr>
                <w:noProof/>
                <w:webHidden/>
              </w:rPr>
              <w:instrText xml:space="preserve"> PAGEREF _Toc211321910 \h </w:instrText>
            </w:r>
            <w:r>
              <w:rPr>
                <w:noProof/>
                <w:webHidden/>
              </w:rPr>
            </w:r>
            <w:r>
              <w:rPr>
                <w:noProof/>
                <w:webHidden/>
              </w:rPr>
              <w:fldChar w:fldCharType="separate"/>
            </w:r>
            <w:r>
              <w:rPr>
                <w:noProof/>
                <w:webHidden/>
              </w:rPr>
              <w:t>11</w:t>
            </w:r>
            <w:r>
              <w:rPr>
                <w:noProof/>
                <w:webHidden/>
              </w:rPr>
              <w:fldChar w:fldCharType="end"/>
            </w:r>
          </w:hyperlink>
        </w:p>
        <w:p w:rsidR="00F57958" w:rsidRDefault="00F57958" w14:paraId="471C1605" w14:textId="4D485BBF">
          <w:pPr>
            <w:pStyle w:val="TDC3"/>
            <w:tabs>
              <w:tab w:val="right" w:leader="dot" w:pos="9016"/>
            </w:tabs>
            <w:rPr>
              <w:rFonts w:eastAsiaTheme="minorEastAsia"/>
              <w:noProof/>
              <w:lang w:val="es-CO" w:eastAsia="es-CO"/>
            </w:rPr>
          </w:pPr>
          <w:hyperlink w:history="1" w:anchor="_Toc211321911">
            <w:r w:rsidRPr="00B80141">
              <w:rPr>
                <w:rStyle w:val="Hipervnculo"/>
                <w:rFonts w:cs="Times New Roman"/>
                <w:noProof/>
                <w:lang w:val="es-CO"/>
              </w:rPr>
              <w:t>Misión y Visión:</w:t>
            </w:r>
            <w:r>
              <w:rPr>
                <w:noProof/>
                <w:webHidden/>
              </w:rPr>
              <w:tab/>
            </w:r>
            <w:r>
              <w:rPr>
                <w:noProof/>
                <w:webHidden/>
              </w:rPr>
              <w:fldChar w:fldCharType="begin"/>
            </w:r>
            <w:r>
              <w:rPr>
                <w:noProof/>
                <w:webHidden/>
              </w:rPr>
              <w:instrText xml:space="preserve"> PAGEREF _Toc211321911 \h </w:instrText>
            </w:r>
            <w:r>
              <w:rPr>
                <w:noProof/>
                <w:webHidden/>
              </w:rPr>
            </w:r>
            <w:r>
              <w:rPr>
                <w:noProof/>
                <w:webHidden/>
              </w:rPr>
              <w:fldChar w:fldCharType="separate"/>
            </w:r>
            <w:r>
              <w:rPr>
                <w:noProof/>
                <w:webHidden/>
              </w:rPr>
              <w:t>11</w:t>
            </w:r>
            <w:r>
              <w:rPr>
                <w:noProof/>
                <w:webHidden/>
              </w:rPr>
              <w:fldChar w:fldCharType="end"/>
            </w:r>
          </w:hyperlink>
        </w:p>
        <w:p w:rsidR="00F57958" w:rsidRDefault="00F57958" w14:paraId="1B85A0F3" w14:textId="1DFD31FF">
          <w:pPr>
            <w:pStyle w:val="TDC2"/>
            <w:tabs>
              <w:tab w:val="left" w:pos="880"/>
              <w:tab w:val="right" w:leader="dot" w:pos="9016"/>
            </w:tabs>
            <w:rPr>
              <w:rFonts w:eastAsiaTheme="minorEastAsia"/>
              <w:noProof/>
              <w:lang w:val="es-CO" w:eastAsia="es-CO"/>
            </w:rPr>
          </w:pPr>
          <w:hyperlink w:history="1" w:anchor="_Toc211321912">
            <w:r w:rsidRPr="00B80141">
              <w:rPr>
                <w:rStyle w:val="Hipervnculo"/>
                <w:rFonts w:cs="Times New Roman"/>
                <w:noProof/>
              </w:rPr>
              <w:t>1.2</w:t>
            </w:r>
            <w:r>
              <w:rPr>
                <w:rFonts w:eastAsiaTheme="minorEastAsia"/>
                <w:noProof/>
                <w:lang w:val="es-CO" w:eastAsia="es-CO"/>
              </w:rPr>
              <w:tab/>
            </w:r>
            <w:r w:rsidRPr="00B80141">
              <w:rPr>
                <w:rStyle w:val="Hipervnculo"/>
                <w:rFonts w:cs="Times New Roman"/>
                <w:noProof/>
              </w:rPr>
              <w:t>Perfiles</w:t>
            </w:r>
            <w:r>
              <w:rPr>
                <w:noProof/>
                <w:webHidden/>
              </w:rPr>
              <w:tab/>
            </w:r>
            <w:r>
              <w:rPr>
                <w:noProof/>
                <w:webHidden/>
              </w:rPr>
              <w:fldChar w:fldCharType="begin"/>
            </w:r>
            <w:r>
              <w:rPr>
                <w:noProof/>
                <w:webHidden/>
              </w:rPr>
              <w:instrText xml:space="preserve"> PAGEREF _Toc211321912 \h </w:instrText>
            </w:r>
            <w:r>
              <w:rPr>
                <w:noProof/>
                <w:webHidden/>
              </w:rPr>
            </w:r>
            <w:r>
              <w:rPr>
                <w:noProof/>
                <w:webHidden/>
              </w:rPr>
              <w:fldChar w:fldCharType="separate"/>
            </w:r>
            <w:r>
              <w:rPr>
                <w:noProof/>
                <w:webHidden/>
              </w:rPr>
              <w:t>12</w:t>
            </w:r>
            <w:r>
              <w:rPr>
                <w:noProof/>
                <w:webHidden/>
              </w:rPr>
              <w:fldChar w:fldCharType="end"/>
            </w:r>
          </w:hyperlink>
        </w:p>
        <w:p w:rsidR="00F57958" w:rsidRDefault="00F57958" w14:paraId="707C49AA" w14:textId="1F05D716">
          <w:pPr>
            <w:pStyle w:val="TDC2"/>
            <w:tabs>
              <w:tab w:val="left" w:pos="880"/>
              <w:tab w:val="right" w:leader="dot" w:pos="9016"/>
            </w:tabs>
            <w:rPr>
              <w:rFonts w:eastAsiaTheme="minorEastAsia"/>
              <w:noProof/>
              <w:lang w:val="es-CO" w:eastAsia="es-CO"/>
            </w:rPr>
          </w:pPr>
          <w:hyperlink w:history="1" w:anchor="_Toc211321913">
            <w:r w:rsidRPr="00B80141">
              <w:rPr>
                <w:rStyle w:val="Hipervnculo"/>
                <w:rFonts w:cs="Times New Roman"/>
                <w:noProof/>
              </w:rPr>
              <w:t>1.3</w:t>
            </w:r>
            <w:r>
              <w:rPr>
                <w:rFonts w:eastAsiaTheme="minorEastAsia"/>
                <w:noProof/>
                <w:lang w:val="es-CO" w:eastAsia="es-CO"/>
              </w:rPr>
              <w:tab/>
            </w:r>
            <w:r w:rsidRPr="00B80141">
              <w:rPr>
                <w:rStyle w:val="Hipervnculo"/>
                <w:rFonts w:cs="Times New Roman"/>
                <w:noProof/>
              </w:rPr>
              <w:t>Plan de estudios y modificaciones</w:t>
            </w:r>
            <w:r>
              <w:rPr>
                <w:noProof/>
                <w:webHidden/>
              </w:rPr>
              <w:tab/>
            </w:r>
            <w:r>
              <w:rPr>
                <w:noProof/>
                <w:webHidden/>
              </w:rPr>
              <w:fldChar w:fldCharType="begin"/>
            </w:r>
            <w:r>
              <w:rPr>
                <w:noProof/>
                <w:webHidden/>
              </w:rPr>
              <w:instrText xml:space="preserve"> PAGEREF _Toc211321913 \h </w:instrText>
            </w:r>
            <w:r>
              <w:rPr>
                <w:noProof/>
                <w:webHidden/>
              </w:rPr>
            </w:r>
            <w:r>
              <w:rPr>
                <w:noProof/>
                <w:webHidden/>
              </w:rPr>
              <w:fldChar w:fldCharType="separate"/>
            </w:r>
            <w:r>
              <w:rPr>
                <w:noProof/>
                <w:webHidden/>
              </w:rPr>
              <w:t>13</w:t>
            </w:r>
            <w:r>
              <w:rPr>
                <w:noProof/>
                <w:webHidden/>
              </w:rPr>
              <w:fldChar w:fldCharType="end"/>
            </w:r>
          </w:hyperlink>
        </w:p>
        <w:p w:rsidR="00F57958" w:rsidRDefault="00F57958" w14:paraId="6B22F238" w14:textId="343AC17E">
          <w:pPr>
            <w:pStyle w:val="TDC2"/>
            <w:tabs>
              <w:tab w:val="left" w:pos="880"/>
              <w:tab w:val="right" w:leader="dot" w:pos="9016"/>
            </w:tabs>
            <w:rPr>
              <w:rFonts w:eastAsiaTheme="minorEastAsia"/>
              <w:noProof/>
              <w:lang w:val="es-CO" w:eastAsia="es-CO"/>
            </w:rPr>
          </w:pPr>
          <w:hyperlink w:history="1" w:anchor="_Toc211321914">
            <w:r w:rsidRPr="00B80141">
              <w:rPr>
                <w:rStyle w:val="Hipervnculo"/>
                <w:rFonts w:cs="Times New Roman"/>
                <w:noProof/>
              </w:rPr>
              <w:t>1.4</w:t>
            </w:r>
            <w:r>
              <w:rPr>
                <w:rFonts w:eastAsiaTheme="minorEastAsia"/>
                <w:noProof/>
                <w:lang w:val="es-CO" w:eastAsia="es-CO"/>
              </w:rPr>
              <w:tab/>
            </w:r>
            <w:r w:rsidRPr="00B80141">
              <w:rPr>
                <w:rStyle w:val="Hipervnculo"/>
                <w:rFonts w:cs="Times New Roman"/>
                <w:noProof/>
              </w:rPr>
              <w:t>Estadísticas del programa académico (estudiantes, profesores, investigación)</w:t>
            </w:r>
            <w:r>
              <w:rPr>
                <w:noProof/>
                <w:webHidden/>
              </w:rPr>
              <w:tab/>
            </w:r>
            <w:r>
              <w:rPr>
                <w:noProof/>
                <w:webHidden/>
              </w:rPr>
              <w:fldChar w:fldCharType="begin"/>
            </w:r>
            <w:r>
              <w:rPr>
                <w:noProof/>
                <w:webHidden/>
              </w:rPr>
              <w:instrText xml:space="preserve"> PAGEREF _Toc211321914 \h </w:instrText>
            </w:r>
            <w:r>
              <w:rPr>
                <w:noProof/>
                <w:webHidden/>
              </w:rPr>
            </w:r>
            <w:r>
              <w:rPr>
                <w:noProof/>
                <w:webHidden/>
              </w:rPr>
              <w:fldChar w:fldCharType="separate"/>
            </w:r>
            <w:r>
              <w:rPr>
                <w:noProof/>
                <w:webHidden/>
              </w:rPr>
              <w:t>14</w:t>
            </w:r>
            <w:r>
              <w:rPr>
                <w:noProof/>
                <w:webHidden/>
              </w:rPr>
              <w:fldChar w:fldCharType="end"/>
            </w:r>
          </w:hyperlink>
        </w:p>
        <w:p w:rsidR="00F57958" w:rsidRDefault="00F57958" w14:paraId="36B34B1A" w14:textId="2F78827C">
          <w:pPr>
            <w:pStyle w:val="TDC2"/>
            <w:tabs>
              <w:tab w:val="right" w:leader="dot" w:pos="9016"/>
            </w:tabs>
            <w:rPr>
              <w:rFonts w:eastAsiaTheme="minorEastAsia"/>
              <w:noProof/>
              <w:lang w:val="es-CO" w:eastAsia="es-CO"/>
            </w:rPr>
          </w:pPr>
          <w:hyperlink w:history="1" w:anchor="_Toc211321915">
            <w:r w:rsidRPr="00B80141">
              <w:rPr>
                <w:rStyle w:val="Hipervnculo"/>
                <w:rFonts w:cs="Times New Roman"/>
                <w:noProof/>
              </w:rPr>
              <w:t>Avances del proyecto curricular durante la vigencia de la Acreditación en Alta Calidad</w:t>
            </w:r>
            <w:r>
              <w:rPr>
                <w:noProof/>
                <w:webHidden/>
              </w:rPr>
              <w:tab/>
            </w:r>
            <w:r>
              <w:rPr>
                <w:noProof/>
                <w:webHidden/>
              </w:rPr>
              <w:fldChar w:fldCharType="begin"/>
            </w:r>
            <w:r>
              <w:rPr>
                <w:noProof/>
                <w:webHidden/>
              </w:rPr>
              <w:instrText xml:space="preserve"> PAGEREF _Toc211321915 \h </w:instrText>
            </w:r>
            <w:r>
              <w:rPr>
                <w:noProof/>
                <w:webHidden/>
              </w:rPr>
            </w:r>
            <w:r>
              <w:rPr>
                <w:noProof/>
                <w:webHidden/>
              </w:rPr>
              <w:fldChar w:fldCharType="separate"/>
            </w:r>
            <w:r>
              <w:rPr>
                <w:noProof/>
                <w:webHidden/>
              </w:rPr>
              <w:t>18</w:t>
            </w:r>
            <w:r>
              <w:rPr>
                <w:noProof/>
                <w:webHidden/>
              </w:rPr>
              <w:fldChar w:fldCharType="end"/>
            </w:r>
          </w:hyperlink>
        </w:p>
        <w:p w:rsidR="00F57958" w:rsidRDefault="00F57958" w14:paraId="1754E88F" w14:textId="51512ACB">
          <w:pPr>
            <w:pStyle w:val="TDC1"/>
            <w:rPr>
              <w:rFonts w:asciiTheme="minorHAnsi" w:hAnsiTheme="minorHAnsi" w:eastAsiaTheme="minorEastAsia" w:cstheme="minorBidi"/>
              <w:b w:val="0"/>
              <w:bCs w:val="0"/>
              <w:lang w:val="es-CO" w:eastAsia="es-CO"/>
            </w:rPr>
          </w:pPr>
          <w:hyperlink w:history="1" w:anchor="_Toc211321916">
            <w:r w:rsidRPr="00B80141">
              <w:rPr>
                <w:rStyle w:val="Hipervnculo"/>
              </w:rPr>
              <w:t>2.</w:t>
            </w:r>
            <w:r>
              <w:rPr>
                <w:rFonts w:asciiTheme="minorHAnsi" w:hAnsiTheme="minorHAnsi" w:eastAsiaTheme="minorEastAsia" w:cstheme="minorBidi"/>
                <w:b w:val="0"/>
                <w:bCs w:val="0"/>
                <w:lang w:val="es-CO" w:eastAsia="es-CO"/>
              </w:rPr>
              <w:tab/>
            </w:r>
            <w:r w:rsidRPr="00B80141">
              <w:rPr>
                <w:rStyle w:val="Hipervnculo"/>
              </w:rPr>
              <w:t>Capítulo II. Resultados de autoevaluación del proyecto curricular</w:t>
            </w:r>
            <w:r>
              <w:rPr>
                <w:webHidden/>
              </w:rPr>
              <w:tab/>
            </w:r>
            <w:r>
              <w:rPr>
                <w:webHidden/>
              </w:rPr>
              <w:fldChar w:fldCharType="begin"/>
            </w:r>
            <w:r>
              <w:rPr>
                <w:webHidden/>
              </w:rPr>
              <w:instrText xml:space="preserve"> PAGEREF _Toc211321916 \h </w:instrText>
            </w:r>
            <w:r>
              <w:rPr>
                <w:webHidden/>
              </w:rPr>
            </w:r>
            <w:r>
              <w:rPr>
                <w:webHidden/>
              </w:rPr>
              <w:fldChar w:fldCharType="separate"/>
            </w:r>
            <w:r>
              <w:rPr>
                <w:webHidden/>
              </w:rPr>
              <w:t>19</w:t>
            </w:r>
            <w:r>
              <w:rPr>
                <w:webHidden/>
              </w:rPr>
              <w:fldChar w:fldCharType="end"/>
            </w:r>
          </w:hyperlink>
        </w:p>
        <w:p w:rsidR="00F57958" w:rsidRDefault="00F57958" w14:paraId="2F6A6DB2" w14:textId="691D3EBA">
          <w:pPr>
            <w:pStyle w:val="TDC2"/>
            <w:tabs>
              <w:tab w:val="left" w:pos="880"/>
              <w:tab w:val="right" w:leader="dot" w:pos="9016"/>
            </w:tabs>
            <w:rPr>
              <w:rFonts w:eastAsiaTheme="minorEastAsia"/>
              <w:noProof/>
              <w:lang w:val="es-CO" w:eastAsia="es-CO"/>
            </w:rPr>
          </w:pPr>
          <w:hyperlink w:history="1" w:anchor="_Toc211321917">
            <w:r w:rsidRPr="00B80141">
              <w:rPr>
                <w:rStyle w:val="Hipervnculo"/>
                <w:rFonts w:cs="Times New Roman"/>
                <w:noProof/>
              </w:rPr>
              <w:t>2.1</w:t>
            </w:r>
            <w:r>
              <w:rPr>
                <w:rFonts w:eastAsiaTheme="minorEastAsia"/>
                <w:noProof/>
                <w:lang w:val="es-CO" w:eastAsia="es-CO"/>
              </w:rPr>
              <w:tab/>
            </w:r>
            <w:r w:rsidRPr="00B80141">
              <w:rPr>
                <w:rStyle w:val="Hipervnculo"/>
                <w:rFonts w:cs="Times New Roman"/>
                <w:noProof/>
              </w:rPr>
              <w:t>Metodología de autoevaluación</w:t>
            </w:r>
            <w:r>
              <w:rPr>
                <w:noProof/>
                <w:webHidden/>
              </w:rPr>
              <w:tab/>
            </w:r>
            <w:r>
              <w:rPr>
                <w:noProof/>
                <w:webHidden/>
              </w:rPr>
              <w:fldChar w:fldCharType="begin"/>
            </w:r>
            <w:r>
              <w:rPr>
                <w:noProof/>
                <w:webHidden/>
              </w:rPr>
              <w:instrText xml:space="preserve"> PAGEREF _Toc211321917 \h </w:instrText>
            </w:r>
            <w:r>
              <w:rPr>
                <w:noProof/>
                <w:webHidden/>
              </w:rPr>
            </w:r>
            <w:r>
              <w:rPr>
                <w:noProof/>
                <w:webHidden/>
              </w:rPr>
              <w:fldChar w:fldCharType="separate"/>
            </w:r>
            <w:r>
              <w:rPr>
                <w:noProof/>
                <w:webHidden/>
              </w:rPr>
              <w:t>19</w:t>
            </w:r>
            <w:r>
              <w:rPr>
                <w:noProof/>
                <w:webHidden/>
              </w:rPr>
              <w:fldChar w:fldCharType="end"/>
            </w:r>
          </w:hyperlink>
        </w:p>
        <w:p w:rsidR="00F57958" w:rsidRDefault="00F57958" w14:paraId="20FF24E6" w14:textId="540A780C">
          <w:pPr>
            <w:pStyle w:val="TDC2"/>
            <w:tabs>
              <w:tab w:val="left" w:pos="880"/>
              <w:tab w:val="right" w:leader="dot" w:pos="9016"/>
            </w:tabs>
            <w:rPr>
              <w:rFonts w:eastAsiaTheme="minorEastAsia"/>
              <w:noProof/>
              <w:lang w:val="es-CO" w:eastAsia="es-CO"/>
            </w:rPr>
          </w:pPr>
          <w:hyperlink w:history="1" w:anchor="_Toc211321918">
            <w:r w:rsidRPr="00B80141">
              <w:rPr>
                <w:rStyle w:val="Hipervnculo"/>
                <w:rFonts w:cs="Times New Roman"/>
                <w:noProof/>
              </w:rPr>
              <w:t>2.2</w:t>
            </w:r>
            <w:r>
              <w:rPr>
                <w:rFonts w:eastAsiaTheme="minorEastAsia"/>
                <w:noProof/>
                <w:lang w:val="es-CO" w:eastAsia="es-CO"/>
              </w:rPr>
              <w:tab/>
            </w:r>
            <w:r w:rsidRPr="00B80141">
              <w:rPr>
                <w:rStyle w:val="Hipervnculo"/>
                <w:rFonts w:cs="Times New Roman"/>
                <w:noProof/>
              </w:rPr>
              <w:t>Resultados de la autoevaluación</w:t>
            </w:r>
            <w:r>
              <w:rPr>
                <w:noProof/>
                <w:webHidden/>
              </w:rPr>
              <w:tab/>
            </w:r>
            <w:r>
              <w:rPr>
                <w:noProof/>
                <w:webHidden/>
              </w:rPr>
              <w:fldChar w:fldCharType="begin"/>
            </w:r>
            <w:r>
              <w:rPr>
                <w:noProof/>
                <w:webHidden/>
              </w:rPr>
              <w:instrText xml:space="preserve"> PAGEREF _Toc211321918 \h </w:instrText>
            </w:r>
            <w:r>
              <w:rPr>
                <w:noProof/>
                <w:webHidden/>
              </w:rPr>
            </w:r>
            <w:r>
              <w:rPr>
                <w:noProof/>
                <w:webHidden/>
              </w:rPr>
              <w:fldChar w:fldCharType="separate"/>
            </w:r>
            <w:r>
              <w:rPr>
                <w:noProof/>
                <w:webHidden/>
              </w:rPr>
              <w:t>25</w:t>
            </w:r>
            <w:r>
              <w:rPr>
                <w:noProof/>
                <w:webHidden/>
              </w:rPr>
              <w:fldChar w:fldCharType="end"/>
            </w:r>
          </w:hyperlink>
        </w:p>
        <w:p w:rsidR="00F57958" w:rsidRDefault="00F57958" w14:paraId="77376038" w14:textId="07044B4F">
          <w:pPr>
            <w:pStyle w:val="TDC3"/>
            <w:tabs>
              <w:tab w:val="left" w:pos="1320"/>
              <w:tab w:val="right" w:leader="dot" w:pos="9016"/>
            </w:tabs>
            <w:rPr>
              <w:rFonts w:eastAsiaTheme="minorEastAsia"/>
              <w:noProof/>
              <w:lang w:val="es-CO" w:eastAsia="es-CO"/>
            </w:rPr>
          </w:pPr>
          <w:hyperlink w:history="1" w:anchor="_Toc211321919">
            <w:r w:rsidRPr="00B80141">
              <w:rPr>
                <w:rStyle w:val="Hipervnculo"/>
                <w:rFonts w:cs="Times New Roman"/>
                <w:noProof/>
              </w:rPr>
              <w:t>2.2.1</w:t>
            </w:r>
            <w:r>
              <w:rPr>
                <w:rFonts w:eastAsiaTheme="minorEastAsia"/>
                <w:noProof/>
                <w:lang w:val="es-CO" w:eastAsia="es-CO"/>
              </w:rPr>
              <w:tab/>
            </w:r>
            <w:r w:rsidRPr="00B80141">
              <w:rPr>
                <w:rStyle w:val="Hipervnculo"/>
                <w:rFonts w:cs="Times New Roman"/>
                <w:noProof/>
              </w:rPr>
              <w:t>Factor 1. Proyecto Educativo del Programa e Identidad Institucional</w:t>
            </w:r>
            <w:r>
              <w:rPr>
                <w:noProof/>
                <w:webHidden/>
              </w:rPr>
              <w:tab/>
            </w:r>
            <w:r>
              <w:rPr>
                <w:noProof/>
                <w:webHidden/>
              </w:rPr>
              <w:fldChar w:fldCharType="begin"/>
            </w:r>
            <w:r>
              <w:rPr>
                <w:noProof/>
                <w:webHidden/>
              </w:rPr>
              <w:instrText xml:space="preserve"> PAGEREF _Toc211321919 \h </w:instrText>
            </w:r>
            <w:r>
              <w:rPr>
                <w:noProof/>
                <w:webHidden/>
              </w:rPr>
            </w:r>
            <w:r>
              <w:rPr>
                <w:noProof/>
                <w:webHidden/>
              </w:rPr>
              <w:fldChar w:fldCharType="separate"/>
            </w:r>
            <w:r>
              <w:rPr>
                <w:noProof/>
                <w:webHidden/>
              </w:rPr>
              <w:t>25</w:t>
            </w:r>
            <w:r>
              <w:rPr>
                <w:noProof/>
                <w:webHidden/>
              </w:rPr>
              <w:fldChar w:fldCharType="end"/>
            </w:r>
          </w:hyperlink>
        </w:p>
        <w:p w:rsidR="00F57958" w:rsidRDefault="00F57958" w14:paraId="22734E4A" w14:textId="4BC42E48">
          <w:pPr>
            <w:pStyle w:val="TDC3"/>
            <w:tabs>
              <w:tab w:val="left" w:pos="1320"/>
              <w:tab w:val="right" w:leader="dot" w:pos="9016"/>
            </w:tabs>
            <w:rPr>
              <w:rFonts w:eastAsiaTheme="minorEastAsia"/>
              <w:noProof/>
              <w:lang w:val="es-CO" w:eastAsia="es-CO"/>
            </w:rPr>
          </w:pPr>
          <w:hyperlink w:history="1" w:anchor="_Toc211321920">
            <w:r w:rsidRPr="00B80141">
              <w:rPr>
                <w:rStyle w:val="Hipervnculo"/>
                <w:rFonts w:cs="Times New Roman"/>
                <w:noProof/>
              </w:rPr>
              <w:t>2.2.2</w:t>
            </w:r>
            <w:r>
              <w:rPr>
                <w:rFonts w:eastAsiaTheme="minorEastAsia"/>
                <w:noProof/>
                <w:lang w:val="es-CO" w:eastAsia="es-CO"/>
              </w:rPr>
              <w:tab/>
            </w:r>
            <w:r w:rsidRPr="00B80141">
              <w:rPr>
                <w:rStyle w:val="Hipervnculo"/>
                <w:rFonts w:cs="Times New Roman"/>
                <w:noProof/>
              </w:rPr>
              <w:t>Factor 2. Estudiantes</w:t>
            </w:r>
            <w:r>
              <w:rPr>
                <w:noProof/>
                <w:webHidden/>
              </w:rPr>
              <w:tab/>
            </w:r>
            <w:r>
              <w:rPr>
                <w:noProof/>
                <w:webHidden/>
              </w:rPr>
              <w:fldChar w:fldCharType="begin"/>
            </w:r>
            <w:r>
              <w:rPr>
                <w:noProof/>
                <w:webHidden/>
              </w:rPr>
              <w:instrText xml:space="preserve"> PAGEREF _Toc211321920 \h </w:instrText>
            </w:r>
            <w:r>
              <w:rPr>
                <w:noProof/>
                <w:webHidden/>
              </w:rPr>
            </w:r>
            <w:r>
              <w:rPr>
                <w:noProof/>
                <w:webHidden/>
              </w:rPr>
              <w:fldChar w:fldCharType="separate"/>
            </w:r>
            <w:r>
              <w:rPr>
                <w:noProof/>
                <w:webHidden/>
              </w:rPr>
              <w:t>28</w:t>
            </w:r>
            <w:r>
              <w:rPr>
                <w:noProof/>
                <w:webHidden/>
              </w:rPr>
              <w:fldChar w:fldCharType="end"/>
            </w:r>
          </w:hyperlink>
        </w:p>
        <w:p w:rsidR="00F57958" w:rsidRDefault="00F57958" w14:paraId="3C8F2FCB" w14:textId="72A0A2ED">
          <w:pPr>
            <w:pStyle w:val="TDC3"/>
            <w:tabs>
              <w:tab w:val="left" w:pos="1320"/>
              <w:tab w:val="right" w:leader="dot" w:pos="9016"/>
            </w:tabs>
            <w:rPr>
              <w:rFonts w:eastAsiaTheme="minorEastAsia"/>
              <w:noProof/>
              <w:lang w:val="es-CO" w:eastAsia="es-CO"/>
            </w:rPr>
          </w:pPr>
          <w:hyperlink w:history="1" w:anchor="_Toc211321921">
            <w:r w:rsidRPr="00B80141">
              <w:rPr>
                <w:rStyle w:val="Hipervnculo"/>
                <w:rFonts w:cs="Times New Roman"/>
                <w:noProof/>
              </w:rPr>
              <w:t>2.2.3</w:t>
            </w:r>
            <w:r>
              <w:rPr>
                <w:rFonts w:eastAsiaTheme="minorEastAsia"/>
                <w:noProof/>
                <w:lang w:val="es-CO" w:eastAsia="es-CO"/>
              </w:rPr>
              <w:tab/>
            </w:r>
            <w:r w:rsidRPr="00B80141">
              <w:rPr>
                <w:rStyle w:val="Hipervnculo"/>
                <w:rFonts w:cs="Times New Roman"/>
                <w:noProof/>
              </w:rPr>
              <w:t>Factor 3. Profesores</w:t>
            </w:r>
            <w:r>
              <w:rPr>
                <w:noProof/>
                <w:webHidden/>
              </w:rPr>
              <w:tab/>
            </w:r>
            <w:r>
              <w:rPr>
                <w:noProof/>
                <w:webHidden/>
              </w:rPr>
              <w:fldChar w:fldCharType="begin"/>
            </w:r>
            <w:r>
              <w:rPr>
                <w:noProof/>
                <w:webHidden/>
              </w:rPr>
              <w:instrText xml:space="preserve"> PAGEREF _Toc211321921 \h </w:instrText>
            </w:r>
            <w:r>
              <w:rPr>
                <w:noProof/>
                <w:webHidden/>
              </w:rPr>
            </w:r>
            <w:r>
              <w:rPr>
                <w:noProof/>
                <w:webHidden/>
              </w:rPr>
              <w:fldChar w:fldCharType="separate"/>
            </w:r>
            <w:r>
              <w:rPr>
                <w:noProof/>
                <w:webHidden/>
              </w:rPr>
              <w:t>37</w:t>
            </w:r>
            <w:r>
              <w:rPr>
                <w:noProof/>
                <w:webHidden/>
              </w:rPr>
              <w:fldChar w:fldCharType="end"/>
            </w:r>
          </w:hyperlink>
        </w:p>
        <w:p w:rsidR="00F57958" w:rsidRDefault="00F57958" w14:paraId="5C296074" w14:textId="397A0F80">
          <w:pPr>
            <w:pStyle w:val="TDC3"/>
            <w:tabs>
              <w:tab w:val="left" w:pos="1320"/>
              <w:tab w:val="right" w:leader="dot" w:pos="9016"/>
            </w:tabs>
            <w:rPr>
              <w:rFonts w:eastAsiaTheme="minorEastAsia"/>
              <w:noProof/>
              <w:lang w:val="es-CO" w:eastAsia="es-CO"/>
            </w:rPr>
          </w:pPr>
          <w:hyperlink w:history="1" w:anchor="_Toc211321922">
            <w:r w:rsidRPr="00B80141">
              <w:rPr>
                <w:rStyle w:val="Hipervnculo"/>
                <w:rFonts w:cs="Times New Roman"/>
                <w:noProof/>
              </w:rPr>
              <w:t>2.2.4</w:t>
            </w:r>
            <w:r>
              <w:rPr>
                <w:rFonts w:eastAsiaTheme="minorEastAsia"/>
                <w:noProof/>
                <w:lang w:val="es-CO" w:eastAsia="es-CO"/>
              </w:rPr>
              <w:tab/>
            </w:r>
            <w:r w:rsidRPr="00B80141">
              <w:rPr>
                <w:rStyle w:val="Hipervnculo"/>
                <w:rFonts w:cs="Times New Roman"/>
                <w:noProof/>
              </w:rPr>
              <w:t>Factor 4. Egresados</w:t>
            </w:r>
            <w:r>
              <w:rPr>
                <w:noProof/>
                <w:webHidden/>
              </w:rPr>
              <w:tab/>
            </w:r>
            <w:r>
              <w:rPr>
                <w:noProof/>
                <w:webHidden/>
              </w:rPr>
              <w:fldChar w:fldCharType="begin"/>
            </w:r>
            <w:r>
              <w:rPr>
                <w:noProof/>
                <w:webHidden/>
              </w:rPr>
              <w:instrText xml:space="preserve"> PAGEREF _Toc211321922 \h </w:instrText>
            </w:r>
            <w:r>
              <w:rPr>
                <w:noProof/>
                <w:webHidden/>
              </w:rPr>
            </w:r>
            <w:r>
              <w:rPr>
                <w:noProof/>
                <w:webHidden/>
              </w:rPr>
              <w:fldChar w:fldCharType="separate"/>
            </w:r>
            <w:r>
              <w:rPr>
                <w:noProof/>
                <w:webHidden/>
              </w:rPr>
              <w:t>48</w:t>
            </w:r>
            <w:r>
              <w:rPr>
                <w:noProof/>
                <w:webHidden/>
              </w:rPr>
              <w:fldChar w:fldCharType="end"/>
            </w:r>
          </w:hyperlink>
        </w:p>
        <w:p w:rsidR="00F57958" w:rsidRDefault="00F57958" w14:paraId="3A661696" w14:textId="54CF41CC">
          <w:pPr>
            <w:pStyle w:val="TDC3"/>
            <w:tabs>
              <w:tab w:val="left" w:pos="1320"/>
              <w:tab w:val="right" w:leader="dot" w:pos="9016"/>
            </w:tabs>
            <w:rPr>
              <w:rFonts w:eastAsiaTheme="minorEastAsia"/>
              <w:noProof/>
              <w:lang w:val="es-CO" w:eastAsia="es-CO"/>
            </w:rPr>
          </w:pPr>
          <w:hyperlink w:history="1" w:anchor="_Toc211321923">
            <w:r w:rsidRPr="00B80141">
              <w:rPr>
                <w:rStyle w:val="Hipervnculo"/>
                <w:rFonts w:cs="Times New Roman"/>
                <w:noProof/>
              </w:rPr>
              <w:t>2.2.5</w:t>
            </w:r>
            <w:r>
              <w:rPr>
                <w:rFonts w:eastAsiaTheme="minorEastAsia"/>
                <w:noProof/>
                <w:lang w:val="es-CO" w:eastAsia="es-CO"/>
              </w:rPr>
              <w:tab/>
            </w:r>
            <w:r w:rsidRPr="00B80141">
              <w:rPr>
                <w:rStyle w:val="Hipervnculo"/>
                <w:rFonts w:cs="Times New Roman"/>
                <w:noProof/>
              </w:rPr>
              <w:t>Factor 5. Aspectos Académicos y Resultados de Aprendizaje</w:t>
            </w:r>
            <w:r>
              <w:rPr>
                <w:noProof/>
                <w:webHidden/>
              </w:rPr>
              <w:tab/>
            </w:r>
            <w:r>
              <w:rPr>
                <w:noProof/>
                <w:webHidden/>
              </w:rPr>
              <w:fldChar w:fldCharType="begin"/>
            </w:r>
            <w:r>
              <w:rPr>
                <w:noProof/>
                <w:webHidden/>
              </w:rPr>
              <w:instrText xml:space="preserve"> PAGEREF _Toc211321923 \h </w:instrText>
            </w:r>
            <w:r>
              <w:rPr>
                <w:noProof/>
                <w:webHidden/>
              </w:rPr>
            </w:r>
            <w:r>
              <w:rPr>
                <w:noProof/>
                <w:webHidden/>
              </w:rPr>
              <w:fldChar w:fldCharType="separate"/>
            </w:r>
            <w:r>
              <w:rPr>
                <w:noProof/>
                <w:webHidden/>
              </w:rPr>
              <w:t>51</w:t>
            </w:r>
            <w:r>
              <w:rPr>
                <w:noProof/>
                <w:webHidden/>
              </w:rPr>
              <w:fldChar w:fldCharType="end"/>
            </w:r>
          </w:hyperlink>
        </w:p>
        <w:p w:rsidR="00F57958" w:rsidRDefault="00F57958" w14:paraId="797D472A" w14:textId="0314B796">
          <w:pPr>
            <w:pStyle w:val="TDC3"/>
            <w:tabs>
              <w:tab w:val="left" w:pos="1320"/>
              <w:tab w:val="right" w:leader="dot" w:pos="9016"/>
            </w:tabs>
            <w:rPr>
              <w:rFonts w:eastAsiaTheme="minorEastAsia"/>
              <w:noProof/>
              <w:lang w:val="es-CO" w:eastAsia="es-CO"/>
            </w:rPr>
          </w:pPr>
          <w:hyperlink w:history="1" w:anchor="_Toc211321924">
            <w:r w:rsidRPr="00B80141">
              <w:rPr>
                <w:rStyle w:val="Hipervnculo"/>
                <w:rFonts w:cs="Times New Roman"/>
                <w:noProof/>
              </w:rPr>
              <w:t>2.2.6</w:t>
            </w:r>
            <w:r>
              <w:rPr>
                <w:rFonts w:eastAsiaTheme="minorEastAsia"/>
                <w:noProof/>
                <w:lang w:val="es-CO" w:eastAsia="es-CO"/>
              </w:rPr>
              <w:tab/>
            </w:r>
            <w:r w:rsidRPr="00B80141">
              <w:rPr>
                <w:rStyle w:val="Hipervnculo"/>
                <w:rFonts w:cs="Times New Roman"/>
                <w:noProof/>
              </w:rPr>
              <w:t>Factor 6. Permanencia y Graduación</w:t>
            </w:r>
            <w:r>
              <w:rPr>
                <w:noProof/>
                <w:webHidden/>
              </w:rPr>
              <w:tab/>
            </w:r>
            <w:r>
              <w:rPr>
                <w:noProof/>
                <w:webHidden/>
              </w:rPr>
              <w:fldChar w:fldCharType="begin"/>
            </w:r>
            <w:r>
              <w:rPr>
                <w:noProof/>
                <w:webHidden/>
              </w:rPr>
              <w:instrText xml:space="preserve"> PAGEREF _Toc211321924 \h </w:instrText>
            </w:r>
            <w:r>
              <w:rPr>
                <w:noProof/>
                <w:webHidden/>
              </w:rPr>
            </w:r>
            <w:r>
              <w:rPr>
                <w:noProof/>
                <w:webHidden/>
              </w:rPr>
              <w:fldChar w:fldCharType="separate"/>
            </w:r>
            <w:r>
              <w:rPr>
                <w:noProof/>
                <w:webHidden/>
              </w:rPr>
              <w:t>62</w:t>
            </w:r>
            <w:r>
              <w:rPr>
                <w:noProof/>
                <w:webHidden/>
              </w:rPr>
              <w:fldChar w:fldCharType="end"/>
            </w:r>
          </w:hyperlink>
        </w:p>
        <w:p w:rsidR="00F57958" w:rsidRDefault="00F57958" w14:paraId="56200BD2" w14:textId="31F71AEA">
          <w:pPr>
            <w:pStyle w:val="TDC3"/>
            <w:tabs>
              <w:tab w:val="left" w:pos="1320"/>
              <w:tab w:val="right" w:leader="dot" w:pos="9016"/>
            </w:tabs>
            <w:rPr>
              <w:rFonts w:eastAsiaTheme="minorEastAsia"/>
              <w:noProof/>
              <w:lang w:val="es-CO" w:eastAsia="es-CO"/>
            </w:rPr>
          </w:pPr>
          <w:hyperlink w:history="1" w:anchor="_Toc211321925">
            <w:r w:rsidRPr="00B80141">
              <w:rPr>
                <w:rStyle w:val="Hipervnculo"/>
                <w:rFonts w:cs="Times New Roman"/>
                <w:noProof/>
              </w:rPr>
              <w:t>2.2.7</w:t>
            </w:r>
            <w:r>
              <w:rPr>
                <w:rFonts w:eastAsiaTheme="minorEastAsia"/>
                <w:noProof/>
                <w:lang w:val="es-CO" w:eastAsia="es-CO"/>
              </w:rPr>
              <w:tab/>
            </w:r>
            <w:r w:rsidRPr="00B80141">
              <w:rPr>
                <w:rStyle w:val="Hipervnculo"/>
                <w:rFonts w:cs="Times New Roman"/>
                <w:noProof/>
              </w:rPr>
              <w:t>Factor 7. Interacción con el Entorno Nacional e Internacional</w:t>
            </w:r>
            <w:r>
              <w:rPr>
                <w:noProof/>
                <w:webHidden/>
              </w:rPr>
              <w:tab/>
            </w:r>
            <w:r>
              <w:rPr>
                <w:noProof/>
                <w:webHidden/>
              </w:rPr>
              <w:fldChar w:fldCharType="begin"/>
            </w:r>
            <w:r>
              <w:rPr>
                <w:noProof/>
                <w:webHidden/>
              </w:rPr>
              <w:instrText xml:space="preserve"> PAGEREF _Toc211321925 \h </w:instrText>
            </w:r>
            <w:r>
              <w:rPr>
                <w:noProof/>
                <w:webHidden/>
              </w:rPr>
            </w:r>
            <w:r>
              <w:rPr>
                <w:noProof/>
                <w:webHidden/>
              </w:rPr>
              <w:fldChar w:fldCharType="separate"/>
            </w:r>
            <w:r>
              <w:rPr>
                <w:noProof/>
                <w:webHidden/>
              </w:rPr>
              <w:t>67</w:t>
            </w:r>
            <w:r>
              <w:rPr>
                <w:noProof/>
                <w:webHidden/>
              </w:rPr>
              <w:fldChar w:fldCharType="end"/>
            </w:r>
          </w:hyperlink>
        </w:p>
        <w:p w:rsidR="00F57958" w:rsidRDefault="00F57958" w14:paraId="267250FB" w14:textId="25252E3D">
          <w:pPr>
            <w:pStyle w:val="TDC3"/>
            <w:tabs>
              <w:tab w:val="left" w:pos="1320"/>
              <w:tab w:val="right" w:leader="dot" w:pos="9016"/>
            </w:tabs>
            <w:rPr>
              <w:rFonts w:eastAsiaTheme="minorEastAsia"/>
              <w:noProof/>
              <w:lang w:val="es-CO" w:eastAsia="es-CO"/>
            </w:rPr>
          </w:pPr>
          <w:hyperlink w:history="1" w:anchor="_Toc211321926">
            <w:r w:rsidRPr="00B80141">
              <w:rPr>
                <w:rStyle w:val="Hipervnculo"/>
                <w:rFonts w:cs="Times New Roman"/>
                <w:noProof/>
              </w:rPr>
              <w:t>2.2.8</w:t>
            </w:r>
            <w:r>
              <w:rPr>
                <w:rFonts w:eastAsiaTheme="minorEastAsia"/>
                <w:noProof/>
                <w:lang w:val="es-CO" w:eastAsia="es-CO"/>
              </w:rPr>
              <w:tab/>
            </w:r>
            <w:r w:rsidRPr="00B80141">
              <w:rPr>
                <w:rStyle w:val="Hipervnculo"/>
                <w:rFonts w:cs="Times New Roman"/>
                <w:noProof/>
              </w:rPr>
              <w:t>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_Toc211321926 \h </w:instrText>
            </w:r>
            <w:r>
              <w:rPr>
                <w:noProof/>
                <w:webHidden/>
              </w:rPr>
            </w:r>
            <w:r>
              <w:rPr>
                <w:noProof/>
                <w:webHidden/>
              </w:rPr>
              <w:fldChar w:fldCharType="separate"/>
            </w:r>
            <w:r>
              <w:rPr>
                <w:noProof/>
                <w:webHidden/>
              </w:rPr>
              <w:t>71</w:t>
            </w:r>
            <w:r>
              <w:rPr>
                <w:noProof/>
                <w:webHidden/>
              </w:rPr>
              <w:fldChar w:fldCharType="end"/>
            </w:r>
          </w:hyperlink>
        </w:p>
        <w:p w:rsidR="00F57958" w:rsidRDefault="00F57958" w14:paraId="0A9970EC" w14:textId="72DE8E7D">
          <w:pPr>
            <w:pStyle w:val="TDC3"/>
            <w:tabs>
              <w:tab w:val="left" w:pos="1320"/>
              <w:tab w:val="right" w:leader="dot" w:pos="9016"/>
            </w:tabs>
            <w:rPr>
              <w:rFonts w:eastAsiaTheme="minorEastAsia"/>
              <w:noProof/>
              <w:lang w:val="es-CO" w:eastAsia="es-CO"/>
            </w:rPr>
          </w:pPr>
          <w:hyperlink w:history="1" w:anchor="_Toc211321927">
            <w:r w:rsidRPr="00B80141">
              <w:rPr>
                <w:rStyle w:val="Hipervnculo"/>
                <w:rFonts w:cs="Times New Roman"/>
                <w:noProof/>
              </w:rPr>
              <w:t>2.2.9</w:t>
            </w:r>
            <w:r>
              <w:rPr>
                <w:rFonts w:eastAsiaTheme="minorEastAsia"/>
                <w:noProof/>
                <w:lang w:val="es-CO" w:eastAsia="es-CO"/>
              </w:rPr>
              <w:tab/>
            </w:r>
            <w:r w:rsidRPr="00B80141">
              <w:rPr>
                <w:rStyle w:val="Hipervnculo"/>
                <w:rFonts w:cs="Times New Roman"/>
                <w:noProof/>
              </w:rPr>
              <w:t>Factor 9. Bienestar de la comunidad académica del programa</w:t>
            </w:r>
            <w:r>
              <w:rPr>
                <w:noProof/>
                <w:webHidden/>
              </w:rPr>
              <w:tab/>
            </w:r>
            <w:r>
              <w:rPr>
                <w:noProof/>
                <w:webHidden/>
              </w:rPr>
              <w:fldChar w:fldCharType="begin"/>
            </w:r>
            <w:r>
              <w:rPr>
                <w:noProof/>
                <w:webHidden/>
              </w:rPr>
              <w:instrText xml:space="preserve"> PAGEREF _Toc211321927 \h </w:instrText>
            </w:r>
            <w:r>
              <w:rPr>
                <w:noProof/>
                <w:webHidden/>
              </w:rPr>
            </w:r>
            <w:r>
              <w:rPr>
                <w:noProof/>
                <w:webHidden/>
              </w:rPr>
              <w:fldChar w:fldCharType="separate"/>
            </w:r>
            <w:r>
              <w:rPr>
                <w:noProof/>
                <w:webHidden/>
              </w:rPr>
              <w:t>74</w:t>
            </w:r>
            <w:r>
              <w:rPr>
                <w:noProof/>
                <w:webHidden/>
              </w:rPr>
              <w:fldChar w:fldCharType="end"/>
            </w:r>
          </w:hyperlink>
        </w:p>
        <w:p w:rsidR="00F57958" w:rsidRDefault="00F57958" w14:paraId="3B8DC901" w14:textId="29EE3142">
          <w:pPr>
            <w:pStyle w:val="TDC3"/>
            <w:tabs>
              <w:tab w:val="left" w:pos="1320"/>
              <w:tab w:val="right" w:leader="dot" w:pos="9016"/>
            </w:tabs>
            <w:rPr>
              <w:rFonts w:eastAsiaTheme="minorEastAsia"/>
              <w:noProof/>
              <w:lang w:val="es-CO" w:eastAsia="es-CO"/>
            </w:rPr>
          </w:pPr>
          <w:hyperlink w:history="1" w:anchor="_Toc211321928">
            <w:r w:rsidRPr="00B80141">
              <w:rPr>
                <w:rStyle w:val="Hipervnculo"/>
                <w:rFonts w:cs="Times New Roman"/>
                <w:noProof/>
              </w:rPr>
              <w:t>2.2.10</w:t>
            </w:r>
            <w:r>
              <w:rPr>
                <w:rFonts w:eastAsiaTheme="minorEastAsia"/>
                <w:noProof/>
                <w:lang w:val="es-CO" w:eastAsia="es-CO"/>
              </w:rPr>
              <w:tab/>
            </w:r>
            <w:r w:rsidRPr="00B80141">
              <w:rPr>
                <w:rStyle w:val="Hipervnculo"/>
                <w:rFonts w:cs="Times New Roman"/>
                <w:noProof/>
              </w:rPr>
              <w:t>Factor 10. Medios educativos y ambientes de aprendizaje</w:t>
            </w:r>
            <w:r>
              <w:rPr>
                <w:noProof/>
                <w:webHidden/>
              </w:rPr>
              <w:tab/>
            </w:r>
            <w:r>
              <w:rPr>
                <w:noProof/>
                <w:webHidden/>
              </w:rPr>
              <w:fldChar w:fldCharType="begin"/>
            </w:r>
            <w:r>
              <w:rPr>
                <w:noProof/>
                <w:webHidden/>
              </w:rPr>
              <w:instrText xml:space="preserve"> PAGEREF _Toc211321928 \h </w:instrText>
            </w:r>
            <w:r>
              <w:rPr>
                <w:noProof/>
                <w:webHidden/>
              </w:rPr>
            </w:r>
            <w:r>
              <w:rPr>
                <w:noProof/>
                <w:webHidden/>
              </w:rPr>
              <w:fldChar w:fldCharType="separate"/>
            </w:r>
            <w:r>
              <w:rPr>
                <w:noProof/>
                <w:webHidden/>
              </w:rPr>
              <w:t>77</w:t>
            </w:r>
            <w:r>
              <w:rPr>
                <w:noProof/>
                <w:webHidden/>
              </w:rPr>
              <w:fldChar w:fldCharType="end"/>
            </w:r>
          </w:hyperlink>
        </w:p>
        <w:p w:rsidR="00F57958" w:rsidRDefault="00F57958" w14:paraId="4964F8D7" w14:textId="6E9832FC">
          <w:pPr>
            <w:pStyle w:val="TDC3"/>
            <w:tabs>
              <w:tab w:val="left" w:pos="1320"/>
              <w:tab w:val="right" w:leader="dot" w:pos="9016"/>
            </w:tabs>
            <w:rPr>
              <w:rFonts w:eastAsiaTheme="minorEastAsia"/>
              <w:noProof/>
              <w:lang w:val="es-CO" w:eastAsia="es-CO"/>
            </w:rPr>
          </w:pPr>
          <w:hyperlink w:history="1" w:anchor="_Toc211321929">
            <w:r w:rsidRPr="00B80141">
              <w:rPr>
                <w:rStyle w:val="Hipervnculo"/>
                <w:rFonts w:cs="Times New Roman"/>
                <w:noProof/>
              </w:rPr>
              <w:t>2.2.11</w:t>
            </w:r>
            <w:r>
              <w:rPr>
                <w:rFonts w:eastAsiaTheme="minorEastAsia"/>
                <w:noProof/>
                <w:lang w:val="es-CO" w:eastAsia="es-CO"/>
              </w:rPr>
              <w:tab/>
            </w:r>
            <w:r w:rsidRPr="00B80141">
              <w:rPr>
                <w:rStyle w:val="Hipervnculo"/>
                <w:rFonts w:cs="Times New Roman"/>
                <w:noProof/>
              </w:rPr>
              <w:t>Factor 11. Organización, administración y financiación del programa académico</w:t>
            </w:r>
            <w:r>
              <w:rPr>
                <w:noProof/>
                <w:webHidden/>
              </w:rPr>
              <w:tab/>
            </w:r>
            <w:r>
              <w:rPr>
                <w:noProof/>
                <w:webHidden/>
              </w:rPr>
              <w:fldChar w:fldCharType="begin"/>
            </w:r>
            <w:r>
              <w:rPr>
                <w:noProof/>
                <w:webHidden/>
              </w:rPr>
              <w:instrText xml:space="preserve"> PAGEREF _Toc211321929 \h </w:instrText>
            </w:r>
            <w:r>
              <w:rPr>
                <w:noProof/>
                <w:webHidden/>
              </w:rPr>
            </w:r>
            <w:r>
              <w:rPr>
                <w:noProof/>
                <w:webHidden/>
              </w:rPr>
              <w:fldChar w:fldCharType="separate"/>
            </w:r>
            <w:r>
              <w:rPr>
                <w:noProof/>
                <w:webHidden/>
              </w:rPr>
              <w:t>80</w:t>
            </w:r>
            <w:r>
              <w:rPr>
                <w:noProof/>
                <w:webHidden/>
              </w:rPr>
              <w:fldChar w:fldCharType="end"/>
            </w:r>
          </w:hyperlink>
        </w:p>
        <w:p w:rsidR="00F57958" w:rsidRDefault="00F57958" w14:paraId="41AB22E7" w14:textId="58C2741C">
          <w:pPr>
            <w:pStyle w:val="TDC3"/>
            <w:tabs>
              <w:tab w:val="left" w:pos="1320"/>
              <w:tab w:val="right" w:leader="dot" w:pos="9016"/>
            </w:tabs>
            <w:rPr>
              <w:rFonts w:eastAsiaTheme="minorEastAsia"/>
              <w:noProof/>
              <w:lang w:val="es-CO" w:eastAsia="es-CO"/>
            </w:rPr>
          </w:pPr>
          <w:hyperlink w:history="1" w:anchor="_Toc211321930">
            <w:r w:rsidRPr="00B80141">
              <w:rPr>
                <w:rStyle w:val="Hipervnculo"/>
                <w:rFonts w:cs="Times New Roman"/>
                <w:noProof/>
              </w:rPr>
              <w:t>2.2.12</w:t>
            </w:r>
            <w:r>
              <w:rPr>
                <w:rFonts w:eastAsiaTheme="minorEastAsia"/>
                <w:noProof/>
                <w:lang w:val="es-CO" w:eastAsia="es-CO"/>
              </w:rPr>
              <w:tab/>
            </w:r>
            <w:r w:rsidRPr="00B80141">
              <w:rPr>
                <w:rStyle w:val="Hipervnculo"/>
                <w:rFonts w:cs="Times New Roman"/>
                <w:noProof/>
              </w:rPr>
              <w:t>Factor 12. Recursos físicos y tecnológicos</w:t>
            </w:r>
            <w:r>
              <w:rPr>
                <w:noProof/>
                <w:webHidden/>
              </w:rPr>
              <w:tab/>
            </w:r>
            <w:r>
              <w:rPr>
                <w:noProof/>
                <w:webHidden/>
              </w:rPr>
              <w:fldChar w:fldCharType="begin"/>
            </w:r>
            <w:r>
              <w:rPr>
                <w:noProof/>
                <w:webHidden/>
              </w:rPr>
              <w:instrText xml:space="preserve"> PAGEREF _Toc211321930 \h </w:instrText>
            </w:r>
            <w:r>
              <w:rPr>
                <w:noProof/>
                <w:webHidden/>
              </w:rPr>
            </w:r>
            <w:r>
              <w:rPr>
                <w:noProof/>
                <w:webHidden/>
              </w:rPr>
              <w:fldChar w:fldCharType="separate"/>
            </w:r>
            <w:r>
              <w:rPr>
                <w:noProof/>
                <w:webHidden/>
              </w:rPr>
              <w:t>88</w:t>
            </w:r>
            <w:r>
              <w:rPr>
                <w:noProof/>
                <w:webHidden/>
              </w:rPr>
              <w:fldChar w:fldCharType="end"/>
            </w:r>
          </w:hyperlink>
        </w:p>
        <w:p w:rsidR="00F57958" w:rsidRDefault="00F57958" w14:paraId="5D66C6BE" w14:textId="272C0469">
          <w:pPr>
            <w:pStyle w:val="TDC1"/>
            <w:rPr>
              <w:rFonts w:asciiTheme="minorHAnsi" w:hAnsiTheme="minorHAnsi" w:eastAsiaTheme="minorEastAsia" w:cstheme="minorBidi"/>
              <w:b w:val="0"/>
              <w:bCs w:val="0"/>
              <w:lang w:val="es-CO" w:eastAsia="es-CO"/>
            </w:rPr>
          </w:pPr>
          <w:hyperlink w:history="1" w:anchor="_Toc211321931">
            <w:r w:rsidRPr="00B80141">
              <w:rPr>
                <w:rStyle w:val="Hipervnculo"/>
              </w:rPr>
              <w:t>3.</w:t>
            </w:r>
            <w:r>
              <w:rPr>
                <w:rFonts w:asciiTheme="minorHAnsi" w:hAnsiTheme="minorHAnsi" w:eastAsiaTheme="minorEastAsia" w:cstheme="minorBidi"/>
                <w:b w:val="0"/>
                <w:bCs w:val="0"/>
                <w:lang w:val="es-CO" w:eastAsia="es-CO"/>
              </w:rPr>
              <w:tab/>
            </w:r>
            <w:r w:rsidRPr="00B80141">
              <w:rPr>
                <w:rStyle w:val="Hipervnculo"/>
              </w:rPr>
              <w:t>Capítulo III. Fortalezas y oportunidades de mejora del proyecto curricular y juicio explícito de calidad</w:t>
            </w:r>
            <w:r>
              <w:rPr>
                <w:webHidden/>
              </w:rPr>
              <w:tab/>
            </w:r>
            <w:r>
              <w:rPr>
                <w:webHidden/>
              </w:rPr>
              <w:fldChar w:fldCharType="begin"/>
            </w:r>
            <w:r>
              <w:rPr>
                <w:webHidden/>
              </w:rPr>
              <w:instrText xml:space="preserve"> PAGEREF _Toc211321931 \h </w:instrText>
            </w:r>
            <w:r>
              <w:rPr>
                <w:webHidden/>
              </w:rPr>
            </w:r>
            <w:r>
              <w:rPr>
                <w:webHidden/>
              </w:rPr>
              <w:fldChar w:fldCharType="separate"/>
            </w:r>
            <w:r>
              <w:rPr>
                <w:webHidden/>
              </w:rPr>
              <w:t>92</w:t>
            </w:r>
            <w:r>
              <w:rPr>
                <w:webHidden/>
              </w:rPr>
              <w:fldChar w:fldCharType="end"/>
            </w:r>
          </w:hyperlink>
        </w:p>
        <w:p w:rsidR="00F57958" w:rsidRDefault="00F57958" w14:paraId="4AE34429" w14:textId="3FC76A07">
          <w:pPr>
            <w:pStyle w:val="TDC2"/>
            <w:tabs>
              <w:tab w:val="right" w:leader="dot" w:pos="9016"/>
            </w:tabs>
            <w:rPr>
              <w:rFonts w:eastAsiaTheme="minorEastAsia"/>
              <w:noProof/>
              <w:lang w:val="es-CO" w:eastAsia="es-CO"/>
            </w:rPr>
          </w:pPr>
          <w:hyperlink w:history="1" w:anchor="_Toc211321932">
            <w:r w:rsidRPr="00B80141">
              <w:rPr>
                <w:rStyle w:val="Hipervnculo"/>
                <w:rFonts w:cs="Times New Roman"/>
                <w:noProof/>
              </w:rPr>
              <w:t>Fortalezas</w:t>
            </w:r>
            <w:r>
              <w:rPr>
                <w:noProof/>
                <w:webHidden/>
              </w:rPr>
              <w:tab/>
            </w:r>
            <w:r>
              <w:rPr>
                <w:noProof/>
                <w:webHidden/>
              </w:rPr>
              <w:fldChar w:fldCharType="begin"/>
            </w:r>
            <w:r>
              <w:rPr>
                <w:noProof/>
                <w:webHidden/>
              </w:rPr>
              <w:instrText xml:space="preserve"> PAGEREF _Toc211321932 \h </w:instrText>
            </w:r>
            <w:r>
              <w:rPr>
                <w:noProof/>
                <w:webHidden/>
              </w:rPr>
            </w:r>
            <w:r>
              <w:rPr>
                <w:noProof/>
                <w:webHidden/>
              </w:rPr>
              <w:fldChar w:fldCharType="separate"/>
            </w:r>
            <w:r>
              <w:rPr>
                <w:noProof/>
                <w:webHidden/>
              </w:rPr>
              <w:t>92</w:t>
            </w:r>
            <w:r>
              <w:rPr>
                <w:noProof/>
                <w:webHidden/>
              </w:rPr>
              <w:fldChar w:fldCharType="end"/>
            </w:r>
          </w:hyperlink>
        </w:p>
        <w:p w:rsidR="00F57958" w:rsidRDefault="00F57958" w14:paraId="0BBAAA45" w14:textId="24E5C759">
          <w:pPr>
            <w:pStyle w:val="TDC2"/>
            <w:tabs>
              <w:tab w:val="right" w:leader="dot" w:pos="9016"/>
            </w:tabs>
            <w:rPr>
              <w:rFonts w:eastAsiaTheme="minorEastAsia"/>
              <w:noProof/>
              <w:lang w:val="es-CO" w:eastAsia="es-CO"/>
            </w:rPr>
          </w:pPr>
          <w:hyperlink w:history="1" w:anchor="_Toc211321933">
            <w:r w:rsidRPr="00B80141">
              <w:rPr>
                <w:rStyle w:val="Hipervnculo"/>
                <w:rFonts w:cs="Times New Roman"/>
                <w:noProof/>
              </w:rPr>
              <w:t>Oportunidades de mejora</w:t>
            </w:r>
            <w:r>
              <w:rPr>
                <w:noProof/>
                <w:webHidden/>
              </w:rPr>
              <w:tab/>
            </w:r>
            <w:r>
              <w:rPr>
                <w:noProof/>
                <w:webHidden/>
              </w:rPr>
              <w:fldChar w:fldCharType="begin"/>
            </w:r>
            <w:r>
              <w:rPr>
                <w:noProof/>
                <w:webHidden/>
              </w:rPr>
              <w:instrText xml:space="preserve"> PAGEREF _Toc211321933 \h </w:instrText>
            </w:r>
            <w:r>
              <w:rPr>
                <w:noProof/>
                <w:webHidden/>
              </w:rPr>
            </w:r>
            <w:r>
              <w:rPr>
                <w:noProof/>
                <w:webHidden/>
              </w:rPr>
              <w:fldChar w:fldCharType="separate"/>
            </w:r>
            <w:r>
              <w:rPr>
                <w:noProof/>
                <w:webHidden/>
              </w:rPr>
              <w:t>92</w:t>
            </w:r>
            <w:r>
              <w:rPr>
                <w:noProof/>
                <w:webHidden/>
              </w:rPr>
              <w:fldChar w:fldCharType="end"/>
            </w:r>
          </w:hyperlink>
        </w:p>
        <w:p w:rsidR="00F57958" w:rsidRDefault="00F57958" w14:paraId="1322D696" w14:textId="5CB6802E">
          <w:pPr>
            <w:pStyle w:val="TDC2"/>
            <w:tabs>
              <w:tab w:val="right" w:leader="dot" w:pos="9016"/>
            </w:tabs>
            <w:rPr>
              <w:rFonts w:eastAsiaTheme="minorEastAsia"/>
              <w:noProof/>
              <w:lang w:val="es-CO" w:eastAsia="es-CO"/>
            </w:rPr>
          </w:pPr>
          <w:hyperlink w:history="1" w:anchor="_Toc211321934">
            <w:r w:rsidRPr="00B80141">
              <w:rPr>
                <w:rStyle w:val="Hipervnculo"/>
                <w:rFonts w:cs="Times New Roman"/>
                <w:noProof/>
              </w:rPr>
              <w:t>Juicio global de calidad</w:t>
            </w:r>
            <w:r>
              <w:rPr>
                <w:noProof/>
                <w:webHidden/>
              </w:rPr>
              <w:tab/>
            </w:r>
            <w:r>
              <w:rPr>
                <w:noProof/>
                <w:webHidden/>
              </w:rPr>
              <w:fldChar w:fldCharType="begin"/>
            </w:r>
            <w:r>
              <w:rPr>
                <w:noProof/>
                <w:webHidden/>
              </w:rPr>
              <w:instrText xml:space="preserve"> PAGEREF _Toc211321934 \h </w:instrText>
            </w:r>
            <w:r>
              <w:rPr>
                <w:noProof/>
                <w:webHidden/>
              </w:rPr>
            </w:r>
            <w:r>
              <w:rPr>
                <w:noProof/>
                <w:webHidden/>
              </w:rPr>
              <w:fldChar w:fldCharType="separate"/>
            </w:r>
            <w:r>
              <w:rPr>
                <w:noProof/>
                <w:webHidden/>
              </w:rPr>
              <w:t>92</w:t>
            </w:r>
            <w:r>
              <w:rPr>
                <w:noProof/>
                <w:webHidden/>
              </w:rPr>
              <w:fldChar w:fldCharType="end"/>
            </w:r>
          </w:hyperlink>
        </w:p>
        <w:p w:rsidR="00F57958" w:rsidRDefault="00F57958" w14:paraId="3A8EF0D7" w14:textId="0E442155">
          <w:pPr>
            <w:pStyle w:val="TDC1"/>
            <w:rPr>
              <w:rFonts w:asciiTheme="minorHAnsi" w:hAnsiTheme="minorHAnsi" w:eastAsiaTheme="minorEastAsia" w:cstheme="minorBidi"/>
              <w:b w:val="0"/>
              <w:bCs w:val="0"/>
              <w:lang w:val="es-CO" w:eastAsia="es-CO"/>
            </w:rPr>
          </w:pPr>
          <w:hyperlink w:history="1" w:anchor="_Toc211321935">
            <w:r w:rsidRPr="00B80141">
              <w:rPr>
                <w:rStyle w:val="Hipervnculo"/>
              </w:rPr>
              <w:t>4.</w:t>
            </w:r>
            <w:r>
              <w:rPr>
                <w:rFonts w:asciiTheme="minorHAnsi" w:hAnsiTheme="minorHAnsi" w:eastAsiaTheme="minorEastAsia" w:cstheme="minorBidi"/>
                <w:b w:val="0"/>
                <w:bCs w:val="0"/>
                <w:lang w:val="es-CO" w:eastAsia="es-CO"/>
              </w:rPr>
              <w:tab/>
            </w:r>
            <w:r w:rsidRPr="00B80141">
              <w:rPr>
                <w:rStyle w:val="Hipervnculo"/>
              </w:rPr>
              <w:t xml:space="preserve">Capítulo IV. Seguimiento y evaluación del plan de mejoramiento </w:t>
            </w:r>
            <w:r>
              <w:rPr>
                <w:webHidden/>
              </w:rPr>
              <w:tab/>
            </w:r>
            <w:r>
              <w:rPr>
                <w:webHidden/>
              </w:rPr>
              <w:fldChar w:fldCharType="begin"/>
            </w:r>
            <w:r>
              <w:rPr>
                <w:webHidden/>
              </w:rPr>
              <w:instrText xml:space="preserve"> PAGEREF _Toc211321935 \h </w:instrText>
            </w:r>
            <w:r>
              <w:rPr>
                <w:webHidden/>
              </w:rPr>
            </w:r>
            <w:r>
              <w:rPr>
                <w:webHidden/>
              </w:rPr>
              <w:fldChar w:fldCharType="separate"/>
            </w:r>
            <w:r>
              <w:rPr>
                <w:webHidden/>
              </w:rPr>
              <w:t>95</w:t>
            </w:r>
            <w:r>
              <w:rPr>
                <w:webHidden/>
              </w:rPr>
              <w:fldChar w:fldCharType="end"/>
            </w:r>
          </w:hyperlink>
        </w:p>
        <w:p w:rsidR="00F57958" w:rsidRDefault="00F57958" w14:paraId="18BA325D" w14:textId="404BDFF5">
          <w:pPr>
            <w:pStyle w:val="TDC2"/>
            <w:tabs>
              <w:tab w:val="right" w:leader="dot" w:pos="9016"/>
            </w:tabs>
            <w:rPr>
              <w:rFonts w:eastAsiaTheme="minorEastAsia"/>
              <w:noProof/>
              <w:lang w:val="es-CO" w:eastAsia="es-CO"/>
            </w:rPr>
          </w:pPr>
          <w:hyperlink w:history="1" w:anchor="_Toc211321936">
            <w:r w:rsidRPr="00B80141">
              <w:rPr>
                <w:rStyle w:val="Hipervnculo"/>
                <w:rFonts w:cs="Times New Roman"/>
                <w:noProof/>
              </w:rPr>
              <w:t>Avances del Plan de Mejoramiento del proyecto curricular</w:t>
            </w:r>
            <w:r>
              <w:rPr>
                <w:noProof/>
                <w:webHidden/>
              </w:rPr>
              <w:tab/>
            </w:r>
            <w:r>
              <w:rPr>
                <w:noProof/>
                <w:webHidden/>
              </w:rPr>
              <w:fldChar w:fldCharType="begin"/>
            </w:r>
            <w:r>
              <w:rPr>
                <w:noProof/>
                <w:webHidden/>
              </w:rPr>
              <w:instrText xml:space="preserve"> PAGEREF _Toc211321936 \h </w:instrText>
            </w:r>
            <w:r>
              <w:rPr>
                <w:noProof/>
                <w:webHidden/>
              </w:rPr>
            </w:r>
            <w:r>
              <w:rPr>
                <w:noProof/>
                <w:webHidden/>
              </w:rPr>
              <w:fldChar w:fldCharType="separate"/>
            </w:r>
            <w:r>
              <w:rPr>
                <w:noProof/>
                <w:webHidden/>
              </w:rPr>
              <w:t>95</w:t>
            </w:r>
            <w:r>
              <w:rPr>
                <w:noProof/>
                <w:webHidden/>
              </w:rPr>
              <w:fldChar w:fldCharType="end"/>
            </w:r>
          </w:hyperlink>
        </w:p>
        <w:p w:rsidR="00F57958" w:rsidRDefault="00F57958" w14:paraId="3A2ACD7D" w14:textId="424E2E5A">
          <w:pPr>
            <w:pStyle w:val="TDC2"/>
            <w:tabs>
              <w:tab w:val="right" w:leader="dot" w:pos="9016"/>
            </w:tabs>
            <w:rPr>
              <w:rFonts w:eastAsiaTheme="minorEastAsia"/>
              <w:noProof/>
              <w:lang w:val="es-CO" w:eastAsia="es-CO"/>
            </w:rPr>
          </w:pPr>
          <w:hyperlink w:history="1" w:anchor="_Toc211321937">
            <w:r w:rsidRPr="00B80141">
              <w:rPr>
                <w:rStyle w:val="Hipervnculo"/>
                <w:rFonts w:cs="Times New Roman"/>
                <w:noProof/>
              </w:rPr>
              <w:t>Actualización del Plan de Mejoramiento del proyecto curricular</w:t>
            </w:r>
            <w:r>
              <w:rPr>
                <w:noProof/>
                <w:webHidden/>
              </w:rPr>
              <w:tab/>
            </w:r>
            <w:r>
              <w:rPr>
                <w:noProof/>
                <w:webHidden/>
              </w:rPr>
              <w:fldChar w:fldCharType="begin"/>
            </w:r>
            <w:r>
              <w:rPr>
                <w:noProof/>
                <w:webHidden/>
              </w:rPr>
              <w:instrText xml:space="preserve"> PAGEREF _Toc211321937 \h </w:instrText>
            </w:r>
            <w:r>
              <w:rPr>
                <w:noProof/>
                <w:webHidden/>
              </w:rPr>
            </w:r>
            <w:r>
              <w:rPr>
                <w:noProof/>
                <w:webHidden/>
              </w:rPr>
              <w:fldChar w:fldCharType="separate"/>
            </w:r>
            <w:r>
              <w:rPr>
                <w:noProof/>
                <w:webHidden/>
              </w:rPr>
              <w:t>96</w:t>
            </w:r>
            <w:r>
              <w:rPr>
                <w:noProof/>
                <w:webHidden/>
              </w:rPr>
              <w:fldChar w:fldCharType="end"/>
            </w:r>
          </w:hyperlink>
        </w:p>
        <w:p w:rsidR="00F57958" w:rsidRDefault="00F57958" w14:paraId="1719F4A0" w14:textId="1785FA2D">
          <w:pPr>
            <w:pStyle w:val="TDC1"/>
            <w:rPr>
              <w:rFonts w:asciiTheme="minorHAnsi" w:hAnsiTheme="minorHAnsi" w:eastAsiaTheme="minorEastAsia" w:cstheme="minorBidi"/>
              <w:b w:val="0"/>
              <w:bCs w:val="0"/>
              <w:lang w:val="es-CO" w:eastAsia="es-CO"/>
            </w:rPr>
          </w:pPr>
          <w:hyperlink w:history="1" w:anchor="_Toc211321938">
            <w:r w:rsidRPr="00B80141">
              <w:rPr>
                <w:rStyle w:val="Hipervnculo"/>
              </w:rPr>
              <w:t>5.</w:t>
            </w:r>
            <w:r>
              <w:rPr>
                <w:rFonts w:asciiTheme="minorHAnsi" w:hAnsiTheme="minorHAnsi" w:eastAsiaTheme="minorEastAsia" w:cstheme="minorBidi"/>
                <w:b w:val="0"/>
                <w:bCs w:val="0"/>
                <w:lang w:val="es-CO" w:eastAsia="es-CO"/>
              </w:rPr>
              <w:tab/>
            </w:r>
            <w:r w:rsidRPr="00B80141">
              <w:rPr>
                <w:rStyle w:val="Hipervnculo"/>
              </w:rPr>
              <w:t xml:space="preserve">Capítulo V. Seguimiento a recomendaciones del CNA </w:t>
            </w:r>
            <w:r>
              <w:rPr>
                <w:webHidden/>
              </w:rPr>
              <w:tab/>
            </w:r>
            <w:r>
              <w:rPr>
                <w:webHidden/>
              </w:rPr>
              <w:fldChar w:fldCharType="begin"/>
            </w:r>
            <w:r>
              <w:rPr>
                <w:webHidden/>
              </w:rPr>
              <w:instrText xml:space="preserve"> PAGEREF _Toc211321938 \h </w:instrText>
            </w:r>
            <w:r>
              <w:rPr>
                <w:webHidden/>
              </w:rPr>
            </w:r>
            <w:r>
              <w:rPr>
                <w:webHidden/>
              </w:rPr>
              <w:fldChar w:fldCharType="separate"/>
            </w:r>
            <w:r>
              <w:rPr>
                <w:webHidden/>
              </w:rPr>
              <w:t>97</w:t>
            </w:r>
            <w:r>
              <w:rPr>
                <w:webHidden/>
              </w:rPr>
              <w:fldChar w:fldCharType="end"/>
            </w:r>
          </w:hyperlink>
        </w:p>
        <w:p w:rsidR="00F57958" w:rsidRDefault="00F57958" w14:paraId="59CA6B26" w14:textId="766E0108">
          <w:pPr>
            <w:pStyle w:val="TDC2"/>
            <w:tabs>
              <w:tab w:val="right" w:leader="dot" w:pos="9016"/>
            </w:tabs>
            <w:rPr>
              <w:rFonts w:eastAsiaTheme="minorEastAsia"/>
              <w:noProof/>
              <w:lang w:val="es-CO" w:eastAsia="es-CO"/>
            </w:rPr>
          </w:pPr>
          <w:hyperlink w:history="1" w:anchor="_Toc211321939">
            <w:r w:rsidRPr="00B80141">
              <w:rPr>
                <w:rStyle w:val="Hipervnculo"/>
                <w:rFonts w:cs="Times New Roman"/>
                <w:noProof/>
              </w:rPr>
              <w:t>Avances y cumplimiento de Recomendaciones del CNA</w:t>
            </w:r>
            <w:r>
              <w:rPr>
                <w:noProof/>
                <w:webHidden/>
              </w:rPr>
              <w:tab/>
            </w:r>
            <w:r>
              <w:rPr>
                <w:noProof/>
                <w:webHidden/>
              </w:rPr>
              <w:fldChar w:fldCharType="begin"/>
            </w:r>
            <w:r>
              <w:rPr>
                <w:noProof/>
                <w:webHidden/>
              </w:rPr>
              <w:instrText xml:space="preserve"> PAGEREF _Toc211321939 \h </w:instrText>
            </w:r>
            <w:r>
              <w:rPr>
                <w:noProof/>
                <w:webHidden/>
              </w:rPr>
            </w:r>
            <w:r>
              <w:rPr>
                <w:noProof/>
                <w:webHidden/>
              </w:rPr>
              <w:fldChar w:fldCharType="separate"/>
            </w:r>
            <w:r>
              <w:rPr>
                <w:noProof/>
                <w:webHidden/>
              </w:rPr>
              <w:t>97</w:t>
            </w:r>
            <w:r>
              <w:rPr>
                <w:noProof/>
                <w:webHidden/>
              </w:rPr>
              <w:fldChar w:fldCharType="end"/>
            </w:r>
          </w:hyperlink>
        </w:p>
        <w:p w:rsidRPr="006451FC" w:rsidR="00B419F9" w:rsidP="3FAE1183" w:rsidRDefault="00B419F9" w14:paraId="2CD52126" w14:textId="455EC631">
          <w:pPr>
            <w:spacing w:line="240" w:lineRule="auto"/>
            <w:jc w:val="both"/>
            <w:rPr>
              <w:rFonts w:ascii="Times New Roman" w:hAnsi="Times New Roman" w:cs="Times New Roman"/>
              <w:lang w:eastAsia="es-CO"/>
            </w:rPr>
          </w:pPr>
          <w:r w:rsidRPr="006451FC">
            <w:rPr>
              <w:rFonts w:ascii="Times New Roman" w:hAnsi="Times New Roman" w:cs="Times New Roman"/>
            </w:rPr>
            <w:fldChar w:fldCharType="end"/>
          </w:r>
        </w:p>
      </w:sdtContent>
    </w:sdt>
    <w:p w:rsidR="00191031" w:rsidP="0080705A" w:rsidRDefault="00191031" w14:paraId="4BF3701F" w14:textId="59A35317">
      <w:pPr>
        <w:spacing w:line="276" w:lineRule="auto"/>
        <w:jc w:val="both"/>
        <w:rPr>
          <w:rFonts w:ascii="Times New Roman" w:hAnsi="Times New Roman" w:cs="Times New Roman"/>
          <w:lang w:eastAsia="es-CO"/>
        </w:rPr>
      </w:pPr>
    </w:p>
    <w:p w:rsidR="00AD1F02" w:rsidRDefault="00AD1F02" w14:paraId="69B778BD" w14:textId="50FFBA6A">
      <w:pPr>
        <w:rPr>
          <w:ins w:author="RUBIANO SUAREZ ALISON KATHERINE" w:date="2025-10-14T08:54:00Z" w:id="1"/>
          <w:rFonts w:ascii="Times New Roman" w:hAnsi="Times New Roman" w:cs="Times New Roman"/>
          <w:lang w:eastAsia="es-CO"/>
        </w:rPr>
      </w:pPr>
      <w:ins w:author="RUBIANO SUAREZ ALISON KATHERINE" w:date="2025-10-14T08:54:00Z" w:id="2">
        <w:r>
          <w:rPr>
            <w:rFonts w:ascii="Times New Roman" w:hAnsi="Times New Roman" w:cs="Times New Roman"/>
            <w:lang w:eastAsia="es-CO"/>
          </w:rPr>
          <w:br w:type="page"/>
        </w:r>
      </w:ins>
    </w:p>
    <w:p w:rsidRPr="006451FC" w:rsidR="00F57958" w:rsidP="0080705A" w:rsidRDefault="00F57958" w14:paraId="7D9F57C9" w14:textId="77777777">
      <w:pPr>
        <w:spacing w:line="276" w:lineRule="auto"/>
        <w:jc w:val="both"/>
        <w:rPr>
          <w:rFonts w:ascii="Times New Roman" w:hAnsi="Times New Roman" w:cs="Times New Roman"/>
          <w:lang w:eastAsia="es-CO"/>
        </w:rPr>
      </w:pPr>
    </w:p>
    <w:p w:rsidR="00AD1F02" w:rsidRDefault="00901F34" w14:paraId="2A71ABDA" w14:textId="2245D70D">
      <w:pPr>
        <w:pStyle w:val="Tabladeilustraciones"/>
        <w:tabs>
          <w:tab w:val="right" w:leader="dot" w:pos="9016"/>
        </w:tabs>
        <w:rPr>
          <w:rFonts w:eastAsiaTheme="minorEastAsia"/>
          <w:noProof/>
          <w:lang w:val="es-CO" w:eastAsia="es-CO"/>
        </w:rPr>
      </w:pPr>
      <w:r>
        <w:rPr>
          <w:rFonts w:ascii="Times New Roman" w:hAnsi="Times New Roman" w:cs="Times New Roman"/>
          <w:lang w:eastAsia="es-CO"/>
        </w:rPr>
        <w:fldChar w:fldCharType="begin"/>
      </w:r>
      <w:r>
        <w:rPr>
          <w:rFonts w:ascii="Times New Roman" w:hAnsi="Times New Roman" w:cs="Times New Roman"/>
          <w:lang w:eastAsia="es-CO"/>
        </w:rPr>
        <w:instrText xml:space="preserve"> TOC \h \z \c "Tabla" </w:instrText>
      </w:r>
      <w:r>
        <w:rPr>
          <w:rFonts w:ascii="Times New Roman" w:hAnsi="Times New Roman" w:cs="Times New Roman"/>
          <w:lang w:eastAsia="es-CO"/>
        </w:rPr>
        <w:fldChar w:fldCharType="separate"/>
      </w:r>
      <w:hyperlink w:history="1" w:anchor="_Toc211324517">
        <w:r w:rsidRPr="00695AB2" w:rsidR="00AD1F02">
          <w:rPr>
            <w:rStyle w:val="Hipervnculo"/>
            <w:rFonts w:ascii="Times New Roman" w:hAnsi="Times New Roman" w:cs="Times New Roman"/>
            <w:noProof/>
          </w:rPr>
          <w:t>Tabla 1 Plan de estudios vigente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_Toc211324517 \h </w:instrText>
        </w:r>
        <w:r w:rsidR="00AD1F02">
          <w:rPr>
            <w:noProof/>
            <w:webHidden/>
          </w:rPr>
        </w:r>
        <w:r w:rsidR="00AD1F02">
          <w:rPr>
            <w:noProof/>
            <w:webHidden/>
          </w:rPr>
          <w:fldChar w:fldCharType="separate"/>
        </w:r>
        <w:r w:rsidR="00AD1F02">
          <w:rPr>
            <w:noProof/>
            <w:webHidden/>
          </w:rPr>
          <w:t>16</w:t>
        </w:r>
        <w:r w:rsidR="00AD1F02">
          <w:rPr>
            <w:noProof/>
            <w:webHidden/>
          </w:rPr>
          <w:fldChar w:fldCharType="end"/>
        </w:r>
      </w:hyperlink>
    </w:p>
    <w:p w:rsidR="00AD1F02" w:rsidRDefault="00AD1F02" w14:paraId="65DA9BCA" w14:textId="10D62DD8">
      <w:pPr>
        <w:pStyle w:val="Tabladeilustraciones"/>
        <w:tabs>
          <w:tab w:val="right" w:leader="dot" w:pos="9016"/>
        </w:tabs>
        <w:rPr>
          <w:rFonts w:eastAsiaTheme="minorEastAsia"/>
          <w:noProof/>
          <w:lang w:val="es-CO" w:eastAsia="es-CO"/>
        </w:rPr>
      </w:pPr>
      <w:hyperlink w:history="1" w:anchor="_Toc211324518">
        <w:r w:rsidRPr="00695AB2">
          <w:rPr>
            <w:rStyle w:val="Hipervnculo"/>
            <w:rFonts w:ascii="Times New Roman" w:hAnsi="Times New Roman" w:cs="Times New Roman"/>
            <w:noProof/>
          </w:rPr>
          <w:t>Tabla 2 Modificaciones al plan de estudios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_Toc211324518 \h </w:instrText>
        </w:r>
        <w:r>
          <w:rPr>
            <w:noProof/>
            <w:webHidden/>
          </w:rPr>
        </w:r>
        <w:r>
          <w:rPr>
            <w:noProof/>
            <w:webHidden/>
          </w:rPr>
          <w:fldChar w:fldCharType="separate"/>
        </w:r>
        <w:r>
          <w:rPr>
            <w:noProof/>
            <w:webHidden/>
          </w:rPr>
          <w:t>17</w:t>
        </w:r>
        <w:r>
          <w:rPr>
            <w:noProof/>
            <w:webHidden/>
          </w:rPr>
          <w:fldChar w:fldCharType="end"/>
        </w:r>
      </w:hyperlink>
    </w:p>
    <w:p w:rsidR="00AD1F02" w:rsidRDefault="00AD1F02" w14:paraId="0E978D2C" w14:textId="46ABEC50">
      <w:pPr>
        <w:pStyle w:val="Tabladeilustraciones"/>
        <w:tabs>
          <w:tab w:val="right" w:leader="dot" w:pos="9016"/>
        </w:tabs>
        <w:rPr>
          <w:rFonts w:eastAsiaTheme="minorEastAsia"/>
          <w:noProof/>
          <w:lang w:val="es-CO" w:eastAsia="es-CO"/>
        </w:rPr>
      </w:pPr>
      <w:hyperlink w:history="1" w:anchor="_Toc211324519">
        <w:r w:rsidRPr="00695AB2">
          <w:rPr>
            <w:rStyle w:val="Hipervnculo"/>
            <w:rFonts w:ascii="Times New Roman" w:hAnsi="Times New Roman" w:cs="Times New Roman"/>
            <w:noProof/>
          </w:rPr>
          <w:t>Tabla 3 Relación aspirantes, admitidos, matriculados primer curso y matriculados total, Maestría en Ciencias de la Información y las Comunicaciones – Metodología Investigación.</w:t>
        </w:r>
        <w:r>
          <w:rPr>
            <w:noProof/>
            <w:webHidden/>
          </w:rPr>
          <w:tab/>
        </w:r>
        <w:r>
          <w:rPr>
            <w:noProof/>
            <w:webHidden/>
          </w:rPr>
          <w:fldChar w:fldCharType="begin"/>
        </w:r>
        <w:r>
          <w:rPr>
            <w:noProof/>
            <w:webHidden/>
          </w:rPr>
          <w:instrText xml:space="preserve"> PAGEREF _Toc211324519 \h </w:instrText>
        </w:r>
        <w:r>
          <w:rPr>
            <w:noProof/>
            <w:webHidden/>
          </w:rPr>
        </w:r>
        <w:r>
          <w:rPr>
            <w:noProof/>
            <w:webHidden/>
          </w:rPr>
          <w:fldChar w:fldCharType="separate"/>
        </w:r>
        <w:r>
          <w:rPr>
            <w:noProof/>
            <w:webHidden/>
          </w:rPr>
          <w:t>18</w:t>
        </w:r>
        <w:r>
          <w:rPr>
            <w:noProof/>
            <w:webHidden/>
          </w:rPr>
          <w:fldChar w:fldCharType="end"/>
        </w:r>
      </w:hyperlink>
    </w:p>
    <w:p w:rsidR="00AD1F02" w:rsidRDefault="00AD1F02" w14:paraId="670F7CF7" w14:textId="647DF10B">
      <w:pPr>
        <w:pStyle w:val="Tabladeilustraciones"/>
        <w:tabs>
          <w:tab w:val="right" w:leader="dot" w:pos="9016"/>
        </w:tabs>
        <w:rPr>
          <w:rFonts w:eastAsiaTheme="minorEastAsia"/>
          <w:noProof/>
          <w:lang w:val="es-CO" w:eastAsia="es-CO"/>
        </w:rPr>
      </w:pPr>
      <w:hyperlink w:history="1" w:anchor="_Toc211324520">
        <w:r w:rsidRPr="00695AB2">
          <w:rPr>
            <w:rStyle w:val="Hipervnculo"/>
            <w:rFonts w:ascii="Times New Roman" w:hAnsi="Times New Roman" w:cs="Times New Roman"/>
            <w:noProof/>
          </w:rPr>
          <w:t>Tabla 4 Evolución en la formación de la planta profesoral en 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_Toc211324520 \h </w:instrText>
        </w:r>
        <w:r>
          <w:rPr>
            <w:noProof/>
            <w:webHidden/>
          </w:rPr>
        </w:r>
        <w:r>
          <w:rPr>
            <w:noProof/>
            <w:webHidden/>
          </w:rPr>
          <w:fldChar w:fldCharType="separate"/>
        </w:r>
        <w:r>
          <w:rPr>
            <w:noProof/>
            <w:webHidden/>
          </w:rPr>
          <w:t>19</w:t>
        </w:r>
        <w:r>
          <w:rPr>
            <w:noProof/>
            <w:webHidden/>
          </w:rPr>
          <w:fldChar w:fldCharType="end"/>
        </w:r>
      </w:hyperlink>
    </w:p>
    <w:p w:rsidR="00AD1F02" w:rsidRDefault="00AD1F02" w14:paraId="583A0178" w14:textId="101A323D">
      <w:pPr>
        <w:pStyle w:val="Tabladeilustraciones"/>
        <w:tabs>
          <w:tab w:val="right" w:leader="dot" w:pos="9016"/>
        </w:tabs>
        <w:rPr>
          <w:rFonts w:eastAsiaTheme="minorEastAsia"/>
          <w:noProof/>
          <w:lang w:val="es-CO" w:eastAsia="es-CO"/>
        </w:rPr>
      </w:pPr>
      <w:hyperlink w:history="1" w:anchor="_Toc211324521">
        <w:r w:rsidRPr="00695AB2">
          <w:rPr>
            <w:rStyle w:val="Hipervnculo"/>
            <w:rFonts w:ascii="Times New Roman" w:hAnsi="Times New Roman" w:cs="Times New Roman"/>
            <w:noProof/>
          </w:rPr>
          <w:t>Tabla 5 Evolución de modalidad de contratación de profesores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_Toc211324521 \h </w:instrText>
        </w:r>
        <w:r>
          <w:rPr>
            <w:noProof/>
            <w:webHidden/>
          </w:rPr>
        </w:r>
        <w:r>
          <w:rPr>
            <w:noProof/>
            <w:webHidden/>
          </w:rPr>
          <w:fldChar w:fldCharType="separate"/>
        </w:r>
        <w:r>
          <w:rPr>
            <w:noProof/>
            <w:webHidden/>
          </w:rPr>
          <w:t>19</w:t>
        </w:r>
        <w:r>
          <w:rPr>
            <w:noProof/>
            <w:webHidden/>
          </w:rPr>
          <w:fldChar w:fldCharType="end"/>
        </w:r>
      </w:hyperlink>
    </w:p>
    <w:p w:rsidR="00AD1F02" w:rsidRDefault="00AD1F02" w14:paraId="44574E75" w14:textId="7CC16BDC">
      <w:pPr>
        <w:pStyle w:val="Tabladeilustraciones"/>
        <w:tabs>
          <w:tab w:val="right" w:leader="dot" w:pos="9016"/>
        </w:tabs>
        <w:rPr>
          <w:rFonts w:eastAsiaTheme="minorEastAsia"/>
          <w:noProof/>
          <w:lang w:val="es-CO" w:eastAsia="es-CO"/>
        </w:rPr>
      </w:pPr>
      <w:hyperlink w:history="1" w:anchor="_Toc211324522">
        <w:r w:rsidRPr="00695AB2">
          <w:rPr>
            <w:rStyle w:val="Hipervnculo"/>
            <w:rFonts w:ascii="Times New Roman" w:hAnsi="Times New Roman" w:cs="Times New Roman"/>
            <w:noProof/>
          </w:rPr>
          <w:t>Tabla 6 Resumen de investigación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_Toc211324522 \h </w:instrText>
        </w:r>
        <w:r>
          <w:rPr>
            <w:noProof/>
            <w:webHidden/>
          </w:rPr>
        </w:r>
        <w:r>
          <w:rPr>
            <w:noProof/>
            <w:webHidden/>
          </w:rPr>
          <w:fldChar w:fldCharType="separate"/>
        </w:r>
        <w:r>
          <w:rPr>
            <w:noProof/>
            <w:webHidden/>
          </w:rPr>
          <w:t>20</w:t>
        </w:r>
        <w:r>
          <w:rPr>
            <w:noProof/>
            <w:webHidden/>
          </w:rPr>
          <w:fldChar w:fldCharType="end"/>
        </w:r>
      </w:hyperlink>
    </w:p>
    <w:p w:rsidR="00AD1F02" w:rsidRDefault="00AD1F02" w14:paraId="6469ADA0" w14:textId="50A2FEA2">
      <w:pPr>
        <w:pStyle w:val="Tabladeilustraciones"/>
        <w:tabs>
          <w:tab w:val="right" w:leader="dot" w:pos="9016"/>
        </w:tabs>
        <w:rPr>
          <w:rFonts w:eastAsiaTheme="minorEastAsia"/>
          <w:noProof/>
          <w:lang w:val="es-CO" w:eastAsia="es-CO"/>
        </w:rPr>
      </w:pPr>
      <w:hyperlink w:history="1" w:anchor="_Toc211324523">
        <w:r w:rsidRPr="00695AB2">
          <w:rPr>
            <w:rStyle w:val="Hipervnculo"/>
            <w:rFonts w:ascii="Times New Roman" w:hAnsi="Times New Roman" w:cs="Times New Roman"/>
            <w:noProof/>
          </w:rPr>
          <w:t>Tabla 8 Resultados de ejercicios de ponderación de factores y características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_Toc211324523 \h </w:instrText>
        </w:r>
        <w:r>
          <w:rPr>
            <w:noProof/>
            <w:webHidden/>
          </w:rPr>
        </w:r>
        <w:r>
          <w:rPr>
            <w:noProof/>
            <w:webHidden/>
          </w:rPr>
          <w:fldChar w:fldCharType="separate"/>
        </w:r>
        <w:r>
          <w:rPr>
            <w:noProof/>
            <w:webHidden/>
          </w:rPr>
          <w:t>24</w:t>
        </w:r>
        <w:r>
          <w:rPr>
            <w:noProof/>
            <w:webHidden/>
          </w:rPr>
          <w:fldChar w:fldCharType="end"/>
        </w:r>
      </w:hyperlink>
    </w:p>
    <w:p w:rsidR="00AD1F02" w:rsidRDefault="00AD1F02" w14:paraId="4536CC22" w14:textId="5C7BC1A8">
      <w:pPr>
        <w:pStyle w:val="Tabladeilustraciones"/>
        <w:tabs>
          <w:tab w:val="right" w:leader="dot" w:pos="9016"/>
        </w:tabs>
        <w:rPr>
          <w:rFonts w:eastAsiaTheme="minorEastAsia"/>
          <w:noProof/>
          <w:lang w:val="es-CO" w:eastAsia="es-CO"/>
        </w:rPr>
      </w:pPr>
      <w:hyperlink w:history="1" w:anchor="_Toc211324524">
        <w:r w:rsidRPr="00695AB2">
          <w:rPr>
            <w:rStyle w:val="Hipervnculo"/>
            <w:rFonts w:ascii="Times New Roman" w:hAnsi="Times New Roman" w:cs="Times New Roman"/>
            <w:noProof/>
          </w:rPr>
          <w:t>Tabla 9 Escala de valoración cualitativa y cuantitativa.</w:t>
        </w:r>
        <w:r>
          <w:rPr>
            <w:noProof/>
            <w:webHidden/>
          </w:rPr>
          <w:tab/>
        </w:r>
        <w:r>
          <w:rPr>
            <w:noProof/>
            <w:webHidden/>
          </w:rPr>
          <w:fldChar w:fldCharType="begin"/>
        </w:r>
        <w:r>
          <w:rPr>
            <w:noProof/>
            <w:webHidden/>
          </w:rPr>
          <w:instrText xml:space="preserve"> PAGEREF _Toc211324524 \h </w:instrText>
        </w:r>
        <w:r>
          <w:rPr>
            <w:noProof/>
            <w:webHidden/>
          </w:rPr>
        </w:r>
        <w:r>
          <w:rPr>
            <w:noProof/>
            <w:webHidden/>
          </w:rPr>
          <w:fldChar w:fldCharType="separate"/>
        </w:r>
        <w:r>
          <w:rPr>
            <w:noProof/>
            <w:webHidden/>
          </w:rPr>
          <w:t>26</w:t>
        </w:r>
        <w:r>
          <w:rPr>
            <w:noProof/>
            <w:webHidden/>
          </w:rPr>
          <w:fldChar w:fldCharType="end"/>
        </w:r>
      </w:hyperlink>
    </w:p>
    <w:p w:rsidR="00AD1F02" w:rsidRDefault="00AD1F02" w14:paraId="62421B9A" w14:textId="26C668F1">
      <w:pPr>
        <w:pStyle w:val="Tabladeilustraciones"/>
        <w:tabs>
          <w:tab w:val="right" w:leader="dot" w:pos="9016"/>
        </w:tabs>
        <w:rPr>
          <w:rFonts w:eastAsiaTheme="minorEastAsia"/>
          <w:noProof/>
          <w:lang w:val="es-CO" w:eastAsia="es-CO"/>
        </w:rPr>
      </w:pPr>
      <w:hyperlink w:history="1" w:anchor="_Toc211324525">
        <w:r w:rsidRPr="00695AB2">
          <w:rPr>
            <w:rStyle w:val="Hipervnculo"/>
            <w:rFonts w:ascii="Times New Roman" w:hAnsi="Times New Roman" w:cs="Times New Roman"/>
            <w:noProof/>
          </w:rPr>
          <w:t>Tabla 10 Valoración cualitativa y cuantitativa de característica 1. Proyecto Educativo del Programa.</w:t>
        </w:r>
        <w:r>
          <w:rPr>
            <w:noProof/>
            <w:webHidden/>
          </w:rPr>
          <w:tab/>
        </w:r>
        <w:r>
          <w:rPr>
            <w:noProof/>
            <w:webHidden/>
          </w:rPr>
          <w:fldChar w:fldCharType="begin"/>
        </w:r>
        <w:r>
          <w:rPr>
            <w:noProof/>
            <w:webHidden/>
          </w:rPr>
          <w:instrText xml:space="preserve"> PAGEREF _Toc211324525 \h </w:instrText>
        </w:r>
        <w:r>
          <w:rPr>
            <w:noProof/>
            <w:webHidden/>
          </w:rPr>
        </w:r>
        <w:r>
          <w:rPr>
            <w:noProof/>
            <w:webHidden/>
          </w:rPr>
          <w:fldChar w:fldCharType="separate"/>
        </w:r>
        <w:r>
          <w:rPr>
            <w:noProof/>
            <w:webHidden/>
          </w:rPr>
          <w:t>28</w:t>
        </w:r>
        <w:r>
          <w:rPr>
            <w:noProof/>
            <w:webHidden/>
          </w:rPr>
          <w:fldChar w:fldCharType="end"/>
        </w:r>
      </w:hyperlink>
    </w:p>
    <w:p w:rsidR="00AD1F02" w:rsidRDefault="00AD1F02" w14:paraId="1D29C853" w14:textId="77C48450">
      <w:pPr>
        <w:pStyle w:val="Tabladeilustraciones"/>
        <w:tabs>
          <w:tab w:val="right" w:leader="dot" w:pos="9016"/>
        </w:tabs>
        <w:rPr>
          <w:rFonts w:eastAsiaTheme="minorEastAsia"/>
          <w:noProof/>
          <w:lang w:val="es-CO" w:eastAsia="es-CO"/>
        </w:rPr>
      </w:pPr>
      <w:hyperlink w:history="1" w:anchor="_Toc211324526">
        <w:r w:rsidRPr="00695AB2">
          <w:rPr>
            <w:rStyle w:val="Hipervnculo"/>
            <w:rFonts w:ascii="Times New Roman" w:hAnsi="Times New Roman" w:cs="Times New Roman"/>
            <w:noProof/>
          </w:rPr>
          <w:t>Tabla 11 Valoración cualitativa y cuantitativa de característica 2. Relevancia académica y pertinencia social del programa académico.</w:t>
        </w:r>
        <w:r>
          <w:rPr>
            <w:noProof/>
            <w:webHidden/>
          </w:rPr>
          <w:tab/>
        </w:r>
        <w:r>
          <w:rPr>
            <w:noProof/>
            <w:webHidden/>
          </w:rPr>
          <w:fldChar w:fldCharType="begin"/>
        </w:r>
        <w:r>
          <w:rPr>
            <w:noProof/>
            <w:webHidden/>
          </w:rPr>
          <w:instrText xml:space="preserve"> PAGEREF _Toc211324526 \h </w:instrText>
        </w:r>
        <w:r>
          <w:rPr>
            <w:noProof/>
            <w:webHidden/>
          </w:rPr>
        </w:r>
        <w:r>
          <w:rPr>
            <w:noProof/>
            <w:webHidden/>
          </w:rPr>
          <w:fldChar w:fldCharType="separate"/>
        </w:r>
        <w:r>
          <w:rPr>
            <w:noProof/>
            <w:webHidden/>
          </w:rPr>
          <w:t>30</w:t>
        </w:r>
        <w:r>
          <w:rPr>
            <w:noProof/>
            <w:webHidden/>
          </w:rPr>
          <w:fldChar w:fldCharType="end"/>
        </w:r>
      </w:hyperlink>
    </w:p>
    <w:p w:rsidR="00AD1F02" w:rsidRDefault="00AD1F02" w14:paraId="66F6E8C6" w14:textId="010B9D2F">
      <w:pPr>
        <w:pStyle w:val="Tabladeilustraciones"/>
        <w:tabs>
          <w:tab w:val="right" w:leader="dot" w:pos="9016"/>
        </w:tabs>
        <w:rPr>
          <w:rFonts w:eastAsiaTheme="minorEastAsia"/>
          <w:noProof/>
          <w:lang w:val="es-CO" w:eastAsia="es-CO"/>
        </w:rPr>
      </w:pPr>
      <w:hyperlink w:history="1" w:anchor="_Toc211324527">
        <w:r w:rsidRPr="00695AB2">
          <w:rPr>
            <w:rStyle w:val="Hipervnculo"/>
            <w:rFonts w:ascii="Times New Roman" w:hAnsi="Times New Roman" w:cs="Times New Roman"/>
            <w:noProof/>
          </w:rPr>
          <w:t>Tabla 12 Valoración cualitativa y cuantitativa, Factor 1. Proyecto Educativo del Programa e identidad institucional.</w:t>
        </w:r>
        <w:r>
          <w:rPr>
            <w:noProof/>
            <w:webHidden/>
          </w:rPr>
          <w:tab/>
        </w:r>
        <w:r>
          <w:rPr>
            <w:noProof/>
            <w:webHidden/>
          </w:rPr>
          <w:fldChar w:fldCharType="begin"/>
        </w:r>
        <w:r>
          <w:rPr>
            <w:noProof/>
            <w:webHidden/>
          </w:rPr>
          <w:instrText xml:space="preserve"> PAGEREF _Toc211324527 \h </w:instrText>
        </w:r>
        <w:r>
          <w:rPr>
            <w:noProof/>
            <w:webHidden/>
          </w:rPr>
        </w:r>
        <w:r>
          <w:rPr>
            <w:noProof/>
            <w:webHidden/>
          </w:rPr>
          <w:fldChar w:fldCharType="separate"/>
        </w:r>
        <w:r>
          <w:rPr>
            <w:noProof/>
            <w:webHidden/>
          </w:rPr>
          <w:t>31</w:t>
        </w:r>
        <w:r>
          <w:rPr>
            <w:noProof/>
            <w:webHidden/>
          </w:rPr>
          <w:fldChar w:fldCharType="end"/>
        </w:r>
      </w:hyperlink>
    </w:p>
    <w:p w:rsidR="00AD1F02" w:rsidRDefault="00AD1F02" w14:paraId="294CDEDB" w14:textId="5B793996">
      <w:pPr>
        <w:pStyle w:val="Tabladeilustraciones"/>
        <w:tabs>
          <w:tab w:val="right" w:leader="dot" w:pos="9016"/>
        </w:tabs>
        <w:rPr>
          <w:rFonts w:eastAsiaTheme="minorEastAsia"/>
          <w:noProof/>
          <w:lang w:val="es-CO" w:eastAsia="es-CO"/>
        </w:rPr>
      </w:pPr>
      <w:hyperlink w:history="1" w:anchor="_Toc211324528">
        <w:r w:rsidRPr="00695AB2">
          <w:rPr>
            <w:rStyle w:val="Hipervnculo"/>
            <w:rFonts w:ascii="Times New Roman" w:hAnsi="Times New Roman" w:cs="Times New Roman"/>
            <w:noProof/>
          </w:rPr>
          <w:t>Tabla 13 Valoración cualitativa y cuantitativa de la característica 3. Participación en actividades de formación integral.</w:t>
        </w:r>
        <w:r>
          <w:rPr>
            <w:noProof/>
            <w:webHidden/>
          </w:rPr>
          <w:tab/>
        </w:r>
        <w:r>
          <w:rPr>
            <w:noProof/>
            <w:webHidden/>
          </w:rPr>
          <w:fldChar w:fldCharType="begin"/>
        </w:r>
        <w:r>
          <w:rPr>
            <w:noProof/>
            <w:webHidden/>
          </w:rPr>
          <w:instrText xml:space="preserve"> PAGEREF _Toc211324528 \h </w:instrText>
        </w:r>
        <w:r>
          <w:rPr>
            <w:noProof/>
            <w:webHidden/>
          </w:rPr>
        </w:r>
        <w:r>
          <w:rPr>
            <w:noProof/>
            <w:webHidden/>
          </w:rPr>
          <w:fldChar w:fldCharType="separate"/>
        </w:r>
        <w:r>
          <w:rPr>
            <w:noProof/>
            <w:webHidden/>
          </w:rPr>
          <w:t>33</w:t>
        </w:r>
        <w:r>
          <w:rPr>
            <w:noProof/>
            <w:webHidden/>
          </w:rPr>
          <w:fldChar w:fldCharType="end"/>
        </w:r>
      </w:hyperlink>
    </w:p>
    <w:p w:rsidR="00AD1F02" w:rsidRDefault="00AD1F02" w14:paraId="050E32C2" w14:textId="7CFD7E0F">
      <w:pPr>
        <w:pStyle w:val="Tabladeilustraciones"/>
        <w:tabs>
          <w:tab w:val="right" w:leader="dot" w:pos="9016"/>
        </w:tabs>
        <w:rPr>
          <w:rFonts w:eastAsiaTheme="minorEastAsia"/>
          <w:noProof/>
          <w:lang w:val="es-CO" w:eastAsia="es-CO"/>
        </w:rPr>
      </w:pPr>
      <w:hyperlink w:history="1" w:anchor="_Toc211324529">
        <w:r w:rsidRPr="00695AB2">
          <w:rPr>
            <w:rStyle w:val="Hipervnculo"/>
            <w:rFonts w:ascii="Times New Roman" w:hAnsi="Times New Roman" w:cs="Times New Roman"/>
            <w:noProof/>
          </w:rPr>
          <w:t>Tabla 14 Valoración cualitativa y cuantitativa de la característica 4. Orientación y seguimiento a estudiantes.</w:t>
        </w:r>
        <w:r>
          <w:rPr>
            <w:noProof/>
            <w:webHidden/>
          </w:rPr>
          <w:tab/>
        </w:r>
        <w:r>
          <w:rPr>
            <w:noProof/>
            <w:webHidden/>
          </w:rPr>
          <w:fldChar w:fldCharType="begin"/>
        </w:r>
        <w:r>
          <w:rPr>
            <w:noProof/>
            <w:webHidden/>
          </w:rPr>
          <w:instrText xml:space="preserve"> PAGEREF _Toc211324529 \h </w:instrText>
        </w:r>
        <w:r>
          <w:rPr>
            <w:noProof/>
            <w:webHidden/>
          </w:rPr>
        </w:r>
        <w:r>
          <w:rPr>
            <w:noProof/>
            <w:webHidden/>
          </w:rPr>
          <w:fldChar w:fldCharType="separate"/>
        </w:r>
        <w:r>
          <w:rPr>
            <w:noProof/>
            <w:webHidden/>
          </w:rPr>
          <w:t>34</w:t>
        </w:r>
        <w:r>
          <w:rPr>
            <w:noProof/>
            <w:webHidden/>
          </w:rPr>
          <w:fldChar w:fldCharType="end"/>
        </w:r>
      </w:hyperlink>
    </w:p>
    <w:p w:rsidR="00AD1F02" w:rsidRDefault="00AD1F02" w14:paraId="0CBDDCA0" w14:textId="584EF0B9">
      <w:pPr>
        <w:pStyle w:val="Tabladeilustraciones"/>
        <w:tabs>
          <w:tab w:val="right" w:leader="dot" w:pos="9016"/>
        </w:tabs>
        <w:rPr>
          <w:rFonts w:eastAsiaTheme="minorEastAsia"/>
          <w:noProof/>
          <w:lang w:val="es-CO" w:eastAsia="es-CO"/>
        </w:rPr>
      </w:pPr>
      <w:hyperlink w:history="1" w:anchor="_Toc211324530">
        <w:r w:rsidRPr="00695AB2">
          <w:rPr>
            <w:rStyle w:val="Hipervnculo"/>
            <w:rFonts w:ascii="Times New Roman" w:hAnsi="Times New Roman" w:cs="Times New Roman"/>
            <w:noProof/>
          </w:rPr>
          <w:t>Tabla 15 Valoración cualitativa y cuantitativa de la Característica 5. Capacidad de trabajo autónomo.</w:t>
        </w:r>
        <w:r>
          <w:rPr>
            <w:noProof/>
            <w:webHidden/>
          </w:rPr>
          <w:tab/>
        </w:r>
        <w:r>
          <w:rPr>
            <w:noProof/>
            <w:webHidden/>
          </w:rPr>
          <w:fldChar w:fldCharType="begin"/>
        </w:r>
        <w:r>
          <w:rPr>
            <w:noProof/>
            <w:webHidden/>
          </w:rPr>
          <w:instrText xml:space="preserve"> PAGEREF _Toc211324530 \h </w:instrText>
        </w:r>
        <w:r>
          <w:rPr>
            <w:noProof/>
            <w:webHidden/>
          </w:rPr>
        </w:r>
        <w:r>
          <w:rPr>
            <w:noProof/>
            <w:webHidden/>
          </w:rPr>
          <w:fldChar w:fldCharType="separate"/>
        </w:r>
        <w:r>
          <w:rPr>
            <w:noProof/>
            <w:webHidden/>
          </w:rPr>
          <w:t>35</w:t>
        </w:r>
        <w:r>
          <w:rPr>
            <w:noProof/>
            <w:webHidden/>
          </w:rPr>
          <w:fldChar w:fldCharType="end"/>
        </w:r>
      </w:hyperlink>
    </w:p>
    <w:p w:rsidR="00AD1F02" w:rsidRDefault="00AD1F02" w14:paraId="6AC596AD" w14:textId="300B29C2">
      <w:pPr>
        <w:pStyle w:val="Tabladeilustraciones"/>
        <w:tabs>
          <w:tab w:val="right" w:leader="dot" w:pos="9016"/>
        </w:tabs>
        <w:rPr>
          <w:rFonts w:eastAsiaTheme="minorEastAsia"/>
          <w:noProof/>
          <w:lang w:val="es-CO" w:eastAsia="es-CO"/>
        </w:rPr>
      </w:pPr>
      <w:hyperlink w:history="1" w:anchor="_Toc211324531">
        <w:r w:rsidRPr="00695AB2">
          <w:rPr>
            <w:rStyle w:val="Hipervnculo"/>
            <w:rFonts w:ascii="Times New Roman" w:hAnsi="Times New Roman" w:cs="Times New Roman"/>
            <w:noProof/>
          </w:rPr>
          <w:t>Tabla 16 Valoración cualitativa y cuantitativa de la Característica 6. Reglamento estudiantil y política académica.</w:t>
        </w:r>
        <w:r>
          <w:rPr>
            <w:noProof/>
            <w:webHidden/>
          </w:rPr>
          <w:tab/>
        </w:r>
        <w:r>
          <w:rPr>
            <w:noProof/>
            <w:webHidden/>
          </w:rPr>
          <w:fldChar w:fldCharType="begin"/>
        </w:r>
        <w:r>
          <w:rPr>
            <w:noProof/>
            <w:webHidden/>
          </w:rPr>
          <w:instrText xml:space="preserve"> PAGEREF _Toc211324531 \h </w:instrText>
        </w:r>
        <w:r>
          <w:rPr>
            <w:noProof/>
            <w:webHidden/>
          </w:rPr>
        </w:r>
        <w:r>
          <w:rPr>
            <w:noProof/>
            <w:webHidden/>
          </w:rPr>
          <w:fldChar w:fldCharType="separate"/>
        </w:r>
        <w:r>
          <w:rPr>
            <w:noProof/>
            <w:webHidden/>
          </w:rPr>
          <w:t>37</w:t>
        </w:r>
        <w:r>
          <w:rPr>
            <w:noProof/>
            <w:webHidden/>
          </w:rPr>
          <w:fldChar w:fldCharType="end"/>
        </w:r>
      </w:hyperlink>
    </w:p>
    <w:p w:rsidR="00AD1F02" w:rsidRDefault="00AD1F02" w14:paraId="39325FA9" w14:textId="09B17A92">
      <w:pPr>
        <w:pStyle w:val="Tabladeilustraciones"/>
        <w:tabs>
          <w:tab w:val="right" w:leader="dot" w:pos="9016"/>
        </w:tabs>
        <w:rPr>
          <w:rFonts w:eastAsiaTheme="minorEastAsia"/>
          <w:noProof/>
          <w:lang w:val="es-CO" w:eastAsia="es-CO"/>
        </w:rPr>
      </w:pPr>
      <w:hyperlink w:history="1" w:anchor="_Toc211324532">
        <w:r w:rsidRPr="00695AB2">
          <w:rPr>
            <w:rStyle w:val="Hipervnculo"/>
            <w:rFonts w:ascii="Times New Roman" w:hAnsi="Times New Roman" w:cs="Times New Roman"/>
            <w:noProof/>
          </w:rPr>
          <w:t>Tabla 17 Valoración cualitativa y cuantitativa de la Característica 7. Estímulos y apoyos para estudiantes.</w:t>
        </w:r>
        <w:r>
          <w:rPr>
            <w:noProof/>
            <w:webHidden/>
          </w:rPr>
          <w:tab/>
        </w:r>
        <w:r>
          <w:rPr>
            <w:noProof/>
            <w:webHidden/>
          </w:rPr>
          <w:fldChar w:fldCharType="begin"/>
        </w:r>
        <w:r>
          <w:rPr>
            <w:noProof/>
            <w:webHidden/>
          </w:rPr>
          <w:instrText xml:space="preserve"> PAGEREF _Toc211324532 \h </w:instrText>
        </w:r>
        <w:r>
          <w:rPr>
            <w:noProof/>
            <w:webHidden/>
          </w:rPr>
        </w:r>
        <w:r>
          <w:rPr>
            <w:noProof/>
            <w:webHidden/>
          </w:rPr>
          <w:fldChar w:fldCharType="separate"/>
        </w:r>
        <w:r>
          <w:rPr>
            <w:noProof/>
            <w:webHidden/>
          </w:rPr>
          <w:t>39</w:t>
        </w:r>
        <w:r>
          <w:rPr>
            <w:noProof/>
            <w:webHidden/>
          </w:rPr>
          <w:fldChar w:fldCharType="end"/>
        </w:r>
      </w:hyperlink>
    </w:p>
    <w:p w:rsidR="00AD1F02" w:rsidRDefault="00AD1F02" w14:paraId="5C8CB720" w14:textId="39AAC558">
      <w:pPr>
        <w:pStyle w:val="Tabladeilustraciones"/>
        <w:tabs>
          <w:tab w:val="right" w:leader="dot" w:pos="9016"/>
        </w:tabs>
        <w:rPr>
          <w:rFonts w:eastAsiaTheme="minorEastAsia"/>
          <w:noProof/>
          <w:lang w:val="es-CO" w:eastAsia="es-CO"/>
        </w:rPr>
      </w:pPr>
      <w:hyperlink w:history="1" w:anchor="_Toc211324533">
        <w:r w:rsidRPr="00695AB2">
          <w:rPr>
            <w:rStyle w:val="Hipervnculo"/>
            <w:rFonts w:ascii="Times New Roman" w:hAnsi="Times New Roman" w:cs="Times New Roman"/>
            <w:noProof/>
          </w:rPr>
          <w:t>Tabla 18 Valoración cualitativa y cuantitativa del Factor 2. Estudiantes.</w:t>
        </w:r>
        <w:r>
          <w:rPr>
            <w:noProof/>
            <w:webHidden/>
          </w:rPr>
          <w:tab/>
        </w:r>
        <w:r>
          <w:rPr>
            <w:noProof/>
            <w:webHidden/>
          </w:rPr>
          <w:fldChar w:fldCharType="begin"/>
        </w:r>
        <w:r>
          <w:rPr>
            <w:noProof/>
            <w:webHidden/>
          </w:rPr>
          <w:instrText xml:space="preserve"> PAGEREF _Toc211324533 \h </w:instrText>
        </w:r>
        <w:r>
          <w:rPr>
            <w:noProof/>
            <w:webHidden/>
          </w:rPr>
        </w:r>
        <w:r>
          <w:rPr>
            <w:noProof/>
            <w:webHidden/>
          </w:rPr>
          <w:fldChar w:fldCharType="separate"/>
        </w:r>
        <w:r>
          <w:rPr>
            <w:noProof/>
            <w:webHidden/>
          </w:rPr>
          <w:t>39</w:t>
        </w:r>
        <w:r>
          <w:rPr>
            <w:noProof/>
            <w:webHidden/>
          </w:rPr>
          <w:fldChar w:fldCharType="end"/>
        </w:r>
      </w:hyperlink>
    </w:p>
    <w:p w:rsidR="00AD1F02" w:rsidRDefault="00AD1F02" w14:paraId="1D5A3393" w14:textId="2EAFC89B">
      <w:pPr>
        <w:pStyle w:val="Tabladeilustraciones"/>
        <w:tabs>
          <w:tab w:val="right" w:leader="dot" w:pos="9016"/>
        </w:tabs>
        <w:rPr>
          <w:rFonts w:eastAsiaTheme="minorEastAsia"/>
          <w:noProof/>
          <w:lang w:val="es-CO" w:eastAsia="es-CO"/>
        </w:rPr>
      </w:pPr>
      <w:hyperlink w:history="1" w:anchor="_Toc211324534">
        <w:r w:rsidRPr="00695AB2">
          <w:rPr>
            <w:rStyle w:val="Hipervnculo"/>
            <w:rFonts w:ascii="Times New Roman" w:hAnsi="Times New Roman" w:cs="Times New Roman"/>
            <w:noProof/>
          </w:rPr>
          <w:t>Tabla 19 Valoración cualitativa y cuantitativa de la Característica 8. Selección, vinculación y permanencia.</w:t>
        </w:r>
        <w:r>
          <w:rPr>
            <w:noProof/>
            <w:webHidden/>
          </w:rPr>
          <w:tab/>
        </w:r>
        <w:r>
          <w:rPr>
            <w:noProof/>
            <w:webHidden/>
          </w:rPr>
          <w:fldChar w:fldCharType="begin"/>
        </w:r>
        <w:r>
          <w:rPr>
            <w:noProof/>
            <w:webHidden/>
          </w:rPr>
          <w:instrText xml:space="preserve"> PAGEREF _Toc211324534 \h </w:instrText>
        </w:r>
        <w:r>
          <w:rPr>
            <w:noProof/>
            <w:webHidden/>
          </w:rPr>
        </w:r>
        <w:r>
          <w:rPr>
            <w:noProof/>
            <w:webHidden/>
          </w:rPr>
          <w:fldChar w:fldCharType="separate"/>
        </w:r>
        <w:r>
          <w:rPr>
            <w:noProof/>
            <w:webHidden/>
          </w:rPr>
          <w:t>42</w:t>
        </w:r>
        <w:r>
          <w:rPr>
            <w:noProof/>
            <w:webHidden/>
          </w:rPr>
          <w:fldChar w:fldCharType="end"/>
        </w:r>
      </w:hyperlink>
    </w:p>
    <w:p w:rsidR="00AD1F02" w:rsidRDefault="00AD1F02" w14:paraId="287945ED" w14:textId="79C9EE74">
      <w:pPr>
        <w:pStyle w:val="Tabladeilustraciones"/>
        <w:tabs>
          <w:tab w:val="right" w:leader="dot" w:pos="9016"/>
        </w:tabs>
        <w:rPr>
          <w:rFonts w:eastAsiaTheme="minorEastAsia"/>
          <w:noProof/>
          <w:lang w:val="es-CO" w:eastAsia="es-CO"/>
        </w:rPr>
      </w:pPr>
      <w:hyperlink w:history="1" w:anchor="_Toc211324535">
        <w:r w:rsidRPr="00695AB2">
          <w:rPr>
            <w:rStyle w:val="Hipervnculo"/>
            <w:rFonts w:ascii="Times New Roman" w:hAnsi="Times New Roman" w:cs="Times New Roman"/>
            <w:noProof/>
          </w:rPr>
          <w:t>Tabla 20 Valoración cualitativa y cuantitativa de la Característica 9. Estatuto profesoral.</w:t>
        </w:r>
        <w:r>
          <w:rPr>
            <w:noProof/>
            <w:webHidden/>
          </w:rPr>
          <w:tab/>
        </w:r>
        <w:r>
          <w:rPr>
            <w:noProof/>
            <w:webHidden/>
          </w:rPr>
          <w:fldChar w:fldCharType="begin"/>
        </w:r>
        <w:r>
          <w:rPr>
            <w:noProof/>
            <w:webHidden/>
          </w:rPr>
          <w:instrText xml:space="preserve"> PAGEREF _Toc211324535 \h </w:instrText>
        </w:r>
        <w:r>
          <w:rPr>
            <w:noProof/>
            <w:webHidden/>
          </w:rPr>
        </w:r>
        <w:r>
          <w:rPr>
            <w:noProof/>
            <w:webHidden/>
          </w:rPr>
          <w:fldChar w:fldCharType="separate"/>
        </w:r>
        <w:r>
          <w:rPr>
            <w:noProof/>
            <w:webHidden/>
          </w:rPr>
          <w:t>42</w:t>
        </w:r>
        <w:r>
          <w:rPr>
            <w:noProof/>
            <w:webHidden/>
          </w:rPr>
          <w:fldChar w:fldCharType="end"/>
        </w:r>
      </w:hyperlink>
    </w:p>
    <w:p w:rsidR="00AD1F02" w:rsidRDefault="00AD1F02" w14:paraId="4F7C5F6D" w14:textId="5E83CF21">
      <w:pPr>
        <w:pStyle w:val="Tabladeilustraciones"/>
        <w:tabs>
          <w:tab w:val="right" w:leader="dot" w:pos="9016"/>
        </w:tabs>
        <w:rPr>
          <w:rFonts w:eastAsiaTheme="minorEastAsia"/>
          <w:noProof/>
          <w:lang w:val="es-CO" w:eastAsia="es-CO"/>
        </w:rPr>
      </w:pPr>
      <w:hyperlink w:history="1" w:anchor="_Toc211324536">
        <w:r w:rsidRPr="00695AB2">
          <w:rPr>
            <w:rStyle w:val="Hipervnculo"/>
            <w:rFonts w:ascii="Times New Roman" w:hAnsi="Times New Roman" w:cs="Times New Roman"/>
            <w:noProof/>
          </w:rPr>
          <w:t>Tabla 21 Valoración cualitativa y cuantitativa de la Característica 10. Número, dedicación, nivel de formación y experiencia.</w:t>
        </w:r>
        <w:r>
          <w:rPr>
            <w:noProof/>
            <w:webHidden/>
          </w:rPr>
          <w:tab/>
        </w:r>
        <w:r>
          <w:rPr>
            <w:noProof/>
            <w:webHidden/>
          </w:rPr>
          <w:fldChar w:fldCharType="begin"/>
        </w:r>
        <w:r>
          <w:rPr>
            <w:noProof/>
            <w:webHidden/>
          </w:rPr>
          <w:instrText xml:space="preserve"> PAGEREF _Toc211324536 \h </w:instrText>
        </w:r>
        <w:r>
          <w:rPr>
            <w:noProof/>
            <w:webHidden/>
          </w:rPr>
        </w:r>
        <w:r>
          <w:rPr>
            <w:noProof/>
            <w:webHidden/>
          </w:rPr>
          <w:fldChar w:fldCharType="separate"/>
        </w:r>
        <w:r>
          <w:rPr>
            <w:noProof/>
            <w:webHidden/>
          </w:rPr>
          <w:t>43</w:t>
        </w:r>
        <w:r>
          <w:rPr>
            <w:noProof/>
            <w:webHidden/>
          </w:rPr>
          <w:fldChar w:fldCharType="end"/>
        </w:r>
      </w:hyperlink>
    </w:p>
    <w:p w:rsidR="00AD1F02" w:rsidRDefault="00AD1F02" w14:paraId="7165B9A1" w14:textId="1FB91B57">
      <w:pPr>
        <w:pStyle w:val="Tabladeilustraciones"/>
        <w:tabs>
          <w:tab w:val="right" w:leader="dot" w:pos="9016"/>
        </w:tabs>
        <w:rPr>
          <w:rFonts w:eastAsiaTheme="minorEastAsia"/>
          <w:noProof/>
          <w:lang w:val="es-CO" w:eastAsia="es-CO"/>
        </w:rPr>
      </w:pPr>
      <w:hyperlink w:history="1" w:anchor="_Toc211324537">
        <w:r w:rsidRPr="00695AB2">
          <w:rPr>
            <w:rStyle w:val="Hipervnculo"/>
            <w:rFonts w:ascii="Times New Roman" w:hAnsi="Times New Roman" w:cs="Times New Roman"/>
            <w:noProof/>
          </w:rPr>
          <w:t>Tabla 22 Valoración cualitativa y cuantitativa de la Característica 11. Desarrollo profesoral.</w:t>
        </w:r>
        <w:r>
          <w:rPr>
            <w:noProof/>
            <w:webHidden/>
          </w:rPr>
          <w:tab/>
        </w:r>
        <w:r>
          <w:rPr>
            <w:noProof/>
            <w:webHidden/>
          </w:rPr>
          <w:fldChar w:fldCharType="begin"/>
        </w:r>
        <w:r>
          <w:rPr>
            <w:noProof/>
            <w:webHidden/>
          </w:rPr>
          <w:instrText xml:space="preserve"> PAGEREF _Toc211324537 \h </w:instrText>
        </w:r>
        <w:r>
          <w:rPr>
            <w:noProof/>
            <w:webHidden/>
          </w:rPr>
        </w:r>
        <w:r>
          <w:rPr>
            <w:noProof/>
            <w:webHidden/>
          </w:rPr>
          <w:fldChar w:fldCharType="separate"/>
        </w:r>
        <w:r>
          <w:rPr>
            <w:noProof/>
            <w:webHidden/>
          </w:rPr>
          <w:t>44</w:t>
        </w:r>
        <w:r>
          <w:rPr>
            <w:noProof/>
            <w:webHidden/>
          </w:rPr>
          <w:fldChar w:fldCharType="end"/>
        </w:r>
      </w:hyperlink>
    </w:p>
    <w:p w:rsidR="00AD1F02" w:rsidRDefault="00AD1F02" w14:paraId="668F37F1" w14:textId="72087A6F">
      <w:pPr>
        <w:pStyle w:val="Tabladeilustraciones"/>
        <w:tabs>
          <w:tab w:val="right" w:leader="dot" w:pos="9016"/>
        </w:tabs>
        <w:rPr>
          <w:rFonts w:eastAsiaTheme="minorEastAsia"/>
          <w:noProof/>
          <w:lang w:val="es-CO" w:eastAsia="es-CO"/>
        </w:rPr>
      </w:pPr>
      <w:hyperlink w:history="1" w:anchor="_Toc211324538">
        <w:r w:rsidRPr="00695AB2">
          <w:rPr>
            <w:rStyle w:val="Hipervnculo"/>
            <w:rFonts w:ascii="Times New Roman" w:hAnsi="Times New Roman" w:cs="Times New Roman"/>
            <w:noProof/>
          </w:rPr>
          <w:t>Tabla 23 Valoración cualitativa y cuantitativa de la Característica 12. Estímulos a la trayectoria profesoral.</w:t>
        </w:r>
        <w:r>
          <w:rPr>
            <w:noProof/>
            <w:webHidden/>
          </w:rPr>
          <w:tab/>
        </w:r>
        <w:r>
          <w:rPr>
            <w:noProof/>
            <w:webHidden/>
          </w:rPr>
          <w:fldChar w:fldCharType="begin"/>
        </w:r>
        <w:r>
          <w:rPr>
            <w:noProof/>
            <w:webHidden/>
          </w:rPr>
          <w:instrText xml:space="preserve"> PAGEREF _Toc211324538 \h </w:instrText>
        </w:r>
        <w:r>
          <w:rPr>
            <w:noProof/>
            <w:webHidden/>
          </w:rPr>
        </w:r>
        <w:r>
          <w:rPr>
            <w:noProof/>
            <w:webHidden/>
          </w:rPr>
          <w:fldChar w:fldCharType="separate"/>
        </w:r>
        <w:r>
          <w:rPr>
            <w:noProof/>
            <w:webHidden/>
          </w:rPr>
          <w:t>45</w:t>
        </w:r>
        <w:r>
          <w:rPr>
            <w:noProof/>
            <w:webHidden/>
          </w:rPr>
          <w:fldChar w:fldCharType="end"/>
        </w:r>
      </w:hyperlink>
    </w:p>
    <w:p w:rsidR="00AD1F02" w:rsidRDefault="00AD1F02" w14:paraId="1F620C78" w14:textId="35F65878">
      <w:pPr>
        <w:pStyle w:val="Tabladeilustraciones"/>
        <w:tabs>
          <w:tab w:val="right" w:leader="dot" w:pos="9016"/>
        </w:tabs>
        <w:rPr>
          <w:rFonts w:eastAsiaTheme="minorEastAsia"/>
          <w:noProof/>
          <w:lang w:val="es-CO" w:eastAsia="es-CO"/>
        </w:rPr>
      </w:pPr>
      <w:hyperlink w:history="1" w:anchor="_Toc211324539">
        <w:r w:rsidRPr="00695AB2">
          <w:rPr>
            <w:rStyle w:val="Hipervnculo"/>
            <w:rFonts w:ascii="Times New Roman" w:hAnsi="Times New Roman" w:cs="Times New Roman"/>
            <w:noProof/>
          </w:rPr>
          <w:t>Tabla 24 Valoración cualitativa y cuantitativa de la Característica 13. Producción, pertinencia, utilización e impacto del material docente.</w:t>
        </w:r>
        <w:r>
          <w:rPr>
            <w:noProof/>
            <w:webHidden/>
          </w:rPr>
          <w:tab/>
        </w:r>
        <w:r>
          <w:rPr>
            <w:noProof/>
            <w:webHidden/>
          </w:rPr>
          <w:fldChar w:fldCharType="begin"/>
        </w:r>
        <w:r>
          <w:rPr>
            <w:noProof/>
            <w:webHidden/>
          </w:rPr>
          <w:instrText xml:space="preserve"> PAGEREF _Toc211324539 \h </w:instrText>
        </w:r>
        <w:r>
          <w:rPr>
            <w:noProof/>
            <w:webHidden/>
          </w:rPr>
        </w:r>
        <w:r>
          <w:rPr>
            <w:noProof/>
            <w:webHidden/>
          </w:rPr>
          <w:fldChar w:fldCharType="separate"/>
        </w:r>
        <w:r>
          <w:rPr>
            <w:noProof/>
            <w:webHidden/>
          </w:rPr>
          <w:t>47</w:t>
        </w:r>
        <w:r>
          <w:rPr>
            <w:noProof/>
            <w:webHidden/>
          </w:rPr>
          <w:fldChar w:fldCharType="end"/>
        </w:r>
      </w:hyperlink>
    </w:p>
    <w:p w:rsidR="00AD1F02" w:rsidRDefault="00AD1F02" w14:paraId="0F850AFF" w14:textId="76FCA79E">
      <w:pPr>
        <w:pStyle w:val="Tabladeilustraciones"/>
        <w:tabs>
          <w:tab w:val="right" w:leader="dot" w:pos="9016"/>
        </w:tabs>
        <w:rPr>
          <w:rFonts w:eastAsiaTheme="minorEastAsia"/>
          <w:noProof/>
          <w:lang w:val="es-CO" w:eastAsia="es-CO"/>
        </w:rPr>
      </w:pPr>
      <w:hyperlink w:history="1" w:anchor="_Toc211324540">
        <w:r w:rsidRPr="00695AB2">
          <w:rPr>
            <w:rStyle w:val="Hipervnculo"/>
            <w:rFonts w:ascii="Times New Roman" w:hAnsi="Times New Roman" w:cs="Times New Roman"/>
            <w:noProof/>
          </w:rPr>
          <w:t>Tabla 25 Valoración cualitativa y cuantitativa de la Característica 14. Remuneración por méritos.</w:t>
        </w:r>
        <w:r>
          <w:rPr>
            <w:noProof/>
            <w:webHidden/>
          </w:rPr>
          <w:tab/>
        </w:r>
        <w:r>
          <w:rPr>
            <w:noProof/>
            <w:webHidden/>
          </w:rPr>
          <w:fldChar w:fldCharType="begin"/>
        </w:r>
        <w:r>
          <w:rPr>
            <w:noProof/>
            <w:webHidden/>
          </w:rPr>
          <w:instrText xml:space="preserve"> PAGEREF _Toc211324540 \h </w:instrText>
        </w:r>
        <w:r>
          <w:rPr>
            <w:noProof/>
            <w:webHidden/>
          </w:rPr>
        </w:r>
        <w:r>
          <w:rPr>
            <w:noProof/>
            <w:webHidden/>
          </w:rPr>
          <w:fldChar w:fldCharType="separate"/>
        </w:r>
        <w:r>
          <w:rPr>
            <w:noProof/>
            <w:webHidden/>
          </w:rPr>
          <w:t>48</w:t>
        </w:r>
        <w:r>
          <w:rPr>
            <w:noProof/>
            <w:webHidden/>
          </w:rPr>
          <w:fldChar w:fldCharType="end"/>
        </w:r>
      </w:hyperlink>
    </w:p>
    <w:p w:rsidR="00AD1F02" w:rsidRDefault="00AD1F02" w14:paraId="7E03A356" w14:textId="0B60882B">
      <w:pPr>
        <w:pStyle w:val="Tabladeilustraciones"/>
        <w:tabs>
          <w:tab w:val="right" w:leader="dot" w:pos="9016"/>
        </w:tabs>
        <w:rPr>
          <w:rFonts w:eastAsiaTheme="minorEastAsia"/>
          <w:noProof/>
          <w:lang w:val="es-CO" w:eastAsia="es-CO"/>
        </w:rPr>
      </w:pPr>
      <w:hyperlink w:history="1" w:anchor="_Toc211324541">
        <w:r w:rsidRPr="00695AB2">
          <w:rPr>
            <w:rStyle w:val="Hipervnculo"/>
            <w:rFonts w:ascii="Times New Roman" w:hAnsi="Times New Roman" w:cs="Times New Roman"/>
            <w:noProof/>
          </w:rPr>
          <w:t>Tabla 26 Valoración cualitativa y cuantitativa de la Característica 15. Evaluación de profesores.</w:t>
        </w:r>
        <w:r>
          <w:rPr>
            <w:noProof/>
            <w:webHidden/>
          </w:rPr>
          <w:tab/>
        </w:r>
        <w:r>
          <w:rPr>
            <w:noProof/>
            <w:webHidden/>
          </w:rPr>
          <w:fldChar w:fldCharType="begin"/>
        </w:r>
        <w:r>
          <w:rPr>
            <w:noProof/>
            <w:webHidden/>
          </w:rPr>
          <w:instrText xml:space="preserve"> PAGEREF _Toc211324541 \h </w:instrText>
        </w:r>
        <w:r>
          <w:rPr>
            <w:noProof/>
            <w:webHidden/>
          </w:rPr>
        </w:r>
        <w:r>
          <w:rPr>
            <w:noProof/>
            <w:webHidden/>
          </w:rPr>
          <w:fldChar w:fldCharType="separate"/>
        </w:r>
        <w:r>
          <w:rPr>
            <w:noProof/>
            <w:webHidden/>
          </w:rPr>
          <w:t>50</w:t>
        </w:r>
        <w:r>
          <w:rPr>
            <w:noProof/>
            <w:webHidden/>
          </w:rPr>
          <w:fldChar w:fldCharType="end"/>
        </w:r>
      </w:hyperlink>
    </w:p>
    <w:p w:rsidR="00AD1F02" w:rsidRDefault="00AD1F02" w14:paraId="6C9E1E1D" w14:textId="0B089B1C">
      <w:pPr>
        <w:pStyle w:val="Tabladeilustraciones"/>
        <w:tabs>
          <w:tab w:val="right" w:leader="dot" w:pos="9016"/>
        </w:tabs>
        <w:rPr>
          <w:rFonts w:eastAsiaTheme="minorEastAsia"/>
          <w:noProof/>
          <w:lang w:val="es-CO" w:eastAsia="es-CO"/>
        </w:rPr>
      </w:pPr>
      <w:hyperlink w:history="1" w:anchor="_Toc211324542">
        <w:r w:rsidRPr="00695AB2">
          <w:rPr>
            <w:rStyle w:val="Hipervnculo"/>
            <w:rFonts w:ascii="Times New Roman" w:hAnsi="Times New Roman" w:cs="Times New Roman"/>
            <w:noProof/>
          </w:rPr>
          <w:t>Tabla 27 Valoración cualitativa y cuantitativa del Factor3. Profesores.</w:t>
        </w:r>
        <w:r>
          <w:rPr>
            <w:noProof/>
            <w:webHidden/>
          </w:rPr>
          <w:tab/>
        </w:r>
        <w:r>
          <w:rPr>
            <w:noProof/>
            <w:webHidden/>
          </w:rPr>
          <w:fldChar w:fldCharType="begin"/>
        </w:r>
        <w:r>
          <w:rPr>
            <w:noProof/>
            <w:webHidden/>
          </w:rPr>
          <w:instrText xml:space="preserve"> PAGEREF _Toc211324542 \h </w:instrText>
        </w:r>
        <w:r>
          <w:rPr>
            <w:noProof/>
            <w:webHidden/>
          </w:rPr>
        </w:r>
        <w:r>
          <w:rPr>
            <w:noProof/>
            <w:webHidden/>
          </w:rPr>
          <w:fldChar w:fldCharType="separate"/>
        </w:r>
        <w:r>
          <w:rPr>
            <w:noProof/>
            <w:webHidden/>
          </w:rPr>
          <w:t>50</w:t>
        </w:r>
        <w:r>
          <w:rPr>
            <w:noProof/>
            <w:webHidden/>
          </w:rPr>
          <w:fldChar w:fldCharType="end"/>
        </w:r>
      </w:hyperlink>
    </w:p>
    <w:p w:rsidR="00AD1F02" w:rsidRDefault="00AD1F02" w14:paraId="08F632C1" w14:textId="53BB34A0">
      <w:pPr>
        <w:pStyle w:val="Tabladeilustraciones"/>
        <w:tabs>
          <w:tab w:val="right" w:leader="dot" w:pos="9016"/>
        </w:tabs>
        <w:rPr>
          <w:rFonts w:eastAsiaTheme="minorEastAsia"/>
          <w:noProof/>
          <w:lang w:val="es-CO" w:eastAsia="es-CO"/>
        </w:rPr>
      </w:pPr>
      <w:hyperlink w:history="1" w:anchor="_Toc211324543">
        <w:r w:rsidRPr="00695AB2">
          <w:rPr>
            <w:rStyle w:val="Hipervnculo"/>
            <w:rFonts w:ascii="Times New Roman" w:hAnsi="Times New Roman" w:cs="Times New Roman"/>
            <w:noProof/>
          </w:rPr>
          <w:t>Tabla 28 Valoración cualitativa y cuantitativa de la Característica 16. Seguimiento a los egresados.</w:t>
        </w:r>
        <w:r>
          <w:rPr>
            <w:noProof/>
            <w:webHidden/>
          </w:rPr>
          <w:tab/>
        </w:r>
        <w:r>
          <w:rPr>
            <w:noProof/>
            <w:webHidden/>
          </w:rPr>
          <w:fldChar w:fldCharType="begin"/>
        </w:r>
        <w:r>
          <w:rPr>
            <w:noProof/>
            <w:webHidden/>
          </w:rPr>
          <w:instrText xml:space="preserve"> PAGEREF _Toc211324543 \h </w:instrText>
        </w:r>
        <w:r>
          <w:rPr>
            <w:noProof/>
            <w:webHidden/>
          </w:rPr>
        </w:r>
        <w:r>
          <w:rPr>
            <w:noProof/>
            <w:webHidden/>
          </w:rPr>
          <w:fldChar w:fldCharType="separate"/>
        </w:r>
        <w:r>
          <w:rPr>
            <w:noProof/>
            <w:webHidden/>
          </w:rPr>
          <w:t>52</w:t>
        </w:r>
        <w:r>
          <w:rPr>
            <w:noProof/>
            <w:webHidden/>
          </w:rPr>
          <w:fldChar w:fldCharType="end"/>
        </w:r>
      </w:hyperlink>
    </w:p>
    <w:p w:rsidR="00AD1F02" w:rsidRDefault="00AD1F02" w14:paraId="6805BF19" w14:textId="13B0D55F">
      <w:pPr>
        <w:pStyle w:val="Tabladeilustraciones"/>
        <w:tabs>
          <w:tab w:val="right" w:leader="dot" w:pos="9016"/>
        </w:tabs>
        <w:rPr>
          <w:rFonts w:eastAsiaTheme="minorEastAsia"/>
          <w:noProof/>
          <w:lang w:val="es-CO" w:eastAsia="es-CO"/>
        </w:rPr>
      </w:pPr>
      <w:hyperlink w:history="1" w:anchor="_Toc211324544">
        <w:r w:rsidRPr="00695AB2">
          <w:rPr>
            <w:rStyle w:val="Hipervnculo"/>
            <w:rFonts w:ascii="Times New Roman" w:hAnsi="Times New Roman" w:cs="Times New Roman"/>
            <w:noProof/>
          </w:rPr>
          <w:t>Tabla 29 Valoración cualitativa y cuantitativa de la Característica 17. Impacto de los egresados en el medio social y académico.</w:t>
        </w:r>
        <w:r>
          <w:rPr>
            <w:noProof/>
            <w:webHidden/>
          </w:rPr>
          <w:tab/>
        </w:r>
        <w:r>
          <w:rPr>
            <w:noProof/>
            <w:webHidden/>
          </w:rPr>
          <w:fldChar w:fldCharType="begin"/>
        </w:r>
        <w:r>
          <w:rPr>
            <w:noProof/>
            <w:webHidden/>
          </w:rPr>
          <w:instrText xml:space="preserve"> PAGEREF _Toc211324544 \h </w:instrText>
        </w:r>
        <w:r>
          <w:rPr>
            <w:noProof/>
            <w:webHidden/>
          </w:rPr>
        </w:r>
        <w:r>
          <w:rPr>
            <w:noProof/>
            <w:webHidden/>
          </w:rPr>
          <w:fldChar w:fldCharType="separate"/>
        </w:r>
        <w:r>
          <w:rPr>
            <w:noProof/>
            <w:webHidden/>
          </w:rPr>
          <w:t>53</w:t>
        </w:r>
        <w:r>
          <w:rPr>
            <w:noProof/>
            <w:webHidden/>
          </w:rPr>
          <w:fldChar w:fldCharType="end"/>
        </w:r>
      </w:hyperlink>
    </w:p>
    <w:p w:rsidR="00AD1F02" w:rsidRDefault="00AD1F02" w14:paraId="3F8109A2" w14:textId="16B6177C">
      <w:pPr>
        <w:pStyle w:val="Tabladeilustraciones"/>
        <w:tabs>
          <w:tab w:val="right" w:leader="dot" w:pos="9016"/>
        </w:tabs>
        <w:rPr>
          <w:rFonts w:eastAsiaTheme="minorEastAsia"/>
          <w:noProof/>
          <w:lang w:val="es-CO" w:eastAsia="es-CO"/>
        </w:rPr>
      </w:pPr>
      <w:hyperlink w:history="1" w:anchor="_Toc211324545">
        <w:r w:rsidRPr="00695AB2">
          <w:rPr>
            <w:rStyle w:val="Hipervnculo"/>
            <w:rFonts w:ascii="Times New Roman" w:hAnsi="Times New Roman" w:cs="Times New Roman"/>
            <w:noProof/>
          </w:rPr>
          <w:t>Tabla 30 Valoración cualitativa y cuantitativa del Factor 4. Egresados.</w:t>
        </w:r>
        <w:r>
          <w:rPr>
            <w:noProof/>
            <w:webHidden/>
          </w:rPr>
          <w:tab/>
        </w:r>
        <w:r>
          <w:rPr>
            <w:noProof/>
            <w:webHidden/>
          </w:rPr>
          <w:fldChar w:fldCharType="begin"/>
        </w:r>
        <w:r>
          <w:rPr>
            <w:noProof/>
            <w:webHidden/>
          </w:rPr>
          <w:instrText xml:space="preserve"> PAGEREF _Toc211324545 \h </w:instrText>
        </w:r>
        <w:r>
          <w:rPr>
            <w:noProof/>
            <w:webHidden/>
          </w:rPr>
        </w:r>
        <w:r>
          <w:rPr>
            <w:noProof/>
            <w:webHidden/>
          </w:rPr>
          <w:fldChar w:fldCharType="separate"/>
        </w:r>
        <w:r>
          <w:rPr>
            <w:noProof/>
            <w:webHidden/>
          </w:rPr>
          <w:t>54</w:t>
        </w:r>
        <w:r>
          <w:rPr>
            <w:noProof/>
            <w:webHidden/>
          </w:rPr>
          <w:fldChar w:fldCharType="end"/>
        </w:r>
      </w:hyperlink>
    </w:p>
    <w:p w:rsidR="00AD1F02" w:rsidRDefault="00AD1F02" w14:paraId="545B66BD" w14:textId="3A564B2C">
      <w:pPr>
        <w:pStyle w:val="Tabladeilustraciones"/>
        <w:tabs>
          <w:tab w:val="right" w:leader="dot" w:pos="9016"/>
        </w:tabs>
        <w:rPr>
          <w:rFonts w:eastAsiaTheme="minorEastAsia"/>
          <w:noProof/>
          <w:lang w:val="es-CO" w:eastAsia="es-CO"/>
        </w:rPr>
      </w:pPr>
      <w:hyperlink w:history="1" w:anchor="_Toc211324546">
        <w:r w:rsidRPr="00695AB2">
          <w:rPr>
            <w:rStyle w:val="Hipervnculo"/>
            <w:rFonts w:ascii="Times New Roman" w:hAnsi="Times New Roman" w:cs="Times New Roman"/>
            <w:noProof/>
          </w:rPr>
          <w:t>Tabla 31 Valoración cualitativa y cuantitativa de la Característica 18. Integralidad de los aspectos curriculares académico.</w:t>
        </w:r>
        <w:r>
          <w:rPr>
            <w:noProof/>
            <w:webHidden/>
          </w:rPr>
          <w:tab/>
        </w:r>
        <w:r>
          <w:rPr>
            <w:noProof/>
            <w:webHidden/>
          </w:rPr>
          <w:fldChar w:fldCharType="begin"/>
        </w:r>
        <w:r>
          <w:rPr>
            <w:noProof/>
            <w:webHidden/>
          </w:rPr>
          <w:instrText xml:space="preserve"> PAGEREF _Toc211324546 \h </w:instrText>
        </w:r>
        <w:r>
          <w:rPr>
            <w:noProof/>
            <w:webHidden/>
          </w:rPr>
        </w:r>
        <w:r>
          <w:rPr>
            <w:noProof/>
            <w:webHidden/>
          </w:rPr>
          <w:fldChar w:fldCharType="separate"/>
        </w:r>
        <w:r>
          <w:rPr>
            <w:noProof/>
            <w:webHidden/>
          </w:rPr>
          <w:t>56</w:t>
        </w:r>
        <w:r>
          <w:rPr>
            <w:noProof/>
            <w:webHidden/>
          </w:rPr>
          <w:fldChar w:fldCharType="end"/>
        </w:r>
      </w:hyperlink>
    </w:p>
    <w:p w:rsidR="00AD1F02" w:rsidRDefault="00AD1F02" w14:paraId="51814729" w14:textId="17DD9B70">
      <w:pPr>
        <w:pStyle w:val="Tabladeilustraciones"/>
        <w:tabs>
          <w:tab w:val="right" w:leader="dot" w:pos="9016"/>
        </w:tabs>
        <w:rPr>
          <w:rFonts w:eastAsiaTheme="minorEastAsia"/>
          <w:noProof/>
          <w:lang w:val="es-CO" w:eastAsia="es-CO"/>
        </w:rPr>
      </w:pPr>
      <w:hyperlink w:history="1" w:anchor="_Toc211324547">
        <w:r w:rsidRPr="00695AB2">
          <w:rPr>
            <w:rStyle w:val="Hipervnculo"/>
            <w:rFonts w:ascii="Times New Roman" w:hAnsi="Times New Roman" w:cs="Times New Roman"/>
            <w:noProof/>
          </w:rPr>
          <w:t>Tabla 32. Docentes visitantes que prestaron algún servicio (cursos, seminarios, workshop, entre otros) enmarcado en las temáticas de los énfasis del proyecto y al cual tenían acceso los estudiantes</w:t>
        </w:r>
        <w:r>
          <w:rPr>
            <w:noProof/>
            <w:webHidden/>
          </w:rPr>
          <w:tab/>
        </w:r>
        <w:r>
          <w:rPr>
            <w:noProof/>
            <w:webHidden/>
          </w:rPr>
          <w:fldChar w:fldCharType="begin"/>
        </w:r>
        <w:r>
          <w:rPr>
            <w:noProof/>
            <w:webHidden/>
          </w:rPr>
          <w:instrText xml:space="preserve"> PAGEREF _Toc211324547 \h </w:instrText>
        </w:r>
        <w:r>
          <w:rPr>
            <w:noProof/>
            <w:webHidden/>
          </w:rPr>
        </w:r>
        <w:r>
          <w:rPr>
            <w:noProof/>
            <w:webHidden/>
          </w:rPr>
          <w:fldChar w:fldCharType="separate"/>
        </w:r>
        <w:r>
          <w:rPr>
            <w:noProof/>
            <w:webHidden/>
          </w:rPr>
          <w:t>57</w:t>
        </w:r>
        <w:r>
          <w:rPr>
            <w:noProof/>
            <w:webHidden/>
          </w:rPr>
          <w:fldChar w:fldCharType="end"/>
        </w:r>
      </w:hyperlink>
    </w:p>
    <w:p w:rsidR="00AD1F02" w:rsidRDefault="00AD1F02" w14:paraId="6793DC50" w14:textId="6BF9C8B3">
      <w:pPr>
        <w:pStyle w:val="Tabladeilustraciones"/>
        <w:tabs>
          <w:tab w:val="right" w:leader="dot" w:pos="9016"/>
        </w:tabs>
        <w:rPr>
          <w:rFonts w:eastAsiaTheme="minorEastAsia"/>
          <w:noProof/>
          <w:lang w:val="es-CO" w:eastAsia="es-CO"/>
        </w:rPr>
      </w:pPr>
      <w:hyperlink w:history="1" w:anchor="_Toc211324548">
        <w:r w:rsidRPr="00695AB2">
          <w:rPr>
            <w:rStyle w:val="Hipervnculo"/>
            <w:rFonts w:ascii="Times New Roman" w:hAnsi="Times New Roman" w:cs="Times New Roman"/>
            <w:noProof/>
          </w:rPr>
          <w:t>Tabla 33 Valoración cualitativa y cuantitativa de la Característica 19. Flexibilidad de los aspectos curriculares.</w:t>
        </w:r>
        <w:r>
          <w:rPr>
            <w:noProof/>
            <w:webHidden/>
          </w:rPr>
          <w:tab/>
        </w:r>
        <w:r>
          <w:rPr>
            <w:noProof/>
            <w:webHidden/>
          </w:rPr>
          <w:fldChar w:fldCharType="begin"/>
        </w:r>
        <w:r>
          <w:rPr>
            <w:noProof/>
            <w:webHidden/>
          </w:rPr>
          <w:instrText xml:space="preserve"> PAGEREF _Toc211324548 \h </w:instrText>
        </w:r>
        <w:r>
          <w:rPr>
            <w:noProof/>
            <w:webHidden/>
          </w:rPr>
        </w:r>
        <w:r>
          <w:rPr>
            <w:noProof/>
            <w:webHidden/>
          </w:rPr>
          <w:fldChar w:fldCharType="separate"/>
        </w:r>
        <w:r>
          <w:rPr>
            <w:noProof/>
            <w:webHidden/>
          </w:rPr>
          <w:t>59</w:t>
        </w:r>
        <w:r>
          <w:rPr>
            <w:noProof/>
            <w:webHidden/>
          </w:rPr>
          <w:fldChar w:fldCharType="end"/>
        </w:r>
      </w:hyperlink>
    </w:p>
    <w:p w:rsidR="00AD1F02" w:rsidRDefault="00AD1F02" w14:paraId="2E77E2E6" w14:textId="64405779">
      <w:pPr>
        <w:pStyle w:val="Tabladeilustraciones"/>
        <w:tabs>
          <w:tab w:val="right" w:leader="dot" w:pos="9016"/>
        </w:tabs>
        <w:rPr>
          <w:rFonts w:eastAsiaTheme="minorEastAsia"/>
          <w:noProof/>
          <w:lang w:val="es-CO" w:eastAsia="es-CO"/>
        </w:rPr>
      </w:pPr>
      <w:hyperlink w:history="1" w:anchor="_Toc211324549">
        <w:r w:rsidRPr="00695AB2">
          <w:rPr>
            <w:rStyle w:val="Hipervnculo"/>
            <w:rFonts w:ascii="Times New Roman" w:hAnsi="Times New Roman" w:cs="Times New Roman"/>
            <w:noProof/>
          </w:rPr>
          <w:t>Tabla 34 Valoración cualitativa y cuantitativa de la Característica 20. Interdisciplinariedad.</w:t>
        </w:r>
        <w:r>
          <w:rPr>
            <w:noProof/>
            <w:webHidden/>
          </w:rPr>
          <w:tab/>
        </w:r>
        <w:r>
          <w:rPr>
            <w:noProof/>
            <w:webHidden/>
          </w:rPr>
          <w:fldChar w:fldCharType="begin"/>
        </w:r>
        <w:r>
          <w:rPr>
            <w:noProof/>
            <w:webHidden/>
          </w:rPr>
          <w:instrText xml:space="preserve"> PAGEREF _Toc211324549 \h </w:instrText>
        </w:r>
        <w:r>
          <w:rPr>
            <w:noProof/>
            <w:webHidden/>
          </w:rPr>
        </w:r>
        <w:r>
          <w:rPr>
            <w:noProof/>
            <w:webHidden/>
          </w:rPr>
          <w:fldChar w:fldCharType="separate"/>
        </w:r>
        <w:r>
          <w:rPr>
            <w:noProof/>
            <w:webHidden/>
          </w:rPr>
          <w:t>59</w:t>
        </w:r>
        <w:r>
          <w:rPr>
            <w:noProof/>
            <w:webHidden/>
          </w:rPr>
          <w:fldChar w:fldCharType="end"/>
        </w:r>
      </w:hyperlink>
    </w:p>
    <w:p w:rsidR="00AD1F02" w:rsidRDefault="00AD1F02" w14:paraId="4848525E" w14:textId="399FF1E7">
      <w:pPr>
        <w:pStyle w:val="Tabladeilustraciones"/>
        <w:tabs>
          <w:tab w:val="right" w:leader="dot" w:pos="9016"/>
        </w:tabs>
        <w:rPr>
          <w:rFonts w:eastAsiaTheme="minorEastAsia"/>
          <w:noProof/>
          <w:lang w:val="es-CO" w:eastAsia="es-CO"/>
        </w:rPr>
      </w:pPr>
      <w:hyperlink w:history="1" w:anchor="_Toc211324550">
        <w:r w:rsidRPr="00695AB2">
          <w:rPr>
            <w:rStyle w:val="Hipervnculo"/>
            <w:rFonts w:ascii="Times New Roman" w:hAnsi="Times New Roman" w:cs="Times New Roman"/>
            <w:noProof/>
          </w:rPr>
          <w:t>Tabla 35 Valoración cualitativa y cuantitativa de la Característica 21. Estrategias pedagógicas.</w:t>
        </w:r>
        <w:r>
          <w:rPr>
            <w:noProof/>
            <w:webHidden/>
          </w:rPr>
          <w:tab/>
        </w:r>
        <w:r>
          <w:rPr>
            <w:noProof/>
            <w:webHidden/>
          </w:rPr>
          <w:fldChar w:fldCharType="begin"/>
        </w:r>
        <w:r>
          <w:rPr>
            <w:noProof/>
            <w:webHidden/>
          </w:rPr>
          <w:instrText xml:space="preserve"> PAGEREF _Toc211324550 \h </w:instrText>
        </w:r>
        <w:r>
          <w:rPr>
            <w:noProof/>
            <w:webHidden/>
          </w:rPr>
        </w:r>
        <w:r>
          <w:rPr>
            <w:noProof/>
            <w:webHidden/>
          </w:rPr>
          <w:fldChar w:fldCharType="separate"/>
        </w:r>
        <w:r>
          <w:rPr>
            <w:noProof/>
            <w:webHidden/>
          </w:rPr>
          <w:t>60</w:t>
        </w:r>
        <w:r>
          <w:rPr>
            <w:noProof/>
            <w:webHidden/>
          </w:rPr>
          <w:fldChar w:fldCharType="end"/>
        </w:r>
      </w:hyperlink>
    </w:p>
    <w:p w:rsidR="00AD1F02" w:rsidRDefault="00AD1F02" w14:paraId="198CBE90" w14:textId="21D000DB">
      <w:pPr>
        <w:pStyle w:val="Tabladeilustraciones"/>
        <w:tabs>
          <w:tab w:val="right" w:leader="dot" w:pos="9016"/>
        </w:tabs>
        <w:rPr>
          <w:rFonts w:eastAsiaTheme="minorEastAsia"/>
          <w:noProof/>
          <w:lang w:val="es-CO" w:eastAsia="es-CO"/>
        </w:rPr>
      </w:pPr>
      <w:hyperlink w:history="1" w:anchor="_Toc211324551">
        <w:r w:rsidRPr="00695AB2">
          <w:rPr>
            <w:rStyle w:val="Hipervnculo"/>
            <w:rFonts w:ascii="Times New Roman" w:hAnsi="Times New Roman" w:cs="Times New Roman"/>
            <w:noProof/>
          </w:rPr>
          <w:t>Tabla 36 Valoración cualitativa y cuantitativa de la Característica 22. Sistema de evaluación de estudiantes.</w:t>
        </w:r>
        <w:r>
          <w:rPr>
            <w:noProof/>
            <w:webHidden/>
          </w:rPr>
          <w:tab/>
        </w:r>
        <w:r>
          <w:rPr>
            <w:noProof/>
            <w:webHidden/>
          </w:rPr>
          <w:fldChar w:fldCharType="begin"/>
        </w:r>
        <w:r>
          <w:rPr>
            <w:noProof/>
            <w:webHidden/>
          </w:rPr>
          <w:instrText xml:space="preserve"> PAGEREF _Toc211324551 \h </w:instrText>
        </w:r>
        <w:r>
          <w:rPr>
            <w:noProof/>
            <w:webHidden/>
          </w:rPr>
        </w:r>
        <w:r>
          <w:rPr>
            <w:noProof/>
            <w:webHidden/>
          </w:rPr>
          <w:fldChar w:fldCharType="separate"/>
        </w:r>
        <w:r>
          <w:rPr>
            <w:noProof/>
            <w:webHidden/>
          </w:rPr>
          <w:t>61</w:t>
        </w:r>
        <w:r>
          <w:rPr>
            <w:noProof/>
            <w:webHidden/>
          </w:rPr>
          <w:fldChar w:fldCharType="end"/>
        </w:r>
      </w:hyperlink>
    </w:p>
    <w:p w:rsidR="00AD1F02" w:rsidRDefault="00AD1F02" w14:paraId="477748B1" w14:textId="4DC98A4B">
      <w:pPr>
        <w:pStyle w:val="Tabladeilustraciones"/>
        <w:tabs>
          <w:tab w:val="right" w:leader="dot" w:pos="9016"/>
        </w:tabs>
        <w:rPr>
          <w:rFonts w:eastAsiaTheme="minorEastAsia"/>
          <w:noProof/>
          <w:lang w:val="es-CO" w:eastAsia="es-CO"/>
        </w:rPr>
      </w:pPr>
      <w:hyperlink w:history="1" w:anchor="_Toc211324552">
        <w:r w:rsidRPr="00695AB2">
          <w:rPr>
            <w:rStyle w:val="Hipervnculo"/>
            <w:rFonts w:ascii="Times New Roman" w:hAnsi="Times New Roman" w:cs="Times New Roman"/>
            <w:noProof/>
          </w:rPr>
          <w:t>Tabla 37 Valoración cualitativa y cuantitativa de la Característica 23. Resultados de aprendizaje.</w:t>
        </w:r>
        <w:r>
          <w:rPr>
            <w:noProof/>
            <w:webHidden/>
          </w:rPr>
          <w:tab/>
        </w:r>
        <w:r>
          <w:rPr>
            <w:noProof/>
            <w:webHidden/>
          </w:rPr>
          <w:fldChar w:fldCharType="begin"/>
        </w:r>
        <w:r>
          <w:rPr>
            <w:noProof/>
            <w:webHidden/>
          </w:rPr>
          <w:instrText xml:space="preserve"> PAGEREF _Toc211324552 \h </w:instrText>
        </w:r>
        <w:r>
          <w:rPr>
            <w:noProof/>
            <w:webHidden/>
          </w:rPr>
        </w:r>
        <w:r>
          <w:rPr>
            <w:noProof/>
            <w:webHidden/>
          </w:rPr>
          <w:fldChar w:fldCharType="separate"/>
        </w:r>
        <w:r>
          <w:rPr>
            <w:noProof/>
            <w:webHidden/>
          </w:rPr>
          <w:t>62</w:t>
        </w:r>
        <w:r>
          <w:rPr>
            <w:noProof/>
            <w:webHidden/>
          </w:rPr>
          <w:fldChar w:fldCharType="end"/>
        </w:r>
      </w:hyperlink>
    </w:p>
    <w:p w:rsidR="00AD1F02" w:rsidRDefault="00AD1F02" w14:paraId="462C98D9" w14:textId="0DC23A4E">
      <w:pPr>
        <w:pStyle w:val="Tabladeilustraciones"/>
        <w:tabs>
          <w:tab w:val="right" w:leader="dot" w:pos="9016"/>
        </w:tabs>
        <w:rPr>
          <w:rFonts w:eastAsiaTheme="minorEastAsia"/>
          <w:noProof/>
          <w:lang w:val="es-CO" w:eastAsia="es-CO"/>
        </w:rPr>
      </w:pPr>
      <w:hyperlink w:history="1" w:anchor="_Toc211324553">
        <w:r w:rsidRPr="00695AB2">
          <w:rPr>
            <w:rStyle w:val="Hipervnculo"/>
            <w:rFonts w:ascii="Times New Roman" w:hAnsi="Times New Roman" w:cs="Times New Roman"/>
            <w:noProof/>
          </w:rPr>
          <w:t>Tabla 38 Valoración cualitativa y cuantitativa de la Característica 24. Competencias.</w:t>
        </w:r>
        <w:r>
          <w:rPr>
            <w:noProof/>
            <w:webHidden/>
          </w:rPr>
          <w:tab/>
        </w:r>
        <w:r>
          <w:rPr>
            <w:noProof/>
            <w:webHidden/>
          </w:rPr>
          <w:fldChar w:fldCharType="begin"/>
        </w:r>
        <w:r>
          <w:rPr>
            <w:noProof/>
            <w:webHidden/>
          </w:rPr>
          <w:instrText xml:space="preserve"> PAGEREF _Toc211324553 \h </w:instrText>
        </w:r>
        <w:r>
          <w:rPr>
            <w:noProof/>
            <w:webHidden/>
          </w:rPr>
        </w:r>
        <w:r>
          <w:rPr>
            <w:noProof/>
            <w:webHidden/>
          </w:rPr>
          <w:fldChar w:fldCharType="separate"/>
        </w:r>
        <w:r>
          <w:rPr>
            <w:noProof/>
            <w:webHidden/>
          </w:rPr>
          <w:t>63</w:t>
        </w:r>
        <w:r>
          <w:rPr>
            <w:noProof/>
            <w:webHidden/>
          </w:rPr>
          <w:fldChar w:fldCharType="end"/>
        </w:r>
      </w:hyperlink>
    </w:p>
    <w:p w:rsidR="00AD1F02" w:rsidRDefault="00AD1F02" w14:paraId="37F0A1E9" w14:textId="243FD5A9">
      <w:pPr>
        <w:pStyle w:val="Tabladeilustraciones"/>
        <w:tabs>
          <w:tab w:val="right" w:leader="dot" w:pos="9016"/>
        </w:tabs>
        <w:rPr>
          <w:rFonts w:eastAsiaTheme="minorEastAsia"/>
          <w:noProof/>
          <w:lang w:val="es-CO" w:eastAsia="es-CO"/>
        </w:rPr>
      </w:pPr>
      <w:hyperlink w:history="1" w:anchor="_Toc211324554">
        <w:r w:rsidRPr="00695AB2">
          <w:rPr>
            <w:rStyle w:val="Hipervnculo"/>
            <w:rFonts w:ascii="Times New Roman" w:hAnsi="Times New Roman" w:cs="Times New Roman"/>
            <w:noProof/>
          </w:rPr>
          <w:t>Tabla 39 Valoración cualitativa y cuantitativa de la Característica 25. Evaluación y autorregulación del programa académico</w:t>
        </w:r>
        <w:r>
          <w:rPr>
            <w:noProof/>
            <w:webHidden/>
          </w:rPr>
          <w:tab/>
        </w:r>
        <w:r>
          <w:rPr>
            <w:noProof/>
            <w:webHidden/>
          </w:rPr>
          <w:fldChar w:fldCharType="begin"/>
        </w:r>
        <w:r>
          <w:rPr>
            <w:noProof/>
            <w:webHidden/>
          </w:rPr>
          <w:instrText xml:space="preserve"> PAGEREF _Toc211324554 \h </w:instrText>
        </w:r>
        <w:r>
          <w:rPr>
            <w:noProof/>
            <w:webHidden/>
          </w:rPr>
        </w:r>
        <w:r>
          <w:rPr>
            <w:noProof/>
            <w:webHidden/>
          </w:rPr>
          <w:fldChar w:fldCharType="separate"/>
        </w:r>
        <w:r>
          <w:rPr>
            <w:noProof/>
            <w:webHidden/>
          </w:rPr>
          <w:t>64</w:t>
        </w:r>
        <w:r>
          <w:rPr>
            <w:noProof/>
            <w:webHidden/>
          </w:rPr>
          <w:fldChar w:fldCharType="end"/>
        </w:r>
      </w:hyperlink>
    </w:p>
    <w:p w:rsidR="00AD1F02" w:rsidRDefault="00AD1F02" w14:paraId="258042C2" w14:textId="7B9AF665">
      <w:pPr>
        <w:pStyle w:val="Tabladeilustraciones"/>
        <w:tabs>
          <w:tab w:val="right" w:leader="dot" w:pos="9016"/>
        </w:tabs>
        <w:rPr>
          <w:rFonts w:eastAsiaTheme="minorEastAsia"/>
          <w:noProof/>
          <w:lang w:val="es-CO" w:eastAsia="es-CO"/>
        </w:rPr>
      </w:pPr>
      <w:hyperlink w:history="1" w:anchor="_Toc211324555">
        <w:r w:rsidRPr="00695AB2">
          <w:rPr>
            <w:rStyle w:val="Hipervnculo"/>
            <w:rFonts w:ascii="Times New Roman" w:hAnsi="Times New Roman" w:cs="Times New Roman"/>
            <w:noProof/>
          </w:rPr>
          <w:t>Tabla 40 Valoración cualitativa y cuantitativa de la Característica 26. Vinculación e interacción social.</w:t>
        </w:r>
        <w:r>
          <w:rPr>
            <w:noProof/>
            <w:webHidden/>
          </w:rPr>
          <w:tab/>
        </w:r>
        <w:r>
          <w:rPr>
            <w:noProof/>
            <w:webHidden/>
          </w:rPr>
          <w:fldChar w:fldCharType="begin"/>
        </w:r>
        <w:r>
          <w:rPr>
            <w:noProof/>
            <w:webHidden/>
          </w:rPr>
          <w:instrText xml:space="preserve"> PAGEREF _Toc211324555 \h </w:instrText>
        </w:r>
        <w:r>
          <w:rPr>
            <w:noProof/>
            <w:webHidden/>
          </w:rPr>
        </w:r>
        <w:r>
          <w:rPr>
            <w:noProof/>
            <w:webHidden/>
          </w:rPr>
          <w:fldChar w:fldCharType="separate"/>
        </w:r>
        <w:r>
          <w:rPr>
            <w:noProof/>
            <w:webHidden/>
          </w:rPr>
          <w:t>64</w:t>
        </w:r>
        <w:r>
          <w:rPr>
            <w:noProof/>
            <w:webHidden/>
          </w:rPr>
          <w:fldChar w:fldCharType="end"/>
        </w:r>
      </w:hyperlink>
    </w:p>
    <w:p w:rsidR="00AD1F02" w:rsidRDefault="00AD1F02" w14:paraId="448DE185" w14:textId="0CD71276">
      <w:pPr>
        <w:pStyle w:val="Tabladeilustraciones"/>
        <w:tabs>
          <w:tab w:val="right" w:leader="dot" w:pos="9016"/>
        </w:tabs>
        <w:rPr>
          <w:rFonts w:eastAsiaTheme="minorEastAsia"/>
          <w:noProof/>
          <w:lang w:val="es-CO" w:eastAsia="es-CO"/>
        </w:rPr>
      </w:pPr>
      <w:hyperlink w:history="1" w:anchor="_Toc211324556">
        <w:r w:rsidRPr="00695AB2">
          <w:rPr>
            <w:rStyle w:val="Hipervnculo"/>
            <w:rFonts w:ascii="Times New Roman" w:hAnsi="Times New Roman" w:cs="Times New Roman"/>
            <w:noProof/>
          </w:rPr>
          <w:t>Tabla 41 Valoración cualitativa y cuantitativa del Factor 5. Aspectos académicos y resultados de aprendizaje.</w:t>
        </w:r>
        <w:r>
          <w:rPr>
            <w:noProof/>
            <w:webHidden/>
          </w:rPr>
          <w:tab/>
        </w:r>
        <w:r>
          <w:rPr>
            <w:noProof/>
            <w:webHidden/>
          </w:rPr>
          <w:fldChar w:fldCharType="begin"/>
        </w:r>
        <w:r>
          <w:rPr>
            <w:noProof/>
            <w:webHidden/>
          </w:rPr>
          <w:instrText xml:space="preserve"> PAGEREF _Toc211324556 \h </w:instrText>
        </w:r>
        <w:r>
          <w:rPr>
            <w:noProof/>
            <w:webHidden/>
          </w:rPr>
        </w:r>
        <w:r>
          <w:rPr>
            <w:noProof/>
            <w:webHidden/>
          </w:rPr>
          <w:fldChar w:fldCharType="separate"/>
        </w:r>
        <w:r>
          <w:rPr>
            <w:noProof/>
            <w:webHidden/>
          </w:rPr>
          <w:t>65</w:t>
        </w:r>
        <w:r>
          <w:rPr>
            <w:noProof/>
            <w:webHidden/>
          </w:rPr>
          <w:fldChar w:fldCharType="end"/>
        </w:r>
      </w:hyperlink>
    </w:p>
    <w:p w:rsidR="00AD1F02" w:rsidRDefault="00AD1F02" w14:paraId="12118B61" w14:textId="5587CA74">
      <w:pPr>
        <w:pStyle w:val="Tabladeilustraciones"/>
        <w:tabs>
          <w:tab w:val="right" w:leader="dot" w:pos="9016"/>
        </w:tabs>
        <w:rPr>
          <w:rFonts w:eastAsiaTheme="minorEastAsia"/>
          <w:noProof/>
          <w:lang w:val="es-CO" w:eastAsia="es-CO"/>
        </w:rPr>
      </w:pPr>
      <w:hyperlink w:history="1" w:anchor="_Toc211324557">
        <w:r w:rsidRPr="00695AB2">
          <w:rPr>
            <w:rStyle w:val="Hipervnculo"/>
            <w:rFonts w:ascii="Times New Roman" w:hAnsi="Times New Roman" w:cs="Times New Roman"/>
            <w:noProof/>
          </w:rPr>
          <w:t>Tabla 42 Valoración cualitativa y cuantitativa de la Característica 27. Políticas, estrategias y estructura para la permanencia y la graduación.</w:t>
        </w:r>
        <w:r>
          <w:rPr>
            <w:noProof/>
            <w:webHidden/>
          </w:rPr>
          <w:tab/>
        </w:r>
        <w:r>
          <w:rPr>
            <w:noProof/>
            <w:webHidden/>
          </w:rPr>
          <w:fldChar w:fldCharType="begin"/>
        </w:r>
        <w:r>
          <w:rPr>
            <w:noProof/>
            <w:webHidden/>
          </w:rPr>
          <w:instrText xml:space="preserve"> PAGEREF _Toc211324557 \h </w:instrText>
        </w:r>
        <w:r>
          <w:rPr>
            <w:noProof/>
            <w:webHidden/>
          </w:rPr>
        </w:r>
        <w:r>
          <w:rPr>
            <w:noProof/>
            <w:webHidden/>
          </w:rPr>
          <w:fldChar w:fldCharType="separate"/>
        </w:r>
        <w:r>
          <w:rPr>
            <w:noProof/>
            <w:webHidden/>
          </w:rPr>
          <w:t>66</w:t>
        </w:r>
        <w:r>
          <w:rPr>
            <w:noProof/>
            <w:webHidden/>
          </w:rPr>
          <w:fldChar w:fldCharType="end"/>
        </w:r>
      </w:hyperlink>
    </w:p>
    <w:p w:rsidR="00AD1F02" w:rsidRDefault="00AD1F02" w14:paraId="461CB678" w14:textId="59EB9375">
      <w:pPr>
        <w:pStyle w:val="Tabladeilustraciones"/>
        <w:tabs>
          <w:tab w:val="right" w:leader="dot" w:pos="9016"/>
        </w:tabs>
        <w:rPr>
          <w:rFonts w:eastAsiaTheme="minorEastAsia"/>
          <w:noProof/>
          <w:lang w:val="es-CO" w:eastAsia="es-CO"/>
        </w:rPr>
      </w:pPr>
      <w:hyperlink w:history="1" w:anchor="_Toc211324558">
        <w:r w:rsidRPr="00695AB2">
          <w:rPr>
            <w:rStyle w:val="Hipervnculo"/>
            <w:rFonts w:ascii="Times New Roman" w:hAnsi="Times New Roman" w:cs="Times New Roman"/>
            <w:noProof/>
          </w:rPr>
          <w:t>Tabla 43 Valoración cualitativa y cuantitativa de la Característica 28. Caracterización de estudiantes y sistema de alertas tempranas.</w:t>
        </w:r>
        <w:r>
          <w:rPr>
            <w:noProof/>
            <w:webHidden/>
          </w:rPr>
          <w:tab/>
        </w:r>
        <w:r>
          <w:rPr>
            <w:noProof/>
            <w:webHidden/>
          </w:rPr>
          <w:fldChar w:fldCharType="begin"/>
        </w:r>
        <w:r>
          <w:rPr>
            <w:noProof/>
            <w:webHidden/>
          </w:rPr>
          <w:instrText xml:space="preserve"> PAGEREF _Toc211324558 \h </w:instrText>
        </w:r>
        <w:r>
          <w:rPr>
            <w:noProof/>
            <w:webHidden/>
          </w:rPr>
        </w:r>
        <w:r>
          <w:rPr>
            <w:noProof/>
            <w:webHidden/>
          </w:rPr>
          <w:fldChar w:fldCharType="separate"/>
        </w:r>
        <w:r>
          <w:rPr>
            <w:noProof/>
            <w:webHidden/>
          </w:rPr>
          <w:t>67</w:t>
        </w:r>
        <w:r>
          <w:rPr>
            <w:noProof/>
            <w:webHidden/>
          </w:rPr>
          <w:fldChar w:fldCharType="end"/>
        </w:r>
      </w:hyperlink>
    </w:p>
    <w:p w:rsidR="00AD1F02" w:rsidRDefault="00AD1F02" w14:paraId="5690F634" w14:textId="0C24FB21">
      <w:pPr>
        <w:pStyle w:val="Tabladeilustraciones"/>
        <w:tabs>
          <w:tab w:val="right" w:leader="dot" w:pos="9016"/>
        </w:tabs>
        <w:rPr>
          <w:rFonts w:eastAsiaTheme="minorEastAsia"/>
          <w:noProof/>
          <w:lang w:val="es-CO" w:eastAsia="es-CO"/>
        </w:rPr>
      </w:pPr>
      <w:hyperlink w:history="1" w:anchor="_Toc211324559">
        <w:r w:rsidRPr="00695AB2">
          <w:rPr>
            <w:rStyle w:val="Hipervnculo"/>
            <w:rFonts w:ascii="Times New Roman" w:hAnsi="Times New Roman" w:cs="Times New Roman"/>
            <w:noProof/>
          </w:rPr>
          <w:t>Tabla 44 Valoración cualitativa y cuantitativa de la Característica 29. Ajustes a los aspectos curriculares.</w:t>
        </w:r>
        <w:r>
          <w:rPr>
            <w:noProof/>
            <w:webHidden/>
          </w:rPr>
          <w:tab/>
        </w:r>
        <w:r>
          <w:rPr>
            <w:noProof/>
            <w:webHidden/>
          </w:rPr>
          <w:fldChar w:fldCharType="begin"/>
        </w:r>
        <w:r>
          <w:rPr>
            <w:noProof/>
            <w:webHidden/>
          </w:rPr>
          <w:instrText xml:space="preserve"> PAGEREF _Toc211324559 \h </w:instrText>
        </w:r>
        <w:r>
          <w:rPr>
            <w:noProof/>
            <w:webHidden/>
          </w:rPr>
        </w:r>
        <w:r>
          <w:rPr>
            <w:noProof/>
            <w:webHidden/>
          </w:rPr>
          <w:fldChar w:fldCharType="separate"/>
        </w:r>
        <w:r>
          <w:rPr>
            <w:noProof/>
            <w:webHidden/>
          </w:rPr>
          <w:t>68</w:t>
        </w:r>
        <w:r>
          <w:rPr>
            <w:noProof/>
            <w:webHidden/>
          </w:rPr>
          <w:fldChar w:fldCharType="end"/>
        </w:r>
      </w:hyperlink>
    </w:p>
    <w:p w:rsidR="00AD1F02" w:rsidRDefault="00AD1F02" w14:paraId="12421637" w14:textId="5BFFA302">
      <w:pPr>
        <w:pStyle w:val="Tabladeilustraciones"/>
        <w:tabs>
          <w:tab w:val="right" w:leader="dot" w:pos="9016"/>
        </w:tabs>
        <w:rPr>
          <w:rFonts w:eastAsiaTheme="minorEastAsia"/>
          <w:noProof/>
          <w:lang w:val="es-CO" w:eastAsia="es-CO"/>
        </w:rPr>
      </w:pPr>
      <w:hyperlink w:history="1" w:anchor="_Toc211324560">
        <w:r w:rsidRPr="00695AB2">
          <w:rPr>
            <w:rStyle w:val="Hipervnculo"/>
            <w:rFonts w:ascii="Times New Roman" w:hAnsi="Times New Roman" w:cs="Times New Roman"/>
            <w:noProof/>
          </w:rPr>
          <w:t>Tabla 45 Factores de selección y su valoración</w:t>
        </w:r>
        <w:r>
          <w:rPr>
            <w:noProof/>
            <w:webHidden/>
          </w:rPr>
          <w:tab/>
        </w:r>
        <w:r>
          <w:rPr>
            <w:noProof/>
            <w:webHidden/>
          </w:rPr>
          <w:fldChar w:fldCharType="begin"/>
        </w:r>
        <w:r>
          <w:rPr>
            <w:noProof/>
            <w:webHidden/>
          </w:rPr>
          <w:instrText xml:space="preserve"> PAGEREF _Toc211324560 \h </w:instrText>
        </w:r>
        <w:r>
          <w:rPr>
            <w:noProof/>
            <w:webHidden/>
          </w:rPr>
        </w:r>
        <w:r>
          <w:rPr>
            <w:noProof/>
            <w:webHidden/>
          </w:rPr>
          <w:fldChar w:fldCharType="separate"/>
        </w:r>
        <w:r>
          <w:rPr>
            <w:noProof/>
            <w:webHidden/>
          </w:rPr>
          <w:t>69</w:t>
        </w:r>
        <w:r>
          <w:rPr>
            <w:noProof/>
            <w:webHidden/>
          </w:rPr>
          <w:fldChar w:fldCharType="end"/>
        </w:r>
      </w:hyperlink>
    </w:p>
    <w:p w:rsidR="00AD1F02" w:rsidRDefault="00AD1F02" w14:paraId="0C5AEFFC" w14:textId="4B077676">
      <w:pPr>
        <w:pStyle w:val="Tabladeilustraciones"/>
        <w:tabs>
          <w:tab w:val="right" w:leader="dot" w:pos="9016"/>
        </w:tabs>
        <w:rPr>
          <w:rFonts w:eastAsiaTheme="minorEastAsia"/>
          <w:noProof/>
          <w:lang w:val="es-CO" w:eastAsia="es-CO"/>
        </w:rPr>
      </w:pPr>
      <w:hyperlink w:history="1" w:anchor="_Toc211324561">
        <w:r w:rsidRPr="00695AB2">
          <w:rPr>
            <w:rStyle w:val="Hipervnculo"/>
            <w:rFonts w:ascii="Times New Roman" w:hAnsi="Times New Roman" w:cs="Times New Roman"/>
            <w:noProof/>
          </w:rPr>
          <w:t>Tabla 46 Valoración cualitativa y cuantitativa de la Característica 30. Mecanismos de selección.</w:t>
        </w:r>
        <w:r>
          <w:rPr>
            <w:noProof/>
            <w:webHidden/>
          </w:rPr>
          <w:tab/>
        </w:r>
        <w:r>
          <w:rPr>
            <w:noProof/>
            <w:webHidden/>
          </w:rPr>
          <w:fldChar w:fldCharType="begin"/>
        </w:r>
        <w:r>
          <w:rPr>
            <w:noProof/>
            <w:webHidden/>
          </w:rPr>
          <w:instrText xml:space="preserve"> PAGEREF _Toc211324561 \h </w:instrText>
        </w:r>
        <w:r>
          <w:rPr>
            <w:noProof/>
            <w:webHidden/>
          </w:rPr>
        </w:r>
        <w:r>
          <w:rPr>
            <w:noProof/>
            <w:webHidden/>
          </w:rPr>
          <w:fldChar w:fldCharType="separate"/>
        </w:r>
        <w:r>
          <w:rPr>
            <w:noProof/>
            <w:webHidden/>
          </w:rPr>
          <w:t>69</w:t>
        </w:r>
        <w:r>
          <w:rPr>
            <w:noProof/>
            <w:webHidden/>
          </w:rPr>
          <w:fldChar w:fldCharType="end"/>
        </w:r>
      </w:hyperlink>
    </w:p>
    <w:p w:rsidR="00AD1F02" w:rsidRDefault="00AD1F02" w14:paraId="17B54C46" w14:textId="4E6B40B3">
      <w:pPr>
        <w:pStyle w:val="Tabladeilustraciones"/>
        <w:tabs>
          <w:tab w:val="right" w:leader="dot" w:pos="9016"/>
        </w:tabs>
        <w:rPr>
          <w:rFonts w:eastAsiaTheme="minorEastAsia"/>
          <w:noProof/>
          <w:lang w:val="es-CO" w:eastAsia="es-CO"/>
        </w:rPr>
      </w:pPr>
      <w:hyperlink w:history="1" w:anchor="_Toc211324562">
        <w:r w:rsidRPr="00695AB2">
          <w:rPr>
            <w:rStyle w:val="Hipervnculo"/>
            <w:rFonts w:ascii="Times New Roman" w:hAnsi="Times New Roman" w:cs="Times New Roman"/>
            <w:noProof/>
          </w:rPr>
          <w:t>Tabla 47 Valoración cualitativa y cuantitativa del Factor 6. Permanencia y graduación.</w:t>
        </w:r>
        <w:r>
          <w:rPr>
            <w:noProof/>
            <w:webHidden/>
          </w:rPr>
          <w:tab/>
        </w:r>
        <w:r>
          <w:rPr>
            <w:noProof/>
            <w:webHidden/>
          </w:rPr>
          <w:fldChar w:fldCharType="begin"/>
        </w:r>
        <w:r>
          <w:rPr>
            <w:noProof/>
            <w:webHidden/>
          </w:rPr>
          <w:instrText xml:space="preserve"> PAGEREF _Toc211324562 \h </w:instrText>
        </w:r>
        <w:r>
          <w:rPr>
            <w:noProof/>
            <w:webHidden/>
          </w:rPr>
        </w:r>
        <w:r>
          <w:rPr>
            <w:noProof/>
            <w:webHidden/>
          </w:rPr>
          <w:fldChar w:fldCharType="separate"/>
        </w:r>
        <w:r>
          <w:rPr>
            <w:noProof/>
            <w:webHidden/>
          </w:rPr>
          <w:t>70</w:t>
        </w:r>
        <w:r>
          <w:rPr>
            <w:noProof/>
            <w:webHidden/>
          </w:rPr>
          <w:fldChar w:fldCharType="end"/>
        </w:r>
      </w:hyperlink>
    </w:p>
    <w:p w:rsidR="00AD1F02" w:rsidRDefault="00AD1F02" w14:paraId="213BD5F9" w14:textId="0773477C">
      <w:pPr>
        <w:pStyle w:val="Tabladeilustraciones"/>
        <w:tabs>
          <w:tab w:val="right" w:leader="dot" w:pos="9016"/>
        </w:tabs>
        <w:rPr>
          <w:rFonts w:eastAsiaTheme="minorEastAsia"/>
          <w:noProof/>
          <w:lang w:val="es-CO" w:eastAsia="es-CO"/>
        </w:rPr>
      </w:pPr>
      <w:hyperlink w:history="1" w:anchor="_Toc211324563">
        <w:r w:rsidRPr="00695AB2">
          <w:rPr>
            <w:rStyle w:val="Hipervnculo"/>
            <w:rFonts w:ascii="Times New Roman" w:hAnsi="Times New Roman" w:cs="Times New Roman"/>
            <w:noProof/>
          </w:rPr>
          <w:t>Tabla 48 Valoración cualitativa y cuantitativa de la Característica 31. Inserción del programa en contextos académicos nacionales e internacionales.</w:t>
        </w:r>
        <w:r>
          <w:rPr>
            <w:noProof/>
            <w:webHidden/>
          </w:rPr>
          <w:tab/>
        </w:r>
        <w:r>
          <w:rPr>
            <w:noProof/>
            <w:webHidden/>
          </w:rPr>
          <w:fldChar w:fldCharType="begin"/>
        </w:r>
        <w:r>
          <w:rPr>
            <w:noProof/>
            <w:webHidden/>
          </w:rPr>
          <w:instrText xml:space="preserve"> PAGEREF _Toc211324563 \h </w:instrText>
        </w:r>
        <w:r>
          <w:rPr>
            <w:noProof/>
            <w:webHidden/>
          </w:rPr>
        </w:r>
        <w:r>
          <w:rPr>
            <w:noProof/>
            <w:webHidden/>
          </w:rPr>
          <w:fldChar w:fldCharType="separate"/>
        </w:r>
        <w:r>
          <w:rPr>
            <w:noProof/>
            <w:webHidden/>
          </w:rPr>
          <w:t>71</w:t>
        </w:r>
        <w:r>
          <w:rPr>
            <w:noProof/>
            <w:webHidden/>
          </w:rPr>
          <w:fldChar w:fldCharType="end"/>
        </w:r>
      </w:hyperlink>
    </w:p>
    <w:p w:rsidR="00AD1F02" w:rsidRDefault="00AD1F02" w14:paraId="0F8C824F" w14:textId="06D9E48C">
      <w:pPr>
        <w:pStyle w:val="Tabladeilustraciones"/>
        <w:tabs>
          <w:tab w:val="right" w:leader="dot" w:pos="9016"/>
        </w:tabs>
        <w:rPr>
          <w:rFonts w:eastAsiaTheme="minorEastAsia"/>
          <w:noProof/>
          <w:lang w:val="es-CO" w:eastAsia="es-CO"/>
        </w:rPr>
      </w:pPr>
      <w:hyperlink w:history="1" w:anchor="_Toc211324564">
        <w:r w:rsidRPr="00695AB2">
          <w:rPr>
            <w:rStyle w:val="Hipervnculo"/>
            <w:rFonts w:ascii="Times New Roman" w:hAnsi="Times New Roman" w:cs="Times New Roman"/>
            <w:noProof/>
          </w:rPr>
          <w:t>Tabla 49 Valoración cualitativa y cuantitativa de la Característica 32. Relaciones externas de profesores y estudiantes.</w:t>
        </w:r>
        <w:r>
          <w:rPr>
            <w:noProof/>
            <w:webHidden/>
          </w:rPr>
          <w:tab/>
        </w:r>
        <w:r>
          <w:rPr>
            <w:noProof/>
            <w:webHidden/>
          </w:rPr>
          <w:fldChar w:fldCharType="begin"/>
        </w:r>
        <w:r>
          <w:rPr>
            <w:noProof/>
            <w:webHidden/>
          </w:rPr>
          <w:instrText xml:space="preserve"> PAGEREF _Toc211324564 \h </w:instrText>
        </w:r>
        <w:r>
          <w:rPr>
            <w:noProof/>
            <w:webHidden/>
          </w:rPr>
        </w:r>
        <w:r>
          <w:rPr>
            <w:noProof/>
            <w:webHidden/>
          </w:rPr>
          <w:fldChar w:fldCharType="separate"/>
        </w:r>
        <w:r>
          <w:rPr>
            <w:noProof/>
            <w:webHidden/>
          </w:rPr>
          <w:t>72</w:t>
        </w:r>
        <w:r>
          <w:rPr>
            <w:noProof/>
            <w:webHidden/>
          </w:rPr>
          <w:fldChar w:fldCharType="end"/>
        </w:r>
      </w:hyperlink>
    </w:p>
    <w:p w:rsidR="00AD1F02" w:rsidRDefault="00AD1F02" w14:paraId="1C6FC3CE" w14:textId="46114C2E">
      <w:pPr>
        <w:pStyle w:val="Tabladeilustraciones"/>
        <w:tabs>
          <w:tab w:val="right" w:leader="dot" w:pos="9016"/>
        </w:tabs>
        <w:rPr>
          <w:rFonts w:eastAsiaTheme="minorEastAsia"/>
          <w:noProof/>
          <w:lang w:val="es-CO" w:eastAsia="es-CO"/>
        </w:rPr>
      </w:pPr>
      <w:hyperlink w:history="1" w:anchor="_Toc211324565">
        <w:r w:rsidRPr="00695AB2">
          <w:rPr>
            <w:rStyle w:val="Hipervnculo"/>
            <w:rFonts w:ascii="Times New Roman" w:hAnsi="Times New Roman" w:cs="Times New Roman"/>
            <w:noProof/>
          </w:rPr>
          <w:t>Tabla 50 Valoración cualitativa y cuantitativa de la Característica 33. Habilidades comunicativas en una segunda lengua.</w:t>
        </w:r>
        <w:r>
          <w:rPr>
            <w:noProof/>
            <w:webHidden/>
          </w:rPr>
          <w:tab/>
        </w:r>
        <w:r>
          <w:rPr>
            <w:noProof/>
            <w:webHidden/>
          </w:rPr>
          <w:fldChar w:fldCharType="begin"/>
        </w:r>
        <w:r>
          <w:rPr>
            <w:noProof/>
            <w:webHidden/>
          </w:rPr>
          <w:instrText xml:space="preserve"> PAGEREF _Toc211324565 \h </w:instrText>
        </w:r>
        <w:r>
          <w:rPr>
            <w:noProof/>
            <w:webHidden/>
          </w:rPr>
        </w:r>
        <w:r>
          <w:rPr>
            <w:noProof/>
            <w:webHidden/>
          </w:rPr>
          <w:fldChar w:fldCharType="separate"/>
        </w:r>
        <w:r>
          <w:rPr>
            <w:noProof/>
            <w:webHidden/>
          </w:rPr>
          <w:t>73</w:t>
        </w:r>
        <w:r>
          <w:rPr>
            <w:noProof/>
            <w:webHidden/>
          </w:rPr>
          <w:fldChar w:fldCharType="end"/>
        </w:r>
      </w:hyperlink>
    </w:p>
    <w:p w:rsidR="00AD1F02" w:rsidRDefault="00AD1F02" w14:paraId="06B764AC" w14:textId="0ABB175F">
      <w:pPr>
        <w:pStyle w:val="Tabladeilustraciones"/>
        <w:tabs>
          <w:tab w:val="right" w:leader="dot" w:pos="9016"/>
        </w:tabs>
        <w:rPr>
          <w:rFonts w:eastAsiaTheme="minorEastAsia"/>
          <w:noProof/>
          <w:lang w:val="es-CO" w:eastAsia="es-CO"/>
        </w:rPr>
      </w:pPr>
      <w:hyperlink w:history="1" w:anchor="_Toc211324566">
        <w:r w:rsidRPr="00695AB2">
          <w:rPr>
            <w:rStyle w:val="Hipervnculo"/>
            <w:rFonts w:ascii="Times New Roman" w:hAnsi="Times New Roman" w:cs="Times New Roman"/>
            <w:noProof/>
          </w:rPr>
          <w:t>Tabla 51 Valoración cualitativa y cuantitativa del Factor 7.  Interacción con el entorno nacional e internacional.</w:t>
        </w:r>
        <w:r>
          <w:rPr>
            <w:noProof/>
            <w:webHidden/>
          </w:rPr>
          <w:tab/>
        </w:r>
        <w:r>
          <w:rPr>
            <w:noProof/>
            <w:webHidden/>
          </w:rPr>
          <w:fldChar w:fldCharType="begin"/>
        </w:r>
        <w:r>
          <w:rPr>
            <w:noProof/>
            <w:webHidden/>
          </w:rPr>
          <w:instrText xml:space="preserve"> PAGEREF _Toc211324566 \h </w:instrText>
        </w:r>
        <w:r>
          <w:rPr>
            <w:noProof/>
            <w:webHidden/>
          </w:rPr>
        </w:r>
        <w:r>
          <w:rPr>
            <w:noProof/>
            <w:webHidden/>
          </w:rPr>
          <w:fldChar w:fldCharType="separate"/>
        </w:r>
        <w:r>
          <w:rPr>
            <w:noProof/>
            <w:webHidden/>
          </w:rPr>
          <w:t>73</w:t>
        </w:r>
        <w:r>
          <w:rPr>
            <w:noProof/>
            <w:webHidden/>
          </w:rPr>
          <w:fldChar w:fldCharType="end"/>
        </w:r>
      </w:hyperlink>
    </w:p>
    <w:p w:rsidR="00AD1F02" w:rsidRDefault="00AD1F02" w14:paraId="449DBBC1" w14:textId="536B04FA">
      <w:pPr>
        <w:pStyle w:val="Tabladeilustraciones"/>
        <w:tabs>
          <w:tab w:val="right" w:leader="dot" w:pos="9016"/>
        </w:tabs>
        <w:rPr>
          <w:rFonts w:eastAsiaTheme="minorEastAsia"/>
          <w:noProof/>
          <w:lang w:val="es-CO" w:eastAsia="es-CO"/>
        </w:rPr>
      </w:pPr>
      <w:hyperlink w:history="1" w:anchor="_Toc211324567">
        <w:r w:rsidRPr="00695AB2">
          <w:rPr>
            <w:rStyle w:val="Hipervnculo"/>
            <w:rFonts w:ascii="Times New Roman" w:hAnsi="Times New Roman" w:cs="Times New Roman"/>
            <w:noProof/>
          </w:rPr>
          <w:t>Tabla 52 Valoración cualitativa y cuantitativa de la Característica 34. Formación para la investigación, desarrollo tecnológico, la innovación y la creación.</w:t>
        </w:r>
        <w:r>
          <w:rPr>
            <w:noProof/>
            <w:webHidden/>
          </w:rPr>
          <w:tab/>
        </w:r>
        <w:r>
          <w:rPr>
            <w:noProof/>
            <w:webHidden/>
          </w:rPr>
          <w:fldChar w:fldCharType="begin"/>
        </w:r>
        <w:r>
          <w:rPr>
            <w:noProof/>
            <w:webHidden/>
          </w:rPr>
          <w:instrText xml:space="preserve"> PAGEREF _Toc211324567 \h </w:instrText>
        </w:r>
        <w:r>
          <w:rPr>
            <w:noProof/>
            <w:webHidden/>
          </w:rPr>
        </w:r>
        <w:r>
          <w:rPr>
            <w:noProof/>
            <w:webHidden/>
          </w:rPr>
          <w:fldChar w:fldCharType="separate"/>
        </w:r>
        <w:r>
          <w:rPr>
            <w:noProof/>
            <w:webHidden/>
          </w:rPr>
          <w:t>75</w:t>
        </w:r>
        <w:r>
          <w:rPr>
            <w:noProof/>
            <w:webHidden/>
          </w:rPr>
          <w:fldChar w:fldCharType="end"/>
        </w:r>
      </w:hyperlink>
    </w:p>
    <w:p w:rsidR="00AD1F02" w:rsidRDefault="00AD1F02" w14:paraId="7238A776" w14:textId="42439C27">
      <w:pPr>
        <w:pStyle w:val="Tabladeilustraciones"/>
        <w:tabs>
          <w:tab w:val="right" w:leader="dot" w:pos="9016"/>
        </w:tabs>
        <w:rPr>
          <w:rFonts w:eastAsiaTheme="minorEastAsia"/>
          <w:noProof/>
          <w:lang w:val="es-CO" w:eastAsia="es-CO"/>
        </w:rPr>
      </w:pPr>
      <w:hyperlink w:history="1" w:anchor="_Toc211324568">
        <w:r w:rsidRPr="00695AB2">
          <w:rPr>
            <w:rStyle w:val="Hipervnculo"/>
            <w:rFonts w:ascii="Times New Roman" w:hAnsi="Times New Roman" w:cs="Times New Roman"/>
            <w:noProof/>
          </w:rPr>
          <w:t>Tabla 53 Valoración cualitativa y cuantitativa de la Característica 35. Compromiso con la investigación, desarrollo tecnológico, la innovación y la creación.</w:t>
        </w:r>
        <w:r>
          <w:rPr>
            <w:noProof/>
            <w:webHidden/>
          </w:rPr>
          <w:tab/>
        </w:r>
        <w:r>
          <w:rPr>
            <w:noProof/>
            <w:webHidden/>
          </w:rPr>
          <w:fldChar w:fldCharType="begin"/>
        </w:r>
        <w:r>
          <w:rPr>
            <w:noProof/>
            <w:webHidden/>
          </w:rPr>
          <w:instrText xml:space="preserve"> PAGEREF _Toc211324568 \h </w:instrText>
        </w:r>
        <w:r>
          <w:rPr>
            <w:noProof/>
            <w:webHidden/>
          </w:rPr>
        </w:r>
        <w:r>
          <w:rPr>
            <w:noProof/>
            <w:webHidden/>
          </w:rPr>
          <w:fldChar w:fldCharType="separate"/>
        </w:r>
        <w:r>
          <w:rPr>
            <w:noProof/>
            <w:webHidden/>
          </w:rPr>
          <w:t>76</w:t>
        </w:r>
        <w:r>
          <w:rPr>
            <w:noProof/>
            <w:webHidden/>
          </w:rPr>
          <w:fldChar w:fldCharType="end"/>
        </w:r>
      </w:hyperlink>
    </w:p>
    <w:p w:rsidR="00AD1F02" w:rsidRDefault="00AD1F02" w14:paraId="027D5D98" w14:textId="07B7295C">
      <w:pPr>
        <w:pStyle w:val="Tabladeilustraciones"/>
        <w:tabs>
          <w:tab w:val="right" w:leader="dot" w:pos="9016"/>
        </w:tabs>
        <w:rPr>
          <w:rFonts w:eastAsiaTheme="minorEastAsia"/>
          <w:noProof/>
          <w:lang w:val="es-CO" w:eastAsia="es-CO"/>
        </w:rPr>
      </w:pPr>
      <w:hyperlink w:history="1" w:anchor="_Toc211324569">
        <w:r w:rsidRPr="00695AB2">
          <w:rPr>
            <w:rStyle w:val="Hipervnculo"/>
            <w:rFonts w:ascii="Times New Roman" w:hAnsi="Times New Roman" w:cs="Times New Roman"/>
            <w:noProof/>
          </w:rPr>
          <w:t>Tabla 54 Valoración cualitativa y cuantitativa del 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_Toc211324569 \h </w:instrText>
        </w:r>
        <w:r>
          <w:rPr>
            <w:noProof/>
            <w:webHidden/>
          </w:rPr>
        </w:r>
        <w:r>
          <w:rPr>
            <w:noProof/>
            <w:webHidden/>
          </w:rPr>
          <w:fldChar w:fldCharType="separate"/>
        </w:r>
        <w:r>
          <w:rPr>
            <w:noProof/>
            <w:webHidden/>
          </w:rPr>
          <w:t>77</w:t>
        </w:r>
        <w:r>
          <w:rPr>
            <w:noProof/>
            <w:webHidden/>
          </w:rPr>
          <w:fldChar w:fldCharType="end"/>
        </w:r>
      </w:hyperlink>
    </w:p>
    <w:p w:rsidR="00AD1F02" w:rsidRDefault="00AD1F02" w14:paraId="1E7C5049" w14:textId="29778527">
      <w:pPr>
        <w:pStyle w:val="Tabladeilustraciones"/>
        <w:tabs>
          <w:tab w:val="right" w:leader="dot" w:pos="9016"/>
        </w:tabs>
        <w:rPr>
          <w:rFonts w:eastAsiaTheme="minorEastAsia"/>
          <w:noProof/>
          <w:lang w:val="es-CO" w:eastAsia="es-CO"/>
        </w:rPr>
      </w:pPr>
      <w:hyperlink w:history="1" w:anchor="_Toc211324570">
        <w:r w:rsidRPr="00695AB2">
          <w:rPr>
            <w:rStyle w:val="Hipervnculo"/>
            <w:rFonts w:ascii="Times New Roman" w:hAnsi="Times New Roman" w:cs="Times New Roman"/>
            <w:noProof/>
          </w:rPr>
          <w:t>Tabla 55 Valoración cualitativa y cuantitativa de la Característica 36. Programas y servicios.</w:t>
        </w:r>
        <w:r>
          <w:rPr>
            <w:noProof/>
            <w:webHidden/>
          </w:rPr>
          <w:tab/>
        </w:r>
        <w:r>
          <w:rPr>
            <w:noProof/>
            <w:webHidden/>
          </w:rPr>
          <w:fldChar w:fldCharType="begin"/>
        </w:r>
        <w:r>
          <w:rPr>
            <w:noProof/>
            <w:webHidden/>
          </w:rPr>
          <w:instrText xml:space="preserve"> PAGEREF _Toc211324570 \h </w:instrText>
        </w:r>
        <w:r>
          <w:rPr>
            <w:noProof/>
            <w:webHidden/>
          </w:rPr>
        </w:r>
        <w:r>
          <w:rPr>
            <w:noProof/>
            <w:webHidden/>
          </w:rPr>
          <w:fldChar w:fldCharType="separate"/>
        </w:r>
        <w:r>
          <w:rPr>
            <w:noProof/>
            <w:webHidden/>
          </w:rPr>
          <w:t>78</w:t>
        </w:r>
        <w:r>
          <w:rPr>
            <w:noProof/>
            <w:webHidden/>
          </w:rPr>
          <w:fldChar w:fldCharType="end"/>
        </w:r>
      </w:hyperlink>
    </w:p>
    <w:p w:rsidR="00AD1F02" w:rsidRDefault="00AD1F02" w14:paraId="2220BF9D" w14:textId="3176DE9B">
      <w:pPr>
        <w:pStyle w:val="Tabladeilustraciones"/>
        <w:tabs>
          <w:tab w:val="right" w:leader="dot" w:pos="9016"/>
        </w:tabs>
        <w:rPr>
          <w:rFonts w:eastAsiaTheme="minorEastAsia"/>
          <w:noProof/>
          <w:lang w:val="es-CO" w:eastAsia="es-CO"/>
        </w:rPr>
      </w:pPr>
      <w:hyperlink w:history="1" w:anchor="_Toc211324571">
        <w:r w:rsidRPr="00695AB2">
          <w:rPr>
            <w:rStyle w:val="Hipervnculo"/>
            <w:rFonts w:ascii="Times New Roman" w:hAnsi="Times New Roman" w:cs="Times New Roman"/>
            <w:noProof/>
          </w:rPr>
          <w:t>Tabla 56 Valoración cualitativa y cuantitativa de la Característica 37. Participación y seguimiento.</w:t>
        </w:r>
        <w:r>
          <w:rPr>
            <w:noProof/>
            <w:webHidden/>
          </w:rPr>
          <w:tab/>
        </w:r>
        <w:r>
          <w:rPr>
            <w:noProof/>
            <w:webHidden/>
          </w:rPr>
          <w:fldChar w:fldCharType="begin"/>
        </w:r>
        <w:r>
          <w:rPr>
            <w:noProof/>
            <w:webHidden/>
          </w:rPr>
          <w:instrText xml:space="preserve"> PAGEREF _Toc211324571 \h </w:instrText>
        </w:r>
        <w:r>
          <w:rPr>
            <w:noProof/>
            <w:webHidden/>
          </w:rPr>
        </w:r>
        <w:r>
          <w:rPr>
            <w:noProof/>
            <w:webHidden/>
          </w:rPr>
          <w:fldChar w:fldCharType="separate"/>
        </w:r>
        <w:r>
          <w:rPr>
            <w:noProof/>
            <w:webHidden/>
          </w:rPr>
          <w:t>79</w:t>
        </w:r>
        <w:r>
          <w:rPr>
            <w:noProof/>
            <w:webHidden/>
          </w:rPr>
          <w:fldChar w:fldCharType="end"/>
        </w:r>
      </w:hyperlink>
    </w:p>
    <w:p w:rsidR="00AD1F02" w:rsidRDefault="00AD1F02" w14:paraId="5D63B244" w14:textId="686390BB">
      <w:pPr>
        <w:pStyle w:val="Tabladeilustraciones"/>
        <w:tabs>
          <w:tab w:val="right" w:leader="dot" w:pos="9016"/>
        </w:tabs>
        <w:rPr>
          <w:rFonts w:eastAsiaTheme="minorEastAsia"/>
          <w:noProof/>
          <w:lang w:val="es-CO" w:eastAsia="es-CO"/>
        </w:rPr>
      </w:pPr>
      <w:hyperlink w:history="1" w:anchor="_Toc211324572">
        <w:r w:rsidRPr="00695AB2">
          <w:rPr>
            <w:rStyle w:val="Hipervnculo"/>
            <w:rFonts w:ascii="Times New Roman" w:hAnsi="Times New Roman" w:cs="Times New Roman"/>
            <w:noProof/>
          </w:rPr>
          <w:t>Tabla 57 Valoración cualitativa y cuantitativa del Factor 9. Bienestar de la comunidad académica del programa.</w:t>
        </w:r>
        <w:r>
          <w:rPr>
            <w:noProof/>
            <w:webHidden/>
          </w:rPr>
          <w:tab/>
        </w:r>
        <w:r>
          <w:rPr>
            <w:noProof/>
            <w:webHidden/>
          </w:rPr>
          <w:fldChar w:fldCharType="begin"/>
        </w:r>
        <w:r>
          <w:rPr>
            <w:noProof/>
            <w:webHidden/>
          </w:rPr>
          <w:instrText xml:space="preserve"> PAGEREF _Toc211324572 \h </w:instrText>
        </w:r>
        <w:r>
          <w:rPr>
            <w:noProof/>
            <w:webHidden/>
          </w:rPr>
        </w:r>
        <w:r>
          <w:rPr>
            <w:noProof/>
            <w:webHidden/>
          </w:rPr>
          <w:fldChar w:fldCharType="separate"/>
        </w:r>
        <w:r>
          <w:rPr>
            <w:noProof/>
            <w:webHidden/>
          </w:rPr>
          <w:t>79</w:t>
        </w:r>
        <w:r>
          <w:rPr>
            <w:noProof/>
            <w:webHidden/>
          </w:rPr>
          <w:fldChar w:fldCharType="end"/>
        </w:r>
      </w:hyperlink>
    </w:p>
    <w:p w:rsidR="00AD1F02" w:rsidRDefault="00AD1F02" w14:paraId="54BAB870" w14:textId="6CF2816D">
      <w:pPr>
        <w:pStyle w:val="Tabladeilustraciones"/>
        <w:tabs>
          <w:tab w:val="right" w:leader="dot" w:pos="9016"/>
        </w:tabs>
        <w:rPr>
          <w:rFonts w:eastAsiaTheme="minorEastAsia"/>
          <w:noProof/>
          <w:lang w:val="es-CO" w:eastAsia="es-CO"/>
        </w:rPr>
      </w:pPr>
      <w:hyperlink w:history="1" w:anchor="_Toc211324573">
        <w:r w:rsidRPr="00695AB2">
          <w:rPr>
            <w:rStyle w:val="Hipervnculo"/>
            <w:rFonts w:ascii="Times New Roman" w:hAnsi="Times New Roman" w:cs="Times New Roman"/>
            <w:noProof/>
          </w:rPr>
          <w:t>Tabla 58 Valoración cualitativa y cuantitativa de la Característica 38. Estrategias y recursos de apoyo a profesores.</w:t>
        </w:r>
        <w:r>
          <w:rPr>
            <w:noProof/>
            <w:webHidden/>
          </w:rPr>
          <w:tab/>
        </w:r>
        <w:r>
          <w:rPr>
            <w:noProof/>
            <w:webHidden/>
          </w:rPr>
          <w:fldChar w:fldCharType="begin"/>
        </w:r>
        <w:r>
          <w:rPr>
            <w:noProof/>
            <w:webHidden/>
          </w:rPr>
          <w:instrText xml:space="preserve"> PAGEREF _Toc211324573 \h </w:instrText>
        </w:r>
        <w:r>
          <w:rPr>
            <w:noProof/>
            <w:webHidden/>
          </w:rPr>
        </w:r>
        <w:r>
          <w:rPr>
            <w:noProof/>
            <w:webHidden/>
          </w:rPr>
          <w:fldChar w:fldCharType="separate"/>
        </w:r>
        <w:r>
          <w:rPr>
            <w:noProof/>
            <w:webHidden/>
          </w:rPr>
          <w:t>81</w:t>
        </w:r>
        <w:r>
          <w:rPr>
            <w:noProof/>
            <w:webHidden/>
          </w:rPr>
          <w:fldChar w:fldCharType="end"/>
        </w:r>
      </w:hyperlink>
    </w:p>
    <w:p w:rsidR="00AD1F02" w:rsidRDefault="00AD1F02" w14:paraId="1A428372" w14:textId="18137D98">
      <w:pPr>
        <w:pStyle w:val="Tabladeilustraciones"/>
        <w:tabs>
          <w:tab w:val="right" w:leader="dot" w:pos="9016"/>
        </w:tabs>
        <w:rPr>
          <w:rFonts w:eastAsiaTheme="minorEastAsia"/>
          <w:noProof/>
          <w:lang w:val="es-CO" w:eastAsia="es-CO"/>
        </w:rPr>
      </w:pPr>
      <w:hyperlink w:history="1" w:anchor="_Toc211324574">
        <w:r w:rsidRPr="00695AB2">
          <w:rPr>
            <w:rStyle w:val="Hipervnculo"/>
            <w:rFonts w:ascii="Times New Roman" w:hAnsi="Times New Roman" w:cs="Times New Roman"/>
            <w:noProof/>
          </w:rPr>
          <w:t>Tabla 59 Valoración cualitativa y cuantitativa de la Característica 39. Estrategias y recursos de apoyo a estudiantes.</w:t>
        </w:r>
        <w:r>
          <w:rPr>
            <w:noProof/>
            <w:webHidden/>
          </w:rPr>
          <w:tab/>
        </w:r>
        <w:r>
          <w:rPr>
            <w:noProof/>
            <w:webHidden/>
          </w:rPr>
          <w:fldChar w:fldCharType="begin"/>
        </w:r>
        <w:r>
          <w:rPr>
            <w:noProof/>
            <w:webHidden/>
          </w:rPr>
          <w:instrText xml:space="preserve"> PAGEREF _Toc211324574 \h </w:instrText>
        </w:r>
        <w:r>
          <w:rPr>
            <w:noProof/>
            <w:webHidden/>
          </w:rPr>
        </w:r>
        <w:r>
          <w:rPr>
            <w:noProof/>
            <w:webHidden/>
          </w:rPr>
          <w:fldChar w:fldCharType="separate"/>
        </w:r>
        <w:r>
          <w:rPr>
            <w:noProof/>
            <w:webHidden/>
          </w:rPr>
          <w:t>81</w:t>
        </w:r>
        <w:r>
          <w:rPr>
            <w:noProof/>
            <w:webHidden/>
          </w:rPr>
          <w:fldChar w:fldCharType="end"/>
        </w:r>
      </w:hyperlink>
    </w:p>
    <w:p w:rsidR="00AD1F02" w:rsidRDefault="00AD1F02" w14:paraId="04B96F54" w14:textId="1E266415">
      <w:pPr>
        <w:pStyle w:val="Tabladeilustraciones"/>
        <w:tabs>
          <w:tab w:val="right" w:leader="dot" w:pos="9016"/>
        </w:tabs>
        <w:rPr>
          <w:rFonts w:eastAsiaTheme="minorEastAsia"/>
          <w:noProof/>
          <w:lang w:val="es-CO" w:eastAsia="es-CO"/>
        </w:rPr>
      </w:pPr>
      <w:hyperlink w:history="1" w:anchor="_Toc211324575">
        <w:r w:rsidRPr="00695AB2">
          <w:rPr>
            <w:rStyle w:val="Hipervnculo"/>
            <w:rFonts w:ascii="Times New Roman" w:hAnsi="Times New Roman" w:cs="Times New Roman"/>
            <w:noProof/>
          </w:rPr>
          <w:t>Tabla 60 Valoración cualitativa y cuantitativa de la Característica 40. Recursos bibliográficos y de información.</w:t>
        </w:r>
        <w:r>
          <w:rPr>
            <w:noProof/>
            <w:webHidden/>
          </w:rPr>
          <w:tab/>
        </w:r>
        <w:r>
          <w:rPr>
            <w:noProof/>
            <w:webHidden/>
          </w:rPr>
          <w:fldChar w:fldCharType="begin"/>
        </w:r>
        <w:r>
          <w:rPr>
            <w:noProof/>
            <w:webHidden/>
          </w:rPr>
          <w:instrText xml:space="preserve"> PAGEREF _Toc211324575 \h </w:instrText>
        </w:r>
        <w:r>
          <w:rPr>
            <w:noProof/>
            <w:webHidden/>
          </w:rPr>
        </w:r>
        <w:r>
          <w:rPr>
            <w:noProof/>
            <w:webHidden/>
          </w:rPr>
          <w:fldChar w:fldCharType="separate"/>
        </w:r>
        <w:r>
          <w:rPr>
            <w:noProof/>
            <w:webHidden/>
          </w:rPr>
          <w:t>82</w:t>
        </w:r>
        <w:r>
          <w:rPr>
            <w:noProof/>
            <w:webHidden/>
          </w:rPr>
          <w:fldChar w:fldCharType="end"/>
        </w:r>
      </w:hyperlink>
    </w:p>
    <w:p w:rsidR="00AD1F02" w:rsidRDefault="00AD1F02" w14:paraId="58F0A4DC" w14:textId="401C188A">
      <w:pPr>
        <w:pStyle w:val="Tabladeilustraciones"/>
        <w:tabs>
          <w:tab w:val="right" w:leader="dot" w:pos="9016"/>
        </w:tabs>
        <w:rPr>
          <w:rFonts w:eastAsiaTheme="minorEastAsia"/>
          <w:noProof/>
          <w:lang w:val="es-CO" w:eastAsia="es-CO"/>
        </w:rPr>
      </w:pPr>
      <w:hyperlink w:history="1" w:anchor="_Toc211324576">
        <w:r w:rsidRPr="00695AB2">
          <w:rPr>
            <w:rStyle w:val="Hipervnculo"/>
            <w:rFonts w:ascii="Times New Roman" w:hAnsi="Times New Roman" w:cs="Times New Roman"/>
            <w:noProof/>
          </w:rPr>
          <w:t>Tabla 61 Valoración cualitativa y cuantitativa del Factor 10. Medios educativos y ambientes de aprendizaje.</w:t>
        </w:r>
        <w:r>
          <w:rPr>
            <w:noProof/>
            <w:webHidden/>
          </w:rPr>
          <w:tab/>
        </w:r>
        <w:r>
          <w:rPr>
            <w:noProof/>
            <w:webHidden/>
          </w:rPr>
          <w:fldChar w:fldCharType="begin"/>
        </w:r>
        <w:r>
          <w:rPr>
            <w:noProof/>
            <w:webHidden/>
          </w:rPr>
          <w:instrText xml:space="preserve"> PAGEREF _Toc211324576 \h </w:instrText>
        </w:r>
        <w:r>
          <w:rPr>
            <w:noProof/>
            <w:webHidden/>
          </w:rPr>
        </w:r>
        <w:r>
          <w:rPr>
            <w:noProof/>
            <w:webHidden/>
          </w:rPr>
          <w:fldChar w:fldCharType="separate"/>
        </w:r>
        <w:r>
          <w:rPr>
            <w:noProof/>
            <w:webHidden/>
          </w:rPr>
          <w:t>83</w:t>
        </w:r>
        <w:r>
          <w:rPr>
            <w:noProof/>
            <w:webHidden/>
          </w:rPr>
          <w:fldChar w:fldCharType="end"/>
        </w:r>
      </w:hyperlink>
    </w:p>
    <w:p w:rsidR="00AD1F02" w:rsidRDefault="00AD1F02" w14:paraId="22F1605E" w14:textId="4BF60048">
      <w:pPr>
        <w:pStyle w:val="Tabladeilustraciones"/>
        <w:tabs>
          <w:tab w:val="right" w:leader="dot" w:pos="9016"/>
        </w:tabs>
        <w:rPr>
          <w:rFonts w:eastAsiaTheme="minorEastAsia"/>
          <w:noProof/>
          <w:lang w:val="es-CO" w:eastAsia="es-CO"/>
        </w:rPr>
      </w:pPr>
      <w:hyperlink w:history="1" w:anchor="_Toc211324577">
        <w:r w:rsidRPr="00695AB2">
          <w:rPr>
            <w:rStyle w:val="Hipervnculo"/>
            <w:rFonts w:ascii="Times New Roman" w:hAnsi="Times New Roman" w:cs="Times New Roman"/>
            <w:noProof/>
          </w:rPr>
          <w:t>Tabla 62 Valoración cualitativa y cuantitativa de la Característica 41. Organización y administración.</w:t>
        </w:r>
        <w:r>
          <w:rPr>
            <w:noProof/>
            <w:webHidden/>
          </w:rPr>
          <w:tab/>
        </w:r>
        <w:r>
          <w:rPr>
            <w:noProof/>
            <w:webHidden/>
          </w:rPr>
          <w:fldChar w:fldCharType="begin"/>
        </w:r>
        <w:r>
          <w:rPr>
            <w:noProof/>
            <w:webHidden/>
          </w:rPr>
          <w:instrText xml:space="preserve"> PAGEREF _Toc211324577 \h </w:instrText>
        </w:r>
        <w:r>
          <w:rPr>
            <w:noProof/>
            <w:webHidden/>
          </w:rPr>
        </w:r>
        <w:r>
          <w:rPr>
            <w:noProof/>
            <w:webHidden/>
          </w:rPr>
          <w:fldChar w:fldCharType="separate"/>
        </w:r>
        <w:r>
          <w:rPr>
            <w:noProof/>
            <w:webHidden/>
          </w:rPr>
          <w:t>84</w:t>
        </w:r>
        <w:r>
          <w:rPr>
            <w:noProof/>
            <w:webHidden/>
          </w:rPr>
          <w:fldChar w:fldCharType="end"/>
        </w:r>
      </w:hyperlink>
    </w:p>
    <w:p w:rsidR="00AD1F02" w:rsidRDefault="00AD1F02" w14:paraId="210AC4D3" w14:textId="0E85E293">
      <w:pPr>
        <w:pStyle w:val="Tabladeilustraciones"/>
        <w:tabs>
          <w:tab w:val="right" w:leader="dot" w:pos="9016"/>
        </w:tabs>
        <w:rPr>
          <w:rFonts w:eastAsiaTheme="minorEastAsia"/>
          <w:noProof/>
          <w:lang w:val="es-CO" w:eastAsia="es-CO"/>
        </w:rPr>
      </w:pPr>
      <w:hyperlink w:history="1" w:anchor="_Toc211324578">
        <w:r w:rsidRPr="00695AB2">
          <w:rPr>
            <w:rStyle w:val="Hipervnculo"/>
            <w:rFonts w:ascii="Times New Roman" w:hAnsi="Times New Roman" w:cs="Times New Roman"/>
            <w:noProof/>
          </w:rPr>
          <w:t>Tabla 63 Valoración cualitativa y cuantitativa de la Característica 42. Dirección y gestión.</w:t>
        </w:r>
        <w:r>
          <w:rPr>
            <w:noProof/>
            <w:webHidden/>
          </w:rPr>
          <w:tab/>
        </w:r>
        <w:r>
          <w:rPr>
            <w:noProof/>
            <w:webHidden/>
          </w:rPr>
          <w:fldChar w:fldCharType="begin"/>
        </w:r>
        <w:r>
          <w:rPr>
            <w:noProof/>
            <w:webHidden/>
          </w:rPr>
          <w:instrText xml:space="preserve"> PAGEREF _Toc211324578 \h </w:instrText>
        </w:r>
        <w:r>
          <w:rPr>
            <w:noProof/>
            <w:webHidden/>
          </w:rPr>
        </w:r>
        <w:r>
          <w:rPr>
            <w:noProof/>
            <w:webHidden/>
          </w:rPr>
          <w:fldChar w:fldCharType="separate"/>
        </w:r>
        <w:r>
          <w:rPr>
            <w:noProof/>
            <w:webHidden/>
          </w:rPr>
          <w:t>85</w:t>
        </w:r>
        <w:r>
          <w:rPr>
            <w:noProof/>
            <w:webHidden/>
          </w:rPr>
          <w:fldChar w:fldCharType="end"/>
        </w:r>
      </w:hyperlink>
    </w:p>
    <w:p w:rsidR="00AD1F02" w:rsidRDefault="00AD1F02" w14:paraId="352DA1DA" w14:textId="232E4FEA">
      <w:pPr>
        <w:pStyle w:val="Tabladeilustraciones"/>
        <w:tabs>
          <w:tab w:val="right" w:leader="dot" w:pos="9016"/>
        </w:tabs>
        <w:rPr>
          <w:rFonts w:eastAsiaTheme="minorEastAsia"/>
          <w:noProof/>
          <w:lang w:val="es-CO" w:eastAsia="es-CO"/>
        </w:rPr>
      </w:pPr>
      <w:hyperlink w:history="1" w:anchor="_Toc211324579">
        <w:r w:rsidRPr="00695AB2">
          <w:rPr>
            <w:rStyle w:val="Hipervnculo"/>
            <w:rFonts w:ascii="Times New Roman" w:hAnsi="Times New Roman" w:cs="Times New Roman"/>
            <w:noProof/>
          </w:rPr>
          <w:t>Tabla 64 Valoración cualitativa y cuantitativa de la Característica 43. Sistemas de comunicación e información.</w:t>
        </w:r>
        <w:r>
          <w:rPr>
            <w:noProof/>
            <w:webHidden/>
          </w:rPr>
          <w:tab/>
        </w:r>
        <w:r>
          <w:rPr>
            <w:noProof/>
            <w:webHidden/>
          </w:rPr>
          <w:fldChar w:fldCharType="begin"/>
        </w:r>
        <w:r>
          <w:rPr>
            <w:noProof/>
            <w:webHidden/>
          </w:rPr>
          <w:instrText xml:space="preserve"> PAGEREF _Toc211324579 \h </w:instrText>
        </w:r>
        <w:r>
          <w:rPr>
            <w:noProof/>
            <w:webHidden/>
          </w:rPr>
        </w:r>
        <w:r>
          <w:rPr>
            <w:noProof/>
            <w:webHidden/>
          </w:rPr>
          <w:fldChar w:fldCharType="separate"/>
        </w:r>
        <w:r>
          <w:rPr>
            <w:noProof/>
            <w:webHidden/>
          </w:rPr>
          <w:t>86</w:t>
        </w:r>
        <w:r>
          <w:rPr>
            <w:noProof/>
            <w:webHidden/>
          </w:rPr>
          <w:fldChar w:fldCharType="end"/>
        </w:r>
      </w:hyperlink>
    </w:p>
    <w:p w:rsidR="00AD1F02" w:rsidRDefault="00AD1F02" w14:paraId="32A701D0" w14:textId="092ECF89">
      <w:pPr>
        <w:pStyle w:val="Tabladeilustraciones"/>
        <w:tabs>
          <w:tab w:val="right" w:leader="dot" w:pos="9016"/>
        </w:tabs>
        <w:rPr>
          <w:rFonts w:eastAsiaTheme="minorEastAsia"/>
          <w:noProof/>
          <w:lang w:val="es-CO" w:eastAsia="es-CO"/>
        </w:rPr>
      </w:pPr>
      <w:hyperlink w:history="1" w:anchor="_Toc211324580">
        <w:r w:rsidRPr="00695AB2">
          <w:rPr>
            <w:rStyle w:val="Hipervnculo"/>
            <w:rFonts w:ascii="Times New Roman" w:hAnsi="Times New Roman" w:cs="Times New Roman"/>
            <w:noProof/>
          </w:rPr>
          <w:t>Tabla 65 Valoración cualitativa y cuantitativa de la Característica 44. Estudiantes y capacidad institucional.</w:t>
        </w:r>
        <w:r>
          <w:rPr>
            <w:noProof/>
            <w:webHidden/>
          </w:rPr>
          <w:tab/>
        </w:r>
        <w:r>
          <w:rPr>
            <w:noProof/>
            <w:webHidden/>
          </w:rPr>
          <w:fldChar w:fldCharType="begin"/>
        </w:r>
        <w:r>
          <w:rPr>
            <w:noProof/>
            <w:webHidden/>
          </w:rPr>
          <w:instrText xml:space="preserve"> PAGEREF _Toc211324580 \h </w:instrText>
        </w:r>
        <w:r>
          <w:rPr>
            <w:noProof/>
            <w:webHidden/>
          </w:rPr>
        </w:r>
        <w:r>
          <w:rPr>
            <w:noProof/>
            <w:webHidden/>
          </w:rPr>
          <w:fldChar w:fldCharType="separate"/>
        </w:r>
        <w:r>
          <w:rPr>
            <w:noProof/>
            <w:webHidden/>
          </w:rPr>
          <w:t>88</w:t>
        </w:r>
        <w:r>
          <w:rPr>
            <w:noProof/>
            <w:webHidden/>
          </w:rPr>
          <w:fldChar w:fldCharType="end"/>
        </w:r>
      </w:hyperlink>
    </w:p>
    <w:p w:rsidR="00AD1F02" w:rsidRDefault="00AD1F02" w14:paraId="4BFD4554" w14:textId="1824C1CF">
      <w:pPr>
        <w:pStyle w:val="Tabladeilustraciones"/>
        <w:tabs>
          <w:tab w:val="right" w:leader="dot" w:pos="9016"/>
        </w:tabs>
        <w:rPr>
          <w:rFonts w:eastAsiaTheme="minorEastAsia"/>
          <w:noProof/>
          <w:lang w:val="es-CO" w:eastAsia="es-CO"/>
        </w:rPr>
      </w:pPr>
      <w:hyperlink w:history="1" w:anchor="_Toc211324581">
        <w:r w:rsidRPr="00695AB2">
          <w:rPr>
            <w:rStyle w:val="Hipervnculo"/>
            <w:rFonts w:ascii="Times New Roman" w:hAnsi="Times New Roman" w:cs="Times New Roman"/>
            <w:noProof/>
          </w:rPr>
          <w:t>Tabla 66 Valoración cualitativa y cuantitativa de la Característica 45. Financiación del programa académico.</w:t>
        </w:r>
        <w:r>
          <w:rPr>
            <w:noProof/>
            <w:webHidden/>
          </w:rPr>
          <w:tab/>
        </w:r>
        <w:r>
          <w:rPr>
            <w:noProof/>
            <w:webHidden/>
          </w:rPr>
          <w:fldChar w:fldCharType="begin"/>
        </w:r>
        <w:r>
          <w:rPr>
            <w:noProof/>
            <w:webHidden/>
          </w:rPr>
          <w:instrText xml:space="preserve"> PAGEREF _Toc211324581 \h </w:instrText>
        </w:r>
        <w:r>
          <w:rPr>
            <w:noProof/>
            <w:webHidden/>
          </w:rPr>
        </w:r>
        <w:r>
          <w:rPr>
            <w:noProof/>
            <w:webHidden/>
          </w:rPr>
          <w:fldChar w:fldCharType="separate"/>
        </w:r>
        <w:r>
          <w:rPr>
            <w:noProof/>
            <w:webHidden/>
          </w:rPr>
          <w:t>88</w:t>
        </w:r>
        <w:r>
          <w:rPr>
            <w:noProof/>
            <w:webHidden/>
          </w:rPr>
          <w:fldChar w:fldCharType="end"/>
        </w:r>
      </w:hyperlink>
    </w:p>
    <w:p w:rsidR="00AD1F02" w:rsidRDefault="00AD1F02" w14:paraId="4E598D45" w14:textId="468F7918">
      <w:pPr>
        <w:pStyle w:val="Tabladeilustraciones"/>
        <w:tabs>
          <w:tab w:val="right" w:leader="dot" w:pos="9016"/>
        </w:tabs>
        <w:rPr>
          <w:rFonts w:eastAsiaTheme="minorEastAsia"/>
          <w:noProof/>
          <w:lang w:val="es-CO" w:eastAsia="es-CO"/>
        </w:rPr>
      </w:pPr>
      <w:hyperlink w:history="1" w:anchor="_Toc211324582">
        <w:r w:rsidRPr="00695AB2">
          <w:rPr>
            <w:rStyle w:val="Hipervnculo"/>
            <w:rFonts w:ascii="Times New Roman" w:hAnsi="Times New Roman" w:cs="Times New Roman"/>
            <w:noProof/>
          </w:rPr>
          <w:t>Tabla 67 Valoración cualitativa y cuantitativa de la Característica 46. Aseguramiento de la alta calidad y mejora continua.</w:t>
        </w:r>
        <w:r>
          <w:rPr>
            <w:noProof/>
            <w:webHidden/>
          </w:rPr>
          <w:tab/>
        </w:r>
        <w:r>
          <w:rPr>
            <w:noProof/>
            <w:webHidden/>
          </w:rPr>
          <w:fldChar w:fldCharType="begin"/>
        </w:r>
        <w:r>
          <w:rPr>
            <w:noProof/>
            <w:webHidden/>
          </w:rPr>
          <w:instrText xml:space="preserve"> PAGEREF _Toc211324582 \h </w:instrText>
        </w:r>
        <w:r>
          <w:rPr>
            <w:noProof/>
            <w:webHidden/>
          </w:rPr>
        </w:r>
        <w:r>
          <w:rPr>
            <w:noProof/>
            <w:webHidden/>
          </w:rPr>
          <w:fldChar w:fldCharType="separate"/>
        </w:r>
        <w:r>
          <w:rPr>
            <w:noProof/>
            <w:webHidden/>
          </w:rPr>
          <w:t>89</w:t>
        </w:r>
        <w:r>
          <w:rPr>
            <w:noProof/>
            <w:webHidden/>
          </w:rPr>
          <w:fldChar w:fldCharType="end"/>
        </w:r>
      </w:hyperlink>
    </w:p>
    <w:p w:rsidR="00AD1F02" w:rsidRDefault="00AD1F02" w14:paraId="5C8D5D2B" w14:textId="3EDC806A">
      <w:pPr>
        <w:pStyle w:val="Tabladeilustraciones"/>
        <w:tabs>
          <w:tab w:val="right" w:leader="dot" w:pos="9016"/>
        </w:tabs>
        <w:rPr>
          <w:rFonts w:eastAsiaTheme="minorEastAsia"/>
          <w:noProof/>
          <w:lang w:val="es-CO" w:eastAsia="es-CO"/>
        </w:rPr>
      </w:pPr>
      <w:hyperlink w:history="1" w:anchor="_Toc211324583">
        <w:r w:rsidRPr="00695AB2">
          <w:rPr>
            <w:rStyle w:val="Hipervnculo"/>
            <w:rFonts w:ascii="Times New Roman" w:hAnsi="Times New Roman" w:cs="Times New Roman"/>
            <w:noProof/>
          </w:rPr>
          <w:t>Tabla 68 Valoración cualitativa y cuantitativa del Factor 11. Organización, administración y financiación del programa académico.</w:t>
        </w:r>
        <w:r>
          <w:rPr>
            <w:noProof/>
            <w:webHidden/>
          </w:rPr>
          <w:tab/>
        </w:r>
        <w:r>
          <w:rPr>
            <w:noProof/>
            <w:webHidden/>
          </w:rPr>
          <w:fldChar w:fldCharType="begin"/>
        </w:r>
        <w:r>
          <w:rPr>
            <w:noProof/>
            <w:webHidden/>
          </w:rPr>
          <w:instrText xml:space="preserve"> PAGEREF _Toc211324583 \h </w:instrText>
        </w:r>
        <w:r>
          <w:rPr>
            <w:noProof/>
            <w:webHidden/>
          </w:rPr>
        </w:r>
        <w:r>
          <w:rPr>
            <w:noProof/>
            <w:webHidden/>
          </w:rPr>
          <w:fldChar w:fldCharType="separate"/>
        </w:r>
        <w:r>
          <w:rPr>
            <w:noProof/>
            <w:webHidden/>
          </w:rPr>
          <w:t>90</w:t>
        </w:r>
        <w:r>
          <w:rPr>
            <w:noProof/>
            <w:webHidden/>
          </w:rPr>
          <w:fldChar w:fldCharType="end"/>
        </w:r>
      </w:hyperlink>
    </w:p>
    <w:p w:rsidR="00AD1F02" w:rsidRDefault="00AD1F02" w14:paraId="363C10F0" w14:textId="02C52DC4">
      <w:pPr>
        <w:pStyle w:val="Tabladeilustraciones"/>
        <w:tabs>
          <w:tab w:val="right" w:leader="dot" w:pos="9016"/>
        </w:tabs>
        <w:rPr>
          <w:rFonts w:eastAsiaTheme="minorEastAsia"/>
          <w:noProof/>
          <w:lang w:val="es-CO" w:eastAsia="es-CO"/>
        </w:rPr>
      </w:pPr>
      <w:hyperlink w:history="1" w:anchor="_Toc211324584">
        <w:r w:rsidRPr="00695AB2">
          <w:rPr>
            <w:rStyle w:val="Hipervnculo"/>
            <w:rFonts w:ascii="Times New Roman" w:hAnsi="Times New Roman" w:cs="Times New Roman"/>
            <w:noProof/>
          </w:rPr>
          <w:t>Tabla 69 Valoración cualitativa y cuantitativa de la Característica 47. Recursos de infraestructura física y tecnológica.</w:t>
        </w:r>
        <w:r>
          <w:rPr>
            <w:noProof/>
            <w:webHidden/>
          </w:rPr>
          <w:tab/>
        </w:r>
        <w:r>
          <w:rPr>
            <w:noProof/>
            <w:webHidden/>
          </w:rPr>
          <w:fldChar w:fldCharType="begin"/>
        </w:r>
        <w:r>
          <w:rPr>
            <w:noProof/>
            <w:webHidden/>
          </w:rPr>
          <w:instrText xml:space="preserve"> PAGEREF _Toc211324584 \h </w:instrText>
        </w:r>
        <w:r>
          <w:rPr>
            <w:noProof/>
            <w:webHidden/>
          </w:rPr>
        </w:r>
        <w:r>
          <w:rPr>
            <w:noProof/>
            <w:webHidden/>
          </w:rPr>
          <w:fldChar w:fldCharType="separate"/>
        </w:r>
        <w:r>
          <w:rPr>
            <w:noProof/>
            <w:webHidden/>
          </w:rPr>
          <w:t>92</w:t>
        </w:r>
        <w:r>
          <w:rPr>
            <w:noProof/>
            <w:webHidden/>
          </w:rPr>
          <w:fldChar w:fldCharType="end"/>
        </w:r>
      </w:hyperlink>
    </w:p>
    <w:p w:rsidR="00AD1F02" w:rsidRDefault="00AD1F02" w14:paraId="3962AA9E" w14:textId="53ED2D3D">
      <w:pPr>
        <w:pStyle w:val="Tabladeilustraciones"/>
        <w:tabs>
          <w:tab w:val="right" w:leader="dot" w:pos="9016"/>
        </w:tabs>
        <w:rPr>
          <w:rFonts w:eastAsiaTheme="minorEastAsia"/>
          <w:noProof/>
          <w:lang w:val="es-CO" w:eastAsia="es-CO"/>
        </w:rPr>
      </w:pPr>
      <w:hyperlink w:history="1" w:anchor="_Toc211324585">
        <w:r w:rsidRPr="00695AB2">
          <w:rPr>
            <w:rStyle w:val="Hipervnculo"/>
            <w:rFonts w:ascii="Times New Roman" w:hAnsi="Times New Roman" w:cs="Times New Roman"/>
            <w:noProof/>
          </w:rPr>
          <w:t>Tabla 70 Valoración cualitativa y cuantitativa de la Característica 48. Recursos informáticos y de comunicación.</w:t>
        </w:r>
        <w:r>
          <w:rPr>
            <w:noProof/>
            <w:webHidden/>
          </w:rPr>
          <w:tab/>
        </w:r>
        <w:r>
          <w:rPr>
            <w:noProof/>
            <w:webHidden/>
          </w:rPr>
          <w:fldChar w:fldCharType="begin"/>
        </w:r>
        <w:r>
          <w:rPr>
            <w:noProof/>
            <w:webHidden/>
          </w:rPr>
          <w:instrText xml:space="preserve"> PAGEREF _Toc211324585 \h </w:instrText>
        </w:r>
        <w:r>
          <w:rPr>
            <w:noProof/>
            <w:webHidden/>
          </w:rPr>
        </w:r>
        <w:r>
          <w:rPr>
            <w:noProof/>
            <w:webHidden/>
          </w:rPr>
          <w:fldChar w:fldCharType="separate"/>
        </w:r>
        <w:r>
          <w:rPr>
            <w:noProof/>
            <w:webHidden/>
          </w:rPr>
          <w:t>92</w:t>
        </w:r>
        <w:r>
          <w:rPr>
            <w:noProof/>
            <w:webHidden/>
          </w:rPr>
          <w:fldChar w:fldCharType="end"/>
        </w:r>
      </w:hyperlink>
    </w:p>
    <w:p w:rsidR="00AD1F02" w:rsidRDefault="00AD1F02" w14:paraId="19384AAA" w14:textId="691D8290">
      <w:pPr>
        <w:pStyle w:val="Tabladeilustraciones"/>
        <w:tabs>
          <w:tab w:val="right" w:leader="dot" w:pos="9016"/>
        </w:tabs>
        <w:rPr>
          <w:rFonts w:eastAsiaTheme="minorEastAsia"/>
          <w:noProof/>
          <w:lang w:val="es-CO" w:eastAsia="es-CO"/>
        </w:rPr>
      </w:pPr>
      <w:hyperlink w:history="1" w:anchor="_Toc211324586">
        <w:r w:rsidRPr="00695AB2">
          <w:rPr>
            <w:rStyle w:val="Hipervnculo"/>
            <w:rFonts w:ascii="Times New Roman" w:hAnsi="Times New Roman" w:cs="Times New Roman"/>
            <w:noProof/>
          </w:rPr>
          <w:t>Tabla 71 Valoración cualitativa y cuantitativa del Factor 12. Recursos físicos y tecnológicos.</w:t>
        </w:r>
        <w:r>
          <w:rPr>
            <w:noProof/>
            <w:webHidden/>
          </w:rPr>
          <w:tab/>
        </w:r>
        <w:r>
          <w:rPr>
            <w:noProof/>
            <w:webHidden/>
          </w:rPr>
          <w:fldChar w:fldCharType="begin"/>
        </w:r>
        <w:r>
          <w:rPr>
            <w:noProof/>
            <w:webHidden/>
          </w:rPr>
          <w:instrText xml:space="preserve"> PAGEREF _Toc211324586 \h </w:instrText>
        </w:r>
        <w:r>
          <w:rPr>
            <w:noProof/>
            <w:webHidden/>
          </w:rPr>
        </w:r>
        <w:r>
          <w:rPr>
            <w:noProof/>
            <w:webHidden/>
          </w:rPr>
          <w:fldChar w:fldCharType="separate"/>
        </w:r>
        <w:r>
          <w:rPr>
            <w:noProof/>
            <w:webHidden/>
          </w:rPr>
          <w:t>93</w:t>
        </w:r>
        <w:r>
          <w:rPr>
            <w:noProof/>
            <w:webHidden/>
          </w:rPr>
          <w:fldChar w:fldCharType="end"/>
        </w:r>
      </w:hyperlink>
    </w:p>
    <w:p w:rsidR="00AD1F02" w:rsidRDefault="00AD1F02" w14:paraId="1F951861" w14:textId="2C95281F">
      <w:pPr>
        <w:pStyle w:val="Tabladeilustraciones"/>
        <w:tabs>
          <w:tab w:val="right" w:leader="dot" w:pos="9016"/>
        </w:tabs>
        <w:rPr>
          <w:rFonts w:eastAsiaTheme="minorEastAsia"/>
          <w:noProof/>
          <w:lang w:val="es-CO" w:eastAsia="es-CO"/>
        </w:rPr>
      </w:pPr>
      <w:hyperlink w:history="1" w:anchor="_Toc211324587">
        <w:r w:rsidRPr="00695AB2">
          <w:rPr>
            <w:rStyle w:val="Hipervnculo"/>
            <w:rFonts w:ascii="Times New Roman" w:hAnsi="Times New Roman" w:cs="Times New Roman"/>
            <w:noProof/>
          </w:rPr>
          <w:t>Tabla 72 Resultados de autoevaluación y valoración global de cumplimiento.</w:t>
        </w:r>
        <w:r>
          <w:rPr>
            <w:noProof/>
            <w:webHidden/>
          </w:rPr>
          <w:tab/>
        </w:r>
        <w:r>
          <w:rPr>
            <w:noProof/>
            <w:webHidden/>
          </w:rPr>
          <w:fldChar w:fldCharType="begin"/>
        </w:r>
        <w:r>
          <w:rPr>
            <w:noProof/>
            <w:webHidden/>
          </w:rPr>
          <w:instrText xml:space="preserve"> PAGEREF _Toc211324587 \h </w:instrText>
        </w:r>
        <w:r>
          <w:rPr>
            <w:noProof/>
            <w:webHidden/>
          </w:rPr>
        </w:r>
        <w:r>
          <w:rPr>
            <w:noProof/>
            <w:webHidden/>
          </w:rPr>
          <w:fldChar w:fldCharType="separate"/>
        </w:r>
        <w:r>
          <w:rPr>
            <w:noProof/>
            <w:webHidden/>
          </w:rPr>
          <w:t>95</w:t>
        </w:r>
        <w:r>
          <w:rPr>
            <w:noProof/>
            <w:webHidden/>
          </w:rPr>
          <w:fldChar w:fldCharType="end"/>
        </w:r>
      </w:hyperlink>
    </w:p>
    <w:p w:rsidR="00AD1F02" w:rsidRDefault="00AD1F02" w14:paraId="35D4F2B1" w14:textId="76E1C97B">
      <w:pPr>
        <w:pStyle w:val="Tabladeilustraciones"/>
        <w:tabs>
          <w:tab w:val="right" w:leader="dot" w:pos="9016"/>
        </w:tabs>
        <w:rPr>
          <w:rFonts w:eastAsiaTheme="minorEastAsia"/>
          <w:noProof/>
          <w:lang w:val="es-CO" w:eastAsia="es-CO"/>
        </w:rPr>
      </w:pPr>
      <w:hyperlink w:history="1" w:anchor="_Toc211324588">
        <w:r w:rsidRPr="00695AB2">
          <w:rPr>
            <w:rStyle w:val="Hipervnculo"/>
            <w:rFonts w:ascii="Times New Roman" w:hAnsi="Times New Roman" w:cs="Times New Roman"/>
            <w:noProof/>
          </w:rPr>
          <w:t>Tabla 73 Resultados del seguimiento cuantitativo de los proyectos del plan de mejoramiento del Proyecto Curricular XXXXX.</w:t>
        </w:r>
        <w:r>
          <w:rPr>
            <w:noProof/>
            <w:webHidden/>
          </w:rPr>
          <w:tab/>
        </w:r>
        <w:r>
          <w:rPr>
            <w:noProof/>
            <w:webHidden/>
          </w:rPr>
          <w:fldChar w:fldCharType="begin"/>
        </w:r>
        <w:r>
          <w:rPr>
            <w:noProof/>
            <w:webHidden/>
          </w:rPr>
          <w:instrText xml:space="preserve"> PAGEREF _Toc211324588 \h </w:instrText>
        </w:r>
        <w:r>
          <w:rPr>
            <w:noProof/>
            <w:webHidden/>
          </w:rPr>
        </w:r>
        <w:r>
          <w:rPr>
            <w:noProof/>
            <w:webHidden/>
          </w:rPr>
          <w:fldChar w:fldCharType="separate"/>
        </w:r>
        <w:r>
          <w:rPr>
            <w:noProof/>
            <w:webHidden/>
          </w:rPr>
          <w:t>97</w:t>
        </w:r>
        <w:r>
          <w:rPr>
            <w:noProof/>
            <w:webHidden/>
          </w:rPr>
          <w:fldChar w:fldCharType="end"/>
        </w:r>
      </w:hyperlink>
    </w:p>
    <w:p w:rsidR="00AD1F02" w:rsidRDefault="00AD1F02" w14:paraId="456F45A5" w14:textId="0AC88334">
      <w:pPr>
        <w:pStyle w:val="Tabladeilustraciones"/>
        <w:tabs>
          <w:tab w:val="right" w:leader="dot" w:pos="9016"/>
        </w:tabs>
        <w:rPr>
          <w:rFonts w:eastAsiaTheme="minorEastAsia"/>
          <w:noProof/>
          <w:lang w:val="es-CO" w:eastAsia="es-CO"/>
        </w:rPr>
      </w:pPr>
      <w:hyperlink w:history="1" w:anchor="_Toc211324589">
        <w:r w:rsidRPr="00695AB2">
          <w:rPr>
            <w:rStyle w:val="Hipervnculo"/>
            <w:rFonts w:ascii="Times New Roman" w:hAnsi="Times New Roman" w:cs="Times New Roman"/>
            <w:noProof/>
          </w:rPr>
          <w:t>Tabla 74 Evaluación cualitativa de los avances de los proyectos del plan de mejoramiento del Proyecto Curricular XXXXXX.</w:t>
        </w:r>
        <w:r>
          <w:rPr>
            <w:noProof/>
            <w:webHidden/>
          </w:rPr>
          <w:tab/>
        </w:r>
        <w:r>
          <w:rPr>
            <w:noProof/>
            <w:webHidden/>
          </w:rPr>
          <w:fldChar w:fldCharType="begin"/>
        </w:r>
        <w:r>
          <w:rPr>
            <w:noProof/>
            <w:webHidden/>
          </w:rPr>
          <w:instrText xml:space="preserve"> PAGEREF _Toc211324589 \h </w:instrText>
        </w:r>
        <w:r>
          <w:rPr>
            <w:noProof/>
            <w:webHidden/>
          </w:rPr>
        </w:r>
        <w:r>
          <w:rPr>
            <w:noProof/>
            <w:webHidden/>
          </w:rPr>
          <w:fldChar w:fldCharType="separate"/>
        </w:r>
        <w:r>
          <w:rPr>
            <w:noProof/>
            <w:webHidden/>
          </w:rPr>
          <w:t>97</w:t>
        </w:r>
        <w:r>
          <w:rPr>
            <w:noProof/>
            <w:webHidden/>
          </w:rPr>
          <w:fldChar w:fldCharType="end"/>
        </w:r>
      </w:hyperlink>
    </w:p>
    <w:p w:rsidR="00AD1F02" w:rsidRDefault="00AD1F02" w14:paraId="58CFA082" w14:textId="70179E28">
      <w:pPr>
        <w:pStyle w:val="Tabladeilustraciones"/>
        <w:tabs>
          <w:tab w:val="right" w:leader="dot" w:pos="9016"/>
        </w:tabs>
        <w:rPr>
          <w:rFonts w:eastAsiaTheme="minorEastAsia"/>
          <w:noProof/>
          <w:lang w:val="es-CO" w:eastAsia="es-CO"/>
        </w:rPr>
      </w:pPr>
      <w:hyperlink w:history="1" w:anchor="_Toc211324590">
        <w:r w:rsidRPr="00695AB2">
          <w:rPr>
            <w:rStyle w:val="Hipervnculo"/>
            <w:rFonts w:ascii="Times New Roman" w:hAnsi="Times New Roman" w:cs="Times New Roman"/>
            <w:noProof/>
          </w:rPr>
          <w:t>Tabla 75 Resumen de plan de mejoramiento del Proyecto Curricular XXXXXX.</w:t>
        </w:r>
        <w:r>
          <w:rPr>
            <w:noProof/>
            <w:webHidden/>
          </w:rPr>
          <w:tab/>
        </w:r>
        <w:r>
          <w:rPr>
            <w:noProof/>
            <w:webHidden/>
          </w:rPr>
          <w:fldChar w:fldCharType="begin"/>
        </w:r>
        <w:r>
          <w:rPr>
            <w:noProof/>
            <w:webHidden/>
          </w:rPr>
          <w:instrText xml:space="preserve"> PAGEREF _Toc211324590 \h </w:instrText>
        </w:r>
        <w:r>
          <w:rPr>
            <w:noProof/>
            <w:webHidden/>
          </w:rPr>
        </w:r>
        <w:r>
          <w:rPr>
            <w:noProof/>
            <w:webHidden/>
          </w:rPr>
          <w:fldChar w:fldCharType="separate"/>
        </w:r>
        <w:r>
          <w:rPr>
            <w:noProof/>
            <w:webHidden/>
          </w:rPr>
          <w:t>98</w:t>
        </w:r>
        <w:r>
          <w:rPr>
            <w:noProof/>
            <w:webHidden/>
          </w:rPr>
          <w:fldChar w:fldCharType="end"/>
        </w:r>
      </w:hyperlink>
    </w:p>
    <w:p w:rsidR="00AD1F02" w:rsidRDefault="00AD1F02" w14:paraId="304D85B3" w14:textId="74D95B01">
      <w:pPr>
        <w:pStyle w:val="Tabladeilustraciones"/>
        <w:tabs>
          <w:tab w:val="right" w:leader="dot" w:pos="9016"/>
        </w:tabs>
        <w:rPr>
          <w:rFonts w:eastAsiaTheme="minorEastAsia"/>
          <w:noProof/>
          <w:lang w:val="es-CO" w:eastAsia="es-CO"/>
        </w:rPr>
      </w:pPr>
      <w:hyperlink w:history="1" w:anchor="_Toc211324591">
        <w:r w:rsidRPr="00695AB2">
          <w:rPr>
            <w:rStyle w:val="Hipervnculo"/>
            <w:rFonts w:ascii="Times New Roman" w:hAnsi="Times New Roman" w:cs="Times New Roman"/>
            <w:noProof/>
          </w:rPr>
          <w:t>Tabla 76 Seguimiento a recomendaciones del CNA al Proyecto Curricular XXXX.</w:t>
        </w:r>
        <w:r>
          <w:rPr>
            <w:noProof/>
            <w:webHidden/>
          </w:rPr>
          <w:tab/>
        </w:r>
        <w:r>
          <w:rPr>
            <w:noProof/>
            <w:webHidden/>
          </w:rPr>
          <w:fldChar w:fldCharType="begin"/>
        </w:r>
        <w:r>
          <w:rPr>
            <w:noProof/>
            <w:webHidden/>
          </w:rPr>
          <w:instrText xml:space="preserve"> PAGEREF _Toc211324591 \h </w:instrText>
        </w:r>
        <w:r>
          <w:rPr>
            <w:noProof/>
            <w:webHidden/>
          </w:rPr>
        </w:r>
        <w:r>
          <w:rPr>
            <w:noProof/>
            <w:webHidden/>
          </w:rPr>
          <w:fldChar w:fldCharType="separate"/>
        </w:r>
        <w:r>
          <w:rPr>
            <w:noProof/>
            <w:webHidden/>
          </w:rPr>
          <w:t>99</w:t>
        </w:r>
        <w:r>
          <w:rPr>
            <w:noProof/>
            <w:webHidden/>
          </w:rPr>
          <w:fldChar w:fldCharType="end"/>
        </w:r>
      </w:hyperlink>
    </w:p>
    <w:p w:rsidR="00AD1F02" w:rsidP="0080705A" w:rsidRDefault="00901F34" w14:paraId="769FB887" w14:textId="7DDE2574">
      <w:pPr>
        <w:spacing w:line="276" w:lineRule="auto"/>
        <w:jc w:val="both"/>
        <w:rPr>
          <w:rFonts w:ascii="Times New Roman" w:hAnsi="Times New Roman" w:cs="Times New Roman"/>
          <w:lang w:eastAsia="es-CO"/>
        </w:rPr>
      </w:pPr>
      <w:r>
        <w:rPr>
          <w:rFonts w:ascii="Times New Roman" w:hAnsi="Times New Roman" w:cs="Times New Roman"/>
          <w:lang w:eastAsia="es-CO"/>
        </w:rPr>
        <w:fldChar w:fldCharType="end"/>
      </w:r>
    </w:p>
    <w:p w:rsidR="00AD1F02" w:rsidRDefault="00AD1F02" w14:paraId="4E4FC242" w14:textId="77777777">
      <w:pPr>
        <w:rPr>
          <w:rFonts w:ascii="Times New Roman" w:hAnsi="Times New Roman" w:cs="Times New Roman"/>
          <w:lang w:eastAsia="es-CO"/>
        </w:rPr>
      </w:pPr>
      <w:r>
        <w:rPr>
          <w:rFonts w:ascii="Times New Roman" w:hAnsi="Times New Roman" w:cs="Times New Roman"/>
          <w:lang w:eastAsia="es-CO"/>
        </w:rPr>
        <w:br w:type="page"/>
      </w:r>
    </w:p>
    <w:p w:rsidR="00F57958" w:rsidRDefault="002F6771" w14:paraId="77DF172A" w14:textId="3AF5C10B">
      <w:pPr>
        <w:pStyle w:val="Tabladeilustraciones"/>
        <w:tabs>
          <w:tab w:val="right" w:leader="dot" w:pos="9016"/>
        </w:tabs>
        <w:rPr>
          <w:rFonts w:eastAsiaTheme="minorEastAsia"/>
          <w:noProof/>
          <w:lang w:val="es-CO" w:eastAsia="es-CO"/>
        </w:rPr>
      </w:pPr>
      <w:r w:rsidRPr="006451FC">
        <w:rPr>
          <w:rFonts w:ascii="Times New Roman" w:hAnsi="Times New Roman" w:cs="Times New Roman"/>
          <w:lang w:eastAsia="es-CO"/>
        </w:rPr>
        <w:fldChar w:fldCharType="begin"/>
      </w:r>
      <w:r w:rsidRPr="006451FC" w:rsidR="2FD17682">
        <w:rPr>
          <w:rFonts w:ascii="Times New Roman" w:hAnsi="Times New Roman" w:cs="Times New Roman"/>
          <w:lang w:eastAsia="es-CO"/>
        </w:rPr>
        <w:instrText xml:space="preserve"> TOC \h \z \c "Ilustración" </w:instrText>
      </w:r>
      <w:r w:rsidRPr="006451FC">
        <w:rPr>
          <w:rFonts w:ascii="Times New Roman" w:hAnsi="Times New Roman" w:cs="Times New Roman"/>
          <w:lang w:eastAsia="es-CO"/>
        </w:rPr>
        <w:fldChar w:fldCharType="separate"/>
      </w:r>
      <w:hyperlink w:history="1" w:anchor="_Toc211321940">
        <w:r w:rsidRPr="00E64C3E" w:rsidR="00F57958">
          <w:rPr>
            <w:rStyle w:val="Hipervnculo"/>
            <w:rFonts w:ascii="Times New Roman" w:hAnsi="Times New Roman" w:cs="Times New Roman"/>
            <w:noProof/>
          </w:rPr>
          <w:t>Ilustración 1 Modelo Sistémico de Autoevaluación y Autorregulación.</w:t>
        </w:r>
        <w:r w:rsidR="00F57958">
          <w:rPr>
            <w:noProof/>
            <w:webHidden/>
          </w:rPr>
          <w:tab/>
        </w:r>
        <w:r w:rsidR="00F57958">
          <w:rPr>
            <w:noProof/>
            <w:webHidden/>
          </w:rPr>
          <w:fldChar w:fldCharType="begin"/>
        </w:r>
        <w:r w:rsidR="00F57958">
          <w:rPr>
            <w:noProof/>
            <w:webHidden/>
          </w:rPr>
          <w:instrText xml:space="preserve"> PAGEREF _Toc211321940 \h </w:instrText>
        </w:r>
        <w:r w:rsidR="00F57958">
          <w:rPr>
            <w:noProof/>
            <w:webHidden/>
          </w:rPr>
        </w:r>
        <w:r w:rsidR="00F57958">
          <w:rPr>
            <w:noProof/>
            <w:webHidden/>
          </w:rPr>
          <w:fldChar w:fldCharType="separate"/>
        </w:r>
        <w:r w:rsidR="00F57958">
          <w:rPr>
            <w:noProof/>
            <w:webHidden/>
          </w:rPr>
          <w:t>19</w:t>
        </w:r>
        <w:r w:rsidR="00F57958">
          <w:rPr>
            <w:noProof/>
            <w:webHidden/>
          </w:rPr>
          <w:fldChar w:fldCharType="end"/>
        </w:r>
      </w:hyperlink>
    </w:p>
    <w:p w:rsidR="00F57958" w:rsidRDefault="00F57958" w14:paraId="4488A3FD" w14:textId="353DFE12">
      <w:pPr>
        <w:pStyle w:val="Tabladeilustraciones"/>
        <w:tabs>
          <w:tab w:val="right" w:leader="dot" w:pos="9016"/>
        </w:tabs>
        <w:rPr>
          <w:rFonts w:eastAsiaTheme="minorEastAsia"/>
          <w:noProof/>
          <w:lang w:val="es-CO" w:eastAsia="es-CO"/>
        </w:rPr>
      </w:pPr>
      <w:hyperlink w:history="1" w:anchor="_Toc211321941">
        <w:r w:rsidRPr="00E64C3E">
          <w:rPr>
            <w:rStyle w:val="Hipervnculo"/>
            <w:rFonts w:ascii="Times New Roman" w:hAnsi="Times New Roman" w:cs="Times New Roman"/>
            <w:noProof/>
          </w:rPr>
          <w:t>Ilustración 2 Etapas metodológicas para la obtención y/o renovación de acreditación de proyectos curriculares.</w:t>
        </w:r>
        <w:r>
          <w:rPr>
            <w:noProof/>
            <w:webHidden/>
          </w:rPr>
          <w:tab/>
        </w:r>
        <w:r>
          <w:rPr>
            <w:noProof/>
            <w:webHidden/>
          </w:rPr>
          <w:fldChar w:fldCharType="begin"/>
        </w:r>
        <w:r>
          <w:rPr>
            <w:noProof/>
            <w:webHidden/>
          </w:rPr>
          <w:instrText xml:space="preserve"> PAGEREF _Toc211321941 \h </w:instrText>
        </w:r>
        <w:r>
          <w:rPr>
            <w:noProof/>
            <w:webHidden/>
          </w:rPr>
        </w:r>
        <w:r>
          <w:rPr>
            <w:noProof/>
            <w:webHidden/>
          </w:rPr>
          <w:fldChar w:fldCharType="separate"/>
        </w:r>
        <w:r>
          <w:rPr>
            <w:noProof/>
            <w:webHidden/>
          </w:rPr>
          <w:t>20</w:t>
        </w:r>
        <w:r>
          <w:rPr>
            <w:noProof/>
            <w:webHidden/>
          </w:rPr>
          <w:fldChar w:fldCharType="end"/>
        </w:r>
      </w:hyperlink>
    </w:p>
    <w:p w:rsidR="00F57958" w:rsidRDefault="00F57958" w14:paraId="4907F2F5" w14:textId="77323B09">
      <w:pPr>
        <w:pStyle w:val="Tabladeilustraciones"/>
        <w:tabs>
          <w:tab w:val="right" w:leader="dot" w:pos="9016"/>
        </w:tabs>
        <w:rPr>
          <w:rFonts w:eastAsiaTheme="minorEastAsia"/>
          <w:noProof/>
          <w:lang w:val="es-CO" w:eastAsia="es-CO"/>
        </w:rPr>
      </w:pPr>
      <w:hyperlink w:history="1" w:anchor="_Toc211321942">
        <w:r w:rsidRPr="00E64C3E">
          <w:rPr>
            <w:rStyle w:val="Hipervnculo"/>
            <w:rFonts w:ascii="Times New Roman" w:hAnsi="Times New Roman" w:cs="Times New Roman"/>
            <w:noProof/>
          </w:rPr>
          <w:t xml:space="preserve">Ilustración 3 </w:t>
        </w:r>
        <w:r w:rsidRPr="00E64C3E">
          <w:rPr>
            <w:rStyle w:val="Hipervnculo"/>
            <w:rFonts w:ascii="Times New Roman" w:hAnsi="Times New Roman" w:eastAsia="Times New Roman" w:cs="Times New Roman"/>
            <w:noProof/>
            <w:lang w:val="es-CO" w:eastAsia="es-CO"/>
          </w:rPr>
          <w:t>Percepción de los egresados sobre la relevancia de las competencias adquiridas durante la Maestría.</w:t>
        </w:r>
        <w:r>
          <w:rPr>
            <w:noProof/>
            <w:webHidden/>
          </w:rPr>
          <w:tab/>
        </w:r>
        <w:r>
          <w:rPr>
            <w:noProof/>
            <w:webHidden/>
          </w:rPr>
          <w:fldChar w:fldCharType="begin"/>
        </w:r>
        <w:r>
          <w:rPr>
            <w:noProof/>
            <w:webHidden/>
          </w:rPr>
          <w:instrText xml:space="preserve"> PAGEREF _Toc211321942 \h </w:instrText>
        </w:r>
        <w:r>
          <w:rPr>
            <w:noProof/>
            <w:webHidden/>
          </w:rPr>
        </w:r>
        <w:r>
          <w:rPr>
            <w:noProof/>
            <w:webHidden/>
          </w:rPr>
          <w:fldChar w:fldCharType="separate"/>
        </w:r>
        <w:r>
          <w:rPr>
            <w:noProof/>
            <w:webHidden/>
          </w:rPr>
          <w:t>26</w:t>
        </w:r>
        <w:r>
          <w:rPr>
            <w:noProof/>
            <w:webHidden/>
          </w:rPr>
          <w:fldChar w:fldCharType="end"/>
        </w:r>
      </w:hyperlink>
    </w:p>
    <w:p w:rsidR="00F57958" w:rsidRDefault="00F57958" w14:paraId="510076DF" w14:textId="6E600319">
      <w:pPr>
        <w:pStyle w:val="Tabladeilustraciones"/>
        <w:tabs>
          <w:tab w:val="right" w:leader="dot" w:pos="9016"/>
        </w:tabs>
        <w:rPr>
          <w:rFonts w:eastAsiaTheme="minorEastAsia"/>
          <w:noProof/>
          <w:lang w:val="es-CO" w:eastAsia="es-CO"/>
        </w:rPr>
      </w:pPr>
      <w:hyperlink w:history="1" w:anchor="_Toc211321943">
        <w:r w:rsidRPr="00E64C3E">
          <w:rPr>
            <w:rStyle w:val="Hipervnculo"/>
            <w:rFonts w:ascii="Times New Roman" w:hAnsi="Times New Roman" w:cs="Times New Roman"/>
            <w:noProof/>
          </w:rPr>
          <w:t>Ilustración 4 Divulgación de grupos de investigación.</w:t>
        </w:r>
        <w:r>
          <w:rPr>
            <w:noProof/>
            <w:webHidden/>
          </w:rPr>
          <w:tab/>
        </w:r>
        <w:r>
          <w:rPr>
            <w:noProof/>
            <w:webHidden/>
          </w:rPr>
          <w:fldChar w:fldCharType="begin"/>
        </w:r>
        <w:r>
          <w:rPr>
            <w:noProof/>
            <w:webHidden/>
          </w:rPr>
          <w:instrText xml:space="preserve"> PAGEREF _Toc211321943 \h </w:instrText>
        </w:r>
        <w:r>
          <w:rPr>
            <w:noProof/>
            <w:webHidden/>
          </w:rPr>
        </w:r>
        <w:r>
          <w:rPr>
            <w:noProof/>
            <w:webHidden/>
          </w:rPr>
          <w:fldChar w:fldCharType="separate"/>
        </w:r>
        <w:r>
          <w:rPr>
            <w:noProof/>
            <w:webHidden/>
          </w:rPr>
          <w:t>28</w:t>
        </w:r>
        <w:r>
          <w:rPr>
            <w:noProof/>
            <w:webHidden/>
          </w:rPr>
          <w:fldChar w:fldCharType="end"/>
        </w:r>
      </w:hyperlink>
    </w:p>
    <w:p w:rsidR="00F57958" w:rsidRDefault="00F57958" w14:paraId="19DD28FF" w14:textId="2EB30366">
      <w:pPr>
        <w:pStyle w:val="Tabladeilustraciones"/>
        <w:tabs>
          <w:tab w:val="right" w:leader="dot" w:pos="9016"/>
        </w:tabs>
        <w:rPr>
          <w:rFonts w:eastAsiaTheme="minorEastAsia"/>
          <w:noProof/>
          <w:lang w:val="es-CO" w:eastAsia="es-CO"/>
        </w:rPr>
      </w:pPr>
      <w:hyperlink w:history="1" w:anchor="_Toc211321944">
        <w:r w:rsidRPr="00E64C3E">
          <w:rPr>
            <w:rStyle w:val="Hipervnculo"/>
            <w:rFonts w:ascii="Times New Roman" w:hAnsi="Times New Roman" w:cs="Times New Roman"/>
            <w:noProof/>
          </w:rPr>
          <w:t>Ilustración 5 Inducción</w:t>
        </w:r>
        <w:r>
          <w:rPr>
            <w:noProof/>
            <w:webHidden/>
          </w:rPr>
          <w:tab/>
        </w:r>
        <w:r>
          <w:rPr>
            <w:noProof/>
            <w:webHidden/>
          </w:rPr>
          <w:fldChar w:fldCharType="begin"/>
        </w:r>
        <w:r>
          <w:rPr>
            <w:noProof/>
            <w:webHidden/>
          </w:rPr>
          <w:instrText xml:space="preserve"> PAGEREF _Toc211321944 \h </w:instrText>
        </w:r>
        <w:r>
          <w:rPr>
            <w:noProof/>
            <w:webHidden/>
          </w:rPr>
        </w:r>
        <w:r>
          <w:rPr>
            <w:noProof/>
            <w:webHidden/>
          </w:rPr>
          <w:fldChar w:fldCharType="separate"/>
        </w:r>
        <w:r>
          <w:rPr>
            <w:noProof/>
            <w:webHidden/>
          </w:rPr>
          <w:t>29</w:t>
        </w:r>
        <w:r>
          <w:rPr>
            <w:noProof/>
            <w:webHidden/>
          </w:rPr>
          <w:fldChar w:fldCharType="end"/>
        </w:r>
      </w:hyperlink>
    </w:p>
    <w:p w:rsidR="00F57958" w:rsidRDefault="00F57958" w14:paraId="547A8C43" w14:textId="522AB12C">
      <w:pPr>
        <w:pStyle w:val="Tabladeilustraciones"/>
        <w:tabs>
          <w:tab w:val="right" w:leader="dot" w:pos="9016"/>
        </w:tabs>
        <w:rPr>
          <w:rFonts w:eastAsiaTheme="minorEastAsia"/>
          <w:noProof/>
          <w:lang w:val="es-CO" w:eastAsia="es-CO"/>
        </w:rPr>
      </w:pPr>
      <w:hyperlink w:history="1" w:anchor="_Toc211321945">
        <w:r w:rsidRPr="00E64C3E">
          <w:rPr>
            <w:rStyle w:val="Hipervnculo"/>
            <w:rFonts w:ascii="Times New Roman" w:hAnsi="Times New Roman" w:cs="Times New Roman"/>
            <w:noProof/>
          </w:rPr>
          <w:t>Ilustración 6 Percepción de la contribución de las actividades académicas, culturales y de extensión al desarrollo integral.</w:t>
        </w:r>
        <w:r>
          <w:rPr>
            <w:noProof/>
            <w:webHidden/>
          </w:rPr>
          <w:tab/>
        </w:r>
        <w:r>
          <w:rPr>
            <w:noProof/>
            <w:webHidden/>
          </w:rPr>
          <w:fldChar w:fldCharType="begin"/>
        </w:r>
        <w:r>
          <w:rPr>
            <w:noProof/>
            <w:webHidden/>
          </w:rPr>
          <w:instrText xml:space="preserve"> PAGEREF _Toc211321945 \h </w:instrText>
        </w:r>
        <w:r>
          <w:rPr>
            <w:noProof/>
            <w:webHidden/>
          </w:rPr>
        </w:r>
        <w:r>
          <w:rPr>
            <w:noProof/>
            <w:webHidden/>
          </w:rPr>
          <w:fldChar w:fldCharType="separate"/>
        </w:r>
        <w:r>
          <w:rPr>
            <w:noProof/>
            <w:webHidden/>
          </w:rPr>
          <w:t>30</w:t>
        </w:r>
        <w:r>
          <w:rPr>
            <w:noProof/>
            <w:webHidden/>
          </w:rPr>
          <w:fldChar w:fldCharType="end"/>
        </w:r>
      </w:hyperlink>
    </w:p>
    <w:p w:rsidR="00F57958" w:rsidRDefault="00F57958" w14:paraId="7C63C712" w14:textId="2693FA92">
      <w:pPr>
        <w:pStyle w:val="Tabladeilustraciones"/>
        <w:tabs>
          <w:tab w:val="right" w:leader="dot" w:pos="9016"/>
        </w:tabs>
        <w:rPr>
          <w:rFonts w:eastAsiaTheme="minorEastAsia"/>
          <w:noProof/>
          <w:lang w:val="es-CO" w:eastAsia="es-CO"/>
        </w:rPr>
      </w:pPr>
      <w:hyperlink w:history="1" w:anchor="_Toc211321946">
        <w:r w:rsidRPr="00E64C3E">
          <w:rPr>
            <w:rStyle w:val="Hipervnculo"/>
            <w:rFonts w:ascii="Times New Roman" w:hAnsi="Times New Roman" w:cs="Times New Roman"/>
            <w:noProof/>
          </w:rPr>
          <w:t xml:space="preserve">Ilustración 7 </w:t>
        </w:r>
        <w:r w:rsidRPr="00E64C3E">
          <w:rPr>
            <w:rStyle w:val="Hipervnculo"/>
            <w:rFonts w:ascii="Times New Roman" w:hAnsi="Times New Roman" w:eastAsia="Times New Roman" w:cs="Times New Roman"/>
            <w:noProof/>
            <w:lang w:val="es-CO" w:eastAsia="es-CO"/>
          </w:rPr>
          <w:t>Percepción de los estudiantes sobre la orientación y acompañamiento recibido durante la Maestría.</w:t>
        </w:r>
        <w:r>
          <w:rPr>
            <w:noProof/>
            <w:webHidden/>
          </w:rPr>
          <w:tab/>
        </w:r>
        <w:r>
          <w:rPr>
            <w:noProof/>
            <w:webHidden/>
          </w:rPr>
          <w:fldChar w:fldCharType="begin"/>
        </w:r>
        <w:r>
          <w:rPr>
            <w:noProof/>
            <w:webHidden/>
          </w:rPr>
          <w:instrText xml:space="preserve"> PAGEREF _Toc211321946 \h </w:instrText>
        </w:r>
        <w:r>
          <w:rPr>
            <w:noProof/>
            <w:webHidden/>
          </w:rPr>
        </w:r>
        <w:r>
          <w:rPr>
            <w:noProof/>
            <w:webHidden/>
          </w:rPr>
          <w:fldChar w:fldCharType="separate"/>
        </w:r>
        <w:r>
          <w:rPr>
            <w:noProof/>
            <w:webHidden/>
          </w:rPr>
          <w:t>31</w:t>
        </w:r>
        <w:r>
          <w:rPr>
            <w:noProof/>
            <w:webHidden/>
          </w:rPr>
          <w:fldChar w:fldCharType="end"/>
        </w:r>
      </w:hyperlink>
    </w:p>
    <w:p w:rsidR="00F57958" w:rsidRDefault="00F57958" w14:paraId="1AD8EA7D" w14:textId="1C988777">
      <w:pPr>
        <w:pStyle w:val="Tabladeilustraciones"/>
        <w:tabs>
          <w:tab w:val="right" w:leader="dot" w:pos="9016"/>
        </w:tabs>
        <w:rPr>
          <w:rFonts w:eastAsiaTheme="minorEastAsia"/>
          <w:noProof/>
          <w:lang w:val="es-CO" w:eastAsia="es-CO"/>
        </w:rPr>
      </w:pPr>
      <w:hyperlink w:history="1" w:anchor="_Toc211321947">
        <w:r w:rsidRPr="00E64C3E">
          <w:rPr>
            <w:rStyle w:val="Hipervnculo"/>
            <w:rFonts w:ascii="Times New Roman" w:hAnsi="Times New Roman" w:cs="Times New Roman"/>
            <w:noProof/>
          </w:rPr>
          <w:t>Ilustración 8 Percepción de los estudiantes sobre la pertinencia y actualización del reglamento estudiantil y la política académica.</w:t>
        </w:r>
        <w:r>
          <w:rPr>
            <w:noProof/>
            <w:webHidden/>
          </w:rPr>
          <w:tab/>
        </w:r>
        <w:r>
          <w:rPr>
            <w:noProof/>
            <w:webHidden/>
          </w:rPr>
          <w:fldChar w:fldCharType="begin"/>
        </w:r>
        <w:r>
          <w:rPr>
            <w:noProof/>
            <w:webHidden/>
          </w:rPr>
          <w:instrText xml:space="preserve"> PAGEREF _Toc211321947 \h </w:instrText>
        </w:r>
        <w:r>
          <w:rPr>
            <w:noProof/>
            <w:webHidden/>
          </w:rPr>
        </w:r>
        <w:r>
          <w:rPr>
            <w:noProof/>
            <w:webHidden/>
          </w:rPr>
          <w:fldChar w:fldCharType="separate"/>
        </w:r>
        <w:r>
          <w:rPr>
            <w:noProof/>
            <w:webHidden/>
          </w:rPr>
          <w:t>33</w:t>
        </w:r>
        <w:r>
          <w:rPr>
            <w:noProof/>
            <w:webHidden/>
          </w:rPr>
          <w:fldChar w:fldCharType="end"/>
        </w:r>
      </w:hyperlink>
    </w:p>
    <w:p w:rsidR="00F57958" w:rsidRDefault="00F57958" w14:paraId="0EA87516" w14:textId="2CEC73EA">
      <w:pPr>
        <w:pStyle w:val="Tabladeilustraciones"/>
        <w:tabs>
          <w:tab w:val="right" w:leader="dot" w:pos="9016"/>
        </w:tabs>
        <w:rPr>
          <w:rFonts w:eastAsiaTheme="minorEastAsia"/>
          <w:noProof/>
          <w:lang w:val="es-CO" w:eastAsia="es-CO"/>
        </w:rPr>
      </w:pPr>
      <w:hyperlink w:history="1" w:anchor="_Toc211321948">
        <w:r w:rsidRPr="00E64C3E">
          <w:rPr>
            <w:rStyle w:val="Hipervnculo"/>
            <w:rFonts w:ascii="Times New Roman" w:hAnsi="Times New Roman" w:cs="Times New Roman"/>
            <w:noProof/>
          </w:rPr>
          <w:t xml:space="preserve">Ilustración 9 </w:t>
        </w:r>
        <w:r w:rsidRPr="00E64C3E">
          <w:rPr>
            <w:rStyle w:val="Hipervnculo"/>
            <w:rFonts w:ascii="Times New Roman" w:hAnsi="Times New Roman" w:eastAsia="Times New Roman" w:cs="Times New Roman"/>
            <w:noProof/>
            <w:lang w:val="es-CO" w:eastAsia="es-CO"/>
          </w:rPr>
          <w:t>Percepción de los estudiantes sobre la claridad y justicia en los criterios de concesión de estímulos y apoyos.</w:t>
        </w:r>
        <w:r>
          <w:rPr>
            <w:noProof/>
            <w:webHidden/>
          </w:rPr>
          <w:tab/>
        </w:r>
        <w:r>
          <w:rPr>
            <w:noProof/>
            <w:webHidden/>
          </w:rPr>
          <w:fldChar w:fldCharType="begin"/>
        </w:r>
        <w:r>
          <w:rPr>
            <w:noProof/>
            <w:webHidden/>
          </w:rPr>
          <w:instrText xml:space="preserve"> PAGEREF _Toc211321948 \h </w:instrText>
        </w:r>
        <w:r>
          <w:rPr>
            <w:noProof/>
            <w:webHidden/>
          </w:rPr>
        </w:r>
        <w:r>
          <w:rPr>
            <w:noProof/>
            <w:webHidden/>
          </w:rPr>
          <w:fldChar w:fldCharType="separate"/>
        </w:r>
        <w:r>
          <w:rPr>
            <w:noProof/>
            <w:webHidden/>
          </w:rPr>
          <w:t>35</w:t>
        </w:r>
        <w:r>
          <w:rPr>
            <w:noProof/>
            <w:webHidden/>
          </w:rPr>
          <w:fldChar w:fldCharType="end"/>
        </w:r>
      </w:hyperlink>
    </w:p>
    <w:p w:rsidR="00F57958" w:rsidRDefault="00F57958" w14:paraId="6FA07EE4" w14:textId="317AF3C3">
      <w:pPr>
        <w:pStyle w:val="Tabladeilustraciones"/>
        <w:tabs>
          <w:tab w:val="right" w:leader="dot" w:pos="9016"/>
        </w:tabs>
        <w:rPr>
          <w:rFonts w:eastAsiaTheme="minorEastAsia"/>
          <w:noProof/>
          <w:lang w:val="es-CO" w:eastAsia="es-CO"/>
        </w:rPr>
      </w:pPr>
      <w:hyperlink w:history="1" w:anchor="_Toc211321949">
        <w:r w:rsidRPr="00E64C3E">
          <w:rPr>
            <w:rStyle w:val="Hipervnculo"/>
            <w:rFonts w:ascii="Times New Roman" w:hAnsi="Times New Roman" w:cs="Times New Roman"/>
            <w:noProof/>
          </w:rPr>
          <w:t>Ilustración 10  Distribución de beneficios por estudiantes cohorte 2024-1 a 2025-3</w:t>
        </w:r>
        <w:r>
          <w:rPr>
            <w:noProof/>
            <w:webHidden/>
          </w:rPr>
          <w:tab/>
        </w:r>
        <w:r>
          <w:rPr>
            <w:noProof/>
            <w:webHidden/>
          </w:rPr>
          <w:fldChar w:fldCharType="begin"/>
        </w:r>
        <w:r>
          <w:rPr>
            <w:noProof/>
            <w:webHidden/>
          </w:rPr>
          <w:instrText xml:space="preserve"> PAGEREF _Toc211321949 \h </w:instrText>
        </w:r>
        <w:r>
          <w:rPr>
            <w:noProof/>
            <w:webHidden/>
          </w:rPr>
        </w:r>
        <w:r>
          <w:rPr>
            <w:noProof/>
            <w:webHidden/>
          </w:rPr>
          <w:fldChar w:fldCharType="separate"/>
        </w:r>
        <w:r>
          <w:rPr>
            <w:noProof/>
            <w:webHidden/>
          </w:rPr>
          <w:t>35</w:t>
        </w:r>
        <w:r>
          <w:rPr>
            <w:noProof/>
            <w:webHidden/>
          </w:rPr>
          <w:fldChar w:fldCharType="end"/>
        </w:r>
      </w:hyperlink>
    </w:p>
    <w:p w:rsidR="00F57958" w:rsidRDefault="00F57958" w14:paraId="7B30EFFA" w14:textId="255A6E57">
      <w:pPr>
        <w:pStyle w:val="Tabladeilustraciones"/>
        <w:tabs>
          <w:tab w:val="right" w:leader="dot" w:pos="9016"/>
        </w:tabs>
        <w:rPr>
          <w:rFonts w:eastAsiaTheme="minorEastAsia"/>
          <w:noProof/>
          <w:lang w:val="es-CO" w:eastAsia="es-CO"/>
        </w:rPr>
      </w:pPr>
      <w:hyperlink w:history="1" w:anchor="_Toc211321950">
        <w:r w:rsidRPr="00E64C3E">
          <w:rPr>
            <w:rStyle w:val="Hipervnculo"/>
            <w:rFonts w:ascii="Times New Roman" w:hAnsi="Times New Roman" w:cs="Times New Roman"/>
            <w:noProof/>
          </w:rPr>
          <w:t xml:space="preserve">Ilustración 11 </w:t>
        </w:r>
        <w:r w:rsidRPr="00E64C3E">
          <w:rPr>
            <w:rStyle w:val="Hipervnculo"/>
            <w:rFonts w:ascii="Times New Roman" w:hAnsi="Times New Roman" w:eastAsia="Times New Roman" w:cs="Times New Roman"/>
            <w:noProof/>
            <w:lang w:val="es-CO" w:eastAsia="es-CO"/>
          </w:rPr>
          <w:t>Años de experiencia de los docentes vinculados a la Maestría.</w:t>
        </w:r>
        <w:r>
          <w:rPr>
            <w:noProof/>
            <w:webHidden/>
          </w:rPr>
          <w:tab/>
        </w:r>
        <w:r>
          <w:rPr>
            <w:noProof/>
            <w:webHidden/>
          </w:rPr>
          <w:fldChar w:fldCharType="begin"/>
        </w:r>
        <w:r>
          <w:rPr>
            <w:noProof/>
            <w:webHidden/>
          </w:rPr>
          <w:instrText xml:space="preserve"> PAGEREF _Toc211321950 \h </w:instrText>
        </w:r>
        <w:r>
          <w:rPr>
            <w:noProof/>
            <w:webHidden/>
          </w:rPr>
        </w:r>
        <w:r>
          <w:rPr>
            <w:noProof/>
            <w:webHidden/>
          </w:rPr>
          <w:fldChar w:fldCharType="separate"/>
        </w:r>
        <w:r>
          <w:rPr>
            <w:noProof/>
            <w:webHidden/>
          </w:rPr>
          <w:t>37</w:t>
        </w:r>
        <w:r>
          <w:rPr>
            <w:noProof/>
            <w:webHidden/>
          </w:rPr>
          <w:fldChar w:fldCharType="end"/>
        </w:r>
      </w:hyperlink>
    </w:p>
    <w:p w:rsidR="00F57958" w:rsidRDefault="00F57958" w14:paraId="1F735377" w14:textId="48269121">
      <w:pPr>
        <w:pStyle w:val="Tabladeilustraciones"/>
        <w:tabs>
          <w:tab w:val="right" w:leader="dot" w:pos="9016"/>
        </w:tabs>
        <w:rPr>
          <w:rFonts w:eastAsiaTheme="minorEastAsia"/>
          <w:noProof/>
          <w:lang w:val="es-CO" w:eastAsia="es-CO"/>
        </w:rPr>
      </w:pPr>
      <w:hyperlink w:history="1" w:anchor="_Toc211321951">
        <w:r w:rsidRPr="00E64C3E">
          <w:rPr>
            <w:rStyle w:val="Hipervnculo"/>
            <w:rFonts w:ascii="Times New Roman" w:hAnsi="Times New Roman" w:cs="Times New Roman"/>
            <w:noProof/>
          </w:rPr>
          <w:t xml:space="preserve">Ilustración 12 </w:t>
        </w:r>
        <w:r w:rsidRPr="00E64C3E">
          <w:rPr>
            <w:rStyle w:val="Hipervnculo"/>
            <w:rFonts w:ascii="Times New Roman" w:hAnsi="Times New Roman" w:eastAsia="Times New Roman" w:cs="Times New Roman"/>
            <w:noProof/>
            <w:lang w:val="es-CO" w:eastAsia="es-CO"/>
          </w:rPr>
          <w:t>Percepción de los docentes sobre la pertinencia de los criterios académicos de selección y vinculación.</w:t>
        </w:r>
        <w:r>
          <w:rPr>
            <w:noProof/>
            <w:webHidden/>
          </w:rPr>
          <w:tab/>
        </w:r>
        <w:r>
          <w:rPr>
            <w:noProof/>
            <w:webHidden/>
          </w:rPr>
          <w:fldChar w:fldCharType="begin"/>
        </w:r>
        <w:r>
          <w:rPr>
            <w:noProof/>
            <w:webHidden/>
          </w:rPr>
          <w:instrText xml:space="preserve"> PAGEREF _Toc211321951 \h </w:instrText>
        </w:r>
        <w:r>
          <w:rPr>
            <w:noProof/>
            <w:webHidden/>
          </w:rPr>
        </w:r>
        <w:r>
          <w:rPr>
            <w:noProof/>
            <w:webHidden/>
          </w:rPr>
          <w:fldChar w:fldCharType="separate"/>
        </w:r>
        <w:r>
          <w:rPr>
            <w:noProof/>
            <w:webHidden/>
          </w:rPr>
          <w:t>38</w:t>
        </w:r>
        <w:r>
          <w:rPr>
            <w:noProof/>
            <w:webHidden/>
          </w:rPr>
          <w:fldChar w:fldCharType="end"/>
        </w:r>
      </w:hyperlink>
    </w:p>
    <w:p w:rsidR="00F57958" w:rsidRDefault="00F57958" w14:paraId="2655C9A2" w14:textId="03935BF3">
      <w:pPr>
        <w:pStyle w:val="Tabladeilustraciones"/>
        <w:tabs>
          <w:tab w:val="right" w:leader="dot" w:pos="9016"/>
        </w:tabs>
        <w:rPr>
          <w:rFonts w:eastAsiaTheme="minorEastAsia"/>
          <w:noProof/>
          <w:lang w:val="es-CO" w:eastAsia="es-CO"/>
        </w:rPr>
      </w:pPr>
      <w:hyperlink w:history="1" w:anchor="_Toc211321952">
        <w:r w:rsidRPr="00E64C3E">
          <w:rPr>
            <w:rStyle w:val="Hipervnculo"/>
            <w:rFonts w:ascii="Times New Roman" w:hAnsi="Times New Roman" w:cs="Times New Roman"/>
            <w:noProof/>
          </w:rPr>
          <w:t xml:space="preserve">Ilustración 13 </w:t>
        </w:r>
        <w:r w:rsidRPr="00E64C3E">
          <w:rPr>
            <w:rStyle w:val="Hipervnculo"/>
            <w:rFonts w:ascii="Times New Roman" w:hAnsi="Times New Roman" w:eastAsia="Times New Roman" w:cs="Times New Roman"/>
            <w:noProof/>
            <w:lang w:val="es-CO" w:eastAsia="es-CO"/>
          </w:rPr>
          <w:t>Percepción de los docentes sobre la pertinencia y efectividad de las políticas de estímulos a la trayectoria profesoral.</w:t>
        </w:r>
        <w:r>
          <w:rPr>
            <w:noProof/>
            <w:webHidden/>
          </w:rPr>
          <w:tab/>
        </w:r>
        <w:r>
          <w:rPr>
            <w:noProof/>
            <w:webHidden/>
          </w:rPr>
          <w:fldChar w:fldCharType="begin"/>
        </w:r>
        <w:r>
          <w:rPr>
            <w:noProof/>
            <w:webHidden/>
          </w:rPr>
          <w:instrText xml:space="preserve"> PAGEREF _Toc211321952 \h </w:instrText>
        </w:r>
        <w:r>
          <w:rPr>
            <w:noProof/>
            <w:webHidden/>
          </w:rPr>
        </w:r>
        <w:r>
          <w:rPr>
            <w:noProof/>
            <w:webHidden/>
          </w:rPr>
          <w:fldChar w:fldCharType="separate"/>
        </w:r>
        <w:r>
          <w:rPr>
            <w:noProof/>
            <w:webHidden/>
          </w:rPr>
          <w:t>41</w:t>
        </w:r>
        <w:r>
          <w:rPr>
            <w:noProof/>
            <w:webHidden/>
          </w:rPr>
          <w:fldChar w:fldCharType="end"/>
        </w:r>
      </w:hyperlink>
    </w:p>
    <w:p w:rsidR="00F57958" w:rsidRDefault="00F57958" w14:paraId="442517AE" w14:textId="494B4AEA">
      <w:pPr>
        <w:pStyle w:val="Tabladeilustraciones"/>
        <w:tabs>
          <w:tab w:val="right" w:leader="dot" w:pos="9016"/>
        </w:tabs>
        <w:rPr>
          <w:rFonts w:eastAsiaTheme="minorEastAsia"/>
          <w:noProof/>
          <w:lang w:val="es-CO" w:eastAsia="es-CO"/>
        </w:rPr>
      </w:pPr>
      <w:hyperlink w:history="1" w:anchor="_Toc211321953">
        <w:r w:rsidRPr="00E64C3E">
          <w:rPr>
            <w:rStyle w:val="Hipervnculo"/>
            <w:rFonts w:ascii="Times New Roman" w:hAnsi="Times New Roman" w:cs="Times New Roman"/>
            <w:noProof/>
          </w:rPr>
          <w:t xml:space="preserve">Ilustración 14 </w:t>
        </w:r>
        <w:r w:rsidRPr="00E64C3E">
          <w:rPr>
            <w:rStyle w:val="Hipervnculo"/>
            <w:rFonts w:ascii="Times New Roman" w:hAnsi="Times New Roman" w:cs="Times New Roman"/>
            <w:noProof/>
            <w:lang w:val="es-CO"/>
          </w:rPr>
          <w:t>Percepción de los estudiantes sobre la pertinencia del material académico producido por los docentes.</w:t>
        </w:r>
        <w:r>
          <w:rPr>
            <w:noProof/>
            <w:webHidden/>
          </w:rPr>
          <w:tab/>
        </w:r>
        <w:r>
          <w:rPr>
            <w:noProof/>
            <w:webHidden/>
          </w:rPr>
          <w:fldChar w:fldCharType="begin"/>
        </w:r>
        <w:r>
          <w:rPr>
            <w:noProof/>
            <w:webHidden/>
          </w:rPr>
          <w:instrText xml:space="preserve"> PAGEREF _Toc211321953 \h </w:instrText>
        </w:r>
        <w:r>
          <w:rPr>
            <w:noProof/>
            <w:webHidden/>
          </w:rPr>
        </w:r>
        <w:r>
          <w:rPr>
            <w:noProof/>
            <w:webHidden/>
          </w:rPr>
          <w:fldChar w:fldCharType="separate"/>
        </w:r>
        <w:r>
          <w:rPr>
            <w:noProof/>
            <w:webHidden/>
          </w:rPr>
          <w:t>43</w:t>
        </w:r>
        <w:r>
          <w:rPr>
            <w:noProof/>
            <w:webHidden/>
          </w:rPr>
          <w:fldChar w:fldCharType="end"/>
        </w:r>
      </w:hyperlink>
    </w:p>
    <w:p w:rsidR="00F57958" w:rsidRDefault="00F57958" w14:paraId="5E0A4128" w14:textId="01874C50">
      <w:pPr>
        <w:pStyle w:val="Tabladeilustraciones"/>
        <w:tabs>
          <w:tab w:val="right" w:leader="dot" w:pos="9016"/>
        </w:tabs>
        <w:rPr>
          <w:rFonts w:eastAsiaTheme="minorEastAsia"/>
          <w:noProof/>
          <w:lang w:val="es-CO" w:eastAsia="es-CO"/>
        </w:rPr>
      </w:pPr>
      <w:hyperlink w:history="1" w:anchor="_Toc211321954">
        <w:r w:rsidRPr="00E64C3E">
          <w:rPr>
            <w:rStyle w:val="Hipervnculo"/>
            <w:rFonts w:ascii="Times New Roman" w:hAnsi="Times New Roman" w:cs="Times New Roman"/>
            <w:noProof/>
          </w:rPr>
          <w:t xml:space="preserve">Ilustración 15 </w:t>
        </w:r>
        <w:r w:rsidRPr="00E64C3E">
          <w:rPr>
            <w:rStyle w:val="Hipervnculo"/>
            <w:rFonts w:ascii="Times New Roman" w:hAnsi="Times New Roman" w:cs="Times New Roman"/>
            <w:noProof/>
            <w:lang w:val="es-CO"/>
          </w:rPr>
          <w:t>Percepción de los docentes sobre el impacto de la participación en actividades académicas en la producción y utilización de material docente.</w:t>
        </w:r>
        <w:r>
          <w:rPr>
            <w:noProof/>
            <w:webHidden/>
          </w:rPr>
          <w:tab/>
        </w:r>
        <w:r>
          <w:rPr>
            <w:noProof/>
            <w:webHidden/>
          </w:rPr>
          <w:fldChar w:fldCharType="begin"/>
        </w:r>
        <w:r>
          <w:rPr>
            <w:noProof/>
            <w:webHidden/>
          </w:rPr>
          <w:instrText xml:space="preserve"> PAGEREF _Toc211321954 \h </w:instrText>
        </w:r>
        <w:r>
          <w:rPr>
            <w:noProof/>
            <w:webHidden/>
          </w:rPr>
        </w:r>
        <w:r>
          <w:rPr>
            <w:noProof/>
            <w:webHidden/>
          </w:rPr>
          <w:fldChar w:fldCharType="separate"/>
        </w:r>
        <w:r>
          <w:rPr>
            <w:noProof/>
            <w:webHidden/>
          </w:rPr>
          <w:t>43</w:t>
        </w:r>
        <w:r>
          <w:rPr>
            <w:noProof/>
            <w:webHidden/>
          </w:rPr>
          <w:fldChar w:fldCharType="end"/>
        </w:r>
      </w:hyperlink>
    </w:p>
    <w:p w:rsidR="00F57958" w:rsidRDefault="00F57958" w14:paraId="4A72784B" w14:textId="16C5767D">
      <w:pPr>
        <w:pStyle w:val="Tabladeilustraciones"/>
        <w:tabs>
          <w:tab w:val="right" w:leader="dot" w:pos="9016"/>
        </w:tabs>
        <w:rPr>
          <w:rFonts w:eastAsiaTheme="minorEastAsia"/>
          <w:noProof/>
          <w:lang w:val="es-CO" w:eastAsia="es-CO"/>
        </w:rPr>
      </w:pPr>
      <w:hyperlink w:history="1" w:anchor="_Toc211321955">
        <w:r w:rsidRPr="00E64C3E">
          <w:rPr>
            <w:rStyle w:val="Hipervnculo"/>
            <w:noProof/>
          </w:rPr>
          <w:t>Ilustración 16 Percepción de los docentes sobre la remuneración recibida en relación con méritos académicos y profesionales.</w:t>
        </w:r>
        <w:r>
          <w:rPr>
            <w:noProof/>
            <w:webHidden/>
          </w:rPr>
          <w:tab/>
        </w:r>
        <w:r>
          <w:rPr>
            <w:noProof/>
            <w:webHidden/>
          </w:rPr>
          <w:fldChar w:fldCharType="begin"/>
        </w:r>
        <w:r>
          <w:rPr>
            <w:noProof/>
            <w:webHidden/>
          </w:rPr>
          <w:instrText xml:space="preserve"> PAGEREF _Toc211321955 \h </w:instrText>
        </w:r>
        <w:r>
          <w:rPr>
            <w:noProof/>
            <w:webHidden/>
          </w:rPr>
        </w:r>
        <w:r>
          <w:rPr>
            <w:noProof/>
            <w:webHidden/>
          </w:rPr>
          <w:fldChar w:fldCharType="separate"/>
        </w:r>
        <w:r>
          <w:rPr>
            <w:noProof/>
            <w:webHidden/>
          </w:rPr>
          <w:t>44</w:t>
        </w:r>
        <w:r>
          <w:rPr>
            <w:noProof/>
            <w:webHidden/>
          </w:rPr>
          <w:fldChar w:fldCharType="end"/>
        </w:r>
      </w:hyperlink>
    </w:p>
    <w:p w:rsidR="00F57958" w:rsidRDefault="00F57958" w14:paraId="247DAA24" w14:textId="742740A3">
      <w:pPr>
        <w:pStyle w:val="Tabladeilustraciones"/>
        <w:tabs>
          <w:tab w:val="right" w:leader="dot" w:pos="9016"/>
        </w:tabs>
        <w:rPr>
          <w:rFonts w:eastAsiaTheme="minorEastAsia"/>
          <w:noProof/>
          <w:lang w:val="es-CO" w:eastAsia="es-CO"/>
        </w:rPr>
      </w:pPr>
      <w:hyperlink w:history="1" w:anchor="_Toc211321956">
        <w:r w:rsidRPr="00E64C3E">
          <w:rPr>
            <w:rStyle w:val="Hipervnculo"/>
            <w:rFonts w:ascii="Times New Roman" w:hAnsi="Times New Roman" w:cs="Times New Roman"/>
            <w:noProof/>
          </w:rPr>
          <w:t>Ilustración 17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_Toc211321956 \h </w:instrText>
        </w:r>
        <w:r>
          <w:rPr>
            <w:noProof/>
            <w:webHidden/>
          </w:rPr>
        </w:r>
        <w:r>
          <w:rPr>
            <w:noProof/>
            <w:webHidden/>
          </w:rPr>
          <w:fldChar w:fldCharType="separate"/>
        </w:r>
        <w:r>
          <w:rPr>
            <w:noProof/>
            <w:webHidden/>
          </w:rPr>
          <w:t>45</w:t>
        </w:r>
        <w:r>
          <w:rPr>
            <w:noProof/>
            <w:webHidden/>
          </w:rPr>
          <w:fldChar w:fldCharType="end"/>
        </w:r>
      </w:hyperlink>
    </w:p>
    <w:p w:rsidR="00F57958" w:rsidRDefault="00F57958" w14:paraId="03F4F934" w14:textId="62E02616">
      <w:pPr>
        <w:pStyle w:val="Tabladeilustraciones"/>
        <w:tabs>
          <w:tab w:val="right" w:leader="dot" w:pos="9016"/>
        </w:tabs>
        <w:rPr>
          <w:rFonts w:eastAsiaTheme="minorEastAsia"/>
          <w:noProof/>
          <w:lang w:val="es-CO" w:eastAsia="es-CO"/>
        </w:rPr>
      </w:pPr>
      <w:hyperlink w:history="1" w:anchor="_Toc211321957">
        <w:r w:rsidRPr="00E64C3E">
          <w:rPr>
            <w:rStyle w:val="Hipervnculo"/>
            <w:rFonts w:ascii="Times New Roman" w:hAnsi="Times New Roman" w:cs="Times New Roman"/>
            <w:noProof/>
          </w:rPr>
          <w:t>Ilustración 18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_Toc211321957 \h </w:instrText>
        </w:r>
        <w:r>
          <w:rPr>
            <w:noProof/>
            <w:webHidden/>
          </w:rPr>
        </w:r>
        <w:r>
          <w:rPr>
            <w:noProof/>
            <w:webHidden/>
          </w:rPr>
          <w:fldChar w:fldCharType="separate"/>
        </w:r>
        <w:r>
          <w:rPr>
            <w:noProof/>
            <w:webHidden/>
          </w:rPr>
          <w:t>46</w:t>
        </w:r>
        <w:r>
          <w:rPr>
            <w:noProof/>
            <w:webHidden/>
          </w:rPr>
          <w:fldChar w:fldCharType="end"/>
        </w:r>
      </w:hyperlink>
    </w:p>
    <w:p w:rsidR="00F57958" w:rsidRDefault="00F57958" w14:paraId="6808F65D" w14:textId="0A836557">
      <w:pPr>
        <w:pStyle w:val="Tabladeilustraciones"/>
        <w:tabs>
          <w:tab w:val="right" w:leader="dot" w:pos="9016"/>
        </w:tabs>
        <w:rPr>
          <w:rFonts w:eastAsiaTheme="minorEastAsia"/>
          <w:noProof/>
          <w:lang w:val="es-CO" w:eastAsia="es-CO"/>
        </w:rPr>
      </w:pPr>
      <w:hyperlink w:history="1" w:anchor="_Toc211321958">
        <w:r w:rsidRPr="00E64C3E">
          <w:rPr>
            <w:rStyle w:val="Hipervnculo"/>
            <w:noProof/>
          </w:rPr>
          <w:t>Ilustración 19 Percepción de los egresados sobre la contribución de la Maestría a nuevas oportunidades laborales.</w:t>
        </w:r>
        <w:r>
          <w:rPr>
            <w:noProof/>
            <w:webHidden/>
          </w:rPr>
          <w:tab/>
        </w:r>
        <w:r>
          <w:rPr>
            <w:noProof/>
            <w:webHidden/>
          </w:rPr>
          <w:fldChar w:fldCharType="begin"/>
        </w:r>
        <w:r>
          <w:rPr>
            <w:noProof/>
            <w:webHidden/>
          </w:rPr>
          <w:instrText xml:space="preserve"> PAGEREF _Toc211321958 \h </w:instrText>
        </w:r>
        <w:r>
          <w:rPr>
            <w:noProof/>
            <w:webHidden/>
          </w:rPr>
        </w:r>
        <w:r>
          <w:rPr>
            <w:noProof/>
            <w:webHidden/>
          </w:rPr>
          <w:fldChar w:fldCharType="separate"/>
        </w:r>
        <w:r>
          <w:rPr>
            <w:noProof/>
            <w:webHidden/>
          </w:rPr>
          <w:t>48</w:t>
        </w:r>
        <w:r>
          <w:rPr>
            <w:noProof/>
            <w:webHidden/>
          </w:rPr>
          <w:fldChar w:fldCharType="end"/>
        </w:r>
      </w:hyperlink>
    </w:p>
    <w:p w:rsidR="00F57958" w:rsidRDefault="00F57958" w14:paraId="3AE029A6" w14:textId="637A9853">
      <w:pPr>
        <w:pStyle w:val="Tabladeilustraciones"/>
        <w:tabs>
          <w:tab w:val="right" w:leader="dot" w:pos="9016"/>
        </w:tabs>
        <w:rPr>
          <w:rFonts w:eastAsiaTheme="minorEastAsia"/>
          <w:noProof/>
          <w:lang w:val="es-CO" w:eastAsia="es-CO"/>
        </w:rPr>
      </w:pPr>
      <w:hyperlink w:history="1" w:anchor="_Toc211321959">
        <w:r w:rsidRPr="00E64C3E">
          <w:rPr>
            <w:rStyle w:val="Hipervnculo"/>
            <w:noProof/>
          </w:rPr>
          <w:t>Ilustración 20 Percepción de los egresados sobre la relevancia de las competencias adquiridas y su impacto en el desarrollo profesional.</w:t>
        </w:r>
        <w:r>
          <w:rPr>
            <w:noProof/>
            <w:webHidden/>
          </w:rPr>
          <w:tab/>
        </w:r>
        <w:r>
          <w:rPr>
            <w:noProof/>
            <w:webHidden/>
          </w:rPr>
          <w:fldChar w:fldCharType="begin"/>
        </w:r>
        <w:r>
          <w:rPr>
            <w:noProof/>
            <w:webHidden/>
          </w:rPr>
          <w:instrText xml:space="preserve"> PAGEREF _Toc211321959 \h </w:instrText>
        </w:r>
        <w:r>
          <w:rPr>
            <w:noProof/>
            <w:webHidden/>
          </w:rPr>
        </w:r>
        <w:r>
          <w:rPr>
            <w:noProof/>
            <w:webHidden/>
          </w:rPr>
          <w:fldChar w:fldCharType="separate"/>
        </w:r>
        <w:r>
          <w:rPr>
            <w:noProof/>
            <w:webHidden/>
          </w:rPr>
          <w:t>49</w:t>
        </w:r>
        <w:r>
          <w:rPr>
            <w:noProof/>
            <w:webHidden/>
          </w:rPr>
          <w:fldChar w:fldCharType="end"/>
        </w:r>
      </w:hyperlink>
    </w:p>
    <w:p w:rsidR="00F57958" w:rsidRDefault="00F57958" w14:paraId="44AA934E" w14:textId="7B790B33">
      <w:pPr>
        <w:pStyle w:val="Tabladeilustraciones"/>
        <w:tabs>
          <w:tab w:val="right" w:leader="dot" w:pos="9016"/>
        </w:tabs>
        <w:rPr>
          <w:rFonts w:eastAsiaTheme="minorEastAsia"/>
          <w:noProof/>
          <w:lang w:val="es-CO" w:eastAsia="es-CO"/>
        </w:rPr>
      </w:pPr>
      <w:hyperlink w:history="1" w:anchor="_Toc211321960">
        <w:r w:rsidRPr="00E64C3E">
          <w:rPr>
            <w:rStyle w:val="Hipervnculo"/>
            <w:noProof/>
          </w:rPr>
          <w:t>Ilustración 21 Percepción de los estudiantes sobre la pertinencia de las estrategias de flexibilidad curricular.</w:t>
        </w:r>
        <w:r>
          <w:rPr>
            <w:noProof/>
            <w:webHidden/>
          </w:rPr>
          <w:tab/>
        </w:r>
        <w:r>
          <w:rPr>
            <w:noProof/>
            <w:webHidden/>
          </w:rPr>
          <w:fldChar w:fldCharType="begin"/>
        </w:r>
        <w:r>
          <w:rPr>
            <w:noProof/>
            <w:webHidden/>
          </w:rPr>
          <w:instrText xml:space="preserve"> PAGEREF _Toc211321960 \h </w:instrText>
        </w:r>
        <w:r>
          <w:rPr>
            <w:noProof/>
            <w:webHidden/>
          </w:rPr>
        </w:r>
        <w:r>
          <w:rPr>
            <w:noProof/>
            <w:webHidden/>
          </w:rPr>
          <w:fldChar w:fldCharType="separate"/>
        </w:r>
        <w:r>
          <w:rPr>
            <w:noProof/>
            <w:webHidden/>
          </w:rPr>
          <w:t>52</w:t>
        </w:r>
        <w:r>
          <w:rPr>
            <w:noProof/>
            <w:webHidden/>
          </w:rPr>
          <w:fldChar w:fldCharType="end"/>
        </w:r>
      </w:hyperlink>
    </w:p>
    <w:p w:rsidR="00F57958" w:rsidRDefault="00F57958" w14:paraId="5EE1F48C" w14:textId="2666A6DF">
      <w:pPr>
        <w:pStyle w:val="Tabladeilustraciones"/>
        <w:tabs>
          <w:tab w:val="right" w:leader="dot" w:pos="9016"/>
        </w:tabs>
        <w:rPr>
          <w:rFonts w:eastAsiaTheme="minorEastAsia"/>
          <w:noProof/>
          <w:lang w:val="es-CO" w:eastAsia="es-CO"/>
        </w:rPr>
      </w:pPr>
      <w:hyperlink w:history="1" w:anchor="_Toc211321961">
        <w:r w:rsidRPr="00E64C3E">
          <w:rPr>
            <w:rStyle w:val="Hipervnculo"/>
            <w:noProof/>
          </w:rPr>
          <w:t>Ilustración 22 Percepción de los estudiantes sobre la coherencia y efectividad de las estrategias pedagógicas.</w:t>
        </w:r>
        <w:r>
          <w:rPr>
            <w:noProof/>
            <w:webHidden/>
          </w:rPr>
          <w:tab/>
        </w:r>
        <w:r>
          <w:rPr>
            <w:noProof/>
            <w:webHidden/>
          </w:rPr>
          <w:fldChar w:fldCharType="begin"/>
        </w:r>
        <w:r>
          <w:rPr>
            <w:noProof/>
            <w:webHidden/>
          </w:rPr>
          <w:instrText xml:space="preserve"> PAGEREF _Toc211321961 \h </w:instrText>
        </w:r>
        <w:r>
          <w:rPr>
            <w:noProof/>
            <w:webHidden/>
          </w:rPr>
        </w:r>
        <w:r>
          <w:rPr>
            <w:noProof/>
            <w:webHidden/>
          </w:rPr>
          <w:fldChar w:fldCharType="separate"/>
        </w:r>
        <w:r>
          <w:rPr>
            <w:noProof/>
            <w:webHidden/>
          </w:rPr>
          <w:t>52</w:t>
        </w:r>
        <w:r>
          <w:rPr>
            <w:noProof/>
            <w:webHidden/>
          </w:rPr>
          <w:fldChar w:fldCharType="end"/>
        </w:r>
      </w:hyperlink>
    </w:p>
    <w:p w:rsidR="00F57958" w:rsidRDefault="00F57958" w14:paraId="1D6F7734" w14:textId="63E24D63">
      <w:pPr>
        <w:pStyle w:val="Tabladeilustraciones"/>
        <w:tabs>
          <w:tab w:val="right" w:leader="dot" w:pos="9016"/>
        </w:tabs>
        <w:rPr>
          <w:rFonts w:eastAsiaTheme="minorEastAsia"/>
          <w:noProof/>
          <w:lang w:val="es-CO" w:eastAsia="es-CO"/>
        </w:rPr>
      </w:pPr>
      <w:hyperlink w:history="1" w:anchor="_Toc211321962">
        <w:r w:rsidRPr="00E64C3E">
          <w:rPr>
            <w:rStyle w:val="Hipervnculo"/>
            <w:noProof/>
          </w:rPr>
          <w:t>Ilustración 23 Percepción de los egresados sobre la relevancia de las competencias adquiridas.</w:t>
        </w:r>
        <w:r>
          <w:rPr>
            <w:noProof/>
            <w:webHidden/>
          </w:rPr>
          <w:tab/>
        </w:r>
        <w:r>
          <w:rPr>
            <w:noProof/>
            <w:webHidden/>
          </w:rPr>
          <w:fldChar w:fldCharType="begin"/>
        </w:r>
        <w:r>
          <w:rPr>
            <w:noProof/>
            <w:webHidden/>
          </w:rPr>
          <w:instrText xml:space="preserve"> PAGEREF _Toc211321962 \h </w:instrText>
        </w:r>
        <w:r>
          <w:rPr>
            <w:noProof/>
            <w:webHidden/>
          </w:rPr>
        </w:r>
        <w:r>
          <w:rPr>
            <w:noProof/>
            <w:webHidden/>
          </w:rPr>
          <w:fldChar w:fldCharType="separate"/>
        </w:r>
        <w:r>
          <w:rPr>
            <w:noProof/>
            <w:webHidden/>
          </w:rPr>
          <w:t>52</w:t>
        </w:r>
        <w:r>
          <w:rPr>
            <w:noProof/>
            <w:webHidden/>
          </w:rPr>
          <w:fldChar w:fldCharType="end"/>
        </w:r>
      </w:hyperlink>
    </w:p>
    <w:p w:rsidR="00F57958" w:rsidRDefault="00F57958" w14:paraId="583CBF49" w14:textId="7574F33E">
      <w:pPr>
        <w:pStyle w:val="Tabladeilustraciones"/>
        <w:tabs>
          <w:tab w:val="right" w:leader="dot" w:pos="9016"/>
        </w:tabs>
        <w:rPr>
          <w:rFonts w:eastAsiaTheme="minorEastAsia"/>
          <w:noProof/>
          <w:lang w:val="es-CO" w:eastAsia="es-CO"/>
        </w:rPr>
      </w:pPr>
      <w:hyperlink w:history="1" w:anchor="_Toc211321963">
        <w:r w:rsidRPr="00E64C3E">
          <w:rPr>
            <w:rStyle w:val="Hipervnculo"/>
            <w:noProof/>
          </w:rPr>
          <w:t>Ilustración 24 Percepción de los estudiantes a las estrategias pedagógicas de los docentes</w:t>
        </w:r>
        <w:r>
          <w:rPr>
            <w:noProof/>
            <w:webHidden/>
          </w:rPr>
          <w:tab/>
        </w:r>
        <w:r>
          <w:rPr>
            <w:noProof/>
            <w:webHidden/>
          </w:rPr>
          <w:fldChar w:fldCharType="begin"/>
        </w:r>
        <w:r>
          <w:rPr>
            <w:noProof/>
            <w:webHidden/>
          </w:rPr>
          <w:instrText xml:space="preserve"> PAGEREF _Toc211321963 \h </w:instrText>
        </w:r>
        <w:r>
          <w:rPr>
            <w:noProof/>
            <w:webHidden/>
          </w:rPr>
        </w:r>
        <w:r>
          <w:rPr>
            <w:noProof/>
            <w:webHidden/>
          </w:rPr>
          <w:fldChar w:fldCharType="separate"/>
        </w:r>
        <w:r>
          <w:rPr>
            <w:noProof/>
            <w:webHidden/>
          </w:rPr>
          <w:t>57</w:t>
        </w:r>
        <w:r>
          <w:rPr>
            <w:noProof/>
            <w:webHidden/>
          </w:rPr>
          <w:fldChar w:fldCharType="end"/>
        </w:r>
      </w:hyperlink>
    </w:p>
    <w:p w:rsidR="00F57958" w:rsidRDefault="00F57958" w14:paraId="2D83329B" w14:textId="5B5D474F">
      <w:pPr>
        <w:pStyle w:val="Tabladeilustraciones"/>
        <w:tabs>
          <w:tab w:val="right" w:leader="dot" w:pos="9016"/>
        </w:tabs>
        <w:rPr>
          <w:rFonts w:eastAsiaTheme="minorEastAsia"/>
          <w:noProof/>
          <w:lang w:val="es-CO" w:eastAsia="es-CO"/>
        </w:rPr>
      </w:pPr>
      <w:hyperlink w:history="1" w:anchor="_Toc211321964">
        <w:r w:rsidRPr="00E64C3E">
          <w:rPr>
            <w:rStyle w:val="Hipervnculo"/>
            <w:noProof/>
          </w:rPr>
          <w:t>Ilustración 25. Percepción de los estudiantes en cuanto el acompañamiento docente - estudiante</w:t>
        </w:r>
        <w:r>
          <w:rPr>
            <w:noProof/>
            <w:webHidden/>
          </w:rPr>
          <w:tab/>
        </w:r>
        <w:r>
          <w:rPr>
            <w:noProof/>
            <w:webHidden/>
          </w:rPr>
          <w:fldChar w:fldCharType="begin"/>
        </w:r>
        <w:r>
          <w:rPr>
            <w:noProof/>
            <w:webHidden/>
          </w:rPr>
          <w:instrText xml:space="preserve"> PAGEREF _Toc211321964 \h </w:instrText>
        </w:r>
        <w:r>
          <w:rPr>
            <w:noProof/>
            <w:webHidden/>
          </w:rPr>
        </w:r>
        <w:r>
          <w:rPr>
            <w:noProof/>
            <w:webHidden/>
          </w:rPr>
          <w:fldChar w:fldCharType="separate"/>
        </w:r>
        <w:r>
          <w:rPr>
            <w:noProof/>
            <w:webHidden/>
          </w:rPr>
          <w:t>84</w:t>
        </w:r>
        <w:r>
          <w:rPr>
            <w:noProof/>
            <w:webHidden/>
          </w:rPr>
          <w:fldChar w:fldCharType="end"/>
        </w:r>
      </w:hyperlink>
    </w:p>
    <w:p w:rsidR="00F57958" w:rsidRDefault="00F57958" w14:paraId="1D392B0B" w14:textId="4134FAA2">
      <w:pPr>
        <w:pStyle w:val="Tabladeilustraciones"/>
        <w:tabs>
          <w:tab w:val="right" w:leader="dot" w:pos="9016"/>
        </w:tabs>
        <w:rPr>
          <w:rFonts w:eastAsiaTheme="minorEastAsia"/>
          <w:noProof/>
          <w:lang w:val="es-CO" w:eastAsia="es-CO"/>
        </w:rPr>
      </w:pPr>
      <w:hyperlink w:history="1" w:anchor="_Toc211321965">
        <w:r w:rsidRPr="00E64C3E">
          <w:rPr>
            <w:rStyle w:val="Hipervnculo"/>
            <w:rFonts w:ascii="Times New Roman" w:hAnsi="Times New Roman" w:cs="Times New Roman"/>
            <w:noProof/>
          </w:rPr>
          <w:t>Ilustración 26 Resultado comparativo de valoración cuantitativa de factores proceso 2018 y 2023 del proyecto curricular Maestría en Ciencias de la Información y las Comunicaciones.</w:t>
        </w:r>
        <w:r>
          <w:rPr>
            <w:noProof/>
            <w:webHidden/>
          </w:rPr>
          <w:tab/>
        </w:r>
        <w:r>
          <w:rPr>
            <w:noProof/>
            <w:webHidden/>
          </w:rPr>
          <w:fldChar w:fldCharType="begin"/>
        </w:r>
        <w:r>
          <w:rPr>
            <w:noProof/>
            <w:webHidden/>
          </w:rPr>
          <w:instrText xml:space="preserve"> PAGEREF _Toc211321965 \h </w:instrText>
        </w:r>
        <w:r>
          <w:rPr>
            <w:noProof/>
            <w:webHidden/>
          </w:rPr>
        </w:r>
        <w:r>
          <w:rPr>
            <w:noProof/>
            <w:webHidden/>
          </w:rPr>
          <w:fldChar w:fldCharType="separate"/>
        </w:r>
        <w:r>
          <w:rPr>
            <w:noProof/>
            <w:webHidden/>
          </w:rPr>
          <w:t>93</w:t>
        </w:r>
        <w:r>
          <w:rPr>
            <w:noProof/>
            <w:webHidden/>
          </w:rPr>
          <w:fldChar w:fldCharType="end"/>
        </w:r>
      </w:hyperlink>
    </w:p>
    <w:p w:rsidRPr="006451FC" w:rsidR="006E52D7" w:rsidP="0080705A" w:rsidRDefault="002F6771" w14:paraId="211329E7" w14:textId="1803F572">
      <w:pPr>
        <w:spacing w:line="276" w:lineRule="auto"/>
        <w:jc w:val="both"/>
        <w:rPr>
          <w:rFonts w:ascii="Times New Roman" w:hAnsi="Times New Roman" w:cs="Times New Roman"/>
          <w:bCs/>
          <w:lang w:eastAsia="es-CO"/>
        </w:rPr>
      </w:pPr>
      <w:r w:rsidRPr="006451FC">
        <w:rPr>
          <w:rFonts w:ascii="Times New Roman" w:hAnsi="Times New Roman" w:cs="Times New Roman"/>
          <w:bCs/>
          <w:lang w:eastAsia="es-CO"/>
        </w:rPr>
        <w:fldChar w:fldCharType="end"/>
      </w:r>
      <w:r w:rsidRPr="006451FC" w:rsidR="006E52D7">
        <w:rPr>
          <w:rFonts w:ascii="Times New Roman" w:hAnsi="Times New Roman" w:cs="Times New Roman"/>
          <w:bCs/>
          <w:lang w:eastAsia="es-CO"/>
        </w:rPr>
        <w:br w:type="page"/>
      </w:r>
    </w:p>
    <w:p w:rsidRPr="006451FC" w:rsidR="006268AB" w:rsidP="0022244F" w:rsidRDefault="39B7B66B" w14:paraId="7F3959A8" w14:textId="08DF56A3">
      <w:pPr>
        <w:pStyle w:val="Ttulo1"/>
        <w:rPr>
          <w:rFonts w:cs="Times New Roman"/>
        </w:rPr>
      </w:pPr>
      <w:bookmarkStart w:name="_Toc1318803855" w:id="3"/>
      <w:bookmarkStart w:name="_Toc751580" w:id="4"/>
      <w:bookmarkStart w:name="_Toc211321905" w:id="5"/>
      <w:r w:rsidRPr="006451FC">
        <w:rPr>
          <w:rFonts w:cs="Times New Roman"/>
        </w:rPr>
        <w:t>Introducción</w:t>
      </w:r>
      <w:bookmarkEnd w:id="3"/>
      <w:bookmarkEnd w:id="4"/>
      <w:bookmarkEnd w:id="5"/>
    </w:p>
    <w:p w:rsidRPr="006451FC" w:rsidR="00DA2968" w:rsidP="007A1AFD" w:rsidRDefault="3EC173B9" w14:paraId="6A276892" w14:textId="32186E7A">
      <w:pPr>
        <w:spacing w:before="240" w:after="0" w:line="276" w:lineRule="auto"/>
        <w:jc w:val="both"/>
        <w:rPr>
          <w:rFonts w:ascii="Times New Roman" w:hAnsi="Times New Roman" w:cs="Times New Roman"/>
        </w:rPr>
      </w:pPr>
      <w:r w:rsidRPr="006451FC">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6451FC">
        <w:rPr>
          <w:rFonts w:ascii="Times New Roman" w:hAnsi="Times New Roman" w:cs="Times New Roman"/>
          <w:i/>
          <w:iCs/>
        </w:rPr>
        <w:t>Por la Universidad que queremos</w:t>
      </w:r>
      <w:r w:rsidRPr="006451FC">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6451FC">
        <w:rPr>
          <w:rFonts w:ascii="Times New Roman" w:hAnsi="Times New Roman" w:cs="Times New Roman"/>
          <w:i/>
          <w:iCs/>
        </w:rPr>
        <w:t>Saberes, conocimiento e investigación de alto impacto para el desarrollo humano y social</w:t>
      </w:r>
      <w:r w:rsidRPr="006451FC">
        <w:rPr>
          <w:rFonts w:ascii="Times New Roman" w:hAnsi="Times New Roman" w:cs="Times New Roman"/>
        </w:rPr>
        <w:t>”,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Desarrollo 2018 – 2030 y su Plan Indicativo 2022 – 2025.</w:t>
      </w:r>
      <w:r w:rsidRPr="006451FC">
        <w:rPr>
          <w:rStyle w:val="nfasis"/>
          <w:rFonts w:ascii="Times New Roman" w:hAnsi="Times New Roman" w:cs="Times New Roman"/>
          <w:color w:val="000000"/>
          <w:bdr w:val="none" w:color="auto" w:sz="0" w:space="0" w:frame="1"/>
        </w:rPr>
        <w:t xml:space="preserve"> </w:t>
      </w:r>
    </w:p>
    <w:p w:rsidRPr="006451FC" w:rsidR="00683AA6" w:rsidP="007A1AFD" w:rsidRDefault="5F0D048B" w14:paraId="02005AD2" w14:textId="33FE2E86">
      <w:pPr>
        <w:pStyle w:val="Default"/>
        <w:spacing w:before="240" w:line="276" w:lineRule="auto"/>
        <w:jc w:val="both"/>
        <w:rPr>
          <w:sz w:val="22"/>
          <w:szCs w:val="22"/>
        </w:rPr>
      </w:pPr>
      <w:r w:rsidRPr="006451FC">
        <w:rPr>
          <w:sz w:val="22"/>
          <w:szCs w:val="22"/>
        </w:rPr>
        <w:t xml:space="preserve">Es así como reconociendo la cultura de autoevaluación permanente, el programa académico de Maestría en Ciencias de la Información y las Comunicaciones, ha consolidado en una oportunidad su proceso de autoevaluación con el fin de obtener la renovación de la Acreditación en Alta Calidad. En este contexto, el programa académico presenta un balance en una ventana de observación del año 2023 al año 2025, en donde participaron los integrantes de la comunidad académica de la Maestría en Ciencias de la Información y las Comunicaciones – Metodología Investigación (SNIES: 17528) y a través de la Coordinación, el Consejo Curricular, Consejo de Facultad y los diferentes espacios liderados por la Coordinación del Comité de Currículo y Calidad de Facultad.  </w:t>
      </w:r>
    </w:p>
    <w:p w:rsidRPr="006451FC" w:rsidR="00DA2968" w:rsidP="007A1AFD" w:rsidRDefault="3EC173B9" w14:paraId="269809F6" w14:textId="500733F0">
      <w:pPr>
        <w:pStyle w:val="Default"/>
        <w:spacing w:before="240" w:line="276" w:lineRule="auto"/>
        <w:jc w:val="both"/>
        <w:rPr>
          <w:sz w:val="22"/>
          <w:szCs w:val="22"/>
        </w:rPr>
      </w:pPr>
      <w:r w:rsidRPr="006451FC">
        <w:rPr>
          <w:sz w:val="22"/>
          <w:szCs w:val="22"/>
        </w:rPr>
        <w:t xml:space="preserve">El Informe con fines de </w:t>
      </w:r>
      <w:r w:rsidRPr="006451FC" w:rsidR="378B65DA">
        <w:rPr>
          <w:sz w:val="22"/>
          <w:szCs w:val="22"/>
        </w:rPr>
        <w:t>Renovación</w:t>
      </w:r>
      <w:r w:rsidRPr="006451FC">
        <w:rPr>
          <w:sz w:val="22"/>
          <w:szCs w:val="22"/>
        </w:rPr>
        <w:t xml:space="preserve"> de la Acreditación de Alta Calidad, que se desarrolla a continuación, se acoge a los lineamientos definidos en el </w:t>
      </w:r>
      <w:hyperlink r:id="rId13">
        <w:r w:rsidRPr="006451FC">
          <w:rPr>
            <w:rStyle w:val="Hipervnculo"/>
            <w:sz w:val="22"/>
            <w:szCs w:val="22"/>
          </w:rPr>
          <w:t>Acuerdo 02 de 2020 del Consejo Nacional de Educación Superior, CESU</w:t>
        </w:r>
      </w:hyperlink>
      <w:r w:rsidRPr="006451FC">
        <w:rPr>
          <w:sz w:val="22"/>
          <w:szCs w:val="22"/>
        </w:rPr>
        <w:t xml:space="preserve">; la </w:t>
      </w:r>
      <w:hyperlink r:id="rId14">
        <w:r w:rsidRPr="006451FC">
          <w:rPr>
            <w:rStyle w:val="Hipervnculo"/>
            <w:sz w:val="22"/>
            <w:szCs w:val="22"/>
          </w:rPr>
          <w:t>Guía No. 3 de 2021 del CNA</w:t>
        </w:r>
      </w:hyperlink>
      <w:r w:rsidRPr="006451FC">
        <w:rPr>
          <w:sz w:val="22"/>
          <w:szCs w:val="22"/>
        </w:rPr>
        <w:t xml:space="preserve"> y los Lineamientos y Aspectos por evaluar para la Acreditación en Alta Calidad de programas académicos vigentes. </w:t>
      </w:r>
    </w:p>
    <w:p w:rsidRPr="006451FC" w:rsidR="00E33842" w:rsidP="007A1AFD" w:rsidRDefault="0B7A2E4E" w14:paraId="76FB909F" w14:textId="3A64B052">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Es pertinente indicar que el documento se encuentra estructurado en cinco capítulos: El primero, describe los aspectos generales del proyecto curricular, entre los cuales se encuentran los propósitos de formación, perfil del egresado, plan de estudios vigente del proyecto curricular, algunas estadísticas generales del proyecto curricular como logros obtenidos por el programa académico durante la vigencia de la acreditación en alta calidad. El segundo presenta los resultados de autoevaluación del</w:t>
      </w:r>
      <w:r w:rsidRPr="006451FC" w:rsidR="3E725D0C">
        <w:rPr>
          <w:rFonts w:ascii="Times New Roman" w:hAnsi="Times New Roman" w:cs="Times New Roman"/>
        </w:rPr>
        <w:t xml:space="preserve"> programa </w:t>
      </w:r>
      <w:r w:rsidRPr="006451FC" w:rsidR="00F8088A">
        <w:rPr>
          <w:rFonts w:ascii="Times New Roman" w:hAnsi="Times New Roman" w:cs="Times New Roman"/>
        </w:rPr>
        <w:t>académico</w:t>
      </w:r>
      <w:r w:rsidRPr="006451FC">
        <w:rPr>
          <w:rFonts w:ascii="Times New Roman" w:hAnsi="Times New Roman" w:cs="Times New Roman"/>
        </w:rPr>
        <w:t xml:space="preserve">, la cual en un primer apartado contiene la metodología implementada, sus fases, actividades y los tipos y fuentes de información, los estamentos que participaron en el proceso, la escala de valoración y ponderación. Así mismo, se incorpora en este capítulo los resultados en cada factor y característica como los respectivos juicios de calidad y calificación obtenida. El tercer capítulo presenta las principales fortalezas y oportunidades de mejora de la Maestría en Ciencias de la Información y las Comunicaciones – Metodología Investigación (SNIES: 17528) </w:t>
      </w:r>
      <w:r w:rsidRPr="006451FC" w:rsidR="00F8088A">
        <w:rPr>
          <w:rFonts w:ascii="Times New Roman" w:hAnsi="Times New Roman" w:cs="Times New Roman"/>
        </w:rPr>
        <w:t>e</w:t>
      </w:r>
      <w:r w:rsidRPr="006451FC">
        <w:rPr>
          <w:rFonts w:ascii="Times New Roman" w:hAnsi="Times New Roman" w:cs="Times New Roman"/>
        </w:rPr>
        <w:t xml:space="preserve"> identificadas durante el proceso, como también el respectivo juicio global de calidad. En lo que concierne al capítulo cuarto, se presenta el seguimiento y evaluación al plan de mejoramiento del programa académico vigente durante la acreditación en alta calidad, y la actualización del plan de mejoramiento resultado del proceso de autoevaluación. Finalmente, se presenta un seguimiento en términos de resultado sobre cada una de las recomendaciones establecidas por el Consejo Nacional de Acreditación CNA, en la respectiva resolución. </w:t>
      </w:r>
    </w:p>
    <w:p w:rsidRPr="006451FC" w:rsidR="00D97984" w:rsidP="007A1AFD" w:rsidRDefault="39B7B66B" w14:paraId="6516AF68" w14:textId="3D484A8C">
      <w:pPr>
        <w:pStyle w:val="Ttulo2"/>
        <w:spacing w:line="276" w:lineRule="auto"/>
        <w:ind w:left="720"/>
        <w:rPr>
          <w:rFonts w:cs="Times New Roman"/>
          <w:b w:val="0"/>
        </w:rPr>
      </w:pPr>
      <w:bookmarkStart w:name="_Toc599922632" w:id="6"/>
      <w:bookmarkStart w:name="_Toc211321906" w:id="7"/>
      <w:r w:rsidRPr="006451FC">
        <w:rPr>
          <w:rFonts w:cs="Times New Roman"/>
        </w:rPr>
        <w:t>Reseña Institucional</w:t>
      </w:r>
      <w:bookmarkEnd w:id="6"/>
      <w:bookmarkEnd w:id="7"/>
    </w:p>
    <w:p w:rsidRPr="006451FC" w:rsidR="008A79C1" w:rsidP="7E172A74" w:rsidRDefault="48A47A28" w14:paraId="160B0B6E" w14:textId="573395F5">
      <w:pPr>
        <w:pStyle w:val="Sinespaciado"/>
        <w:spacing w:before="240" w:line="276" w:lineRule="auto"/>
        <w:jc w:val="both"/>
        <w:rPr>
          <w:rFonts w:ascii="Times New Roman" w:hAnsi="Times New Roman" w:cs="Times New Roman"/>
          <w:i/>
          <w:iCs/>
        </w:rPr>
      </w:pPr>
      <w:r w:rsidRPr="006451FC">
        <w:rPr>
          <w:rFonts w:ascii="Times New Roman" w:hAnsi="Times New Roman" w:cs="Times New Roman"/>
        </w:rPr>
        <w:t xml:space="preserve">La Universidad Distrital Francisco José de Caldas, es una </w:t>
      </w:r>
      <w:r w:rsidRPr="006451FC" w:rsidR="3963BFB5">
        <w:rPr>
          <w:rFonts w:ascii="Times New Roman" w:hAnsi="Times New Roman" w:cs="Times New Roman"/>
        </w:rPr>
        <w:t>i</w:t>
      </w:r>
      <w:r w:rsidRPr="006451FC">
        <w:rPr>
          <w:rFonts w:ascii="Times New Roman" w:hAnsi="Times New Roman" w:cs="Times New Roman"/>
        </w:rPr>
        <w:t xml:space="preserve">nstitución de carácter público, que en su Misión se define como: </w:t>
      </w:r>
      <w:r w:rsidRPr="006451FC" w:rsidR="0F07DD10">
        <w:rPr>
          <w:rFonts w:ascii="Times New Roman" w:hAnsi="Times New Roman" w:cs="Times New Roman"/>
          <w:i/>
          <w:iCs/>
        </w:rPr>
        <w:t>“</w:t>
      </w:r>
      <w:r w:rsidRPr="006451FC">
        <w:rPr>
          <w:rFonts w:ascii="Times New Roman" w:hAnsi="Times New Roman" w:cs="Times New Roman"/>
          <w:i/>
          <w:iCs/>
        </w:rPr>
        <w:t>…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w:t>
      </w:r>
      <w:r w:rsidRPr="006451FC" w:rsidR="0F07DD10">
        <w:rPr>
          <w:rFonts w:ascii="Times New Roman" w:hAnsi="Times New Roman" w:cs="Times New Roman"/>
          <w:i/>
          <w:iCs/>
        </w:rPr>
        <w:t>”</w:t>
      </w:r>
    </w:p>
    <w:p w:rsidRPr="006451FC" w:rsidR="008A79C1" w:rsidP="007A1AFD" w:rsidRDefault="48A47A28" w14:paraId="75C121BE" w14:textId="76534139">
      <w:pPr>
        <w:pStyle w:val="Sinespaciado"/>
        <w:spacing w:before="240" w:line="276" w:lineRule="auto"/>
        <w:jc w:val="both"/>
        <w:rPr>
          <w:rFonts w:ascii="Times New Roman" w:hAnsi="Times New Roman" w:cs="Times New Roman"/>
        </w:rPr>
      </w:pPr>
      <w:r w:rsidRPr="006451FC">
        <w:rPr>
          <w:rFonts w:ascii="Times New Roman" w:hAnsi="Times New Roman" w:cs="Times New Roman"/>
        </w:rPr>
        <w:t>En la promoción de la ciencia y la creación</w:t>
      </w:r>
      <w:r w:rsidRPr="006451FC" w:rsidR="77B41AB6">
        <w:rPr>
          <w:rFonts w:ascii="Times New Roman" w:hAnsi="Times New Roman" w:cs="Times New Roman"/>
        </w:rPr>
        <w:t>,</w:t>
      </w:r>
      <w:r w:rsidRPr="006451FC">
        <w:rPr>
          <w:rFonts w:ascii="Times New Roman" w:hAnsi="Times New Roman" w:cs="Times New Roman"/>
        </w:rPr>
        <w:t xml:space="preserve"> de la ciudadanía y de la democracia, alienta la deliberación, fundada en la argumentación y en el diálogo razonado. (PUI, 2018, p.13). A cohorte </w:t>
      </w:r>
      <w:r w:rsidRPr="006451FC" w:rsidR="77B41AB6">
        <w:rPr>
          <w:rFonts w:ascii="Times New Roman" w:hAnsi="Times New Roman" w:cs="Times New Roman"/>
        </w:rPr>
        <w:t>2025-1</w:t>
      </w:r>
      <w:r w:rsidRPr="006451FC">
        <w:rPr>
          <w:rFonts w:ascii="Times New Roman" w:hAnsi="Times New Roman" w:cs="Times New Roman"/>
        </w:rPr>
        <w:t xml:space="preserve">, cuenta con </w:t>
      </w:r>
      <w:r w:rsidRPr="006451FC" w:rsidR="77B41AB6">
        <w:rPr>
          <w:rFonts w:ascii="Times New Roman" w:hAnsi="Times New Roman" w:cs="Times New Roman"/>
        </w:rPr>
        <w:t>96</w:t>
      </w:r>
      <w:r w:rsidRPr="006451FC">
        <w:rPr>
          <w:rFonts w:ascii="Times New Roman" w:hAnsi="Times New Roman" w:cs="Times New Roman"/>
        </w:rPr>
        <w:t xml:space="preserve"> programas, en diferentes áreas de conocimiento, </w:t>
      </w:r>
      <w:r w:rsidRPr="006451FC" w:rsidR="77B41AB6">
        <w:rPr>
          <w:rFonts w:ascii="Times New Roman" w:hAnsi="Times New Roman" w:cs="Times New Roman"/>
        </w:rPr>
        <w:t>47</w:t>
      </w:r>
      <w:r w:rsidRPr="006451FC">
        <w:rPr>
          <w:rFonts w:ascii="Times New Roman" w:hAnsi="Times New Roman" w:cs="Times New Roman"/>
        </w:rPr>
        <w:t xml:space="preserve"> pregrados y </w:t>
      </w:r>
      <w:r w:rsidRPr="006451FC" w:rsidR="77B41AB6">
        <w:rPr>
          <w:rFonts w:ascii="Times New Roman" w:hAnsi="Times New Roman" w:cs="Times New Roman"/>
        </w:rPr>
        <w:t>49</w:t>
      </w:r>
      <w:r w:rsidRPr="006451FC">
        <w:rPr>
          <w:rFonts w:ascii="Times New Roman" w:hAnsi="Times New Roman" w:cs="Times New Roman"/>
        </w:rPr>
        <w:t xml:space="preserve"> posgrados, con alrededor de </w:t>
      </w:r>
      <w:r w:rsidRPr="006451FC" w:rsidR="7C76660B">
        <w:rPr>
          <w:rFonts w:ascii="Times New Roman" w:hAnsi="Times New Roman" w:cs="Times New Roman"/>
        </w:rPr>
        <w:t>110855</w:t>
      </w:r>
      <w:r w:rsidRPr="006451FC">
        <w:rPr>
          <w:rFonts w:ascii="Times New Roman" w:hAnsi="Times New Roman" w:cs="Times New Roman"/>
        </w:rPr>
        <w:t xml:space="preserve"> egresados en los diferentes niveles de formación: tecnológico, profesional, especialista, magister, doctorado. De acuerdo con el reporte consolidado en el Sistema de Inteligencia Institucional en 2023-3 se matricularon un total de 27.380 estudiantes, de los cuales 26.690 estudiantes (97,48%) corresponden a pregrado y 2.412 a posgrado (8,81%). Esta cifra de matriculados se ha mantenido en un promedio acumulado de 26000 estudiantes matriculados en los diferentes semestres, para los últimos diez años (2013-2023), en correspondencia con la política de cobertura que se ha promovido desde hace varios años en el país y sobre la cual la Universidad avanza significativamente. Uno de los aspectos que evidencia el compromiso de la Universidad con la cobertura es la admisión y matr</w:t>
      </w:r>
      <w:r w:rsidRPr="006451FC" w:rsidR="52D02962">
        <w:rPr>
          <w:rFonts w:ascii="Times New Roman" w:hAnsi="Times New Roman" w:cs="Times New Roman"/>
        </w:rPr>
        <w:t>í</w:t>
      </w:r>
      <w:r w:rsidRPr="006451FC">
        <w:rPr>
          <w:rFonts w:ascii="Times New Roman" w:hAnsi="Times New Roman" w:cs="Times New Roman"/>
        </w:rPr>
        <w:t xml:space="preserve">cula de estudiantes que por sus condiciones sociales, culturales o académicas acceden al beneficio de mecanismos de excepción, es decir que ingresan a la institución con una cobertura del 100% del valor de la matrícula. Beneficio que en 2023-3 reporta en pregrado a 967 estudiantes, de los cuales 41,1% </w:t>
      </w:r>
      <w:r w:rsidRPr="006451FC" w:rsidR="52D02962">
        <w:rPr>
          <w:rFonts w:ascii="Times New Roman" w:hAnsi="Times New Roman" w:cs="Times New Roman"/>
        </w:rPr>
        <w:t xml:space="preserve">corresponden a población </w:t>
      </w:r>
      <w:r w:rsidRPr="006451FC">
        <w:rPr>
          <w:rFonts w:ascii="Times New Roman" w:hAnsi="Times New Roman" w:cs="Times New Roman"/>
        </w:rPr>
        <w:t>desplazad</w:t>
      </w:r>
      <w:r w:rsidRPr="006451FC" w:rsidR="52D02962">
        <w:rPr>
          <w:rFonts w:ascii="Times New Roman" w:hAnsi="Times New Roman" w:cs="Times New Roman"/>
        </w:rPr>
        <w:t>a</w:t>
      </w:r>
      <w:r w:rsidRPr="006451FC">
        <w:rPr>
          <w:rFonts w:ascii="Times New Roman" w:hAnsi="Times New Roman" w:cs="Times New Roman"/>
        </w:rPr>
        <w:t xml:space="preserve">, 21,8% </w:t>
      </w:r>
      <w:r w:rsidRPr="006451FC" w:rsidR="52D02962">
        <w:rPr>
          <w:rFonts w:ascii="Times New Roman" w:hAnsi="Times New Roman" w:cs="Times New Roman"/>
        </w:rPr>
        <w:t xml:space="preserve">a comunidades </w:t>
      </w:r>
      <w:r w:rsidRPr="006451FC">
        <w:rPr>
          <w:rFonts w:ascii="Times New Roman" w:hAnsi="Times New Roman" w:cs="Times New Roman"/>
        </w:rPr>
        <w:t xml:space="preserve">indígenas, 8,9% </w:t>
      </w:r>
      <w:r w:rsidRPr="006451FC" w:rsidR="52D02962">
        <w:rPr>
          <w:rFonts w:ascii="Times New Roman" w:hAnsi="Times New Roman" w:cs="Times New Roman"/>
        </w:rPr>
        <w:t xml:space="preserve">a </w:t>
      </w:r>
      <w:r w:rsidRPr="006451FC">
        <w:rPr>
          <w:rFonts w:ascii="Times New Roman" w:hAnsi="Times New Roman" w:cs="Times New Roman"/>
        </w:rPr>
        <w:t xml:space="preserve">mejores bachilleres, 27,8% </w:t>
      </w:r>
      <w:r w:rsidRPr="006451FC" w:rsidR="52D02962">
        <w:rPr>
          <w:rFonts w:ascii="Times New Roman" w:hAnsi="Times New Roman" w:cs="Times New Roman"/>
        </w:rPr>
        <w:t xml:space="preserve">a </w:t>
      </w:r>
      <w:r w:rsidRPr="006451FC">
        <w:rPr>
          <w:rFonts w:ascii="Times New Roman" w:hAnsi="Times New Roman" w:cs="Times New Roman"/>
        </w:rPr>
        <w:t>minorías étnicas</w:t>
      </w:r>
      <w:r w:rsidRPr="006451FC" w:rsidR="52D02962">
        <w:rPr>
          <w:rFonts w:ascii="Times New Roman" w:hAnsi="Times New Roman" w:cs="Times New Roman"/>
        </w:rPr>
        <w:t>,</w:t>
      </w:r>
      <w:r w:rsidRPr="006451FC">
        <w:rPr>
          <w:rFonts w:ascii="Times New Roman" w:hAnsi="Times New Roman" w:cs="Times New Roman"/>
        </w:rPr>
        <w:t xml:space="preserve"> y el 0,4% </w:t>
      </w:r>
      <w:r w:rsidRPr="006451FC" w:rsidR="52D02962">
        <w:rPr>
          <w:rFonts w:ascii="Times New Roman" w:hAnsi="Times New Roman" w:cs="Times New Roman"/>
        </w:rPr>
        <w:t xml:space="preserve">pertenecen al </w:t>
      </w:r>
      <w:r w:rsidRPr="006451FC">
        <w:rPr>
          <w:rFonts w:ascii="Times New Roman" w:hAnsi="Times New Roman" w:cs="Times New Roman"/>
        </w:rPr>
        <w:t xml:space="preserve">Programa de Reincorporación. </w:t>
      </w:r>
    </w:p>
    <w:p w:rsidRPr="006451FC" w:rsidR="008A79C1" w:rsidP="007A1AFD" w:rsidRDefault="48A47A28" w14:paraId="493F0ADA" w14:textId="3B5C63B0">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relación con el cuerpo de docentes, la Universidad Distrital ha diseñado políticas que buscan la configuración de un equipo de trabajo sólido, con conocimientos científicos y disciplinares que aporten a la construcción y transformación de la realidad desde los espacios de aprendizaje que les ha sido confiado orientar. Para </w:t>
      </w:r>
      <w:r w:rsidRPr="006451FC" w:rsidR="710B20EF">
        <w:rPr>
          <w:rFonts w:ascii="Times New Roman" w:hAnsi="Times New Roman" w:cs="Times New Roman"/>
        </w:rPr>
        <w:t xml:space="preserve">la </w:t>
      </w:r>
      <w:r w:rsidRPr="006451FC">
        <w:rPr>
          <w:rFonts w:ascii="Times New Roman" w:hAnsi="Times New Roman" w:cs="Times New Roman"/>
        </w:rPr>
        <w:t xml:space="preserve">vigencia 2023-3, el cuerpo docente </w:t>
      </w:r>
      <w:r w:rsidRPr="006451FC" w:rsidR="710B20EF">
        <w:rPr>
          <w:rFonts w:ascii="Times New Roman" w:hAnsi="Times New Roman" w:cs="Times New Roman"/>
        </w:rPr>
        <w:t xml:space="preserve">estaba </w:t>
      </w:r>
      <w:r w:rsidRPr="006451FC">
        <w:rPr>
          <w:rFonts w:ascii="Times New Roman" w:hAnsi="Times New Roman" w:cs="Times New Roman"/>
        </w:rPr>
        <w:t>conformado por un total de 609 docentes de planta (32,1%) y 1291 de vinculación especial (67,9%). Ahora bien, teniendo en cuenta el importante número de programas que configuran la oferta académica de la Universidad Distrital FJC, en la actualidad con 9</w:t>
      </w:r>
      <w:r w:rsidRPr="006451FC" w:rsidR="710B20EF">
        <w:rPr>
          <w:rFonts w:ascii="Times New Roman" w:hAnsi="Times New Roman" w:cs="Times New Roman"/>
        </w:rPr>
        <w:t>6</w:t>
      </w:r>
      <w:r w:rsidRPr="006451FC">
        <w:rPr>
          <w:rFonts w:ascii="Times New Roman" w:hAnsi="Times New Roman" w:cs="Times New Roman"/>
        </w:rPr>
        <w:t xml:space="preserve"> Registros </w:t>
      </w:r>
      <w:r w:rsidRPr="006451FC" w:rsidR="710B20EF">
        <w:rPr>
          <w:rFonts w:ascii="Times New Roman" w:hAnsi="Times New Roman" w:cs="Times New Roman"/>
        </w:rPr>
        <w:t>C</w:t>
      </w:r>
      <w:r w:rsidRPr="006451FC">
        <w:rPr>
          <w:rFonts w:ascii="Times New Roman" w:hAnsi="Times New Roman" w:cs="Times New Roman"/>
        </w:rPr>
        <w:t xml:space="preserve">alificados vigentes, se han adelantado acciones institucionales en dirección a alcanzar el reconocimiento de los Proyectos Curriculares como programas de Alta Calidad. Resultado de esta labor, la Institución cuenta con 35 programas Acreditados de Alta Calidad por parte del Consejo Nacional de Acreditación; </w:t>
      </w:r>
      <w:r w:rsidRPr="006451FC" w:rsidR="710B20EF">
        <w:rPr>
          <w:rFonts w:ascii="Times New Roman" w:hAnsi="Times New Roman" w:cs="Times New Roman"/>
        </w:rPr>
        <w:t>p</w:t>
      </w:r>
      <w:r w:rsidRPr="006451FC">
        <w:rPr>
          <w:rFonts w:ascii="Times New Roman" w:hAnsi="Times New Roman" w:cs="Times New Roman"/>
        </w:rPr>
        <w:t>rincipalmente, los programa</w:t>
      </w:r>
      <w:r w:rsidRPr="006451FC" w:rsidR="710B20EF">
        <w:rPr>
          <w:rFonts w:ascii="Times New Roman" w:hAnsi="Times New Roman" w:cs="Times New Roman"/>
        </w:rPr>
        <w:t>s</w:t>
      </w:r>
      <w:r w:rsidRPr="006451FC">
        <w:rPr>
          <w:rFonts w:ascii="Times New Roman" w:hAnsi="Times New Roman" w:cs="Times New Roman"/>
        </w:rPr>
        <w:t xml:space="preserve"> que han obtenido la Acreditación de Alta Calidad se encuentran en la Facultad de Ciencias y Educación con 12 programas; le sigue la Facultad de Medio Ambiente y Recursos Naturales con 7; la Facultad de Ingeniería con 6, la Facultad Tecnológica con 6, la Facultad de Artes-ASAB con 3 y, por último, la Facultad de Ciencias Matemáticas y Naturales con 1. Es importante señalar que mediante el </w:t>
      </w:r>
      <w:hyperlink r:id="rId15">
        <w:r w:rsidRPr="006451FC">
          <w:rPr>
            <w:rStyle w:val="Hipervnculo"/>
            <w:rFonts w:ascii="Times New Roman" w:hAnsi="Times New Roman" w:cs="Times New Roman"/>
          </w:rPr>
          <w:t>Acuerdo 007 de 2023</w:t>
        </w:r>
      </w:hyperlink>
      <w:r w:rsidRPr="006451FC">
        <w:rPr>
          <w:rFonts w:ascii="Times New Roman" w:hAnsi="Times New Roman" w:cs="Times New Roman"/>
        </w:rPr>
        <w:t xml:space="preserve"> el Consejo Superior Universitario crea la Facultad de Ciencias de la Salud. </w:t>
      </w:r>
    </w:p>
    <w:p w:rsidRPr="006451FC" w:rsidR="008A79C1" w:rsidP="007A1AFD" w:rsidRDefault="48A47A28" w14:paraId="3D0B8EE7" w14:textId="795813BD">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Así mismo, la Renovación de la Acreditación Institucional de Alta Calidad que recibió la Universidad con la </w:t>
      </w:r>
      <w:hyperlink r:id="rId16">
        <w:r w:rsidRPr="006451FC">
          <w:rPr>
            <w:rStyle w:val="Hipervnculo"/>
            <w:rFonts w:ascii="Times New Roman" w:hAnsi="Times New Roman" w:cs="Times New Roman"/>
          </w:rPr>
          <w:t>Resolución No.023653  del 10 de diciembre de 2021</w:t>
        </w:r>
      </w:hyperlink>
      <w:r w:rsidRPr="006451FC">
        <w:rPr>
          <w:rFonts w:ascii="Times New Roman" w:hAnsi="Times New Roman" w:cs="Times New Roman"/>
        </w:rPr>
        <w:t xml:space="preserve"> por un término de 8 años, evidencia que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w:t>
      </w:r>
      <w:r w:rsidRPr="006451FC">
        <w:rPr>
          <w:rFonts w:ascii="Times New Roman" w:hAnsi="Times New Roman" w:cs="Times New Roman"/>
        </w:rPr>
        <w:t xml:space="preserve">ha sido concedido (estudiante, docente, administrativo, directivo, egresado, etc.). Los modos como institucionalmente se lleva a cabo la gestión académica y administrativa en el marco de la excelencia académica, ofrecen a la sociedad en general un balance sobre </w:t>
      </w:r>
      <w:r w:rsidRPr="006451FC" w:rsidR="08DB4C7C">
        <w:rPr>
          <w:rFonts w:ascii="Times New Roman" w:hAnsi="Times New Roman" w:cs="Times New Roman"/>
        </w:rPr>
        <w:t xml:space="preserve">la </w:t>
      </w:r>
      <w:r w:rsidRPr="006451FC">
        <w:rPr>
          <w:rFonts w:ascii="Times New Roman" w:hAnsi="Times New Roman" w:cs="Times New Roman"/>
        </w:rPr>
        <w:t>labor y les permite brindar un voto de confianza a la Institución; que al autoevaluarse evidencia un compromiso constante con el mejoramiento.</w:t>
      </w:r>
    </w:p>
    <w:p w:rsidRPr="006451FC" w:rsidR="008A79C1" w:rsidP="7E172A74" w:rsidRDefault="48A47A28" w14:paraId="7F76030A" w14:textId="6D9AA74D">
      <w:pPr>
        <w:pStyle w:val="Sinespaciado"/>
        <w:spacing w:before="240" w:after="240" w:line="276" w:lineRule="auto"/>
        <w:jc w:val="both"/>
        <w:rPr>
          <w:rFonts w:ascii="Times New Roman" w:hAnsi="Times New Roman" w:cs="Times New Roman"/>
          <w:b/>
          <w:bCs/>
        </w:rPr>
      </w:pPr>
      <w:r w:rsidRPr="006451FC">
        <w:rPr>
          <w:rFonts w:ascii="Times New Roman" w:hAnsi="Times New Roman" w:cs="Times New Roman"/>
        </w:rPr>
        <w:t xml:space="preserve">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 permanente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w:t>
      </w:r>
      <w:r w:rsidRPr="006451FC" w:rsidR="0270E5A4">
        <w:rPr>
          <w:rFonts w:ascii="Times New Roman" w:hAnsi="Times New Roman" w:cs="Times New Roman"/>
        </w:rPr>
        <w:t>la</w:t>
      </w:r>
      <w:r w:rsidRPr="006451FC">
        <w:rPr>
          <w:rFonts w:ascii="Times New Roman" w:hAnsi="Times New Roman" w:cs="Times New Roman"/>
        </w:rPr>
        <w:t xml:space="preserve"> labor académica de la Institución.</w:t>
      </w:r>
    </w:p>
    <w:p w:rsidRPr="006451FC" w:rsidR="00D97984" w:rsidP="007A1AFD" w:rsidRDefault="39B7B66B" w14:paraId="3254094A" w14:textId="46ED07DF">
      <w:pPr>
        <w:pStyle w:val="Ttulo2"/>
        <w:spacing w:line="276" w:lineRule="auto"/>
        <w:ind w:left="720"/>
        <w:rPr>
          <w:rFonts w:cs="Times New Roman"/>
        </w:rPr>
      </w:pPr>
      <w:bookmarkStart w:name="_Toc1932511025" w:id="8"/>
      <w:bookmarkStart w:name="_Toc211321907" w:id="9"/>
      <w:r w:rsidRPr="006451FC">
        <w:rPr>
          <w:rFonts w:cs="Times New Roman"/>
        </w:rPr>
        <w:t>Misión</w:t>
      </w:r>
      <w:bookmarkEnd w:id="8"/>
      <w:bookmarkEnd w:id="9"/>
    </w:p>
    <w:p w:rsidRPr="006451FC" w:rsidR="00B27677" w:rsidP="007A1AFD" w:rsidRDefault="523D4B85" w14:paraId="1B72D938" w14:textId="6DAFD658">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p>
    <w:p w:rsidRPr="006451FC" w:rsidR="00D97984" w:rsidP="007A1AFD" w:rsidRDefault="39B7B66B" w14:paraId="5CF533EC" w14:textId="49E0CF92">
      <w:pPr>
        <w:pStyle w:val="Ttulo2"/>
        <w:spacing w:line="276" w:lineRule="auto"/>
        <w:ind w:left="720"/>
        <w:rPr>
          <w:rFonts w:cs="Times New Roman"/>
        </w:rPr>
      </w:pPr>
      <w:bookmarkStart w:name="_Toc2003737643" w:id="10"/>
      <w:bookmarkStart w:name="_Toc211321908" w:id="11"/>
      <w:r w:rsidRPr="006451FC">
        <w:rPr>
          <w:rFonts w:cs="Times New Roman"/>
        </w:rPr>
        <w:t>Visión</w:t>
      </w:r>
      <w:bookmarkEnd w:id="10"/>
      <w:bookmarkEnd w:id="11"/>
    </w:p>
    <w:p w:rsidRPr="006451FC" w:rsidR="00C543CA" w:rsidP="007A1AFD" w:rsidRDefault="5F0D048B" w14:paraId="6B2115EE" w14:textId="4DBCFC0C">
      <w:pPr>
        <w:pStyle w:val="Sinespaciado"/>
        <w:spacing w:before="240" w:line="276" w:lineRule="auto"/>
        <w:jc w:val="both"/>
        <w:rPr>
          <w:rFonts w:ascii="Times New Roman" w:hAnsi="Times New Roman" w:cs="Times New Roman"/>
        </w:rPr>
      </w:pPr>
      <w:r w:rsidRPr="006451FC">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rsidRPr="006451FC" w:rsidR="00CD230E" w:rsidP="007A1AFD" w:rsidRDefault="00CD230E" w14:paraId="3E8A1C39" w14:textId="53698DFF">
      <w:pPr>
        <w:spacing w:line="276" w:lineRule="auto"/>
        <w:rPr>
          <w:rFonts w:ascii="Times New Roman" w:hAnsi="Times New Roman" w:cs="Times New Roman"/>
          <w:lang w:val="es-CO"/>
        </w:rPr>
      </w:pPr>
      <w:r w:rsidRPr="006451FC">
        <w:rPr>
          <w:rFonts w:ascii="Times New Roman" w:hAnsi="Times New Roman" w:cs="Times New Roman"/>
        </w:rPr>
        <w:br w:type="page"/>
      </w:r>
    </w:p>
    <w:p w:rsidRPr="006451FC" w:rsidR="00D97984" w:rsidP="00231F21" w:rsidRDefault="39B7B66B" w14:paraId="45D5CEFC" w14:textId="5FB9C533">
      <w:pPr>
        <w:pStyle w:val="Ttulo1"/>
        <w:numPr>
          <w:ilvl w:val="0"/>
          <w:numId w:val="31"/>
        </w:numPr>
        <w:spacing w:after="240" w:line="276" w:lineRule="auto"/>
        <w:rPr>
          <w:rFonts w:cs="Times New Roman"/>
        </w:rPr>
      </w:pPr>
      <w:bookmarkStart w:name="_Toc1577830329" w:id="12"/>
      <w:bookmarkStart w:name="_Toc211321909" w:id="13"/>
      <w:r w:rsidRPr="006451FC">
        <w:rPr>
          <w:rFonts w:cs="Times New Roman"/>
        </w:rPr>
        <w:t>Capítulo I. Aspectos generales del proyecto curricular</w:t>
      </w:r>
      <w:bookmarkEnd w:id="12"/>
      <w:bookmarkEnd w:id="13"/>
      <w:r w:rsidRPr="006451FC">
        <w:rPr>
          <w:rFonts w:cs="Times New Roman"/>
        </w:rPr>
        <w:t xml:space="preserve"> </w:t>
      </w:r>
    </w:p>
    <w:p w:rsidRPr="006451FC" w:rsidR="00D97984" w:rsidP="00231F21" w:rsidRDefault="39B7B66B" w14:paraId="367262C1" w14:textId="243B22E1">
      <w:pPr>
        <w:pStyle w:val="Ttulo2"/>
        <w:numPr>
          <w:ilvl w:val="1"/>
          <w:numId w:val="31"/>
        </w:numPr>
        <w:spacing w:line="276" w:lineRule="auto"/>
        <w:rPr>
          <w:rFonts w:cs="Times New Roman"/>
        </w:rPr>
      </w:pPr>
      <w:bookmarkStart w:name="_Toc2114351027" w:id="14"/>
      <w:bookmarkStart w:name="_Toc211321910" w:id="15"/>
      <w:r w:rsidRPr="006451FC">
        <w:rPr>
          <w:rFonts w:cs="Times New Roman"/>
        </w:rPr>
        <w:t>Propósitos de formación del proyecto curricular</w:t>
      </w:r>
      <w:bookmarkEnd w:id="14"/>
      <w:bookmarkEnd w:id="15"/>
    </w:p>
    <w:p w:rsidRPr="006451FC" w:rsidR="002A612B" w:rsidP="007A1AFD" w:rsidRDefault="5F0D048B" w14:paraId="52BE2675" w14:textId="4B4EFEC6" w14:noSpellErr="1">
      <w:pPr>
        <w:pStyle w:val="Sinespaciado"/>
        <w:spacing w:before="240" w:line="276" w:lineRule="auto"/>
        <w:jc w:val="both"/>
        <w:rPr>
          <w:rFonts w:ascii="Times New Roman" w:hAnsi="Times New Roman" w:cs="Times New Roman"/>
        </w:rPr>
      </w:pPr>
      <w:r w:rsidRPr="24D56419" w:rsidR="74C5BCB2">
        <w:rPr>
          <w:rFonts w:ascii="Times New Roman" w:hAnsi="Times New Roman" w:cs="Times New Roman"/>
        </w:rPr>
        <w:t xml:space="preserve">En este apartado se presentan los propósitos de formación, objetivos, misión y visión correspondientes </w:t>
      </w:r>
      <w:r w:rsidRPr="24D56419" w:rsidR="74C5BCB2">
        <w:rPr>
          <w:rFonts w:ascii="Times New Roman" w:hAnsi="Times New Roman" w:cs="Times New Roman"/>
          <w:highlight w:val="yellow"/>
          <w:rPrChange w:author="COMITE DE CURRICULO Y CALIDAD POSGRADOS" w:date="2025-10-28T17:43:20.69Z" w:id="743294677">
            <w:rPr>
              <w:rFonts w:ascii="Times New Roman" w:hAnsi="Times New Roman" w:cs="Times New Roman"/>
            </w:rPr>
          </w:rPrChange>
        </w:rPr>
        <w:t xml:space="preserve">a las dos modalidades de la Maestría en Ciencias de la Información y las Comunicaciones: la Metodología Investigación (SNIES: 17528). Dado que ambos </w:t>
      </w:r>
      <w:commentRangeStart w:id="468001506"/>
      <w:r w:rsidRPr="24D56419" w:rsidR="74C5BCB2">
        <w:rPr>
          <w:rFonts w:ascii="Times New Roman" w:hAnsi="Times New Roman" w:cs="Times New Roman"/>
          <w:highlight w:val="yellow"/>
          <w:rPrChange w:author="COMITE DE CURRICULO Y CALIDAD POSGRADOS" w:date="2025-10-28T17:43:20.69Z" w:id="1496576572">
            <w:rPr>
              <w:rFonts w:ascii="Times New Roman" w:hAnsi="Times New Roman" w:cs="Times New Roman"/>
            </w:rPr>
          </w:rPrChange>
        </w:rPr>
        <w:t>programas</w:t>
      </w:r>
      <w:commentRangeEnd w:id="468001506"/>
      <w:r>
        <w:rPr>
          <w:rStyle w:val="CommentReference"/>
        </w:rPr>
        <w:commentReference w:id="468001506"/>
      </w:r>
      <w:r w:rsidRPr="24D56419" w:rsidR="74C5BCB2">
        <w:rPr>
          <w:rFonts w:ascii="Times New Roman" w:hAnsi="Times New Roman" w:cs="Times New Roman"/>
        </w:rPr>
        <w:t xml:space="preserve"> comparten la misma misión y visión, pero difieren en sus propósitos formativos y objetivos específicos, se expone la información de forma diferenciada cuando corresponde y unificada cuando los contenidos son idénticos, con el fin de reflejar con precisión las particularidades y puntos en común de cada modalidad.</w:t>
      </w:r>
    </w:p>
    <w:p w:rsidRPr="006451FC" w:rsidR="002A612B" w:rsidP="00231F21" w:rsidRDefault="2D4DE6FD" w14:paraId="60064997" w14:textId="4229AC15">
      <w:pPr>
        <w:pStyle w:val="NormalWeb"/>
        <w:numPr>
          <w:ilvl w:val="0"/>
          <w:numId w:val="5"/>
        </w:numPr>
        <w:spacing w:after="0" w:afterAutospacing="0" w:line="276" w:lineRule="auto"/>
        <w:jc w:val="both"/>
        <w:rPr>
          <w:i/>
          <w:iCs/>
          <w:sz w:val="22"/>
          <w:szCs w:val="22"/>
        </w:rPr>
      </w:pPr>
      <w:r w:rsidRPr="006451FC">
        <w:rPr>
          <w:rStyle w:val="Textoennegrita"/>
          <w:sz w:val="22"/>
          <w:szCs w:val="22"/>
        </w:rPr>
        <w:t xml:space="preserve">Investigación (SNIES: 17528): </w:t>
      </w:r>
      <w:r w:rsidRPr="006451FC">
        <w:rPr>
          <w:rStyle w:val="nfasis"/>
          <w:i w:val="0"/>
          <w:iCs w:val="0"/>
          <w:sz w:val="22"/>
          <w:szCs w:val="22"/>
        </w:rPr>
        <w:t>El propósito de formación de la Maestría en Ciencias de la Información y las Comunicaciones – Metodología Investigación es desarrollar en los estudiantes las competencias necesarias para generar nuevo conocimiento en el campo de las ciencias de la información y las comunicaciones, mediante la formulación y ejecución de proyectos de investigación que respondan a problemáticas relevantes a nivel nacional e internacional.</w:t>
      </w:r>
    </w:p>
    <w:p w:rsidRPr="006451FC" w:rsidR="002A612B" w:rsidP="6BBB1636" w:rsidRDefault="2D4DE6FD" w14:paraId="3324E39B" w14:textId="4149B7E6">
      <w:pPr>
        <w:pStyle w:val="Sinespaciado"/>
        <w:spacing w:before="240" w:line="276" w:lineRule="auto"/>
        <w:jc w:val="both"/>
        <w:rPr>
          <w:rFonts w:ascii="Times New Roman" w:hAnsi="Times New Roman" w:cs="Times New Roman"/>
          <w:b/>
          <w:bCs/>
        </w:rPr>
      </w:pPr>
      <w:bookmarkStart w:name="_Toc206078081" w:id="16"/>
      <w:r w:rsidRPr="006451FC">
        <w:rPr>
          <w:rFonts w:ascii="Times New Roman" w:hAnsi="Times New Roman" w:cs="Times New Roman"/>
          <w:b/>
          <w:bCs/>
        </w:rPr>
        <w:t>Objetivo general</w:t>
      </w:r>
      <w:bookmarkEnd w:id="16"/>
      <w:r w:rsidRPr="006451FC" w:rsidR="3BF4DE9E">
        <w:rPr>
          <w:rFonts w:ascii="Times New Roman" w:hAnsi="Times New Roman" w:cs="Times New Roman"/>
          <w:b/>
          <w:bCs/>
        </w:rPr>
        <w:t>:</w:t>
      </w:r>
    </w:p>
    <w:p w:rsidRPr="006451FC" w:rsidR="002A612B" w:rsidP="00231F21" w:rsidRDefault="2D4DE6FD" w14:paraId="7E6D07F4" w14:textId="776745AA">
      <w:pPr>
        <w:pStyle w:val="NormalWeb"/>
        <w:numPr>
          <w:ilvl w:val="0"/>
          <w:numId w:val="6"/>
        </w:numPr>
        <w:spacing w:after="0" w:afterAutospacing="0" w:line="276" w:lineRule="auto"/>
        <w:jc w:val="both"/>
        <w:rPr>
          <w:sz w:val="22"/>
          <w:szCs w:val="22"/>
        </w:rPr>
      </w:pPr>
      <w:r w:rsidRPr="006451FC">
        <w:rPr>
          <w:rStyle w:val="Textoennegrita"/>
          <w:sz w:val="22"/>
          <w:szCs w:val="22"/>
        </w:rPr>
        <w:t>Investigación</w:t>
      </w:r>
      <w:r w:rsidRPr="006451FC" w:rsidR="002A612B">
        <w:br/>
      </w:r>
      <w:r w:rsidRPr="006451FC" w:rsidR="3D9940DD">
        <w:rPr>
          <w:sz w:val="22"/>
          <w:szCs w:val="22"/>
        </w:rPr>
        <w:t>Formar investigadores que contribuyan a la generación de nuevo conocimiento científico y tecnológico, en las áreas de: Teleinformática, Ingeniería de Software, Inteligencia Artificial y Geomática.</w:t>
      </w:r>
    </w:p>
    <w:p w:rsidRPr="006451FC" w:rsidR="002A612B" w:rsidP="007A1AFD" w:rsidRDefault="2D4DE6FD" w14:paraId="4D2079FF" w14:textId="30092621">
      <w:pPr>
        <w:pStyle w:val="Sinespaciado"/>
        <w:spacing w:before="240" w:line="276" w:lineRule="auto"/>
        <w:jc w:val="both"/>
        <w:rPr>
          <w:rFonts w:ascii="Times New Roman" w:hAnsi="Times New Roman" w:cs="Times New Roman"/>
          <w:b/>
          <w:bCs/>
        </w:rPr>
      </w:pPr>
      <w:bookmarkStart w:name="_Toc206078082" w:id="17"/>
      <w:r w:rsidRPr="006451FC">
        <w:rPr>
          <w:rFonts w:ascii="Times New Roman" w:hAnsi="Times New Roman" w:cs="Times New Roman"/>
          <w:b/>
          <w:bCs/>
        </w:rPr>
        <w:t>Objetivos específicos</w:t>
      </w:r>
      <w:bookmarkEnd w:id="17"/>
      <w:r w:rsidRPr="006451FC" w:rsidR="3BF4DE9E">
        <w:rPr>
          <w:rFonts w:ascii="Times New Roman" w:hAnsi="Times New Roman" w:cs="Times New Roman"/>
          <w:b/>
          <w:bCs/>
        </w:rPr>
        <w:t>:</w:t>
      </w:r>
    </w:p>
    <w:p w:rsidRPr="006451FC" w:rsidR="002A612B" w:rsidP="00231F21" w:rsidRDefault="2D4DE6FD" w14:paraId="71F50998" w14:textId="77777777">
      <w:pPr>
        <w:pStyle w:val="NormalWeb"/>
        <w:numPr>
          <w:ilvl w:val="0"/>
          <w:numId w:val="7"/>
        </w:numPr>
        <w:spacing w:after="0" w:afterAutospacing="0" w:line="276" w:lineRule="auto"/>
        <w:rPr>
          <w:sz w:val="22"/>
          <w:szCs w:val="22"/>
        </w:rPr>
      </w:pPr>
      <w:r w:rsidRPr="006451FC">
        <w:rPr>
          <w:rStyle w:val="Textoennegrita"/>
          <w:sz w:val="22"/>
          <w:szCs w:val="22"/>
        </w:rPr>
        <w:t>Investigación</w:t>
      </w:r>
    </w:p>
    <w:p w:rsidRPr="006451FC" w:rsidR="002A612B" w:rsidP="7E172A74" w:rsidRDefault="20A56160" w14:paraId="7CD57FF0" w14:textId="180F0A35">
      <w:pPr>
        <w:spacing w:line="257" w:lineRule="auto"/>
        <w:ind w:left="708"/>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rsidRPr="006451FC" w:rsidR="002A612B" w:rsidP="7E172A74" w:rsidRDefault="20A56160" w14:paraId="5CDF99D0" w14:textId="7BAD2B49">
      <w:pPr>
        <w:spacing w:line="257" w:lineRule="auto"/>
        <w:ind w:left="708"/>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Incurrir en la formulación y desarrollo de estrategias por parte del estado y los organismos responsables de la planeación, diseño, operación y administración de plataformas de las Tecnologías de la información y las Comunicaciones.</w:t>
      </w:r>
    </w:p>
    <w:p w:rsidRPr="006451FC" w:rsidR="002A612B" w:rsidP="7E172A74" w:rsidRDefault="20A56160" w14:paraId="2C397DDB" w14:textId="38015CB5">
      <w:pPr>
        <w:spacing w:line="257" w:lineRule="auto"/>
        <w:ind w:left="708"/>
        <w:jc w:val="both"/>
        <w:rPr>
          <w:rFonts w:ascii="Times New Roman" w:hAnsi="Times New Roman" w:cs="Times New Roman"/>
        </w:rPr>
      </w:pPr>
      <w:r w:rsidRPr="006451FC">
        <w:rPr>
          <w:rFonts w:ascii="Times New Roman" w:hAnsi="Times New Roman" w:eastAsia="Times New Roman" w:cs="Times New Roman"/>
          <w:lang w:val="es-CO"/>
        </w:rPr>
        <w:t>Formar Investigadores con solvencia y claridad en la producción académica y con visión científica para el desarrollo de nuevo conocimiento en las áreas de las Ciencias de la Información y las Comunicaciones.</w:t>
      </w:r>
      <w:r w:rsidRPr="006451FC">
        <w:rPr>
          <w:rFonts w:ascii="Times New Roman" w:hAnsi="Times New Roman" w:cs="Times New Roman"/>
        </w:rPr>
        <w:t xml:space="preserve"> </w:t>
      </w:r>
    </w:p>
    <w:p w:rsidRPr="006451FC" w:rsidR="002A612B" w:rsidP="14AFE909" w:rsidRDefault="2D4DE6FD" w14:paraId="0B007DDD" w14:textId="6B56B0A6">
      <w:pPr>
        <w:pStyle w:val="Ttulo3"/>
        <w:spacing w:before="0" w:after="160" w:line="257" w:lineRule="auto"/>
        <w:ind w:left="708"/>
        <w:jc w:val="both"/>
        <w:rPr>
          <w:rFonts w:cs="Times New Roman" w:eastAsiaTheme="minorEastAsia"/>
          <w:lang w:val="es-CO"/>
        </w:rPr>
      </w:pPr>
      <w:bookmarkStart w:name="_Toc206078083" w:id="18"/>
      <w:bookmarkStart w:name="_Toc211321911" w:id="19"/>
      <w:r w:rsidRPr="006451FC">
        <w:rPr>
          <w:rFonts w:cs="Times New Roman" w:eastAsiaTheme="minorEastAsia"/>
          <w:lang w:val="es-CO"/>
        </w:rPr>
        <w:t xml:space="preserve">Misión y </w:t>
      </w:r>
      <w:r w:rsidRPr="006451FC" w:rsidR="02F73729">
        <w:rPr>
          <w:rFonts w:cs="Times New Roman" w:eastAsiaTheme="minorEastAsia"/>
          <w:lang w:val="es-CO"/>
        </w:rPr>
        <w:t>V</w:t>
      </w:r>
      <w:r w:rsidRPr="006451FC">
        <w:rPr>
          <w:rFonts w:cs="Times New Roman" w:eastAsiaTheme="minorEastAsia"/>
          <w:lang w:val="es-CO"/>
        </w:rPr>
        <w:t>isión</w:t>
      </w:r>
      <w:bookmarkEnd w:id="18"/>
      <w:r w:rsidRPr="006451FC" w:rsidR="3BF4DE9E">
        <w:rPr>
          <w:rFonts w:cs="Times New Roman" w:eastAsiaTheme="minorEastAsia"/>
          <w:lang w:val="es-CO"/>
        </w:rPr>
        <w:t>:</w:t>
      </w:r>
      <w:bookmarkEnd w:id="19"/>
    </w:p>
    <w:p w:rsidRPr="006451FC" w:rsidR="002A612B" w:rsidP="00231F21" w:rsidRDefault="5F0D048B" w14:paraId="0BC20E08" w14:textId="6A775096">
      <w:pPr>
        <w:pStyle w:val="NormalWeb"/>
        <w:numPr>
          <w:ilvl w:val="0"/>
          <w:numId w:val="8"/>
        </w:numPr>
        <w:spacing w:after="0" w:afterAutospacing="0" w:line="276" w:lineRule="auto"/>
        <w:jc w:val="both"/>
        <w:rPr>
          <w:rStyle w:val="nfasis"/>
          <w:i w:val="0"/>
          <w:iCs w:val="0"/>
          <w:sz w:val="22"/>
          <w:szCs w:val="22"/>
        </w:rPr>
      </w:pPr>
      <w:r w:rsidRPr="006451FC">
        <w:rPr>
          <w:rStyle w:val="Textoennegrita"/>
          <w:sz w:val="22"/>
          <w:szCs w:val="22"/>
        </w:rPr>
        <w:t xml:space="preserve">Misión: </w:t>
      </w:r>
      <w:r w:rsidRPr="006451FC">
        <w:rPr>
          <w:rStyle w:val="nfasis"/>
          <w:i w:val="0"/>
          <w:iCs w:val="0"/>
          <w:sz w:val="22"/>
          <w:szCs w:val="22"/>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rsidRPr="006451FC" w:rsidR="00672369" w:rsidP="00231F21" w:rsidRDefault="5F0D048B" w14:paraId="300BE2D0" w14:textId="30BF8793">
      <w:pPr>
        <w:pStyle w:val="NormalWeb"/>
        <w:numPr>
          <w:ilvl w:val="0"/>
          <w:numId w:val="8"/>
        </w:numPr>
        <w:spacing w:after="240" w:afterAutospacing="0" w:line="276" w:lineRule="auto"/>
        <w:jc w:val="both"/>
        <w:rPr>
          <w:rStyle w:val="nfasis"/>
          <w:i w:val="0"/>
          <w:iCs w:val="0"/>
          <w:sz w:val="22"/>
          <w:szCs w:val="22"/>
        </w:rPr>
      </w:pPr>
      <w:r w:rsidRPr="006451FC">
        <w:rPr>
          <w:rStyle w:val="Textoennegrita"/>
          <w:sz w:val="22"/>
          <w:szCs w:val="22"/>
        </w:rPr>
        <w:t xml:space="preserve">Visión: </w:t>
      </w:r>
      <w:r w:rsidRPr="006451FC">
        <w:rPr>
          <w:rStyle w:val="nfasis"/>
          <w:i w:val="0"/>
          <w:iCs w:val="0"/>
          <w:sz w:val="22"/>
          <w:szCs w:val="22"/>
        </w:rPr>
        <w:t xml:space="preserve">Constituirse para el 2035 en un referente a nivel nacional e internacional en la generación de conocimiento que facilitará la solución de problemas sociales, tecnológicos y científicos que se presentan y generan dificultades en el desarrollo del país; promoviendo un </w:t>
      </w:r>
      <w:r w:rsidRPr="006451FC">
        <w:rPr>
          <w:rStyle w:val="nfasis"/>
          <w:i w:val="0"/>
          <w:iCs w:val="0"/>
          <w:sz w:val="22"/>
          <w:szCs w:val="22"/>
        </w:rPr>
        <w:t>ambiente de producción científica y académica de alto nivel acorde a las necesidades de productividad y competitividad de la sociedad colombiana en el entorno mundial. De acuerdo a lo anterior, la Maestría realiza los proceso para formar Investigadores con solvencia y claridad en la producción académica y con visión científica para el desarrollo de nuevo conocimiento en las áreas de las Ciencias de la Información y las Comunicaciones, se incluyen las estrategias generadas por parte del estado y los organismos responsables respecto a la planeación, el diseño, la operación y la administración de plataformas de las Tecnologías de la información y las Comunicaciones.</w:t>
      </w:r>
    </w:p>
    <w:p w:rsidRPr="006451FC" w:rsidR="00D97984" w:rsidP="00231F21" w:rsidRDefault="39B7B66B" w14:paraId="5D434B58" w14:textId="7028F2FB">
      <w:pPr>
        <w:pStyle w:val="Ttulo2"/>
        <w:numPr>
          <w:ilvl w:val="1"/>
          <w:numId w:val="31"/>
        </w:numPr>
        <w:spacing w:after="240" w:line="276" w:lineRule="auto"/>
        <w:rPr>
          <w:rFonts w:cs="Times New Roman"/>
        </w:rPr>
      </w:pPr>
      <w:bookmarkStart w:name="_Toc1646858291" w:id="20"/>
      <w:bookmarkStart w:name="_Toc211321912" w:id="21"/>
      <w:r w:rsidRPr="006451FC">
        <w:rPr>
          <w:rFonts w:cs="Times New Roman"/>
        </w:rPr>
        <w:t>Perfiles</w:t>
      </w:r>
      <w:bookmarkEnd w:id="20"/>
      <w:bookmarkEnd w:id="21"/>
    </w:p>
    <w:p w:rsidRPr="006451FC" w:rsidR="002A612B" w:rsidP="6BBB1636" w:rsidRDefault="2D4DE6FD" w14:paraId="194A54B6" w14:textId="02F1D218">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Perfil de ingreso</w:t>
      </w:r>
      <w:r w:rsidRPr="006451FC" w:rsidR="3BF4DE9E">
        <w:rPr>
          <w:rFonts w:ascii="Times New Roman" w:hAnsi="Times New Roman" w:cs="Times New Roman"/>
          <w:b/>
          <w:bCs/>
        </w:rPr>
        <w:t>:</w:t>
      </w:r>
    </w:p>
    <w:p w:rsidRPr="006451FC" w:rsidR="007370DD" w:rsidP="00231F21" w:rsidRDefault="2D4DE6FD" w14:paraId="08A68FE7" w14:textId="77777777">
      <w:pPr>
        <w:pStyle w:val="NormalWeb"/>
        <w:numPr>
          <w:ilvl w:val="0"/>
          <w:numId w:val="9"/>
        </w:numPr>
        <w:spacing w:after="0" w:afterAutospacing="0" w:line="276" w:lineRule="auto"/>
        <w:jc w:val="both"/>
        <w:rPr>
          <w:rStyle w:val="Textoennegrita"/>
          <w:b w:val="0"/>
          <w:bCs w:val="0"/>
          <w:sz w:val="22"/>
          <w:szCs w:val="22"/>
        </w:rPr>
      </w:pPr>
      <w:r w:rsidRPr="006451FC">
        <w:rPr>
          <w:rStyle w:val="Textoennegrita"/>
          <w:sz w:val="22"/>
          <w:szCs w:val="22"/>
        </w:rPr>
        <w:t>Investigación (SNIES: 17528)</w:t>
      </w:r>
    </w:p>
    <w:p w:rsidRPr="006451FC" w:rsidR="002A612B" w:rsidP="7E172A74" w:rsidRDefault="2D4DE6FD" w14:paraId="53A0786C" w14:textId="5333E35F">
      <w:pPr>
        <w:pStyle w:val="NormalWeb"/>
        <w:spacing w:before="0" w:beforeAutospacing="0" w:after="0" w:afterAutospacing="0" w:line="276" w:lineRule="auto"/>
        <w:ind w:left="720"/>
        <w:jc w:val="both"/>
        <w:rPr>
          <w:sz w:val="22"/>
          <w:szCs w:val="22"/>
        </w:rPr>
      </w:pPr>
      <w:r w:rsidRPr="006451FC">
        <w:rPr>
          <w:sz w:val="22"/>
          <w:szCs w:val="22"/>
        </w:rP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rsidRPr="006451FC" w:rsidR="002A612B" w:rsidP="6BBB1636" w:rsidRDefault="2D4DE6FD" w14:paraId="1B24D195" w14:textId="10EF2314">
      <w:pPr>
        <w:pStyle w:val="Sinespaciado"/>
        <w:spacing w:line="276" w:lineRule="auto"/>
        <w:jc w:val="both"/>
        <w:rPr>
          <w:rFonts w:ascii="Times New Roman" w:hAnsi="Times New Roman" w:cs="Times New Roman"/>
          <w:b/>
          <w:bCs/>
        </w:rPr>
      </w:pPr>
      <w:r w:rsidRPr="006451FC">
        <w:rPr>
          <w:rFonts w:ascii="Times New Roman" w:hAnsi="Times New Roman" w:cs="Times New Roman"/>
          <w:b/>
          <w:bCs/>
        </w:rPr>
        <w:t>Perfil de egreso</w:t>
      </w:r>
      <w:r w:rsidRPr="006451FC" w:rsidR="3BF4DE9E">
        <w:rPr>
          <w:rFonts w:ascii="Times New Roman" w:hAnsi="Times New Roman" w:cs="Times New Roman"/>
          <w:b/>
          <w:bCs/>
        </w:rPr>
        <w:t>:</w:t>
      </w:r>
    </w:p>
    <w:p w:rsidRPr="006451FC" w:rsidR="002A612B" w:rsidP="00231F21" w:rsidRDefault="5F0D048B" w14:paraId="6E88F367" w14:textId="5BA116DC">
      <w:pPr>
        <w:pStyle w:val="NormalWeb"/>
        <w:numPr>
          <w:ilvl w:val="0"/>
          <w:numId w:val="10"/>
        </w:numPr>
        <w:spacing w:after="0" w:afterAutospacing="0" w:line="276" w:lineRule="auto"/>
        <w:jc w:val="both"/>
        <w:rPr>
          <w:sz w:val="22"/>
          <w:szCs w:val="22"/>
        </w:rPr>
      </w:pPr>
      <w:r w:rsidRPr="006451FC">
        <w:rPr>
          <w:rStyle w:val="Textoennegrita"/>
          <w:sz w:val="22"/>
          <w:szCs w:val="22"/>
        </w:rPr>
        <w:t>Investigación</w:t>
      </w:r>
      <w:r w:rsidRPr="006451FC" w:rsidR="3ACDAD51">
        <w:br/>
      </w:r>
      <w:r w:rsidRPr="006451FC">
        <w:rPr>
          <w:sz w:val="22"/>
          <w:szCs w:val="22"/>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rsidRPr="006451FC" w:rsidR="002A612B" w:rsidP="6BBB1636" w:rsidRDefault="2D4DE6FD" w14:paraId="28F4D720" w14:textId="3AD75ADF">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Perfil ocupacional</w:t>
      </w:r>
      <w:r w:rsidRPr="006451FC" w:rsidR="3BF4DE9E">
        <w:rPr>
          <w:rFonts w:ascii="Times New Roman" w:hAnsi="Times New Roman" w:cs="Times New Roman"/>
          <w:b/>
          <w:bCs/>
        </w:rPr>
        <w:t>:</w:t>
      </w:r>
    </w:p>
    <w:p w:rsidRPr="006451FC" w:rsidR="00315842" w:rsidP="00231F21" w:rsidRDefault="2D4DE6FD" w14:paraId="0D11C5E7" w14:textId="3EF468FF">
      <w:pPr>
        <w:pStyle w:val="NormalWeb"/>
        <w:numPr>
          <w:ilvl w:val="0"/>
          <w:numId w:val="11"/>
        </w:numPr>
        <w:spacing w:after="0" w:afterAutospacing="0" w:line="276" w:lineRule="auto"/>
        <w:jc w:val="both"/>
        <w:rPr>
          <w:sz w:val="22"/>
          <w:szCs w:val="22"/>
        </w:rPr>
      </w:pPr>
      <w:r w:rsidRPr="006451FC">
        <w:rPr>
          <w:rStyle w:val="Textoennegrita"/>
          <w:sz w:val="22"/>
          <w:szCs w:val="22"/>
        </w:rPr>
        <w:t>Investigación</w:t>
      </w:r>
      <w:r w:rsidRPr="006451FC" w:rsidR="002A612B">
        <w:br/>
      </w:r>
      <w:r w:rsidRPr="006451FC" w:rsidR="2FC12CE6">
        <w:rPr>
          <w:sz w:val="22"/>
          <w:szCs w:val="22"/>
        </w:rPr>
        <w:t>El graduado será un magíster integral con responsabilidad social y científica para aplicar e integrar las ciencias de la información, las comunicaciones, la computación, la ingeniería de software, la geomática y la inteligencia artificial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rsidRPr="006451FC" w:rsidR="00315842" w:rsidP="7E172A74" w:rsidRDefault="2FC12CE6" w14:paraId="6F3094E7" w14:textId="47462CE9">
      <w:pPr>
        <w:spacing w:line="257" w:lineRule="auto"/>
        <w:ind w:left="708"/>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en áreas como Big Data, Transformación Digital e Inteligencias Artificiales. También se valida con la alta demanda laboral en </w:t>
      </w:r>
      <w:r w:rsidRPr="006451FC" w:rsidR="00F8088A">
        <w:rPr>
          <w:rFonts w:ascii="Times New Roman" w:hAnsi="Times New Roman" w:eastAsia="Times New Roman" w:cs="Times New Roman"/>
          <w:lang w:val="es-CO"/>
        </w:rPr>
        <w:t>dichas Áreas medidas</w:t>
      </w:r>
      <w:r w:rsidRPr="006451FC">
        <w:rPr>
          <w:rFonts w:ascii="Times New Roman" w:hAnsi="Times New Roman" w:eastAsia="Times New Roman" w:cs="Times New Roman"/>
          <w:lang w:val="es-CO"/>
        </w:rPr>
        <w:t xml:space="preserve"> indirectamente mediante el IBC (Índice de Base de Cotización) de los recién graduados (medido por el OLE – Observatorio Laboral para la Educación) que evidencia valores altos para egresados de maestrías en temáticas TIC en su registro más actualizado.</w:t>
      </w:r>
    </w:p>
    <w:p w:rsidRPr="006451FC" w:rsidR="39B7B66B" w:rsidP="00231F21" w:rsidRDefault="39B7B66B" w14:paraId="7F0BCAD0" w14:textId="5514D8F2">
      <w:pPr>
        <w:pStyle w:val="Ttulo2"/>
        <w:numPr>
          <w:ilvl w:val="1"/>
          <w:numId w:val="31"/>
        </w:numPr>
        <w:spacing w:after="240" w:line="276" w:lineRule="auto"/>
        <w:rPr>
          <w:rFonts w:cs="Times New Roman"/>
        </w:rPr>
      </w:pPr>
      <w:bookmarkStart w:name="_Toc1512382237" w:id="22"/>
      <w:bookmarkStart w:name="_Toc211321913" w:id="23"/>
      <w:r w:rsidRPr="006451FC">
        <w:rPr>
          <w:rFonts w:cs="Times New Roman"/>
        </w:rPr>
        <w:t>Plan de estudios y modificaciones</w:t>
      </w:r>
      <w:bookmarkEnd w:id="22"/>
      <w:bookmarkEnd w:id="23"/>
    </w:p>
    <w:p w:rsidRPr="006451FC" w:rsidR="21E10285" w:rsidP="7E172A74" w:rsidRDefault="21E10285" w14:paraId="32195B58" w14:textId="50D8EC60">
      <w:pPr>
        <w:spacing w:before="240" w:after="240"/>
        <w:jc w:val="both"/>
        <w:rPr>
          <w:rFonts w:ascii="Times New Roman" w:hAnsi="Times New Roman" w:eastAsia="Times New Roman" w:cs="Times New Roman"/>
        </w:rPr>
      </w:pPr>
      <w:r w:rsidRPr="006451FC">
        <w:rPr>
          <w:rFonts w:ascii="Times New Roman" w:hAnsi="Times New Roman" w:cs="Times New Roman" w:eastAsiaTheme="minorEastAsia"/>
        </w:rPr>
        <w:t>La Maestría en Ciencias de la Información y las Comunicaciones (MCIC) está conformada por un plan de estudios estructurado en 44 créditos académicos, distribuidos de manera equilibrada entre formación fundamental, investigación, profundización y complementariedad. De este total, el 81,82% corresponde a créditos obligatorios y el 18,18% a créditos electivos, lo que refleja una orientación sólida hacia la formación investigativa y técnica, sin perder la flexibilidad curricular.</w:t>
      </w:r>
    </w:p>
    <w:p w:rsidRPr="006451FC" w:rsidR="21E10285" w:rsidP="7E172A74" w:rsidRDefault="21E10285" w14:paraId="042B5490" w14:textId="34A4EDD2">
      <w:pPr>
        <w:spacing w:before="240" w:after="240"/>
        <w:jc w:val="both"/>
        <w:rPr>
          <w:rFonts w:ascii="Times New Roman" w:hAnsi="Times New Roman" w:eastAsia="Times New Roman" w:cs="Times New Roman"/>
        </w:rPr>
      </w:pPr>
      <w:r w:rsidRPr="006451FC">
        <w:rPr>
          <w:rFonts w:ascii="Times New Roman" w:hAnsi="Times New Roman" w:cs="Times New Roman" w:eastAsiaTheme="minorEastAsia"/>
        </w:rPr>
        <w:t>El componente fundamental representa el 18,18% del total (8 créditos) y constituye la base teórica y metodológica común a todos los énfasis, a través de dos espacios obligatorios de 4 créditos cada uno. El componente de investigación, que equivale al 36,36% (16 créditos), constituye el eje articulador del programa e incluye tres espacios obligatorios: Seminario de investigación, Trabajo de grado I y Trabajo de grado II, con una progresión que guía al estudiante desde la formulación hasta la ejecución de su proyecto de grado.</w:t>
      </w:r>
    </w:p>
    <w:p w:rsidRPr="006451FC" w:rsidR="21E10285" w:rsidP="7E172A74" w:rsidRDefault="21E10285" w14:paraId="6ED20BDB" w14:textId="4A195C52">
      <w:pPr>
        <w:spacing w:before="240" w:after="240"/>
        <w:jc w:val="both"/>
        <w:rPr>
          <w:rFonts w:ascii="Times New Roman" w:hAnsi="Times New Roman" w:eastAsia="Times New Roman" w:cs="Times New Roman"/>
        </w:rPr>
      </w:pPr>
      <w:r w:rsidRPr="006451FC">
        <w:rPr>
          <w:rFonts w:ascii="Times New Roman" w:hAnsi="Times New Roman" w:cs="Times New Roman" w:eastAsiaTheme="minorEastAsia"/>
        </w:rPr>
        <w:t>Por su parte, los espacios académicos de énfasis representan el 27,27% del plan (12 créditos) y permiten al estudiante especializarse en una de las cuatro áreas ofertadas: Teleinformática, Geomática, Ingeniería de Software o Inteligencia Artificial, eligiendo tres espacios del conjunto ofrecido en su línea de formación. Finalmente, los espacios complementarios, que corresponden al 18,18% del total (8 créditos), ofrecen una amplia flexibilidad al permitir la selección de cursos dentro del mismo énfasis, de otros énfasis, de maestrías de la Facultad de Ingeniería o incluso de otras facultades y universidades, previo aval del consejo curricular.</w:t>
      </w:r>
    </w:p>
    <w:p w:rsidRPr="006451FC" w:rsidR="21E10285" w:rsidP="7E172A74" w:rsidRDefault="21E10285" w14:paraId="106BBD5F" w14:textId="519D962D">
      <w:pPr>
        <w:spacing w:before="240" w:after="240"/>
        <w:jc w:val="both"/>
        <w:rPr>
          <w:rFonts w:ascii="Times New Roman" w:hAnsi="Times New Roman" w:eastAsia="Times New Roman" w:cs="Times New Roman"/>
        </w:rPr>
      </w:pPr>
      <w:r w:rsidRPr="006451FC">
        <w:rPr>
          <w:rFonts w:ascii="Times New Roman" w:hAnsi="Times New Roman" w:cs="Times New Roman" w:eastAsiaTheme="minorEastAsia"/>
        </w:rPr>
        <w:t>En conjunto, esta estructura equilibra la rigurosidad académica con la posibilidad de personalizar la trayectoria formativa, fomentando la integración del conocimiento y la autonomía del estudiante en su proceso de formación avanzada.</w:t>
      </w:r>
    </w:p>
    <w:p w:rsidRPr="006451FC" w:rsidR="000C7BDE" w:rsidP="007A1AFD" w:rsidRDefault="635A84DD" w14:paraId="79B76EBA" w14:textId="77777777">
      <w:pPr>
        <w:pStyle w:val="Sinespaciado"/>
        <w:spacing w:after="240" w:line="276" w:lineRule="auto"/>
        <w:rPr>
          <w:rFonts w:ascii="Times New Roman" w:hAnsi="Times New Roman" w:eastAsia="Times New Roman" w:cs="Times New Roman"/>
          <w:lang w:eastAsia="es-CO"/>
        </w:rPr>
      </w:pPr>
      <w:r w:rsidRPr="006451FC">
        <w:rPr>
          <w:rFonts w:ascii="Times New Roman" w:hAnsi="Times New Roman" w:eastAsia="Times New Roman" w:cs="Times New Roman"/>
          <w:lang w:eastAsia="es-CO"/>
        </w:rPr>
        <w:t>A continuación, se presenta el plan de estudios del programa:</w:t>
      </w:r>
    </w:p>
    <w:p w:rsidRPr="006451FC" w:rsidR="000C7BDE" w:rsidP="7E172A74" w:rsidRDefault="635A84DD" w14:paraId="09B9B21B" w14:textId="0A21E815">
      <w:pPr>
        <w:pStyle w:val="Descripcin"/>
        <w:keepNext/>
        <w:spacing w:after="0" w:line="276" w:lineRule="auto"/>
        <w:jc w:val="center"/>
        <w:rPr>
          <w:rFonts w:ascii="Times New Roman" w:hAnsi="Times New Roman" w:cs="Times New Roman"/>
          <w:i w:val="0"/>
          <w:iCs w:val="0"/>
          <w:color w:val="auto"/>
          <w:sz w:val="22"/>
          <w:szCs w:val="22"/>
        </w:rPr>
      </w:pPr>
      <w:bookmarkStart w:name="_Toc210978976" w:id="24"/>
      <w:bookmarkStart w:name="_Toc211324517" w:id="25"/>
      <w:r w:rsidRPr="006451FC">
        <w:rPr>
          <w:rFonts w:ascii="Times New Roman" w:hAnsi="Times New Roman" w:cs="Times New Roman"/>
          <w:i w:val="0"/>
          <w:iCs w:val="0"/>
          <w:color w:val="auto"/>
          <w:sz w:val="22"/>
          <w:szCs w:val="22"/>
        </w:rPr>
        <w:t xml:space="preserve">Tabla </w:t>
      </w:r>
      <w:r w:rsidRPr="006451FC" w:rsidR="000C7BDE">
        <w:rPr>
          <w:rFonts w:ascii="Times New Roman" w:hAnsi="Times New Roman" w:cs="Times New Roman"/>
          <w:i w:val="0"/>
          <w:iCs w:val="0"/>
          <w:color w:val="auto"/>
          <w:sz w:val="22"/>
          <w:szCs w:val="22"/>
        </w:rPr>
        <w:fldChar w:fldCharType="begin"/>
      </w:r>
      <w:r w:rsidRPr="006451FC" w:rsidR="000C7BDE">
        <w:rPr>
          <w:rFonts w:ascii="Times New Roman" w:hAnsi="Times New Roman" w:cs="Times New Roman"/>
          <w:i w:val="0"/>
          <w:iCs w:val="0"/>
          <w:color w:val="auto"/>
          <w:sz w:val="22"/>
          <w:szCs w:val="22"/>
        </w:rPr>
        <w:instrText xml:space="preserve"> SEQ Tabla \* ARABIC </w:instrText>
      </w:r>
      <w:r w:rsidRPr="006451FC" w:rsidR="000C7BD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w:t>
      </w:r>
      <w:r w:rsidRPr="006451FC" w:rsidR="000C7BDE">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Plan de estudio</w:t>
      </w:r>
      <w:r w:rsidRPr="006451FC" w:rsidR="2C66ABD9">
        <w:rPr>
          <w:rFonts w:ascii="Times New Roman" w:hAnsi="Times New Roman" w:cs="Times New Roman"/>
          <w:i w:val="0"/>
          <w:iCs w:val="0"/>
          <w:color w:val="auto"/>
          <w:sz w:val="22"/>
          <w:szCs w:val="22"/>
        </w:rPr>
        <w:t>s</w:t>
      </w:r>
      <w:r w:rsidRPr="006451FC">
        <w:rPr>
          <w:rFonts w:ascii="Times New Roman" w:hAnsi="Times New Roman" w:cs="Times New Roman"/>
          <w:i w:val="0"/>
          <w:iCs w:val="0"/>
          <w:color w:val="auto"/>
          <w:sz w:val="22"/>
          <w:szCs w:val="22"/>
        </w:rPr>
        <w:t xml:space="preserve"> vigente del </w:t>
      </w:r>
      <w:r w:rsidRPr="006451FC" w:rsidR="2C66ABD9">
        <w:rPr>
          <w:rFonts w:ascii="Times New Roman" w:hAnsi="Times New Roman" w:cs="Times New Roman"/>
          <w:i w:val="0"/>
          <w:iCs w:val="0"/>
          <w:color w:val="auto"/>
          <w:sz w:val="22"/>
          <w:szCs w:val="22"/>
        </w:rPr>
        <w:t xml:space="preserve">proyecto curricular </w:t>
      </w:r>
      <w:r w:rsidRPr="006451FC" w:rsidR="2D4DE6FD">
        <w:rPr>
          <w:rFonts w:ascii="Times New Roman" w:hAnsi="Times New Roman" w:cs="Times New Roman"/>
          <w:i w:val="0"/>
          <w:iCs w:val="0"/>
          <w:color w:val="auto"/>
          <w:sz w:val="22"/>
          <w:szCs w:val="22"/>
        </w:rPr>
        <w:t>Maestría en Ciencias de la Información y las Comunicaciones – Metodología Investigación (SNIES: 17528)</w:t>
      </w:r>
      <w:bookmarkEnd w:id="24"/>
      <w:bookmarkEnd w:id="25"/>
      <w:r w:rsidRPr="006451FC" w:rsidR="0D9B48CF">
        <w:rPr>
          <w:rFonts w:ascii="Times New Roman" w:hAnsi="Times New Roman" w:cs="Times New Roman"/>
          <w:i w:val="0"/>
          <w:iCs w:val="0"/>
          <w:color w:val="auto"/>
          <w:sz w:val="22"/>
          <w:szCs w:val="22"/>
        </w:rPr>
        <w:t xml:space="preserve"> </w:t>
      </w:r>
    </w:p>
    <w:tbl>
      <w:tblPr>
        <w:tblStyle w:val="Tablaconcuadrcula"/>
        <w:tblW w:w="9136" w:type="dxa"/>
        <w:tblLook w:val="04A0" w:firstRow="1" w:lastRow="0" w:firstColumn="1" w:lastColumn="0" w:noHBand="0" w:noVBand="1"/>
      </w:tblPr>
      <w:tblGrid>
        <w:gridCol w:w="1056"/>
        <w:gridCol w:w="4860"/>
        <w:gridCol w:w="2222"/>
        <w:gridCol w:w="998"/>
      </w:tblGrid>
      <w:tr w:rsidRPr="006451FC" w:rsidR="002A612B" w:rsidTr="7E172A74" w14:paraId="79FFA379" w14:textId="77777777">
        <w:trPr>
          <w:trHeight w:val="300"/>
        </w:trPr>
        <w:tc>
          <w:tcPr>
            <w:tcW w:w="105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7370DD" w:rsidRDefault="2D4DE6FD" w14:paraId="16C4ACBB"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Código</w:t>
            </w:r>
          </w:p>
        </w:tc>
        <w:tc>
          <w:tcPr>
            <w:tcW w:w="4860"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486B65" w:rsidRDefault="2D4DE6FD" w14:paraId="6AA83B9E"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Asignatura</w:t>
            </w:r>
          </w:p>
        </w:tc>
        <w:tc>
          <w:tcPr>
            <w:tcW w:w="2222"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486B65" w:rsidRDefault="2D4DE6FD" w14:paraId="53040E24"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Carácter</w:t>
            </w:r>
          </w:p>
        </w:tc>
        <w:tc>
          <w:tcPr>
            <w:tcW w:w="998"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7370DD" w:rsidRDefault="2D4DE6FD" w14:paraId="5D9F4A93"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Créditos</w:t>
            </w:r>
          </w:p>
        </w:tc>
      </w:tr>
      <w:tr w:rsidRPr="006451FC" w:rsidR="002C33CE" w:rsidTr="7E172A74" w14:paraId="64FF9FA0"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5F2F4035"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79501001</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486B65" w:rsidRDefault="7B19F1E6" w14:paraId="67D9D537" w14:textId="632A1944">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Herramientas Matemáticas para el Manejo de la Información</w:t>
            </w:r>
          </w:p>
        </w:tc>
        <w:tc>
          <w:tcPr>
            <w:tcW w:w="2222" w:type="dxa"/>
            <w:vMerge w:val="restart"/>
            <w:tcBorders>
              <w:top w:val="single" w:color="auto" w:sz="4" w:space="0"/>
              <w:left w:val="single" w:color="auto" w:sz="4" w:space="0"/>
              <w:right w:val="single" w:color="auto" w:sz="4" w:space="0"/>
            </w:tcBorders>
            <w:vAlign w:val="center"/>
            <w:hideMark/>
          </w:tcPr>
          <w:p w:rsidRPr="006451FC" w:rsidR="002C33CE" w:rsidP="002C33CE" w:rsidRDefault="7B19F1E6" w14:paraId="2AD581AA" w14:textId="6E452740">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Obligatorio</w:t>
            </w: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5BDC12B3"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7C3C35B1"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3D9BB5AF"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79501002</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486B65" w:rsidRDefault="7B19F1E6" w14:paraId="258106FB" w14:textId="75F1E3F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Informática</w:t>
            </w:r>
          </w:p>
        </w:tc>
        <w:tc>
          <w:tcPr>
            <w:tcW w:w="2222" w:type="dxa"/>
            <w:vMerge/>
            <w:vAlign w:val="center"/>
            <w:hideMark/>
          </w:tcPr>
          <w:p w:rsidRPr="006451FC" w:rsidR="002C33CE" w:rsidP="002C33CE" w:rsidRDefault="002C33CE" w14:paraId="61F5998F" w14:textId="3B19BE26">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2610DCA4"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1637D6B"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2CE4BB37"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79501003</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486B65" w:rsidRDefault="7B19F1E6" w14:paraId="35E577F6" w14:textId="71961AD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Seminario de Investigación</w:t>
            </w:r>
          </w:p>
        </w:tc>
        <w:tc>
          <w:tcPr>
            <w:tcW w:w="2222" w:type="dxa"/>
            <w:vMerge/>
            <w:vAlign w:val="center"/>
            <w:hideMark/>
          </w:tcPr>
          <w:p w:rsidRPr="006451FC" w:rsidR="002C33CE" w:rsidP="002C33CE" w:rsidRDefault="002C33CE" w14:paraId="3F37F1C2" w14:textId="2E39BDF5">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7370DD" w:rsidRDefault="7B19F1E6" w14:paraId="60426DB3"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6B0D0244"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88BD641" w14:textId="43AFC14C">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59502001</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5D17F7E" w14:textId="48976B3B">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Trabajo de Grado I</w:t>
            </w:r>
          </w:p>
        </w:tc>
        <w:tc>
          <w:tcPr>
            <w:tcW w:w="2222" w:type="dxa"/>
            <w:vMerge/>
            <w:vAlign w:val="center"/>
          </w:tcPr>
          <w:p w:rsidRPr="006451FC" w:rsidR="002C33CE" w:rsidP="002C33CE" w:rsidRDefault="002C33CE" w14:paraId="2114C909" w14:textId="476AF845">
            <w:pPr>
              <w:pStyle w:val="Sinespaciado"/>
              <w:rPr>
                <w:rFonts w:ascii="Times New Roman" w:hAnsi="Times New Roman" w:cs="Times New Roman"/>
                <w:color w:val="000000"/>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57123F4" w14:textId="4ADB1FAD">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06E6F687"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AFF789B" w14:textId="29E72257">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59503001</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C974E55" w14:textId="231D3EF2">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Trabajo de Grado II</w:t>
            </w:r>
          </w:p>
        </w:tc>
        <w:tc>
          <w:tcPr>
            <w:tcW w:w="2222" w:type="dxa"/>
            <w:vMerge/>
            <w:vAlign w:val="center"/>
          </w:tcPr>
          <w:p w:rsidRPr="006451FC" w:rsidR="002C33CE" w:rsidP="002C33CE" w:rsidRDefault="002C33CE" w14:paraId="03A4F32A" w14:textId="0268481F">
            <w:pPr>
              <w:pStyle w:val="Sinespaciado"/>
              <w:rPr>
                <w:rFonts w:ascii="Times New Roman" w:hAnsi="Times New Roman" w:cs="Times New Roman"/>
                <w:color w:val="000000"/>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A115577" w14:textId="2DB53B32">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8</w:t>
            </w:r>
          </w:p>
        </w:tc>
      </w:tr>
      <w:tr w:rsidRPr="006451FC" w:rsidR="002C33CE" w:rsidTr="7E172A74" w14:paraId="65275A8C"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4C56BD62" w14:textId="7FA9EB2D">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79501004</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88ABA0B" w14:textId="34B0178F">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Procesos Estocásticos</w:t>
            </w:r>
          </w:p>
        </w:tc>
        <w:tc>
          <w:tcPr>
            <w:tcW w:w="2222" w:type="dxa"/>
            <w:vMerge w:val="restart"/>
            <w:tcBorders>
              <w:top w:val="single" w:color="auto" w:sz="4" w:space="0"/>
              <w:left w:val="single" w:color="auto" w:sz="4" w:space="0"/>
              <w:right w:val="single" w:color="auto" w:sz="4" w:space="0"/>
            </w:tcBorders>
            <w:vAlign w:val="center"/>
          </w:tcPr>
          <w:p w:rsidRPr="006451FC" w:rsidR="002C33CE" w:rsidP="002C33CE" w:rsidRDefault="7B19F1E6" w14:paraId="4D0FF07E" w14:textId="62848650">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Énfasis Teleinformática</w:t>
            </w: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789E9F6" w14:textId="1121A234">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3BBBADC2"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B15028F" w14:textId="3CB73605">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79501008</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6AA944D" w14:textId="5BA01FAD">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Redes</w:t>
            </w:r>
          </w:p>
        </w:tc>
        <w:tc>
          <w:tcPr>
            <w:tcW w:w="2222" w:type="dxa"/>
            <w:vMerge/>
            <w:vAlign w:val="center"/>
          </w:tcPr>
          <w:p w:rsidRPr="006451FC" w:rsidR="002C33CE" w:rsidP="002C33CE" w:rsidRDefault="002C33CE" w14:paraId="79080292" w14:textId="341BA635">
            <w:pPr>
              <w:pStyle w:val="Sinespaciado"/>
              <w:rPr>
                <w:rFonts w:ascii="Times New Roman" w:hAnsi="Times New Roman" w:cs="Times New Roman"/>
                <w:color w:val="000000"/>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43578882" w14:textId="060AEAC6">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302D0A96"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0CF52E7" w14:textId="1CB5CCFA">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79502001</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8AE126D" w14:textId="05854EC4">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Modelado y Simulación de Redes</w:t>
            </w:r>
          </w:p>
        </w:tc>
        <w:tc>
          <w:tcPr>
            <w:tcW w:w="2222" w:type="dxa"/>
            <w:vMerge/>
            <w:vAlign w:val="center"/>
          </w:tcPr>
          <w:p w:rsidRPr="006451FC" w:rsidR="002C33CE" w:rsidP="002C33CE" w:rsidRDefault="002C33CE" w14:paraId="2905B95D" w14:textId="23C40EC1">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BA4EF7D" w14:textId="2C279831">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4ADA74A5"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4A7E80F2" w14:textId="750BD332">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79502005</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73BD122" w14:textId="61B22178">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Aplicaciones sobre Internet en la Nube</w:t>
            </w:r>
          </w:p>
        </w:tc>
        <w:tc>
          <w:tcPr>
            <w:tcW w:w="2222" w:type="dxa"/>
            <w:vMerge/>
            <w:vAlign w:val="center"/>
          </w:tcPr>
          <w:p w:rsidRPr="006451FC" w:rsidR="002C33CE" w:rsidP="002C33CE" w:rsidRDefault="002C33CE" w14:paraId="3CD2CF4E" w14:textId="3376D13D">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E67C7E3" w14:textId="6121A73C">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24B20EAF"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13FE47E" w14:textId="4646382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79503001</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C393F3D" w14:textId="0EE5103B">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Avances en Redes Inalámbricas</w:t>
            </w:r>
          </w:p>
        </w:tc>
        <w:tc>
          <w:tcPr>
            <w:tcW w:w="2222" w:type="dxa"/>
            <w:vMerge/>
            <w:vAlign w:val="center"/>
          </w:tcPr>
          <w:p w:rsidRPr="006451FC" w:rsidR="002C33CE" w:rsidP="002C33CE" w:rsidRDefault="002C33CE" w14:paraId="5B3BC2BA" w14:textId="7045E3CE">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EAA42EC" w14:textId="625F375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1A21C90"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D096D8E" w14:textId="4E142F00">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79503005</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13F401B" w14:textId="775BE03F">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Política Sectorial y Regulación en Telecomunicaciones</w:t>
            </w:r>
          </w:p>
        </w:tc>
        <w:tc>
          <w:tcPr>
            <w:tcW w:w="2222" w:type="dxa"/>
            <w:vMerge/>
            <w:vAlign w:val="center"/>
          </w:tcPr>
          <w:p w:rsidRPr="006451FC" w:rsidR="002C33CE" w:rsidP="002C33CE" w:rsidRDefault="002C33CE" w14:paraId="528B3921" w14:textId="44413D16">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421B815A" w14:textId="740FBF33">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F1FE3DA"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584898B" w14:textId="725350A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79501006</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A61874C" w14:textId="014A15FA">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Ingeniería De Software I</w:t>
            </w:r>
          </w:p>
        </w:tc>
        <w:tc>
          <w:tcPr>
            <w:tcW w:w="2222" w:type="dxa"/>
            <w:vMerge w:val="restart"/>
            <w:tcBorders>
              <w:top w:val="single" w:color="auto" w:sz="4" w:space="0"/>
              <w:left w:val="single" w:color="auto" w:sz="4" w:space="0"/>
              <w:right w:val="single" w:color="auto" w:sz="4" w:space="0"/>
            </w:tcBorders>
            <w:vAlign w:val="center"/>
          </w:tcPr>
          <w:p w:rsidRPr="006451FC" w:rsidR="002C33CE" w:rsidP="002C33CE" w:rsidRDefault="7B19F1E6" w14:paraId="7A903304" w14:textId="1239BC50">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Ingeniería de Software</w:t>
            </w: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9021A71" w14:textId="4BFA0E26">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E788C17"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480BB40" w14:textId="7197F5AC">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79501010</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C25664C" w14:textId="6DB8C9C8">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Bases de Datos</w:t>
            </w:r>
          </w:p>
        </w:tc>
        <w:tc>
          <w:tcPr>
            <w:tcW w:w="2222" w:type="dxa"/>
            <w:vMerge/>
            <w:vAlign w:val="center"/>
          </w:tcPr>
          <w:p w:rsidRPr="006451FC" w:rsidR="002C33CE" w:rsidP="002C33CE" w:rsidRDefault="002C33CE" w14:paraId="21D25CE9" w14:textId="3CCEB0E0">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E430E52" w14:textId="635CBAF2">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7B046A47"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7D3DAA5" w14:textId="191A5DB8">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79502003</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AF1C91C" w14:textId="238A1ED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Ingeniería de Software II</w:t>
            </w:r>
          </w:p>
        </w:tc>
        <w:tc>
          <w:tcPr>
            <w:tcW w:w="2222" w:type="dxa"/>
            <w:vMerge/>
            <w:vAlign w:val="center"/>
          </w:tcPr>
          <w:p w:rsidRPr="006451FC" w:rsidR="002C33CE" w:rsidP="002C33CE" w:rsidRDefault="002C33CE" w14:paraId="08BD119D" w14:textId="60645179">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85970BA" w14:textId="5DA7BD9F">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30BF0065"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36E2219" w14:textId="5DBD1168">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79502007</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75402B8" w14:textId="3951A769">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Patrones de Arquitectura de Software</w:t>
            </w:r>
          </w:p>
        </w:tc>
        <w:tc>
          <w:tcPr>
            <w:tcW w:w="2222" w:type="dxa"/>
            <w:vMerge/>
            <w:vAlign w:val="center"/>
          </w:tcPr>
          <w:p w:rsidRPr="006451FC" w:rsidR="002C33CE" w:rsidP="002C33CE" w:rsidRDefault="002C33CE" w14:paraId="2CF930CD" w14:textId="03966F78">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ED1E7C9" w14:textId="14C678F9">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6636D23F"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9CE9F7B" w14:textId="74B29DF4">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79503003</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E46D1E6" w14:textId="036298B9">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Construcción y Pruebas de Software</w:t>
            </w:r>
          </w:p>
        </w:tc>
        <w:tc>
          <w:tcPr>
            <w:tcW w:w="2222" w:type="dxa"/>
            <w:vMerge/>
            <w:vAlign w:val="center"/>
          </w:tcPr>
          <w:p w:rsidRPr="006451FC" w:rsidR="002C33CE" w:rsidP="002C33CE" w:rsidRDefault="002C33CE" w14:paraId="2DEF5134" w14:textId="3D3F0046">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10AFA0D" w14:textId="53DB9B1B">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42059EC1"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02CAC2D" w14:textId="7882EEA8">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79503007</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F801CB1" w14:textId="520A9C1D">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Tendencias en Ingeniería de Software</w:t>
            </w:r>
          </w:p>
        </w:tc>
        <w:tc>
          <w:tcPr>
            <w:tcW w:w="2222" w:type="dxa"/>
            <w:vMerge/>
            <w:vAlign w:val="center"/>
          </w:tcPr>
          <w:p w:rsidRPr="006451FC" w:rsidR="002C33CE" w:rsidP="002C33CE" w:rsidRDefault="002C33CE" w14:paraId="60D982B2" w14:textId="34FA4151">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377E30C" w14:textId="2454B75F">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1432345C"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F24C8A9" w14:textId="65A4466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79501005</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1FDE094" w14:textId="6A2DC18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Bases de Datos Especiales</w:t>
            </w:r>
          </w:p>
        </w:tc>
        <w:tc>
          <w:tcPr>
            <w:tcW w:w="2222" w:type="dxa"/>
            <w:vMerge w:val="restart"/>
            <w:tcBorders>
              <w:top w:val="single" w:color="auto" w:sz="4" w:space="0"/>
              <w:left w:val="single" w:color="auto" w:sz="4" w:space="0"/>
              <w:right w:val="single" w:color="auto" w:sz="4" w:space="0"/>
            </w:tcBorders>
            <w:vAlign w:val="center"/>
          </w:tcPr>
          <w:p w:rsidRPr="006451FC" w:rsidR="002C33CE" w:rsidP="002C33CE" w:rsidRDefault="7B19F1E6" w14:paraId="639D65A8" w14:textId="78660A64">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Geomática</w:t>
            </w: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851BA58" w14:textId="7DA9A0ED">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1094BAD0"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4AFBEBC4" w14:textId="6F8F9503">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79501009</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0286407" w14:textId="72548A19">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Análisis Espacial</w:t>
            </w:r>
          </w:p>
        </w:tc>
        <w:tc>
          <w:tcPr>
            <w:tcW w:w="2222" w:type="dxa"/>
            <w:vMerge/>
            <w:vAlign w:val="center"/>
          </w:tcPr>
          <w:p w:rsidRPr="006451FC" w:rsidR="002C33CE" w:rsidP="002C33CE" w:rsidRDefault="002C33CE" w14:paraId="589246AB" w14:textId="218D1A9F">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EADFE23" w14:textId="1147F994">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082D2E85"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4CF6F3E" w14:textId="113E6741">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79502002</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504C25A" w14:textId="220BDCD7">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Servicios Geográficos Web</w:t>
            </w:r>
          </w:p>
        </w:tc>
        <w:tc>
          <w:tcPr>
            <w:tcW w:w="2222" w:type="dxa"/>
            <w:vMerge/>
            <w:vAlign w:val="center"/>
          </w:tcPr>
          <w:p w:rsidRPr="006451FC" w:rsidR="002C33CE" w:rsidP="002C33CE" w:rsidRDefault="002C33CE" w14:paraId="42A0BBEE" w14:textId="3D4306CD">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B566D02" w14:textId="498A78D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74DB7C6"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91C829A" w14:textId="604AA213">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79502006</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D15A374" w14:textId="2A38A82B">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Sistemas de Posicionamiento Geodésico</w:t>
            </w:r>
          </w:p>
        </w:tc>
        <w:tc>
          <w:tcPr>
            <w:tcW w:w="2222" w:type="dxa"/>
            <w:vMerge/>
            <w:vAlign w:val="center"/>
          </w:tcPr>
          <w:p w:rsidRPr="006451FC" w:rsidR="002C33CE" w:rsidP="002C33CE" w:rsidRDefault="002C33CE" w14:paraId="322C5D40" w14:textId="4F68B36C">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6B023E5C" w14:textId="1C90B80A">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200FE4DE"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36EF8DEE" w14:textId="76F11585">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79503002</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CAAA53C" w14:textId="19D390DF">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Métodos Avanzados en Análisis de Imágenes</w:t>
            </w:r>
          </w:p>
        </w:tc>
        <w:tc>
          <w:tcPr>
            <w:tcW w:w="2222" w:type="dxa"/>
            <w:vMerge/>
            <w:vAlign w:val="center"/>
          </w:tcPr>
          <w:p w:rsidRPr="006451FC" w:rsidR="002C33CE" w:rsidP="002C33CE" w:rsidRDefault="002C33CE" w14:paraId="1991CAE3" w14:textId="7EB824FA">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9212303" w14:textId="3C16BF34">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38893F69"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8ADBCE0" w14:textId="4FB1FEBD">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79503006</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8DD15B9" w14:textId="7A86721F">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Estadística Espacial</w:t>
            </w:r>
          </w:p>
        </w:tc>
        <w:tc>
          <w:tcPr>
            <w:tcW w:w="2222" w:type="dxa"/>
            <w:vMerge/>
            <w:vAlign w:val="center"/>
          </w:tcPr>
          <w:p w:rsidRPr="006451FC" w:rsidR="002C33CE" w:rsidP="002C33CE" w:rsidRDefault="002C33CE" w14:paraId="44972DFA" w14:textId="796F767D">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76CBAC81" w14:textId="120CE200">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D325CF7"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750EEA0" w14:textId="1346C6F6">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79503009</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088286D6" w14:textId="1D4B7E3F">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Procesamiento Digital de Imágenes y Elaboración de Productos Cartográficos</w:t>
            </w:r>
          </w:p>
        </w:tc>
        <w:tc>
          <w:tcPr>
            <w:tcW w:w="2222" w:type="dxa"/>
            <w:vMerge/>
            <w:vAlign w:val="center"/>
          </w:tcPr>
          <w:p w:rsidRPr="006451FC" w:rsidR="002C33CE" w:rsidP="002C33CE" w:rsidRDefault="002C33CE" w14:paraId="127B856E" w14:textId="44219A5D">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7BA7D97" w14:textId="7BB54D5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2D8E1DD3"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1BC92981" w14:textId="4AA67BDB">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79501007</w:t>
            </w:r>
          </w:p>
        </w:tc>
        <w:tc>
          <w:tcPr>
            <w:tcW w:w="4860"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23A9E2B1" w14:textId="6FEA4CC2">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Analítica de Datos</w:t>
            </w:r>
          </w:p>
        </w:tc>
        <w:tc>
          <w:tcPr>
            <w:tcW w:w="2222" w:type="dxa"/>
            <w:vMerge w:val="restart"/>
            <w:tcBorders>
              <w:top w:val="single" w:color="auto" w:sz="4" w:space="0"/>
              <w:left w:val="single" w:color="auto" w:sz="4" w:space="0"/>
              <w:right w:val="single" w:color="auto" w:sz="4" w:space="0"/>
            </w:tcBorders>
            <w:vAlign w:val="center"/>
          </w:tcPr>
          <w:p w:rsidRPr="006451FC" w:rsidR="002C33CE" w:rsidP="002C33CE" w:rsidRDefault="7B19F1E6" w14:paraId="476A6250" w14:textId="0A8FA444">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Inteligencia Artificial</w:t>
            </w:r>
          </w:p>
        </w:tc>
        <w:tc>
          <w:tcPr>
            <w:tcW w:w="998" w:type="dxa"/>
            <w:tcBorders>
              <w:top w:val="single" w:color="auto" w:sz="4" w:space="0"/>
              <w:left w:val="single" w:color="auto" w:sz="4" w:space="0"/>
              <w:bottom w:val="single" w:color="auto" w:sz="4" w:space="0"/>
              <w:right w:val="single" w:color="auto" w:sz="4" w:space="0"/>
            </w:tcBorders>
            <w:vAlign w:val="center"/>
          </w:tcPr>
          <w:p w:rsidRPr="006451FC" w:rsidR="002C33CE" w:rsidP="002C33CE" w:rsidRDefault="7B19F1E6" w14:paraId="574A71E0" w14:textId="439D8CDC">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57FE3589"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7B1A63A9"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79501011</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25D4FC7D" w14:textId="6FB3CC9C">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Big Data</w:t>
            </w:r>
          </w:p>
        </w:tc>
        <w:tc>
          <w:tcPr>
            <w:tcW w:w="2222" w:type="dxa"/>
            <w:vMerge/>
            <w:vAlign w:val="center"/>
          </w:tcPr>
          <w:p w:rsidRPr="006451FC" w:rsidR="002C33CE" w:rsidP="002C33CE" w:rsidRDefault="002C33CE" w14:paraId="76E716D5" w14:textId="21B71CC6">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1A63D7E7"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26ADC99E"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63E5FD1F"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79502004</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09F86439" w14:textId="313A6AE2">
            <w:pPr>
              <w:pStyle w:val="Sinespaciado"/>
              <w:rPr>
                <w:rFonts w:ascii="Times New Roman" w:hAnsi="Times New Roman" w:cs="Times New Roman"/>
                <w:sz w:val="18"/>
                <w:szCs w:val="18"/>
                <w:lang w:val="es-ES"/>
              </w:rPr>
            </w:pPr>
            <w:r w:rsidRPr="006451FC">
              <w:rPr>
                <w:rFonts w:ascii="Times New Roman" w:hAnsi="Times New Roman" w:cs="Times New Roman"/>
                <w:color w:val="000000" w:themeColor="text1"/>
                <w:sz w:val="18"/>
                <w:szCs w:val="18"/>
                <w:lang w:val="es-ES"/>
              </w:rPr>
              <w:t>Inteligencia Computacional</w:t>
            </w:r>
          </w:p>
        </w:tc>
        <w:tc>
          <w:tcPr>
            <w:tcW w:w="2222" w:type="dxa"/>
            <w:vMerge/>
            <w:vAlign w:val="center"/>
          </w:tcPr>
          <w:p w:rsidRPr="006451FC" w:rsidR="002C33CE" w:rsidP="002C33CE" w:rsidRDefault="002C33CE" w14:paraId="1929848C" w14:textId="08D78F75">
            <w:pPr>
              <w:pStyle w:val="Sinespaciado"/>
              <w:rPr>
                <w:rFonts w:ascii="Times New Roman" w:hAnsi="Times New Roman" w:cs="Times New Roman"/>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68CEBE48"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277D06CD"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31E87DA7"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79502008</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2A8BF937" w14:textId="14484FB7">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Inteligencia de Negocios</w:t>
            </w:r>
          </w:p>
        </w:tc>
        <w:tc>
          <w:tcPr>
            <w:tcW w:w="2222" w:type="dxa"/>
            <w:vMerge/>
            <w:vAlign w:val="center"/>
          </w:tcPr>
          <w:p w:rsidRPr="006451FC" w:rsidR="002C33CE" w:rsidP="002C33CE" w:rsidRDefault="002C33CE" w14:paraId="56E47F2E" w14:textId="50A71F78">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16EFFD80"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782EA917"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23BA044C"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79503004</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64443C46" w14:textId="2249E8E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Computación Paralela</w:t>
            </w:r>
          </w:p>
        </w:tc>
        <w:tc>
          <w:tcPr>
            <w:tcW w:w="2222" w:type="dxa"/>
            <w:vMerge/>
            <w:vAlign w:val="center"/>
          </w:tcPr>
          <w:p w:rsidRPr="006451FC" w:rsidR="002C33CE" w:rsidP="002C33CE" w:rsidRDefault="002C33CE" w14:paraId="28C93CD2" w14:textId="366F1FA0">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4B2F13A3"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Pr="006451FC" w:rsidR="002C33CE" w:rsidTr="7E172A74" w14:paraId="1F044520" w14:textId="77777777">
        <w:trPr>
          <w:trHeight w:val="300"/>
        </w:trPr>
        <w:tc>
          <w:tcPr>
            <w:tcW w:w="1056"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3008D0BA" w14:textId="77777777">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79503008</w:t>
            </w:r>
          </w:p>
        </w:tc>
        <w:tc>
          <w:tcPr>
            <w:tcW w:w="4860"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6960DAC7" w14:textId="47B86C9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Robótica</w:t>
            </w:r>
          </w:p>
        </w:tc>
        <w:tc>
          <w:tcPr>
            <w:tcW w:w="2222" w:type="dxa"/>
            <w:vMerge/>
            <w:vAlign w:val="center"/>
          </w:tcPr>
          <w:p w:rsidRPr="006451FC" w:rsidR="002C33CE" w:rsidP="002C33CE" w:rsidRDefault="002C33CE" w14:paraId="43B5E51A" w14:textId="601D1F94">
            <w:pPr>
              <w:pStyle w:val="Sinespaciado"/>
              <w:rPr>
                <w:rFonts w:ascii="Times New Roman" w:hAnsi="Times New Roman" w:cs="Times New Roman"/>
                <w:b/>
                <w:bCs/>
                <w:sz w:val="18"/>
                <w:szCs w:val="18"/>
                <w:lang w:val="es-ES"/>
              </w:rPr>
            </w:pPr>
          </w:p>
        </w:tc>
        <w:tc>
          <w:tcPr>
            <w:tcW w:w="998" w:type="dxa"/>
            <w:tcBorders>
              <w:top w:val="single" w:color="auto" w:sz="4" w:space="0"/>
              <w:left w:val="single" w:color="auto" w:sz="4" w:space="0"/>
              <w:bottom w:val="single" w:color="auto" w:sz="4" w:space="0"/>
              <w:right w:val="single" w:color="auto" w:sz="4" w:space="0"/>
            </w:tcBorders>
            <w:vAlign w:val="center"/>
            <w:hideMark/>
          </w:tcPr>
          <w:p w:rsidRPr="006451FC" w:rsidR="002C33CE" w:rsidP="002C33CE" w:rsidRDefault="7B19F1E6" w14:paraId="3422E3FF" w14:textId="77777777">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bl>
    <w:p w:rsidRPr="006451FC" w:rsidR="000C7BDE" w:rsidP="7E172A74" w:rsidRDefault="635A84DD" w14:paraId="565DB7AB" w14:textId="471B0AF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D4DE6FD">
        <w:rPr>
          <w:rFonts w:ascii="Times New Roman" w:hAnsi="Times New Roman" w:cs="Times New Roman"/>
        </w:rPr>
        <w:t>Maestría en Ciencias de la Información y las Comunicaciones – Metodología Investigación (SNIES: 17528)</w:t>
      </w:r>
      <w:r w:rsidRPr="006451FC" w:rsidR="190352EF">
        <w:rPr>
          <w:rFonts w:ascii="Times New Roman" w:hAnsi="Times New Roman" w:cs="Times New Roman"/>
        </w:rPr>
        <w:t>.</w:t>
      </w:r>
    </w:p>
    <w:p w:rsidRPr="006451FC" w:rsidR="000C7BDE" w:rsidP="007A1AFD" w:rsidRDefault="635A84DD" w14:paraId="35C31F32" w14:textId="0575B72E">
      <w:pPr>
        <w:pStyle w:val="Sinespaciado"/>
        <w:spacing w:before="240" w:line="276" w:lineRule="auto"/>
        <w:rPr>
          <w:rFonts w:ascii="Times New Roman" w:hAnsi="Times New Roman" w:cs="Times New Roman"/>
        </w:rPr>
      </w:pPr>
      <w:r w:rsidRPr="006451FC">
        <w:rPr>
          <w:rFonts w:ascii="Times New Roman" w:hAnsi="Times New Roman" w:cs="Times New Roman"/>
        </w:rPr>
        <w:t>A continuación, se presentan las modificaciones al plan de estudios del programa realizadas durante la vigencia de la acreditación en alta calidad del proyecto curricular:</w:t>
      </w:r>
    </w:p>
    <w:p w:rsidRPr="006451FC" w:rsidR="002A612B" w:rsidP="007D2908" w:rsidRDefault="5F0D048B" w14:paraId="0B0004C1" w14:textId="77A07C18">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Maestría, por medio de la </w:t>
      </w:r>
      <w:hyperlink r:id="rId17">
        <w:r w:rsidRPr="006451FC">
          <w:rPr>
            <w:rStyle w:val="Hipervnculo"/>
            <w:rFonts w:ascii="Times New Roman" w:hAnsi="Times New Roman" w:cs="Times New Roman"/>
          </w:rPr>
          <w:t>Resolución 016 de 2025 del 4 de febrero de 2025 del Consejo Académico</w:t>
        </w:r>
      </w:hyperlink>
      <w:r w:rsidRPr="006451FC">
        <w:rPr>
          <w:rFonts w:ascii="Times New Roman" w:hAnsi="Times New Roman" w:cs="Times New Roman"/>
        </w:rPr>
        <w:t>, realiza la modificación al plan de estudios en créditos académicos del programa académico, ofertado en la modalidad de Investigación, para la apertura del énfasis de Inteligencia Artificial.</w:t>
      </w:r>
    </w:p>
    <w:p w:rsidRPr="006451FC" w:rsidR="000C7BDE" w:rsidP="7E172A74" w:rsidRDefault="635A84DD" w14:paraId="49A730D9" w14:textId="72561301">
      <w:pPr>
        <w:pStyle w:val="Descripcin"/>
        <w:keepNext/>
        <w:spacing w:before="240" w:line="276" w:lineRule="auto"/>
        <w:jc w:val="center"/>
        <w:rPr>
          <w:rFonts w:ascii="Times New Roman" w:hAnsi="Times New Roman" w:cs="Times New Roman"/>
          <w:i w:val="0"/>
          <w:iCs w:val="0"/>
          <w:color w:val="auto"/>
          <w:sz w:val="22"/>
          <w:szCs w:val="22"/>
        </w:rPr>
      </w:pPr>
      <w:bookmarkStart w:name="_Toc210978977" w:id="26"/>
      <w:bookmarkStart w:name="_Toc211324518" w:id="27"/>
      <w:r w:rsidRPr="006451FC">
        <w:rPr>
          <w:rFonts w:ascii="Times New Roman" w:hAnsi="Times New Roman" w:cs="Times New Roman"/>
          <w:i w:val="0"/>
          <w:iCs w:val="0"/>
          <w:color w:val="auto"/>
          <w:sz w:val="22"/>
          <w:szCs w:val="22"/>
        </w:rPr>
        <w:t xml:space="preserve">Tabla </w:t>
      </w:r>
      <w:r w:rsidRPr="006451FC" w:rsidR="000C7BDE">
        <w:rPr>
          <w:rFonts w:ascii="Times New Roman" w:hAnsi="Times New Roman" w:cs="Times New Roman"/>
          <w:i w:val="0"/>
          <w:iCs w:val="0"/>
          <w:color w:val="auto"/>
          <w:sz w:val="22"/>
          <w:szCs w:val="22"/>
        </w:rPr>
        <w:fldChar w:fldCharType="begin"/>
      </w:r>
      <w:r w:rsidRPr="006451FC" w:rsidR="000C7BDE">
        <w:rPr>
          <w:rFonts w:ascii="Times New Roman" w:hAnsi="Times New Roman" w:cs="Times New Roman"/>
          <w:i w:val="0"/>
          <w:iCs w:val="0"/>
          <w:color w:val="auto"/>
          <w:sz w:val="22"/>
          <w:szCs w:val="22"/>
        </w:rPr>
        <w:instrText xml:space="preserve"> SEQ Tabla \* ARABIC </w:instrText>
      </w:r>
      <w:r w:rsidRPr="006451FC" w:rsidR="000C7BD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w:t>
      </w:r>
      <w:r w:rsidRPr="006451FC" w:rsidR="000C7BDE">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Modificaciones al </w:t>
      </w:r>
      <w:r w:rsidRPr="006451FC" w:rsidR="0D9B48CF">
        <w:rPr>
          <w:rFonts w:ascii="Times New Roman" w:hAnsi="Times New Roman" w:cs="Times New Roman"/>
          <w:i w:val="0"/>
          <w:iCs w:val="0"/>
          <w:color w:val="auto"/>
          <w:sz w:val="22"/>
          <w:szCs w:val="22"/>
        </w:rPr>
        <w:t xml:space="preserve">plan de estudios del proyecto curricular </w:t>
      </w:r>
      <w:r w:rsidRPr="006451FC" w:rsidR="2D4DE6FD">
        <w:rPr>
          <w:rFonts w:ascii="Times New Roman" w:hAnsi="Times New Roman" w:cs="Times New Roman"/>
          <w:i w:val="0"/>
          <w:iCs w:val="0"/>
          <w:color w:val="auto"/>
          <w:sz w:val="22"/>
          <w:szCs w:val="22"/>
        </w:rPr>
        <w:t>Maestría en Ciencias de la Información y las Comunicaciones – Metodología Investigación (SNIES: 17528)</w:t>
      </w:r>
      <w:bookmarkEnd w:id="26"/>
      <w:bookmarkEnd w:id="27"/>
      <w:r w:rsidRPr="006451FC" w:rsidR="0D9B48CF">
        <w:rPr>
          <w:rFonts w:ascii="Times New Roman" w:hAnsi="Times New Roman" w:cs="Times New Roman"/>
          <w:i w:val="0"/>
          <w:iCs w:val="0"/>
          <w:color w:val="auto"/>
          <w:sz w:val="22"/>
          <w:szCs w:val="22"/>
        </w:rPr>
        <w:t xml:space="preserve"> </w:t>
      </w:r>
    </w:p>
    <w:tbl>
      <w:tblPr>
        <w:tblStyle w:val="Tablaconcuadrcula"/>
        <w:tblW w:w="0" w:type="auto"/>
        <w:tblLook w:val="04A0" w:firstRow="1" w:lastRow="0" w:firstColumn="1" w:lastColumn="0" w:noHBand="0" w:noVBand="1"/>
      </w:tblPr>
      <w:tblGrid>
        <w:gridCol w:w="3005"/>
        <w:gridCol w:w="3005"/>
        <w:gridCol w:w="3006"/>
      </w:tblGrid>
      <w:tr w:rsidRPr="006451FC" w:rsidR="002A612B" w:rsidTr="7E172A74" w14:paraId="5B41065A" w14:textId="77777777">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7A1AFD" w:rsidRDefault="2D4DE6FD" w14:paraId="196F7C21" w14:textId="77777777">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Tipo de modificación</w:t>
            </w:r>
          </w:p>
        </w:tc>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7A1AFD" w:rsidRDefault="2D4DE6FD" w14:paraId="64F9CF95" w14:textId="77777777">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Fecha de modificación</w:t>
            </w:r>
          </w:p>
        </w:tc>
        <w:tc>
          <w:tcPr>
            <w:tcW w:w="300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6451FC" w:rsidR="002A612B" w:rsidP="007A1AFD" w:rsidRDefault="2D4DE6FD" w14:paraId="5E9D7FE9" w14:textId="77777777">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Resolución de aprobación</w:t>
            </w:r>
          </w:p>
        </w:tc>
      </w:tr>
      <w:tr w:rsidRPr="006451FC" w:rsidR="002A612B" w:rsidTr="7E172A74" w14:paraId="35CECAF6" w14:textId="77777777">
        <w:trPr>
          <w:trHeight w:val="414"/>
        </w:trPr>
        <w:tc>
          <w:tcPr>
            <w:tcW w:w="3005" w:type="dxa"/>
            <w:tcBorders>
              <w:top w:val="single" w:color="auto" w:sz="4" w:space="0"/>
              <w:left w:val="single" w:color="auto" w:sz="4" w:space="0"/>
              <w:bottom w:val="single" w:color="auto" w:sz="4" w:space="0"/>
              <w:right w:val="single" w:color="auto" w:sz="4" w:space="0"/>
            </w:tcBorders>
            <w:vAlign w:val="center"/>
            <w:hideMark/>
          </w:tcPr>
          <w:p w:rsidRPr="006451FC" w:rsidR="002A612B" w:rsidP="007A1AFD" w:rsidRDefault="2D4DE6FD" w14:paraId="689D9C6F" w14:textId="77777777">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Inclusión énfasis</w:t>
            </w:r>
          </w:p>
        </w:tc>
        <w:tc>
          <w:tcPr>
            <w:tcW w:w="3005" w:type="dxa"/>
            <w:tcBorders>
              <w:top w:val="single" w:color="auto" w:sz="4" w:space="0"/>
              <w:left w:val="single" w:color="auto" w:sz="4" w:space="0"/>
              <w:bottom w:val="single" w:color="auto" w:sz="4" w:space="0"/>
              <w:right w:val="single" w:color="auto" w:sz="4" w:space="0"/>
            </w:tcBorders>
            <w:vAlign w:val="center"/>
            <w:hideMark/>
          </w:tcPr>
          <w:p w:rsidRPr="006451FC" w:rsidR="002A612B" w:rsidP="007A1AFD" w:rsidRDefault="2D4DE6FD" w14:paraId="01874431" w14:textId="018201F5">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4</w:t>
            </w:r>
            <w:r w:rsidRPr="006451FC" w:rsidR="1889026A">
              <w:rPr>
                <w:rFonts w:ascii="Times New Roman" w:hAnsi="Times New Roman" w:cs="Times New Roman"/>
                <w:lang w:val="es-ES"/>
              </w:rPr>
              <w:t xml:space="preserve"> de </w:t>
            </w:r>
            <w:r w:rsidRPr="006451FC">
              <w:rPr>
                <w:rFonts w:ascii="Times New Roman" w:hAnsi="Times New Roman" w:cs="Times New Roman"/>
                <w:lang w:val="es-ES"/>
              </w:rPr>
              <w:t>febrero</w:t>
            </w:r>
            <w:r w:rsidRPr="006451FC" w:rsidR="1889026A">
              <w:rPr>
                <w:rFonts w:ascii="Times New Roman" w:hAnsi="Times New Roman" w:cs="Times New Roman"/>
                <w:lang w:val="es-ES"/>
              </w:rPr>
              <w:t xml:space="preserve"> de </w:t>
            </w:r>
            <w:r w:rsidRPr="006451FC">
              <w:rPr>
                <w:rFonts w:ascii="Times New Roman" w:hAnsi="Times New Roman" w:cs="Times New Roman"/>
                <w:lang w:val="es-ES"/>
              </w:rPr>
              <w:t>2025</w:t>
            </w:r>
          </w:p>
        </w:tc>
        <w:tc>
          <w:tcPr>
            <w:tcW w:w="3006" w:type="dxa"/>
            <w:tcBorders>
              <w:top w:val="single" w:color="auto" w:sz="4" w:space="0"/>
              <w:left w:val="single" w:color="auto" w:sz="4" w:space="0"/>
              <w:bottom w:val="single" w:color="auto" w:sz="4" w:space="0"/>
              <w:right w:val="single" w:color="auto" w:sz="4" w:space="0"/>
            </w:tcBorders>
            <w:vAlign w:val="center"/>
            <w:hideMark/>
          </w:tcPr>
          <w:p w:rsidRPr="006451FC" w:rsidR="002A612B" w:rsidP="007A1AFD" w:rsidRDefault="2D4DE6FD" w14:paraId="3D4FB490" w14:textId="1C27D3B3">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Resolución 016 de 2025</w:t>
            </w:r>
            <w:r w:rsidRPr="006451FC" w:rsidR="7BFE1D8E">
              <w:rPr>
                <w:rFonts w:ascii="Times New Roman" w:hAnsi="Times New Roman" w:cs="Times New Roman"/>
                <w:lang w:val="es-ES"/>
              </w:rPr>
              <w:t xml:space="preserve"> del Consejo Académico</w:t>
            </w:r>
          </w:p>
        </w:tc>
      </w:tr>
    </w:tbl>
    <w:p w:rsidRPr="006451FC" w:rsidR="000C7BDE" w:rsidP="00421C81" w:rsidRDefault="635A84DD" w14:paraId="1F2854AF" w14:textId="1C6D73C6">
      <w:pPr>
        <w:pStyle w:val="Sinespaciado"/>
        <w:spacing w:before="240"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D4DE6FD">
        <w:rPr>
          <w:rFonts w:ascii="Times New Roman" w:hAnsi="Times New Roman" w:cs="Times New Roman"/>
        </w:rPr>
        <w:t>Maestría en Ciencias de la Información y las Comunicaciones – Metodología Investigación (SNIES: 17528)</w:t>
      </w:r>
      <w:r w:rsidRPr="006451FC" w:rsidR="0D9B48CF">
        <w:rPr>
          <w:rFonts w:ascii="Times New Roman" w:hAnsi="Times New Roman" w:cs="Times New Roman"/>
        </w:rPr>
        <w:t>.</w:t>
      </w:r>
    </w:p>
    <w:p w:rsidRPr="006451FC" w:rsidR="00D97984" w:rsidP="00231F21" w:rsidRDefault="5F0D048B" w14:paraId="32FA4785" w14:textId="7EE1AD4D">
      <w:pPr>
        <w:pStyle w:val="Ttulo2"/>
        <w:numPr>
          <w:ilvl w:val="1"/>
          <w:numId w:val="31"/>
        </w:numPr>
        <w:spacing w:after="240" w:line="276" w:lineRule="auto"/>
        <w:rPr>
          <w:rFonts w:cs="Times New Roman"/>
        </w:rPr>
      </w:pPr>
      <w:bookmarkStart w:name="_Toc211321914" w:id="28"/>
      <w:r w:rsidRPr="006451FC">
        <w:rPr>
          <w:rFonts w:cs="Times New Roman"/>
        </w:rPr>
        <w:t>Estadísticas del programa académico (estudiantes, profesores, investigación)</w:t>
      </w:r>
      <w:bookmarkEnd w:id="28"/>
    </w:p>
    <w:p w:rsidRPr="006451FC" w:rsidR="002A612B" w:rsidP="3ACDAD51" w:rsidRDefault="5F0D048B" w14:paraId="7BC76F33" w14:textId="3A968CC3">
      <w:pPr>
        <w:pStyle w:val="Sinespaciado"/>
        <w:spacing w:line="276" w:lineRule="auto"/>
        <w:jc w:val="both"/>
        <w:rPr>
          <w:rFonts w:ascii="Times New Roman" w:hAnsi="Times New Roman" w:cs="Times New Roman"/>
          <w:lang w:val="es-ES"/>
        </w:rPr>
      </w:pPr>
      <w:r w:rsidRPr="006451FC">
        <w:rPr>
          <w:rFonts w:ascii="Times New Roman" w:hAnsi="Times New Roman" w:cs="Times New Roman"/>
          <w:lang w:val="es-ES"/>
        </w:rPr>
        <w:t xml:space="preserve">A continuación, se presenta las estadísticas generales del programa académico de Maestría en Ciencias de la Información y las Comunicaciones – Metodología Investigación (SNIES: 17528),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w:t>
      </w:r>
      <w:r w:rsidRPr="006451FC">
        <w:rPr>
          <w:rFonts w:ascii="Times New Roman" w:hAnsi="Times New Roman" w:cs="Times New Roman"/>
          <w:lang w:val="es-ES"/>
        </w:rPr>
        <w:t xml:space="preserve">autoevaluación, aquí se abordan con un enfoque integral que facilita la comprensión del estado actual del programa académico </w:t>
      </w:r>
    </w:p>
    <w:p w:rsidRPr="006451FC" w:rsidR="5F0D048B" w:rsidP="7E172A74" w:rsidRDefault="5F0D048B" w14:paraId="52226A46" w14:textId="2745EE6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Estudiantes</w:t>
      </w:r>
    </w:p>
    <w:p w:rsidRPr="006451FC" w:rsidR="7E172A74" w:rsidP="7E172A74" w:rsidRDefault="7E172A74" w14:paraId="6208FCB3" w14:textId="522BE464">
      <w:pPr>
        <w:pStyle w:val="Sinespaciado"/>
        <w:spacing w:line="276" w:lineRule="auto"/>
        <w:rPr>
          <w:rFonts w:ascii="Times New Roman" w:hAnsi="Times New Roman" w:cs="Times New Roman"/>
          <w:b/>
          <w:bCs/>
        </w:rPr>
      </w:pPr>
    </w:p>
    <w:p w:rsidRPr="006451FC" w:rsidR="00BE5049" w:rsidP="00191031" w:rsidRDefault="7CA111BF" w14:paraId="158959CF" w14:textId="19632F4A">
      <w:pPr>
        <w:keepNext/>
        <w:spacing w:line="257" w:lineRule="auto"/>
        <w:jc w:val="both"/>
        <w:rPr>
          <w:rFonts w:ascii="Times New Roman" w:hAnsi="Times New Roman" w:eastAsia="Times New Roman" w:cs="Times New Roman"/>
        </w:rPr>
      </w:pPr>
      <w:r w:rsidRPr="006451FC">
        <w:rPr>
          <w:rFonts w:ascii="Times New Roman" w:hAnsi="Times New Roman" w:eastAsia="Times New Roman" w:cs="Times New Roman"/>
          <w:color w:val="000000" w:themeColor="text1"/>
        </w:rPr>
        <w:t>Se puede observar que en la tabla 3, se pasa de recibir 39 estudiantes para el período 2020-3 (26 de investigación y 13 en profundización), completando un total de 330 estudiantes inscritos, a no recibir ninguno en los periodos 2022-3, 2023-1 y 2023-3, por supuesto que la cifra de estudiantes disminuye</w:t>
      </w:r>
      <w:r w:rsidRPr="006451FC">
        <w:rPr>
          <w:rFonts w:ascii="Times New Roman" w:hAnsi="Times New Roman" w:eastAsia="Times New Roman" w:cs="Times New Roman"/>
        </w:rPr>
        <w:t xml:space="preserve">. Dicha situación se debía a que el registro calificado venció el 23/04/2022, por lo que no era posible ofertar la inscripción a la maestría, y fue hasta el 05/09/2023 que mediante resolución 016163 se le otorgó el registro calificado a las dos Maestrías en CIC para las metodologías de investigación y de profundización. Cabe anotar que se tenía un solo registro calificado para una sola maestría que ofrecía las dos modalidades de investigación y profundización, al recibir los nuevos registros calificados para dos maestrías, los estudiantes que ingresan se dividen entre la metodología de investigación y de profundización. </w:t>
      </w:r>
    </w:p>
    <w:p w:rsidRPr="006451FC" w:rsidR="00BE5049" w:rsidP="00191031" w:rsidRDefault="7CA111BF" w14:paraId="6899BCBD" w14:textId="2E55792E" w14:noSpellErr="1">
      <w:pPr>
        <w:keepNext w:val="1"/>
        <w:spacing w:line="257" w:lineRule="auto"/>
        <w:jc w:val="both"/>
        <w:rPr>
          <w:rFonts w:ascii="Times New Roman" w:hAnsi="Times New Roman" w:eastAsia="Times New Roman" w:cs="Times New Roman"/>
        </w:rPr>
      </w:pPr>
      <w:r w:rsidRPr="24D56419" w:rsidR="334EB4FE">
        <w:rPr>
          <w:rFonts w:ascii="Times New Roman" w:hAnsi="Times New Roman" w:eastAsia="Times New Roman" w:cs="Times New Roman"/>
        </w:rPr>
        <w:t xml:space="preserve">Es así que cuando se reanudan las matrículas de los estudiantes a partir del período académico 2024-1 hasta la fecha, pese a que las cifras se ven reducidas respecto al período 2022-1, realmente los cambios son notables, pasando del 16 a 10 estudiantes para investigación desde el período 2022-1, que fue la última cohorte que </w:t>
      </w:r>
      <w:r w:rsidRPr="24D56419" w:rsidR="334EB4FE">
        <w:rPr>
          <w:rFonts w:ascii="Times New Roman" w:hAnsi="Times New Roman" w:eastAsia="Times New Roman" w:cs="Times New Roman"/>
          <w:highlight w:val="yellow"/>
          <w:rPrChange w:author="COMITE DE CURRICULO Y CALIDAD POSGRADOS" w:date="2025-10-28T18:14:39.142Z" w:id="1887278876">
            <w:rPr>
              <w:rFonts w:ascii="Times New Roman" w:hAnsi="Times New Roman" w:eastAsia="Times New Roman" w:cs="Times New Roman"/>
            </w:rPr>
          </w:rPrChange>
        </w:rPr>
        <w:t xml:space="preserve">recibió nuevos estudiantes antes de </w:t>
      </w:r>
      <w:commentRangeStart w:id="1629228202"/>
      <w:r w:rsidRPr="24D56419" w:rsidR="334EB4FE">
        <w:rPr>
          <w:rFonts w:ascii="Times New Roman" w:hAnsi="Times New Roman" w:eastAsia="Times New Roman" w:cs="Times New Roman"/>
          <w:highlight w:val="yellow"/>
          <w:rPrChange w:author="COMITE DE CURRICULO Y CALIDAD POSGRADOS" w:date="2025-10-28T18:14:39.142Z" w:id="259720746">
            <w:rPr>
              <w:rFonts w:ascii="Times New Roman" w:hAnsi="Times New Roman" w:eastAsia="Times New Roman" w:cs="Times New Roman"/>
            </w:rPr>
          </w:rPrChange>
        </w:rPr>
        <w:t>la</w:t>
      </w:r>
      <w:commentRangeEnd w:id="1629228202"/>
      <w:r>
        <w:rPr>
          <w:rStyle w:val="CommentReference"/>
        </w:rPr>
        <w:commentReference w:id="1629228202"/>
      </w:r>
      <w:r w:rsidRPr="24D56419" w:rsidR="334EB4FE">
        <w:rPr>
          <w:rFonts w:ascii="Times New Roman" w:hAnsi="Times New Roman" w:eastAsia="Times New Roman" w:cs="Times New Roman"/>
          <w:highlight w:val="yellow"/>
          <w:rPrChange w:author="COMITE DE CURRICULO Y CALIDAD POSGRADOS" w:date="2025-10-28T18:14:39.142Z" w:id="2106467349">
            <w:rPr>
              <w:rFonts w:ascii="Times New Roman" w:hAnsi="Times New Roman" w:eastAsia="Times New Roman" w:cs="Times New Roman"/>
            </w:rPr>
          </w:rPrChange>
        </w:rPr>
        <w:t xml:space="preserve"> temporada de no recepción de estudiantes, hasta el período 2024-1, que se volvió a recibir estudiantes.</w:t>
      </w:r>
      <w:r w:rsidRPr="24D56419" w:rsidR="334EB4FE">
        <w:rPr>
          <w:rFonts w:ascii="Times New Roman" w:hAnsi="Times New Roman" w:eastAsia="Times New Roman" w:cs="Times New Roman"/>
        </w:rPr>
        <w:t xml:space="preserve"> Si bien las cifras han venido decreciendo, seguramente por la combinación de factores como pandemia, el tiempo de cierre por falta de Registro Calificado, y la baja general de inscripciones en todas las universidades, se están realizando acciones para atraer estudiantes, como el del nuevo énfasis de Inteligencia Artificial, el cual se espera, ayude a recuperar las cifras anteriores.</w:t>
      </w:r>
    </w:p>
    <w:p w:rsidRPr="006451FC" w:rsidR="00BE5049" w:rsidP="3FAE1183" w:rsidRDefault="447731F7" w14:paraId="5783E328" w14:textId="489585D7">
      <w:pPr>
        <w:pStyle w:val="Descripcin"/>
        <w:keepNext/>
        <w:spacing w:before="240" w:line="276" w:lineRule="auto"/>
        <w:jc w:val="center"/>
        <w:rPr>
          <w:rFonts w:ascii="Times New Roman" w:hAnsi="Times New Roman" w:cs="Times New Roman"/>
          <w:i w:val="0"/>
          <w:iCs w:val="0"/>
          <w:color w:val="auto"/>
          <w:sz w:val="22"/>
          <w:szCs w:val="22"/>
        </w:rPr>
      </w:pPr>
      <w:bookmarkStart w:name="_Toc210978978" w:id="29"/>
      <w:bookmarkStart w:name="_Toc211324519" w:id="30"/>
      <w:r w:rsidRPr="006451FC">
        <w:rPr>
          <w:rFonts w:ascii="Times New Roman" w:hAnsi="Times New Roman" w:cs="Times New Roman"/>
          <w:i w:val="0"/>
          <w:iCs w:val="0"/>
          <w:color w:val="auto"/>
          <w:sz w:val="22"/>
          <w:szCs w:val="22"/>
        </w:rPr>
        <w:t xml:space="preserve">Tabla </w:t>
      </w:r>
      <w:r w:rsidRPr="006451FC" w:rsidR="3ACDAD51">
        <w:rPr>
          <w:rFonts w:ascii="Times New Roman" w:hAnsi="Times New Roman" w:cs="Times New Roman"/>
          <w:i w:val="0"/>
          <w:iCs w:val="0"/>
          <w:color w:val="auto"/>
          <w:sz w:val="22"/>
          <w:szCs w:val="22"/>
        </w:rPr>
        <w:fldChar w:fldCharType="begin"/>
      </w:r>
      <w:r w:rsidRPr="006451FC" w:rsidR="3ACDAD51">
        <w:rPr>
          <w:rFonts w:ascii="Times New Roman" w:hAnsi="Times New Roman" w:cs="Times New Roman"/>
          <w:i w:val="0"/>
          <w:iCs w:val="0"/>
          <w:color w:val="auto"/>
          <w:sz w:val="22"/>
          <w:szCs w:val="22"/>
        </w:rPr>
        <w:instrText xml:space="preserve"> SEQ Tabla \* ARABIC </w:instrText>
      </w:r>
      <w:r w:rsidRPr="006451FC" w:rsidR="3ACDAD51">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w:t>
      </w:r>
      <w:r w:rsidRPr="006451FC" w:rsidR="3ACDAD51">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Relación aspirantes, admitidos, matriculados primer curso y matriculados total, Maestría en Ciencias de la Información y las Comunicaciones – Metodología Investigación.</w:t>
      </w:r>
      <w:bookmarkEnd w:id="29"/>
      <w:bookmarkEnd w:id="30"/>
    </w:p>
    <w:tbl>
      <w:tblPr>
        <w:tblW w:w="0" w:type="auto"/>
        <w:jc w:val="center"/>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11"/>
        <w:gridCol w:w="1082"/>
        <w:gridCol w:w="1374"/>
        <w:gridCol w:w="1566"/>
        <w:gridCol w:w="1801"/>
        <w:gridCol w:w="1425"/>
      </w:tblGrid>
      <w:tr w:rsidRPr="006451FC" w:rsidR="3FAE1183" w:rsidTr="00191031" w14:paraId="28D9472C" w14:textId="77777777">
        <w:trPr>
          <w:trHeight w:val="120"/>
          <w:jc w:val="center"/>
        </w:trPr>
        <w:tc>
          <w:tcPr>
            <w:tcW w:w="1311"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30FCBCA6" w14:textId="6A9DEFF3">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Período académico</w:t>
            </w:r>
            <w:r w:rsidRPr="006451FC">
              <w:rPr>
                <w:rFonts w:ascii="Times New Roman" w:hAnsi="Times New Roman" w:eastAsia="Times New Roman" w:cs="Times New Roman"/>
                <w:sz w:val="20"/>
                <w:szCs w:val="20"/>
              </w:rPr>
              <w:t xml:space="preserve"> </w:t>
            </w:r>
          </w:p>
        </w:tc>
        <w:tc>
          <w:tcPr>
            <w:tcW w:w="1082"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3E79AB42" w14:textId="73BB0DA2">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Inscritos</w:t>
            </w:r>
            <w:r w:rsidRPr="006451FC">
              <w:rPr>
                <w:rFonts w:ascii="Times New Roman" w:hAnsi="Times New Roman" w:eastAsia="Times New Roman" w:cs="Times New Roman"/>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11B29D2F" w14:textId="4ABC1492">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Admitidos</w:t>
            </w:r>
            <w:r w:rsidRPr="006451FC">
              <w:rPr>
                <w:rFonts w:ascii="Times New Roman" w:hAnsi="Times New Roman" w:eastAsia="Times New Roman" w:cs="Times New Roman"/>
                <w:sz w:val="20"/>
                <w:szCs w:val="20"/>
              </w:rPr>
              <w:t xml:space="preserve"> </w:t>
            </w:r>
          </w:p>
        </w:tc>
        <w:tc>
          <w:tcPr>
            <w:tcW w:w="1801" w:type="dxa"/>
            <w:vMerge w:val="restart"/>
            <w:tcBorders>
              <w:top w:val="single" w:color="auto" w:sz="8" w:space="0"/>
              <w:left w:val="nil"/>
              <w:bottom w:val="single" w:color="auto" w:sz="8" w:space="0"/>
              <w:right w:val="single" w:color="auto" w:sz="8" w:space="0"/>
            </w:tcBorders>
            <w:shd w:val="clear" w:color="auto" w:fill="D9E2F3" w:themeFill="accent1" w:themeFillTint="33"/>
          </w:tcPr>
          <w:p w:rsidRPr="006451FC" w:rsidR="3FAE1183" w:rsidP="00191031" w:rsidRDefault="3FAE1183" w14:paraId="56EB5630" w14:textId="75ED3C71">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Matriculados en primer curso</w:t>
            </w:r>
            <w:r w:rsidRPr="006451FC">
              <w:rPr>
                <w:rFonts w:ascii="Times New Roman" w:hAnsi="Times New Roman" w:eastAsia="Times New Roman" w:cs="Times New Roman"/>
                <w:sz w:val="20"/>
                <w:szCs w:val="20"/>
              </w:rPr>
              <w:t xml:space="preserve"> </w:t>
            </w:r>
          </w:p>
        </w:tc>
        <w:tc>
          <w:tcPr>
            <w:tcW w:w="1425"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15F9DD32" w14:textId="4DECF8EB">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Matriculados totales</w:t>
            </w:r>
            <w:r w:rsidRPr="006451FC">
              <w:rPr>
                <w:rFonts w:ascii="Times New Roman" w:hAnsi="Times New Roman" w:eastAsia="Times New Roman" w:cs="Times New Roman"/>
                <w:sz w:val="20"/>
                <w:szCs w:val="20"/>
              </w:rPr>
              <w:t xml:space="preserve"> </w:t>
            </w:r>
          </w:p>
        </w:tc>
      </w:tr>
      <w:tr w:rsidRPr="006451FC" w:rsidR="3FAE1183" w:rsidTr="00191031" w14:paraId="13D0A7A4" w14:textId="77777777">
        <w:trPr>
          <w:trHeight w:val="120"/>
          <w:jc w:val="center"/>
        </w:trPr>
        <w:tc>
          <w:tcPr>
            <w:tcW w:w="1311" w:type="dxa"/>
            <w:vMerge/>
            <w:tcBorders>
              <w:left w:val="single" w:color="auto" w:sz="0" w:space="0"/>
              <w:bottom w:val="single" w:color="auto" w:sz="0" w:space="0"/>
              <w:right w:val="single" w:color="auto" w:sz="0" w:space="0"/>
            </w:tcBorders>
            <w:vAlign w:val="center"/>
          </w:tcPr>
          <w:p w:rsidRPr="006451FC" w:rsidR="00B92718" w:rsidRDefault="00B92718" w14:paraId="3A647A73" w14:textId="77777777">
            <w:pPr>
              <w:rPr>
                <w:rFonts w:ascii="Times New Roman" w:hAnsi="Times New Roman" w:cs="Times New Roman"/>
              </w:rPr>
            </w:pPr>
          </w:p>
        </w:tc>
        <w:tc>
          <w:tcPr>
            <w:tcW w:w="1082" w:type="dxa"/>
            <w:vMerge/>
            <w:tcBorders>
              <w:left w:val="single" w:color="auto" w:sz="0" w:space="0"/>
              <w:bottom w:val="single" w:color="auto" w:sz="0" w:space="0"/>
              <w:right w:val="single" w:color="auto" w:sz="0" w:space="0"/>
            </w:tcBorders>
            <w:vAlign w:val="center"/>
          </w:tcPr>
          <w:p w:rsidRPr="006451FC" w:rsidR="00B92718" w:rsidRDefault="00B92718" w14:paraId="5302F1F1" w14:textId="77777777">
            <w:pPr>
              <w:rPr>
                <w:rFonts w:ascii="Times New Roman" w:hAnsi="Times New Roman" w:cs="Times New Roman"/>
              </w:rPr>
            </w:pPr>
          </w:p>
        </w:tc>
        <w:tc>
          <w:tcPr>
            <w:tcW w:w="1374" w:type="dxa"/>
            <w:tcBorders>
              <w:top w:val="single" w:color="auto" w:sz="8" w:space="0"/>
              <w:left w:val="nil"/>
              <w:bottom w:val="single" w:color="auto" w:sz="8" w:space="0"/>
              <w:right w:val="single" w:color="auto" w:sz="8" w:space="0"/>
            </w:tcBorders>
            <w:shd w:val="clear" w:color="auto" w:fill="D9E2F3" w:themeFill="accent1" w:themeFillTint="33"/>
          </w:tcPr>
          <w:p w:rsidRPr="006451FC" w:rsidR="3FAE1183" w:rsidP="00191031" w:rsidRDefault="3FAE1183" w14:paraId="0992F1BA" w14:textId="1747876C">
            <w:pPr>
              <w:spacing w:after="0"/>
              <w:jc w:val="center"/>
              <w:rPr>
                <w:rFonts w:ascii="Times New Roman" w:hAnsi="Times New Roman" w:eastAsia="Times New Roman" w:cs="Times New Roman"/>
                <w:b/>
                <w:bCs/>
                <w:sz w:val="20"/>
                <w:szCs w:val="20"/>
                <w:lang w:val="es"/>
              </w:rPr>
            </w:pPr>
            <w:r w:rsidRPr="006451FC">
              <w:rPr>
                <w:rFonts w:ascii="Times New Roman" w:hAnsi="Times New Roman" w:eastAsia="Times New Roman" w:cs="Times New Roman"/>
                <w:b/>
                <w:bCs/>
                <w:sz w:val="20"/>
                <w:szCs w:val="20"/>
                <w:lang w:val="es"/>
              </w:rPr>
              <w:t>Investigación</w:t>
            </w:r>
          </w:p>
        </w:tc>
        <w:tc>
          <w:tcPr>
            <w:tcW w:w="1566"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29D7E854" w14:textId="370432E9">
            <w:pPr>
              <w:spacing w:after="0"/>
              <w:jc w:val="center"/>
              <w:rPr>
                <w:rFonts w:ascii="Times New Roman" w:hAnsi="Times New Roman" w:eastAsia="Times New Roman" w:cs="Times New Roman"/>
                <w:b/>
                <w:bCs/>
                <w:sz w:val="20"/>
                <w:szCs w:val="20"/>
                <w:lang w:val="es"/>
              </w:rPr>
            </w:pPr>
            <w:r w:rsidRPr="006451FC">
              <w:rPr>
                <w:rFonts w:ascii="Times New Roman" w:hAnsi="Times New Roman" w:eastAsia="Times New Roman" w:cs="Times New Roman"/>
                <w:b/>
                <w:bCs/>
                <w:sz w:val="20"/>
                <w:szCs w:val="20"/>
                <w:lang w:val="es"/>
              </w:rPr>
              <w:t>Profundización</w:t>
            </w:r>
          </w:p>
        </w:tc>
        <w:tc>
          <w:tcPr>
            <w:tcW w:w="1801" w:type="dxa"/>
            <w:vMerge/>
            <w:tcBorders>
              <w:left w:val="nil"/>
              <w:bottom w:val="single" w:color="auto" w:sz="0" w:space="0"/>
              <w:right w:val="single" w:color="auto" w:sz="0" w:space="0"/>
            </w:tcBorders>
            <w:vAlign w:val="center"/>
          </w:tcPr>
          <w:p w:rsidRPr="006451FC" w:rsidR="00B92718" w:rsidRDefault="00B92718" w14:paraId="5E276B42" w14:textId="77777777">
            <w:pPr>
              <w:rPr>
                <w:rFonts w:ascii="Times New Roman" w:hAnsi="Times New Roman" w:cs="Times New Roman"/>
              </w:rPr>
            </w:pPr>
          </w:p>
        </w:tc>
        <w:tc>
          <w:tcPr>
            <w:tcW w:w="1425" w:type="dxa"/>
            <w:vMerge/>
            <w:tcBorders>
              <w:left w:val="single" w:color="auto" w:sz="0" w:space="0"/>
              <w:bottom w:val="single" w:color="auto" w:sz="0" w:space="0"/>
              <w:right w:val="single" w:color="auto" w:sz="0" w:space="0"/>
            </w:tcBorders>
            <w:vAlign w:val="center"/>
          </w:tcPr>
          <w:p w:rsidRPr="006451FC" w:rsidR="00B92718" w:rsidRDefault="00B92718" w14:paraId="3385A0E0" w14:textId="77777777">
            <w:pPr>
              <w:rPr>
                <w:rFonts w:ascii="Times New Roman" w:hAnsi="Times New Roman" w:cs="Times New Roman"/>
              </w:rPr>
            </w:pPr>
          </w:p>
        </w:tc>
      </w:tr>
      <w:tr w:rsidRPr="006451FC" w:rsidR="3FAE1183" w:rsidTr="00191031" w14:paraId="4956AEE5" w14:textId="77777777">
        <w:trPr>
          <w:trHeight w:val="300"/>
          <w:jc w:val="center"/>
        </w:trPr>
        <w:tc>
          <w:tcPr>
            <w:tcW w:w="1311" w:type="dxa"/>
            <w:tcBorders>
              <w:top w:val="nil"/>
              <w:left w:val="single" w:color="auto" w:sz="8" w:space="0"/>
              <w:bottom w:val="single" w:color="auto" w:sz="8" w:space="0"/>
              <w:right w:val="single" w:color="auto" w:sz="8" w:space="0"/>
            </w:tcBorders>
          </w:tcPr>
          <w:p w:rsidRPr="006451FC" w:rsidR="3FAE1183" w:rsidP="00191031" w:rsidRDefault="3FAE1183" w14:paraId="635F64A0" w14:textId="551C4AE8">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2020-3</w:t>
            </w:r>
            <w:r w:rsidRPr="006451FC">
              <w:rPr>
                <w:rFonts w:ascii="Times New Roman" w:hAnsi="Times New Roman" w:eastAsia="Times New Roman" w:cs="Times New Roman"/>
                <w:color w:val="000000" w:themeColor="text1"/>
                <w:sz w:val="20"/>
                <w:szCs w:val="20"/>
              </w:rPr>
              <w:t xml:space="preserve"> </w:t>
            </w:r>
          </w:p>
        </w:tc>
        <w:tc>
          <w:tcPr>
            <w:tcW w:w="1082" w:type="dxa"/>
            <w:tcBorders>
              <w:top w:val="nil"/>
              <w:left w:val="single" w:color="auto" w:sz="8" w:space="0"/>
              <w:bottom w:val="single" w:color="auto" w:sz="8" w:space="0"/>
              <w:right w:val="single" w:color="auto" w:sz="8" w:space="0"/>
            </w:tcBorders>
          </w:tcPr>
          <w:p w:rsidRPr="006451FC" w:rsidR="3FAE1183" w:rsidP="00191031" w:rsidRDefault="3FAE1183" w14:paraId="568733E9" w14:textId="12DF33D1">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42</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E4F0601" w14:textId="2D386F07">
            <w:pPr>
              <w:spacing w:after="0"/>
              <w:jc w:val="center"/>
              <w:rPr>
                <w:rFonts w:ascii="Times New Roman" w:hAnsi="Times New Roman" w:eastAsia="Calibri"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2</w:t>
            </w:r>
            <w:r w:rsidRPr="006451FC">
              <w:rPr>
                <w:rFonts w:ascii="Times New Roman" w:hAnsi="Times New Roman" w:eastAsia="Calibri" w:cs="Times New Roman"/>
                <w:color w:val="000000" w:themeColor="text1"/>
                <w:sz w:val="20"/>
                <w:szCs w:val="20"/>
                <w:lang w:val="es"/>
              </w:rPr>
              <w:t>6</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6D3592C" w14:textId="793E440F">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w:t>
            </w:r>
            <w:r w:rsidRPr="006451FC">
              <w:rPr>
                <w:rFonts w:ascii="Times New Roman" w:hAnsi="Times New Roman" w:eastAsia="Calibri" w:cs="Times New Roman"/>
                <w:color w:val="000000" w:themeColor="text1"/>
                <w:sz w:val="20"/>
                <w:szCs w:val="20"/>
                <w:lang w:val="es"/>
              </w:rPr>
              <w:t>3</w:t>
            </w:r>
            <w:r w:rsidRPr="006451FC">
              <w:rPr>
                <w:rFonts w:ascii="Times New Roman" w:hAnsi="Times New Roman" w:eastAsia="Times New Roman" w:cs="Times New Roman"/>
                <w:color w:val="000000" w:themeColor="text1"/>
                <w:sz w:val="20"/>
                <w:szCs w:val="20"/>
              </w:rPr>
              <w:t xml:space="preserve"> </w:t>
            </w:r>
          </w:p>
        </w:tc>
        <w:tc>
          <w:tcPr>
            <w:tcW w:w="1801" w:type="dxa"/>
            <w:tcBorders>
              <w:top w:val="nil"/>
              <w:left w:val="single" w:color="auto" w:sz="8" w:space="0"/>
              <w:bottom w:val="single" w:color="auto" w:sz="8" w:space="0"/>
              <w:right w:val="single" w:color="auto" w:sz="8" w:space="0"/>
            </w:tcBorders>
          </w:tcPr>
          <w:p w:rsidRPr="006451FC" w:rsidR="3FAE1183" w:rsidP="00191031" w:rsidRDefault="3FAE1183" w14:paraId="0D671263" w14:textId="5C62BCE7">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rPr>
              <w:t>3</w:t>
            </w:r>
            <w:r w:rsidRPr="006451FC">
              <w:rPr>
                <w:rFonts w:ascii="Times New Roman" w:hAnsi="Times New Roman" w:eastAsia="Calibri" w:cs="Times New Roman"/>
                <w:color w:val="000000" w:themeColor="text1"/>
                <w:sz w:val="20"/>
                <w:szCs w:val="20"/>
              </w:rPr>
              <w:t>9</w:t>
            </w:r>
            <w:r w:rsidRPr="006451FC">
              <w:rPr>
                <w:rFonts w:ascii="Times New Roman" w:hAnsi="Times New Roman" w:eastAsia="Times New Roman" w:cs="Times New Roman"/>
                <w:color w:val="000000" w:themeColor="text1"/>
                <w:sz w:val="20"/>
                <w:szCs w:val="20"/>
              </w:rPr>
              <w:t xml:space="preserve"> </w:t>
            </w:r>
          </w:p>
        </w:tc>
        <w:tc>
          <w:tcPr>
            <w:tcW w:w="1425" w:type="dxa"/>
            <w:tcBorders>
              <w:top w:val="nil"/>
              <w:left w:val="single" w:color="auto" w:sz="8" w:space="0"/>
              <w:bottom w:val="single" w:color="auto" w:sz="8" w:space="0"/>
              <w:right w:val="single" w:color="auto" w:sz="8" w:space="0"/>
            </w:tcBorders>
          </w:tcPr>
          <w:p w:rsidRPr="006451FC" w:rsidR="3FAE1183" w:rsidP="00191031" w:rsidRDefault="3FAE1183" w14:paraId="7EA7E3EB" w14:textId="1DCFC3D4">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330</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395D3FC8"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1C153BA" w14:textId="1E09EB2C">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2021-1</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0AA255D" w14:textId="4DFF31D0">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20</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84FCC78" w14:textId="00F35F1C">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16</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770FDB3" w14:textId="16D03CB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11</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8561111" w14:textId="6038C61D">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rPr>
              <w:t xml:space="preserve">27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E72E4E9" w14:textId="1DC69FAF">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324</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17CE0CD0"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B27E793" w14:textId="7E6EC5E8">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2021-3</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2A402CF" w14:textId="02AB5E4E">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19</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CD80B5C" w14:textId="725A5043">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10</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9A59FB6" w14:textId="534B6C80">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rPr>
              <w:t xml:space="preserve">8 </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820B67B" w14:textId="4ADBB2A6">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18</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8FB2831" w14:textId="11D93465">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300</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50E52AFD"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F200F04" w14:textId="012777AF">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2022-1</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E4D21CC" w14:textId="63E1A1C4">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25</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9851DA6" w14:textId="0738108F">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16</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41B5C6DF" w14:textId="3DD0C7E4">
            <w:pPr>
              <w:spacing w:after="0"/>
              <w:jc w:val="center"/>
              <w:rPr>
                <w:rFonts w:ascii="Times New Roman" w:hAnsi="Times New Roman" w:eastAsia="Segoe UI" w:cs="Times New Roman"/>
                <w:sz w:val="18"/>
                <w:szCs w:val="18"/>
              </w:rPr>
            </w:pPr>
            <w:r w:rsidRPr="006451FC">
              <w:rPr>
                <w:rFonts w:ascii="Times New Roman" w:hAnsi="Times New Roman" w:eastAsia="Segoe UI" w:cs="Times New Roman"/>
                <w:sz w:val="18"/>
                <w:szCs w:val="18"/>
              </w:rPr>
              <w:t>9</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AA4AFF1" w14:textId="554AD9E4">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25</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E31D271" w14:textId="4010A7CF">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281</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45CB6706"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BBE2CB8" w14:textId="55AA1460">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2022-3</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66FE20B" w14:textId="2F2AA4A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C916660" w14:textId="17D92900">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4BA43625" w14:textId="5BC52AB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15C4102B" w14:textId="3C117721">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19</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383D1E2" w14:textId="1EADEFC1">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257</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32AD384F"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DF8B265" w14:textId="3ED5312C">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2023-1</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F2999C2" w14:textId="7D57C234">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9E3BD56" w14:textId="2908B3E2">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4ADDD425" w14:textId="33B25C02">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4D30F5D" w14:textId="6C1AF16D">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B97C18A" w14:textId="4C5E6316">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213</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616BC32C"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168C1588" w14:textId="4A054525">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2023-3</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9C147FA" w14:textId="2D51355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08AA799" w14:textId="72E2EA67">
            <w:pPr>
              <w:spacing w:after="0"/>
              <w:jc w:val="center"/>
              <w:rPr>
                <w:rFonts w:ascii="Times New Roman" w:hAnsi="Times New Roman" w:eastAsia="Times New Roman" w:cs="Times New Roman"/>
                <w:color w:val="000000" w:themeColor="text1"/>
                <w:sz w:val="20"/>
                <w:szCs w:val="20"/>
                <w:lang w:val="es"/>
              </w:rPr>
            </w:pPr>
            <w:r w:rsidRPr="006451FC">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3B7F7490" w14:textId="520274AF">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49727C01" w14:textId="11C4F7C7">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0</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C9CEFC1" w14:textId="02A6EA7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161</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5C4E541F"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5E00A648" w14:textId="591F9190">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Período académico</w:t>
            </w:r>
            <w:r w:rsidRPr="006451FC">
              <w:rPr>
                <w:rFonts w:ascii="Times New Roman" w:hAnsi="Times New Roman" w:eastAsia="Times New Roman" w:cs="Times New Roman"/>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4858B39D" w14:textId="050037FC">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Inscritos</w:t>
            </w:r>
            <w:r w:rsidRPr="006451FC">
              <w:rPr>
                <w:rFonts w:ascii="Times New Roman" w:hAnsi="Times New Roman" w:eastAsia="Times New Roman" w:cs="Times New Roman"/>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099E0E85" w14:textId="59DAE0B6">
            <w:pPr>
              <w:spacing w:after="0"/>
              <w:jc w:val="center"/>
              <w:rPr>
                <w:rFonts w:ascii="Times New Roman" w:hAnsi="Times New Roman" w:eastAsia="Times New Roman" w:cs="Times New Roman"/>
                <w:b/>
                <w:bCs/>
                <w:sz w:val="20"/>
                <w:szCs w:val="20"/>
                <w:lang w:val="es"/>
              </w:rPr>
            </w:pPr>
            <w:r w:rsidRPr="006451FC">
              <w:rPr>
                <w:rFonts w:ascii="Times New Roman" w:hAnsi="Times New Roman" w:eastAsia="Times New Roman" w:cs="Times New Roman"/>
                <w:b/>
                <w:bCs/>
                <w:sz w:val="20"/>
                <w:szCs w:val="20"/>
                <w:lang w:val="es"/>
              </w:rPr>
              <w:t>Admitidos</w:t>
            </w:r>
          </w:p>
        </w:tc>
        <w:tc>
          <w:tcPr>
            <w:tcW w:w="1801" w:type="dxa"/>
            <w:tcBorders>
              <w:top w:val="single" w:color="auto" w:sz="8" w:space="0"/>
              <w:left w:val="nil"/>
              <w:bottom w:val="single" w:color="auto" w:sz="8" w:space="0"/>
              <w:right w:val="single" w:color="auto" w:sz="8" w:space="0"/>
            </w:tcBorders>
            <w:shd w:val="clear" w:color="auto" w:fill="D9E2F3" w:themeFill="accent1" w:themeFillTint="33"/>
          </w:tcPr>
          <w:p w:rsidRPr="006451FC" w:rsidR="3FAE1183" w:rsidP="00191031" w:rsidRDefault="3FAE1183" w14:paraId="67B7CC91" w14:textId="7DEAD65B">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Matriculados en primer curso</w:t>
            </w:r>
            <w:r w:rsidRPr="006451FC">
              <w:rPr>
                <w:rFonts w:ascii="Times New Roman" w:hAnsi="Times New Roman" w:eastAsia="Times New Roman" w:cs="Times New Roman"/>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6451FC" w:rsidR="3FAE1183" w:rsidP="00191031" w:rsidRDefault="3FAE1183" w14:paraId="5971CE73" w14:textId="0CBC8FB4">
            <w:pPr>
              <w:spacing w:after="0"/>
              <w:jc w:val="center"/>
              <w:rPr>
                <w:rFonts w:ascii="Times New Roman" w:hAnsi="Times New Roman" w:eastAsia="Times New Roman" w:cs="Times New Roman"/>
                <w:sz w:val="20"/>
                <w:szCs w:val="20"/>
              </w:rPr>
            </w:pPr>
            <w:r w:rsidRPr="006451FC">
              <w:rPr>
                <w:rFonts w:ascii="Times New Roman" w:hAnsi="Times New Roman" w:eastAsia="Times New Roman" w:cs="Times New Roman"/>
                <w:b/>
                <w:bCs/>
                <w:sz w:val="20"/>
                <w:szCs w:val="20"/>
                <w:lang w:val="es"/>
              </w:rPr>
              <w:t>Matriculados totales</w:t>
            </w:r>
            <w:r w:rsidRPr="006451FC">
              <w:rPr>
                <w:rFonts w:ascii="Times New Roman" w:hAnsi="Times New Roman" w:eastAsia="Times New Roman" w:cs="Times New Roman"/>
                <w:sz w:val="20"/>
                <w:szCs w:val="20"/>
              </w:rPr>
              <w:t xml:space="preserve"> </w:t>
            </w:r>
          </w:p>
        </w:tc>
      </w:tr>
      <w:tr w:rsidRPr="006451FC" w:rsidR="3FAE1183" w:rsidTr="00191031" w14:paraId="53262FDC"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0407C165" w14:textId="5EA4C777">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2024-1</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1735A36F" w14:textId="2787546B">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10</w:t>
            </w:r>
            <w:r w:rsidRPr="006451FC">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6451FC" w:rsidR="3FAE1183" w:rsidP="00191031" w:rsidRDefault="3FAE1183" w14:paraId="7BA819AA" w14:textId="4F82DBA2">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10</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6451FC" w:rsidR="3FAE1183" w:rsidP="00191031" w:rsidRDefault="3FAE1183" w14:paraId="7B862355" w14:textId="59935569">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10</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2F1CCD7" w14:textId="60AA48C6">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155</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4995218E"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B11E108" w14:textId="34EFD5C4">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2024-3</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56517450" w14:textId="598B5BD7">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5</w:t>
            </w:r>
            <w:r w:rsidRPr="006451FC">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6451FC" w:rsidR="3FAE1183" w:rsidP="00191031" w:rsidRDefault="3FAE1183" w14:paraId="400ECA4C" w14:textId="01A5ACD1">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5</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6451FC" w:rsidR="3FAE1183" w:rsidP="00191031" w:rsidRDefault="3FAE1183" w14:paraId="1913169F" w14:textId="21ED3943">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5</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1B5D7D76" w14:textId="2033742E">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132</w:t>
            </w:r>
            <w:r w:rsidRPr="006451FC">
              <w:rPr>
                <w:rFonts w:ascii="Times New Roman" w:hAnsi="Times New Roman" w:eastAsia="Times New Roman" w:cs="Times New Roman"/>
                <w:color w:val="000000" w:themeColor="text1"/>
                <w:sz w:val="20"/>
                <w:szCs w:val="20"/>
              </w:rPr>
              <w:t xml:space="preserve"> </w:t>
            </w:r>
          </w:p>
        </w:tc>
      </w:tr>
      <w:tr w:rsidRPr="006451FC" w:rsidR="3FAE1183" w:rsidTr="00191031" w14:paraId="0E26FA2A"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2B322C89" w14:textId="0A79751B">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u w:val="single"/>
                <w:lang w:val="es"/>
              </w:rPr>
              <w:t>2025-1</w:t>
            </w:r>
            <w:r w:rsidRPr="006451FC">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7A621FAB" w14:textId="293F7B6B">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7</w:t>
            </w:r>
            <w:r w:rsidRPr="006451FC">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6451FC" w:rsidR="3FAE1183" w:rsidP="00191031" w:rsidRDefault="3FAE1183" w14:paraId="0378CD49" w14:textId="1C972E73">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6</w:t>
            </w:r>
            <w:r w:rsidRPr="006451FC">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6451FC" w:rsidR="3FAE1183" w:rsidP="00191031" w:rsidRDefault="3FAE1183" w14:paraId="3A8F41A9" w14:textId="1C6E323C">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6</w:t>
            </w:r>
            <w:r w:rsidRPr="006451FC">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6451FC" w:rsidR="3FAE1183" w:rsidP="00191031" w:rsidRDefault="3FAE1183" w14:paraId="62C85DD1" w14:textId="1A4D6745">
            <w:pPr>
              <w:spacing w:after="0"/>
              <w:jc w:val="center"/>
              <w:rPr>
                <w:rFonts w:ascii="Times New Roman" w:hAnsi="Times New Roman" w:eastAsia="Times New Roman" w:cs="Times New Roman"/>
                <w:color w:val="000000" w:themeColor="text1"/>
                <w:sz w:val="20"/>
                <w:szCs w:val="20"/>
              </w:rPr>
            </w:pPr>
            <w:r w:rsidRPr="006451FC">
              <w:rPr>
                <w:rFonts w:ascii="Times New Roman" w:hAnsi="Times New Roman" w:eastAsia="Times New Roman" w:cs="Times New Roman"/>
                <w:color w:val="000000" w:themeColor="text1"/>
                <w:sz w:val="20"/>
                <w:szCs w:val="20"/>
                <w:lang w:val="es"/>
              </w:rPr>
              <w:t>148</w:t>
            </w:r>
            <w:r w:rsidRPr="006451FC">
              <w:rPr>
                <w:rFonts w:ascii="Times New Roman" w:hAnsi="Times New Roman" w:eastAsia="Times New Roman" w:cs="Times New Roman"/>
                <w:color w:val="000000" w:themeColor="text1"/>
                <w:sz w:val="20"/>
                <w:szCs w:val="20"/>
              </w:rPr>
              <w:t xml:space="preserve">  </w:t>
            </w:r>
          </w:p>
        </w:tc>
      </w:tr>
    </w:tbl>
    <w:p w:rsidRPr="006451FC" w:rsidR="00BE5049" w:rsidP="6BBB1636" w:rsidRDefault="7A3D0E6E" w14:paraId="16E4AC74" w14:textId="478E7DB0">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127E43D">
        <w:rPr>
          <w:rFonts w:ascii="Times New Roman" w:hAnsi="Times New Roman" w:cs="Times New Roman"/>
        </w:rPr>
        <w:t>Maestría en Ciencias de la Información y las Comunicaciones – Metodología Investigación (SNIES: 17528)</w:t>
      </w:r>
      <w:r w:rsidRPr="006451FC" w:rsidR="5C275744">
        <w:rPr>
          <w:rFonts w:ascii="Times New Roman" w:hAnsi="Times New Roman" w:cs="Times New Roman"/>
        </w:rPr>
        <w:t>.</w:t>
      </w:r>
    </w:p>
    <w:p w:rsidRPr="006451FC" w:rsidR="00BE5049" w:rsidP="6BBB1636" w:rsidRDefault="447731F7" w14:paraId="5BF52340" w14:textId="51EE8ABD">
      <w:pPr>
        <w:pStyle w:val="Sinespaciado"/>
        <w:spacing w:before="240" w:after="240" w:line="276" w:lineRule="auto"/>
        <w:jc w:val="center"/>
        <w:rPr>
          <w:rFonts w:ascii="Times New Roman" w:hAnsi="Times New Roman" w:cs="Times New Roman"/>
          <w:b/>
          <w:bCs/>
        </w:rPr>
      </w:pPr>
      <w:r w:rsidRPr="006451FC">
        <w:rPr>
          <w:rFonts w:ascii="Times New Roman" w:hAnsi="Times New Roman" w:cs="Times New Roman"/>
          <w:b/>
          <w:bCs/>
        </w:rPr>
        <w:t>Profesores</w:t>
      </w:r>
    </w:p>
    <w:p w:rsidRPr="006451FC" w:rsidR="684C46A8" w:rsidP="00250CD7" w:rsidRDefault="684C46A8" w14:paraId="4EAAB4E8" w14:textId="22727C59">
      <w:pPr>
        <w:keepNext/>
        <w:spacing w:line="276" w:lineRule="auto"/>
        <w:rPr>
          <w:rFonts w:ascii="Times New Roman" w:hAnsi="Times New Roman" w:eastAsia="Times New Roman" w:cs="Times New Roman"/>
        </w:rPr>
      </w:pPr>
      <w:r w:rsidRPr="006451FC">
        <w:rPr>
          <w:rFonts w:ascii="Times New Roman" w:hAnsi="Times New Roman" w:eastAsia="Times New Roman" w:cs="Times New Roman"/>
        </w:rPr>
        <w:t xml:space="preserve">La tabla 5 muestra que se pasa del 68% de profesores con doctorado en el período académico 2020-3 al 75% en el período 2025-1, sin embargo, se puede notar que en cinco de los diez períodos el </w:t>
      </w:r>
      <w:r w:rsidRPr="006451FC">
        <w:rPr>
          <w:rFonts w:ascii="Times New Roman" w:hAnsi="Times New Roman" w:eastAsia="Times New Roman" w:cs="Times New Roman"/>
        </w:rPr>
        <w:t>porcentaje de doctores siempre estuvo más alto del 80%, y que nunca inferior al 68%. Esto demuestra el compromiso de los docentes y de la maestría por ofrecer docentes con altos estudios y experiencia en los temas e investigaciones propios de los énfasis de la maestría.</w:t>
      </w:r>
    </w:p>
    <w:p w:rsidRPr="006451FC" w:rsidR="00BE5049" w:rsidP="6BBB1636" w:rsidRDefault="5F0D048B" w14:paraId="5025A021" w14:textId="1DA238AB">
      <w:pPr>
        <w:keepNext/>
        <w:spacing w:line="276" w:lineRule="auto"/>
        <w:rPr>
          <w:rFonts w:ascii="Times New Roman" w:hAnsi="Times New Roman" w:cs="Times New Roman"/>
        </w:rPr>
      </w:pPr>
      <w:bookmarkStart w:name="_Toc210978979" w:id="33"/>
      <w:bookmarkStart w:name="_Toc211324520" w:id="34"/>
      <w:r w:rsidRPr="006451FC">
        <w:rPr>
          <w:rFonts w:ascii="Times New Roman" w:hAnsi="Times New Roman" w:cs="Times New Roman"/>
        </w:rPr>
        <w:t xml:space="preserve">Tabla </w:t>
      </w:r>
      <w:r w:rsidRPr="006451FC" w:rsidR="3ACDAD51">
        <w:rPr>
          <w:rFonts w:ascii="Times New Roman" w:hAnsi="Times New Roman" w:cs="Times New Roman"/>
        </w:rPr>
        <w:fldChar w:fldCharType="begin"/>
      </w:r>
      <w:r w:rsidRPr="006451FC" w:rsidR="3ACDAD51">
        <w:rPr>
          <w:rFonts w:ascii="Times New Roman" w:hAnsi="Times New Roman" w:cs="Times New Roman"/>
        </w:rPr>
        <w:instrText xml:space="preserve"> SEQ Tabla \* ARABIC </w:instrText>
      </w:r>
      <w:r w:rsidRPr="006451FC" w:rsidR="3ACDAD51">
        <w:rPr>
          <w:rFonts w:ascii="Times New Roman" w:hAnsi="Times New Roman" w:cs="Times New Roman"/>
        </w:rPr>
        <w:fldChar w:fldCharType="separate"/>
      </w:r>
      <w:r w:rsidR="00901F34">
        <w:rPr>
          <w:rFonts w:ascii="Times New Roman" w:hAnsi="Times New Roman" w:cs="Times New Roman"/>
          <w:noProof/>
        </w:rPr>
        <w:t>4</w:t>
      </w:r>
      <w:r w:rsidRPr="006451FC" w:rsidR="3ACDAD51">
        <w:rPr>
          <w:rFonts w:ascii="Times New Roman" w:hAnsi="Times New Roman" w:cs="Times New Roman"/>
        </w:rPr>
        <w:fldChar w:fldCharType="end"/>
      </w:r>
      <w:r w:rsidRPr="006451FC">
        <w:rPr>
          <w:rFonts w:ascii="Times New Roman" w:hAnsi="Times New Roman" w:cs="Times New Roman"/>
        </w:rPr>
        <w:t xml:space="preserve"> Evolución en la formación de la planta profesoral en el proyecto curricular Maestría en Ciencias de la Información y las Comunicaciones </w:t>
      </w:r>
      <w:r w:rsidRPr="006451FC" w:rsidR="74E8146E">
        <w:rPr>
          <w:rFonts w:ascii="Times New Roman" w:hAnsi="Times New Roman" w:cs="Times New Roman"/>
        </w:rPr>
        <w:t>-</w:t>
      </w:r>
      <w:r w:rsidRPr="006451FC" w:rsidR="40EB8C0E">
        <w:rPr>
          <w:rFonts w:ascii="Times New Roman" w:hAnsi="Times New Roman" w:cs="Times New Roman"/>
        </w:rPr>
        <w:t xml:space="preserve"> Metodología Investigación (SNIES: 17528).</w:t>
      </w:r>
      <w:bookmarkEnd w:id="33"/>
      <w:bookmarkEnd w:id="34"/>
    </w:p>
    <w:tbl>
      <w:tblPr>
        <w:tblStyle w:val="Tablaconcuadrcula"/>
        <w:tblW w:w="8500" w:type="dxa"/>
        <w:jc w:val="center"/>
        <w:tblLook w:val="04A0" w:firstRow="1" w:lastRow="0" w:firstColumn="1" w:lastColumn="0" w:noHBand="0" w:noVBand="1"/>
      </w:tblPr>
      <w:tblGrid>
        <w:gridCol w:w="960"/>
        <w:gridCol w:w="630"/>
        <w:gridCol w:w="885"/>
        <w:gridCol w:w="780"/>
        <w:gridCol w:w="945"/>
        <w:gridCol w:w="675"/>
        <w:gridCol w:w="675"/>
        <w:gridCol w:w="825"/>
        <w:gridCol w:w="930"/>
        <w:gridCol w:w="1195"/>
      </w:tblGrid>
      <w:tr w:rsidRPr="006451FC" w:rsidR="00BE5049" w:rsidTr="24D56419" w14:paraId="45DB101A" w14:textId="77777777">
        <w:trPr>
          <w:trHeight w:val="300"/>
          <w:jc w:val="center"/>
        </w:trPr>
        <w:tc>
          <w:tcPr>
            <w:tcW w:w="960" w:type="dxa"/>
            <w:vMerge w:val="restart"/>
            <w:shd w:val="clear" w:color="auto" w:fill="D9E2F3" w:themeFill="accent1" w:themeFillTint="33"/>
            <w:tcMar/>
            <w:vAlign w:val="center"/>
          </w:tcPr>
          <w:p w:rsidRPr="006451FC" w:rsidR="00BE5049" w:rsidP="00121656" w:rsidRDefault="00BE5049" w14:paraId="4E7CEBE7"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Período</w:t>
            </w:r>
          </w:p>
        </w:tc>
        <w:tc>
          <w:tcPr>
            <w:tcW w:w="1515" w:type="dxa"/>
            <w:gridSpan w:val="2"/>
            <w:shd w:val="clear" w:color="auto" w:fill="D9E2F3" w:themeFill="accent1" w:themeFillTint="33"/>
            <w:tcMar/>
            <w:vAlign w:val="center"/>
          </w:tcPr>
          <w:p w:rsidRPr="006451FC" w:rsidR="00BE5049" w:rsidP="00121656" w:rsidRDefault="00BE5049" w14:paraId="2972D58F"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Universitario</w:t>
            </w:r>
          </w:p>
        </w:tc>
        <w:tc>
          <w:tcPr>
            <w:tcW w:w="1725" w:type="dxa"/>
            <w:gridSpan w:val="2"/>
            <w:shd w:val="clear" w:color="auto" w:fill="D9E2F3" w:themeFill="accent1" w:themeFillTint="33"/>
            <w:tcMar/>
            <w:vAlign w:val="center"/>
          </w:tcPr>
          <w:p w:rsidRPr="006451FC" w:rsidR="00BE5049" w:rsidP="00121656" w:rsidRDefault="00BE5049" w14:paraId="3577A438"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Especialización</w:t>
            </w:r>
          </w:p>
        </w:tc>
        <w:tc>
          <w:tcPr>
            <w:tcW w:w="1350" w:type="dxa"/>
            <w:gridSpan w:val="2"/>
            <w:shd w:val="clear" w:color="auto" w:fill="D9E2F3" w:themeFill="accent1" w:themeFillTint="33"/>
            <w:tcMar/>
            <w:vAlign w:val="center"/>
          </w:tcPr>
          <w:p w:rsidRPr="006451FC" w:rsidR="00BE5049" w:rsidP="00121656" w:rsidRDefault="00BE5049" w14:paraId="49E3C6F1"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Maestría</w:t>
            </w:r>
          </w:p>
        </w:tc>
        <w:tc>
          <w:tcPr>
            <w:tcW w:w="1755" w:type="dxa"/>
            <w:gridSpan w:val="2"/>
            <w:shd w:val="clear" w:color="auto" w:fill="D9E2F3" w:themeFill="accent1" w:themeFillTint="33"/>
            <w:tcMar/>
            <w:vAlign w:val="center"/>
          </w:tcPr>
          <w:p w:rsidRPr="006451FC" w:rsidR="00BE5049" w:rsidP="00121656" w:rsidRDefault="00BE5049" w14:paraId="4253FA25"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Doctorado</w:t>
            </w:r>
          </w:p>
        </w:tc>
        <w:tc>
          <w:tcPr>
            <w:tcW w:w="1195" w:type="dxa"/>
            <w:vMerge w:val="restart"/>
            <w:shd w:val="clear" w:color="auto" w:fill="D9E2F3" w:themeFill="accent1" w:themeFillTint="33"/>
            <w:tcMar/>
            <w:vAlign w:val="center"/>
          </w:tcPr>
          <w:p w:rsidRPr="006451FC" w:rsidR="00BE5049" w:rsidP="00121656" w:rsidRDefault="00F8088A" w14:paraId="2AB03B2E" w14:textId="6A35C55A">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Total,</w:t>
            </w:r>
            <w:r w:rsidRPr="006451FC" w:rsidR="3ACDAD51">
              <w:rPr>
                <w:rFonts w:ascii="Times New Roman" w:hAnsi="Times New Roman" w:cs="Times New Roman"/>
                <w:b/>
                <w:bCs/>
                <w:sz w:val="20"/>
                <w:szCs w:val="20"/>
                <w:lang w:val="es-CO"/>
              </w:rPr>
              <w:t xml:space="preserve"> de Profesores</w:t>
            </w:r>
          </w:p>
        </w:tc>
      </w:tr>
      <w:tr w:rsidRPr="006451FC" w:rsidR="00BE5049" w:rsidTr="24D56419" w14:paraId="31EAF0D2" w14:textId="77777777">
        <w:trPr>
          <w:trHeight w:val="300"/>
          <w:jc w:val="center"/>
        </w:trPr>
        <w:tc>
          <w:tcPr>
            <w:tcW w:w="960" w:type="dxa"/>
            <w:vMerge/>
            <w:tcMar/>
            <w:vAlign w:val="center"/>
          </w:tcPr>
          <w:p w:rsidRPr="006451FC" w:rsidR="00BE5049" w:rsidP="00121656" w:rsidRDefault="00BE5049" w14:paraId="00059EB9" w14:textId="77777777">
            <w:pPr>
              <w:jc w:val="center"/>
              <w:rPr>
                <w:rFonts w:ascii="Times New Roman" w:hAnsi="Times New Roman" w:cs="Times New Roman"/>
                <w:sz w:val="20"/>
                <w:szCs w:val="20"/>
                <w:lang w:val="es-CO"/>
              </w:rPr>
            </w:pPr>
          </w:p>
        </w:tc>
        <w:tc>
          <w:tcPr>
            <w:tcW w:w="630" w:type="dxa"/>
            <w:shd w:val="clear" w:color="auto" w:fill="D9E2F3" w:themeFill="accent1" w:themeFillTint="33"/>
            <w:tcMar/>
            <w:vAlign w:val="center"/>
          </w:tcPr>
          <w:p w:rsidRPr="006451FC" w:rsidR="00BE5049" w:rsidP="00121656" w:rsidRDefault="00BE5049" w14:paraId="72A6DA8C"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885" w:type="dxa"/>
            <w:shd w:val="clear" w:color="auto" w:fill="D9E2F3" w:themeFill="accent1" w:themeFillTint="33"/>
            <w:tcMar/>
            <w:vAlign w:val="center"/>
          </w:tcPr>
          <w:p w:rsidRPr="006451FC" w:rsidR="00BE5049" w:rsidP="00121656" w:rsidRDefault="00BE5049" w14:paraId="061B27AC"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780" w:type="dxa"/>
            <w:shd w:val="clear" w:color="auto" w:fill="D9E2F3" w:themeFill="accent1" w:themeFillTint="33"/>
            <w:tcMar/>
            <w:vAlign w:val="center"/>
          </w:tcPr>
          <w:p w:rsidRPr="006451FC" w:rsidR="00BE5049" w:rsidP="00121656" w:rsidRDefault="00BE5049" w14:paraId="5ACDA7A8"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45" w:type="dxa"/>
            <w:shd w:val="clear" w:color="auto" w:fill="D9E2F3" w:themeFill="accent1" w:themeFillTint="33"/>
            <w:tcMar/>
            <w:vAlign w:val="center"/>
          </w:tcPr>
          <w:p w:rsidRPr="006451FC" w:rsidR="00BE5049" w:rsidP="00121656" w:rsidRDefault="00BE5049" w14:paraId="1EA5BE63"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675" w:type="dxa"/>
            <w:shd w:val="clear" w:color="auto" w:fill="D9E2F3" w:themeFill="accent1" w:themeFillTint="33"/>
            <w:tcMar/>
            <w:vAlign w:val="center"/>
          </w:tcPr>
          <w:p w:rsidRPr="006451FC" w:rsidR="00BE5049" w:rsidP="00121656" w:rsidRDefault="00BE5049" w14:paraId="57859416"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675" w:type="dxa"/>
            <w:shd w:val="clear" w:color="auto" w:fill="D9E2F3" w:themeFill="accent1" w:themeFillTint="33"/>
            <w:tcMar/>
            <w:vAlign w:val="center"/>
          </w:tcPr>
          <w:p w:rsidRPr="006451FC" w:rsidR="00BE5049" w:rsidP="00121656" w:rsidRDefault="00BE5049" w14:paraId="3A8EEBB4"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825" w:type="dxa"/>
            <w:shd w:val="clear" w:color="auto" w:fill="D9E2F3" w:themeFill="accent1" w:themeFillTint="33"/>
            <w:tcMar/>
            <w:vAlign w:val="center"/>
          </w:tcPr>
          <w:p w:rsidRPr="006451FC" w:rsidR="00BE5049" w:rsidP="00121656" w:rsidRDefault="00BE5049" w14:paraId="17F53ED2"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30" w:type="dxa"/>
            <w:shd w:val="clear" w:color="auto" w:fill="D9E2F3" w:themeFill="accent1" w:themeFillTint="33"/>
            <w:tcMar/>
            <w:vAlign w:val="center"/>
          </w:tcPr>
          <w:p w:rsidRPr="006451FC" w:rsidR="00BE5049" w:rsidP="00121656" w:rsidRDefault="00BE5049" w14:paraId="3677BD61"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195" w:type="dxa"/>
            <w:vMerge/>
            <w:tcMar/>
            <w:vAlign w:val="center"/>
          </w:tcPr>
          <w:p w:rsidRPr="006451FC" w:rsidR="00BE5049" w:rsidP="00121656" w:rsidRDefault="00BE5049" w14:paraId="2AA909D5" w14:textId="77777777">
            <w:pPr>
              <w:jc w:val="center"/>
              <w:rPr>
                <w:rFonts w:ascii="Times New Roman" w:hAnsi="Times New Roman" w:cs="Times New Roman"/>
                <w:sz w:val="20"/>
                <w:szCs w:val="20"/>
                <w:lang w:val="es-CO"/>
              </w:rPr>
            </w:pPr>
          </w:p>
        </w:tc>
      </w:tr>
      <w:tr w:rsidRPr="006451FC" w:rsidR="7E172A74" w:rsidTr="24D56419" w14:paraId="2C382C30"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672EF86" w14:textId="11A7E235">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2020-3</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853AE4D" w14:textId="0A3D1D9A" w14:noSpellErr="1">
            <w:pPr>
              <w:jc w:val="center"/>
              <w:rPr>
                <w:rFonts w:ascii="Times New Roman" w:hAnsi="Times New Roman" w:eastAsia="Times New Roman" w:cs="Times New Roman"/>
                <w:sz w:val="20"/>
                <w:szCs w:val="20"/>
              </w:rPr>
            </w:pPr>
            <w:commentRangeStart w:id="960340405"/>
            <w:r w:rsidRPr="24D56419" w:rsidR="314CE112">
              <w:rPr>
                <w:rFonts w:ascii="Times New Roman" w:hAnsi="Times New Roman" w:eastAsia="Times New Roman" w:cs="Times New Roman"/>
                <w:sz w:val="20"/>
                <w:szCs w:val="20"/>
              </w:rPr>
              <w:t>0</w:t>
            </w:r>
            <w:commentRangeEnd w:id="960340405"/>
            <w:r>
              <w:rPr>
                <w:rStyle w:val="CommentReference"/>
              </w:rPr>
              <w:commentReference w:id="960340405"/>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0B74D9C" w14:textId="4646B62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6A12B78" w14:textId="5487CF77">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5FB91D0" w14:textId="0D75B1F0">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5D645EE4" w14:textId="16E9E1E3">
            <w:pPr>
              <w:jc w:val="center"/>
              <w:rPr>
                <w:rFonts w:ascii="Times New Roman" w:hAnsi="Times New Roman" w:eastAsia="Calibri" w:cs="Times New Roman"/>
                <w:lang w:val="es"/>
              </w:rPr>
            </w:pPr>
            <w:r w:rsidRPr="006451FC">
              <w:rPr>
                <w:rFonts w:ascii="Times New Roman" w:hAnsi="Times New Roman" w:eastAsia="Calibri" w:cs="Times New Roman"/>
                <w:lang w:val="es"/>
              </w:rPr>
              <w:t>8</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9EE5225" w14:textId="01BD84D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32%</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2E678305" w14:textId="60E33A4B">
            <w:pPr>
              <w:jc w:val="center"/>
              <w:rPr>
                <w:rFonts w:ascii="Times New Roman" w:hAnsi="Times New Roman" w:eastAsia="Calibri" w:cs="Times New Roman"/>
                <w:lang w:val="es"/>
              </w:rPr>
            </w:pPr>
            <w:r w:rsidRPr="006451FC">
              <w:rPr>
                <w:rFonts w:ascii="Times New Roman" w:hAnsi="Times New Roman" w:eastAsia="Calibri" w:cs="Times New Roman"/>
                <w:lang w:val="es"/>
              </w:rPr>
              <w:t>17</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CBB8343" w14:textId="0F446B8A">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68%</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76B6DD4" w14:textId="7E3497C1">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25</w:t>
            </w:r>
          </w:p>
        </w:tc>
      </w:tr>
      <w:tr w:rsidRPr="006451FC" w:rsidR="7E172A74" w:rsidTr="24D56419" w14:paraId="5D9112AD"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A1FDD2E" w14:textId="573160EE">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2021-1</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EABDA2D" w14:textId="430A0C16">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1207C28" w14:textId="5646AE48">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2401E26" w14:textId="43806A60">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62BBC52" w14:textId="69EF7B0A">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5368B2CF" w14:textId="58BFA8A5">
            <w:pPr>
              <w:jc w:val="center"/>
              <w:rPr>
                <w:rFonts w:ascii="Times New Roman" w:hAnsi="Times New Roman" w:eastAsia="Calibri" w:cs="Times New Roman"/>
                <w:lang w:val="es"/>
              </w:rPr>
            </w:pPr>
            <w:r w:rsidRPr="006451FC">
              <w:rPr>
                <w:rFonts w:ascii="Times New Roman" w:hAnsi="Times New Roman" w:eastAsia="Calibri" w:cs="Times New Roman"/>
                <w:lang w:val="es"/>
              </w:rPr>
              <w:t>7</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142865D" w14:textId="52934269">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30%</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3BF0A0F4" w14:textId="3F47078A">
            <w:pPr>
              <w:jc w:val="center"/>
              <w:rPr>
                <w:rFonts w:ascii="Times New Roman" w:hAnsi="Times New Roman" w:eastAsia="Calibri" w:cs="Times New Roman"/>
                <w:lang w:val="es"/>
              </w:rPr>
            </w:pPr>
            <w:r w:rsidRPr="006451FC">
              <w:rPr>
                <w:rFonts w:ascii="Times New Roman" w:hAnsi="Times New Roman" w:eastAsia="Calibri" w:cs="Times New Roman"/>
                <w:lang w:val="es"/>
              </w:rPr>
              <w:t>16</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B2862C2" w14:textId="69F33C27">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70%</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77164715" w14:textId="7E21AA74">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23</w:t>
            </w:r>
          </w:p>
        </w:tc>
      </w:tr>
      <w:tr w:rsidRPr="006451FC" w:rsidR="7E172A74" w:rsidTr="24D56419" w14:paraId="65DCF629"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A5ACE5F" w14:textId="2874A1CA">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2021-3</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3BFA474" w14:textId="0339929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F60229B" w14:textId="443BC74B">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D96F679" w14:textId="7D7C643B">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70BCF06" w14:textId="54060079">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50899296" w14:textId="59E8725F">
            <w:pPr>
              <w:jc w:val="center"/>
              <w:rPr>
                <w:rFonts w:ascii="Times New Roman" w:hAnsi="Times New Roman" w:eastAsia="Calibri" w:cs="Times New Roman"/>
                <w:lang w:val="es"/>
              </w:rPr>
            </w:pPr>
            <w:r w:rsidRPr="006451FC">
              <w:rPr>
                <w:rFonts w:ascii="Times New Roman" w:hAnsi="Times New Roman" w:eastAsia="Calibri" w:cs="Times New Roman"/>
                <w:lang w:val="es"/>
              </w:rPr>
              <w:t>4</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749F8C1" w14:textId="46B38458">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19%</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7F5B7F95" w14:textId="6B6F6250">
            <w:pPr>
              <w:jc w:val="center"/>
              <w:rPr>
                <w:rFonts w:ascii="Times New Roman" w:hAnsi="Times New Roman" w:eastAsia="Calibri" w:cs="Times New Roman"/>
                <w:lang w:val="es"/>
              </w:rPr>
            </w:pPr>
            <w:r w:rsidRPr="006451FC">
              <w:rPr>
                <w:rFonts w:ascii="Times New Roman" w:hAnsi="Times New Roman" w:eastAsia="Calibri" w:cs="Times New Roman"/>
                <w:lang w:val="es"/>
              </w:rPr>
              <w:t>17</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C64B132" w14:textId="2096231C">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81%</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619DFB6" w14:textId="22D56E56">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21</w:t>
            </w:r>
          </w:p>
        </w:tc>
      </w:tr>
      <w:tr w:rsidRPr="006451FC" w:rsidR="7E172A74" w:rsidTr="24D56419" w14:paraId="0527CF7B"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E5BB940" w14:textId="13DF0EF4">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2022-1</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7D713E29" w14:textId="6DE3B7C1">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F88B07E" w14:textId="5AB24013">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013CDB1" w14:textId="18F707ED">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3EC4C12" w14:textId="30B42823">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13BE1C97" w14:textId="557969C7">
            <w:pPr>
              <w:jc w:val="center"/>
              <w:rPr>
                <w:rFonts w:ascii="Times New Roman" w:hAnsi="Times New Roman" w:eastAsia="Calibri" w:cs="Times New Roman"/>
                <w:lang w:val="es"/>
              </w:rPr>
            </w:pPr>
            <w:r w:rsidRPr="006451FC">
              <w:rPr>
                <w:rFonts w:ascii="Times New Roman" w:hAnsi="Times New Roman" w:eastAsia="Calibri" w:cs="Times New Roman"/>
                <w:lang w:val="es"/>
              </w:rPr>
              <w:t>4</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FC02A12" w14:textId="55E166EA">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24%</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4087A303" w14:textId="7C870EBD">
            <w:pPr>
              <w:jc w:val="center"/>
              <w:rPr>
                <w:rFonts w:ascii="Times New Roman" w:hAnsi="Times New Roman" w:eastAsia="Calibri" w:cs="Times New Roman"/>
                <w:lang w:val="es"/>
              </w:rPr>
            </w:pPr>
            <w:r w:rsidRPr="006451FC">
              <w:rPr>
                <w:rFonts w:ascii="Times New Roman" w:hAnsi="Times New Roman" w:eastAsia="Calibri" w:cs="Times New Roman"/>
                <w:lang w:val="es"/>
              </w:rPr>
              <w:t>13</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DF4F0DB" w14:textId="0946E496">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76%</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446FCB8" w14:textId="5AA08CFC">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17</w:t>
            </w:r>
          </w:p>
        </w:tc>
      </w:tr>
      <w:tr w:rsidRPr="006451FC" w:rsidR="7E172A74" w:rsidTr="24D56419" w14:paraId="0AF37CD4"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704EBD51" w14:textId="7207B744">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2022-3</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40A39BD" w14:textId="22A2B448">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133FBDD" w14:textId="1E9FB515">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2797EDF" w14:textId="10230AA6">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386585D" w14:textId="23B6ED9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0C703ADF" w14:textId="6887E689">
            <w:pPr>
              <w:jc w:val="center"/>
              <w:rPr>
                <w:rFonts w:ascii="Times New Roman" w:hAnsi="Times New Roman" w:eastAsia="Calibri" w:cs="Times New Roman"/>
                <w:lang w:val="es"/>
              </w:rPr>
            </w:pPr>
            <w:r w:rsidRPr="006451FC">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72DF447" w14:textId="094D68A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11%</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165ABAF4" w14:textId="546E12C1">
            <w:pPr>
              <w:jc w:val="center"/>
              <w:rPr>
                <w:rFonts w:ascii="Times New Roman" w:hAnsi="Times New Roman" w:eastAsia="Calibri" w:cs="Times New Roman"/>
                <w:lang w:val="es"/>
              </w:rPr>
            </w:pPr>
            <w:r w:rsidRPr="006451FC">
              <w:rPr>
                <w:rFonts w:ascii="Times New Roman" w:hAnsi="Times New Roman" w:eastAsia="Calibri" w:cs="Times New Roman"/>
                <w:lang w:val="es"/>
              </w:rPr>
              <w:t>8</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5662469" w14:textId="0781FD97">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89%</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B3E96F6" w14:textId="4524E6B5">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9</w:t>
            </w:r>
          </w:p>
        </w:tc>
      </w:tr>
      <w:tr w:rsidRPr="006451FC" w:rsidR="7E172A74" w:rsidTr="24D56419" w14:paraId="38E5E86E"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A0117FA" w14:textId="227B4373">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2023-1</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029E0E7" w14:textId="51484F19">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51DF4D9" w14:textId="47A9B2D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4449D86" w14:textId="52523B4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D77EA99" w14:textId="73A1CBE4">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6BE94220" w14:textId="1ACD68EC">
            <w:pPr>
              <w:jc w:val="center"/>
              <w:rPr>
                <w:rFonts w:ascii="Times New Roman" w:hAnsi="Times New Roman" w:eastAsia="Calibri" w:cs="Times New Roman"/>
                <w:lang w:val="es"/>
              </w:rPr>
            </w:pPr>
            <w:r w:rsidRPr="006451FC">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8D8C86E" w14:paraId="67D8FBB4" w14:textId="4C5FA9D7">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25</w:t>
            </w:r>
            <w:r w:rsidRPr="006451FC" w:rsidR="2FBB4235">
              <w:rPr>
                <w:rFonts w:ascii="Times New Roman" w:hAnsi="Times New Roman" w:eastAsia="Calibri" w:cs="Times New Roman"/>
                <w:color w:val="000000" w:themeColor="text1"/>
                <w:lang w:val="es"/>
              </w:rPr>
              <w:t>%</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71184B79" w14:textId="2C8B233A">
            <w:pPr>
              <w:jc w:val="center"/>
              <w:rPr>
                <w:rFonts w:ascii="Times New Roman" w:hAnsi="Times New Roman" w:eastAsia="Calibri" w:cs="Times New Roman"/>
                <w:lang w:val="es"/>
              </w:rPr>
            </w:pPr>
            <w:r w:rsidRPr="006451FC">
              <w:rPr>
                <w:rFonts w:ascii="Times New Roman" w:hAnsi="Times New Roman" w:eastAsia="Calibri" w:cs="Times New Roman"/>
                <w:lang w:val="es"/>
              </w:rPr>
              <w:t>3</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CD6E525" w14:textId="03BF6291">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75%</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BC7A7C7" w14:textId="6EA94136">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2</w:t>
            </w:r>
          </w:p>
        </w:tc>
      </w:tr>
      <w:tr w:rsidRPr="006451FC" w:rsidR="7E172A74" w:rsidTr="24D56419" w14:paraId="6399F6A3"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5267CCE" w14:textId="72A47E96">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2023-3</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79E06F6" w14:textId="498C3B54">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DCFDADF" w14:textId="1EAD5B0F">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AFAF9BC" w14:textId="49727735">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BD55333" w14:textId="05F7BA95">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3F1019E0" w14:textId="738927E1">
            <w:pPr>
              <w:jc w:val="center"/>
              <w:rPr>
                <w:rFonts w:ascii="Times New Roman" w:hAnsi="Times New Roman" w:eastAsia="Calibri" w:cs="Times New Roman"/>
                <w:lang w:val="es"/>
              </w:rPr>
            </w:pPr>
            <w:r w:rsidRPr="006451FC">
              <w:rPr>
                <w:rFonts w:ascii="Times New Roman" w:hAnsi="Times New Roman" w:eastAsia="Calibri" w:cs="Times New Roman"/>
                <w:lang w:val="es"/>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ADFF552" w14:textId="6E3AC3C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148618D5" w14:textId="68389864">
            <w:pPr>
              <w:jc w:val="center"/>
              <w:rPr>
                <w:rFonts w:ascii="Times New Roman" w:hAnsi="Times New Roman" w:eastAsia="Calibri" w:cs="Times New Roman"/>
                <w:lang w:val="es"/>
              </w:rPr>
            </w:pPr>
            <w:r w:rsidRPr="006451FC">
              <w:rPr>
                <w:rFonts w:ascii="Times New Roman" w:hAnsi="Times New Roman" w:eastAsia="Calibri" w:cs="Times New Roman"/>
                <w:lang w:val="es"/>
              </w:rPr>
              <w:t>2</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2C71A4B" w14:textId="757C1F67">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100%</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7A4E21D3" w14:textId="5D008CE8">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2</w:t>
            </w:r>
          </w:p>
        </w:tc>
      </w:tr>
      <w:tr w:rsidRPr="006451FC" w:rsidR="7E172A74" w:rsidTr="24D56419" w14:paraId="6ED5306B"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4CBBDEE" w14:textId="57F0E5AC">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2024-1</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A2D8D14" w14:textId="3999485D">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43EFAD6" w14:textId="4D969179">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F07708E" w14:textId="0C32C019">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40ABC17B" w14:textId="47F408C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55F1C724" w14:textId="155B0450">
            <w:pPr>
              <w:jc w:val="center"/>
              <w:rPr>
                <w:rFonts w:ascii="Times New Roman" w:hAnsi="Times New Roman" w:eastAsia="Calibri" w:cs="Times New Roman"/>
                <w:lang w:val="es"/>
              </w:rPr>
            </w:pPr>
            <w:r w:rsidRPr="006451FC">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2FBB4235" w14:paraId="5B196BD5" w14:textId="0D037FB7">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r w:rsidRPr="006451FC" w:rsidR="01C05373">
              <w:rPr>
                <w:rFonts w:ascii="Times New Roman" w:hAnsi="Times New Roman" w:eastAsia="Calibri" w:cs="Times New Roman"/>
                <w:color w:val="000000" w:themeColor="text1"/>
                <w:lang w:val="es"/>
              </w:rPr>
              <w:t>2</w:t>
            </w:r>
            <w:r w:rsidRPr="006451FC">
              <w:rPr>
                <w:rFonts w:ascii="Times New Roman" w:hAnsi="Times New Roman" w:eastAsia="Calibri" w:cs="Times New Roman"/>
                <w:color w:val="000000" w:themeColor="text1"/>
                <w:lang w:val="es"/>
              </w:rPr>
              <w:t>%</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051EE370" w14:textId="65669F05">
            <w:pPr>
              <w:jc w:val="center"/>
              <w:rPr>
                <w:rFonts w:ascii="Times New Roman" w:hAnsi="Times New Roman" w:eastAsia="Calibri" w:cs="Times New Roman"/>
                <w:lang w:val="es"/>
              </w:rPr>
            </w:pPr>
            <w:r w:rsidRPr="006451FC">
              <w:rPr>
                <w:rFonts w:ascii="Times New Roman" w:hAnsi="Times New Roman" w:eastAsia="Calibri" w:cs="Times New Roman"/>
                <w:lang w:val="es"/>
              </w:rPr>
              <w:t>7</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5B1BBB3" w14:textId="794C198A">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88%</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84DB2C9" w14:textId="40E45F20">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7</w:t>
            </w:r>
          </w:p>
        </w:tc>
      </w:tr>
      <w:tr w:rsidRPr="006451FC" w:rsidR="7E172A74" w:rsidTr="24D56419" w14:paraId="0C64A303"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A28EF81" w14:textId="77505E77">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2024-3</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757177A" w14:textId="66F80A31">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DDE3341" w14:textId="7168ACC5">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D703CE2" w14:textId="0AF5CC0B">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5ADE835" w14:textId="07C4CA02">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3CFFB9FD" w14:textId="1D82950A">
            <w:pPr>
              <w:jc w:val="center"/>
              <w:rPr>
                <w:rFonts w:ascii="Times New Roman" w:hAnsi="Times New Roman" w:eastAsia="Calibri" w:cs="Times New Roman"/>
                <w:lang w:val="es"/>
              </w:rPr>
            </w:pPr>
            <w:r w:rsidRPr="006451FC">
              <w:rPr>
                <w:rFonts w:ascii="Times New Roman" w:hAnsi="Times New Roman" w:eastAsia="Calibri" w:cs="Times New Roman"/>
                <w:lang w:val="es"/>
              </w:rPr>
              <w:t>2</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2DC5882" w14:textId="7C01756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13%</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25DA3715" w14:textId="4844FBEB">
            <w:pPr>
              <w:jc w:val="center"/>
              <w:rPr>
                <w:rFonts w:ascii="Times New Roman" w:hAnsi="Times New Roman" w:eastAsia="Calibri" w:cs="Times New Roman"/>
                <w:lang w:val="es"/>
              </w:rPr>
            </w:pPr>
            <w:r w:rsidRPr="006451FC">
              <w:rPr>
                <w:rFonts w:ascii="Times New Roman" w:hAnsi="Times New Roman" w:eastAsia="Calibri" w:cs="Times New Roman"/>
                <w:lang w:val="es"/>
              </w:rPr>
              <w:t>13</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BDAAF89" w14:textId="2698ABC2">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87%</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6F244E0" w14:textId="5654B607">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15</w:t>
            </w:r>
          </w:p>
        </w:tc>
      </w:tr>
      <w:tr w:rsidRPr="006451FC" w:rsidR="7E172A74" w:rsidTr="24D56419" w14:paraId="29239A97" w14:textId="77777777">
        <w:trPr>
          <w:trHeight w:val="300"/>
          <w:jc w:val="center"/>
        </w:trPr>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2F8E262" w14:textId="028BFF64">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2025-1</w:t>
            </w:r>
          </w:p>
        </w:tc>
        <w:tc>
          <w:tcPr>
            <w:tcW w:w="63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8144DAC" w14:textId="354F02A0">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8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10840C8" w14:textId="2F506388">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7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B1DA0F0" w14:textId="6C34C836">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94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473C6F1" w14:textId="311B9B50">
            <w:pPr>
              <w:jc w:val="center"/>
              <w:rPr>
                <w:rFonts w:ascii="Times New Roman" w:hAnsi="Times New Roman" w:eastAsia="Times New Roman" w:cs="Times New Roman"/>
                <w:sz w:val="20"/>
                <w:szCs w:val="20"/>
              </w:rPr>
            </w:pPr>
            <w:r w:rsidRPr="006451FC">
              <w:rPr>
                <w:rFonts w:ascii="Times New Roman" w:hAnsi="Times New Roman" w:eastAsia="Times New Roman" w:cs="Times New Roman"/>
                <w:sz w:val="20"/>
                <w:szCs w:val="20"/>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3B7C7C45" w14:textId="1A3BF3A0">
            <w:pPr>
              <w:jc w:val="center"/>
              <w:rPr>
                <w:rFonts w:ascii="Times New Roman" w:hAnsi="Times New Roman" w:eastAsia="Calibri" w:cs="Times New Roman"/>
                <w:lang w:val="es"/>
              </w:rPr>
            </w:pPr>
            <w:r w:rsidRPr="006451FC">
              <w:rPr>
                <w:rFonts w:ascii="Times New Roman" w:hAnsi="Times New Roman" w:eastAsia="Calibri" w:cs="Times New Roman"/>
                <w:lang w:val="es"/>
              </w:rPr>
              <w:t>3</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8D68454" w14:textId="360C5FEF">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25%</w:t>
            </w:r>
          </w:p>
        </w:tc>
        <w:tc>
          <w:tcPr>
            <w:tcW w:w="825" w:type="dxa"/>
            <w:tcBorders>
              <w:top w:val="single" w:color="auto" w:sz="8" w:space="0"/>
              <w:left w:val="single" w:color="auto" w:sz="8" w:space="0"/>
              <w:bottom w:val="single" w:color="auto" w:sz="8" w:space="0"/>
              <w:right w:val="single" w:color="auto" w:sz="8" w:space="0"/>
            </w:tcBorders>
            <w:tcMar>
              <w:left w:w="108" w:type="dxa"/>
              <w:right w:w="108" w:type="dxa"/>
            </w:tcMar>
          </w:tcPr>
          <w:p w:rsidRPr="006451FC" w:rsidR="7E172A74" w:rsidP="7E172A74" w:rsidRDefault="7E172A74" w14:paraId="57D41395" w14:textId="6B341049">
            <w:pPr>
              <w:jc w:val="center"/>
              <w:rPr>
                <w:rFonts w:ascii="Times New Roman" w:hAnsi="Times New Roman" w:eastAsia="Calibri" w:cs="Times New Roman"/>
                <w:lang w:val="es"/>
              </w:rPr>
            </w:pPr>
            <w:r w:rsidRPr="006451FC">
              <w:rPr>
                <w:rFonts w:ascii="Times New Roman" w:hAnsi="Times New Roman" w:eastAsia="Calibri" w:cs="Times New Roman"/>
                <w:lang w:val="es"/>
              </w:rPr>
              <w:t>9</w:t>
            </w:r>
          </w:p>
        </w:tc>
        <w:tc>
          <w:tcPr>
            <w:tcW w:w="93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8149AE8" w14:textId="11075E66">
            <w:pPr>
              <w:jc w:val="right"/>
              <w:rPr>
                <w:rFonts w:ascii="Times New Roman" w:hAnsi="Times New Roman" w:eastAsia="Calibri" w:cs="Times New Roman"/>
                <w:color w:val="000000" w:themeColor="text1"/>
              </w:rPr>
            </w:pPr>
            <w:r w:rsidRPr="006451FC">
              <w:rPr>
                <w:rFonts w:ascii="Times New Roman" w:hAnsi="Times New Roman" w:eastAsia="Calibri" w:cs="Times New Roman"/>
                <w:color w:val="000000" w:themeColor="text1"/>
              </w:rPr>
              <w:t>75%</w:t>
            </w:r>
          </w:p>
        </w:tc>
        <w:tc>
          <w:tcPr>
            <w:tcW w:w="11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1D8EE03C" w14:textId="7F0486E8">
            <w:pPr>
              <w:jc w:val="center"/>
              <w:rPr>
                <w:rFonts w:ascii="Times New Roman" w:hAnsi="Times New Roman" w:cs="Times New Roman"/>
              </w:rPr>
            </w:pPr>
            <w:r w:rsidRPr="006451FC">
              <w:rPr>
                <w:rFonts w:ascii="Times New Roman" w:hAnsi="Times New Roman" w:eastAsia="Times New Roman" w:cs="Times New Roman"/>
                <w:sz w:val="20"/>
                <w:szCs w:val="20"/>
              </w:rPr>
              <w:t>12</w:t>
            </w:r>
            <w:r w:rsidRPr="006451FC">
              <w:rPr>
                <w:rFonts w:ascii="Times New Roman" w:hAnsi="Times New Roman" w:cs="Times New Roman"/>
              </w:rPr>
              <w:t xml:space="preserve"> </w:t>
            </w:r>
          </w:p>
        </w:tc>
      </w:tr>
    </w:tbl>
    <w:p w:rsidRPr="006451FC" w:rsidR="00BD5899" w:rsidP="007A1AFD" w:rsidRDefault="7A3D0E6E" w14:paraId="0377A823" w14:textId="41687BF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825F612">
        <w:rPr>
          <w:rFonts w:ascii="Times New Roman" w:hAnsi="Times New Roman" w:cs="Times New Roman"/>
          <w:lang w:val="es-ES"/>
        </w:rPr>
        <w:t xml:space="preserve">Maestría en Ciencias de la Información y las Comunicaciones </w:t>
      </w:r>
      <w:r w:rsidRPr="006451FC" w:rsidR="00250CD7">
        <w:rPr>
          <w:rFonts w:ascii="Times New Roman" w:hAnsi="Times New Roman" w:cs="Times New Roman"/>
          <w:lang w:val="es-ES"/>
        </w:rPr>
        <w:t xml:space="preserve">– </w:t>
      </w:r>
      <w:r w:rsidRPr="006451FC" w:rsidR="00250CD7">
        <w:rPr>
          <w:rFonts w:ascii="Times New Roman" w:hAnsi="Times New Roman" w:cs="Times New Roman"/>
        </w:rPr>
        <w:t>Metodología</w:t>
      </w:r>
      <w:r w:rsidRPr="006451FC" w:rsidR="3E571DAA">
        <w:rPr>
          <w:rFonts w:ascii="Times New Roman" w:hAnsi="Times New Roman" w:cs="Times New Roman"/>
        </w:rPr>
        <w:t xml:space="preserve"> Investigación (SNIES: 17528).</w:t>
      </w:r>
    </w:p>
    <w:p w:rsidRPr="006451FC" w:rsidR="00250CD7" w:rsidP="007A1AFD" w:rsidRDefault="00250CD7" w14:paraId="67997FC6" w14:textId="77777777">
      <w:pPr>
        <w:pStyle w:val="Sinespaciado"/>
        <w:spacing w:line="276" w:lineRule="auto"/>
        <w:jc w:val="center"/>
        <w:rPr>
          <w:rFonts w:ascii="Times New Roman" w:hAnsi="Times New Roman" w:cs="Times New Roman"/>
        </w:rPr>
      </w:pPr>
    </w:p>
    <w:p w:rsidRPr="006451FC" w:rsidR="69834EF7" w:rsidP="00250CD7" w:rsidRDefault="69834EF7" w14:paraId="42E76072" w14:textId="69EDC28A">
      <w:pPr>
        <w:spacing w:line="257" w:lineRule="auto"/>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 xml:space="preserve">Resulta evidente que durante los períodos académicos 2022-3 a 2023-3, en donde no se recibieron estudiantes, la cantidad de profesores que impartían asignaturas disminuyó, como se aprecia en la tabla 6, sin embargo, una vez otorgado el Registro Calificado, se reciben nuevamente estudiantes, por lo que también se incrementan las cifras de profesores mostrando la recuperación de la tendencia inicial donde la mayoría de las clases son impartidas por profesores de tiempo completo.  </w:t>
      </w:r>
    </w:p>
    <w:p w:rsidRPr="006451FC" w:rsidR="00BD5899" w:rsidP="7E172A74" w:rsidRDefault="25C604F4" w14:paraId="03ADCDE6" w14:textId="1742D81A">
      <w:pPr>
        <w:pStyle w:val="Sinespaciado"/>
        <w:spacing w:before="240" w:after="240" w:line="276" w:lineRule="auto"/>
        <w:jc w:val="center"/>
        <w:rPr>
          <w:rFonts w:ascii="Times New Roman" w:hAnsi="Times New Roman" w:cs="Times New Roman"/>
          <w:lang w:val="es-ES"/>
        </w:rPr>
      </w:pPr>
      <w:bookmarkStart w:name="_Toc210978980" w:id="35"/>
      <w:bookmarkStart w:name="_Toc211324521" w:id="36"/>
      <w:r w:rsidRPr="006451FC">
        <w:rPr>
          <w:rFonts w:ascii="Times New Roman" w:hAnsi="Times New Roman" w:cs="Times New Roman"/>
        </w:rPr>
        <w:t xml:space="preserve">Tabla </w:t>
      </w:r>
      <w:r w:rsidRPr="006451FC" w:rsidR="00BE5049">
        <w:rPr>
          <w:rFonts w:ascii="Times New Roman" w:hAnsi="Times New Roman" w:cs="Times New Roman"/>
        </w:rPr>
        <w:fldChar w:fldCharType="begin"/>
      </w:r>
      <w:r w:rsidRPr="006451FC" w:rsidR="00BE5049">
        <w:rPr>
          <w:rFonts w:ascii="Times New Roman" w:hAnsi="Times New Roman" w:cs="Times New Roman"/>
        </w:rPr>
        <w:instrText xml:space="preserve"> SEQ Tabla \* ARABIC </w:instrText>
      </w:r>
      <w:r w:rsidRPr="006451FC" w:rsidR="00BE5049">
        <w:rPr>
          <w:rFonts w:ascii="Times New Roman" w:hAnsi="Times New Roman" w:cs="Times New Roman"/>
        </w:rPr>
        <w:fldChar w:fldCharType="separate"/>
      </w:r>
      <w:r w:rsidR="00901F34">
        <w:rPr>
          <w:rFonts w:ascii="Times New Roman" w:hAnsi="Times New Roman" w:cs="Times New Roman"/>
          <w:noProof/>
        </w:rPr>
        <w:t>5</w:t>
      </w:r>
      <w:r w:rsidRPr="006451FC" w:rsidR="00BE5049">
        <w:rPr>
          <w:rFonts w:ascii="Times New Roman" w:hAnsi="Times New Roman" w:cs="Times New Roman"/>
        </w:rPr>
        <w:fldChar w:fldCharType="end"/>
      </w:r>
      <w:r w:rsidRPr="006451FC">
        <w:rPr>
          <w:rFonts w:ascii="Times New Roman" w:hAnsi="Times New Roman" w:cs="Times New Roman"/>
        </w:rPr>
        <w:t xml:space="preserve"> Evolución de modalidad de contratación de profesores del </w:t>
      </w:r>
      <w:r w:rsidRPr="006451FC" w:rsidR="0D9B48CF">
        <w:rPr>
          <w:rFonts w:ascii="Times New Roman" w:hAnsi="Times New Roman" w:cs="Times New Roman"/>
        </w:rPr>
        <w:t xml:space="preserve">proyecto curricular </w:t>
      </w:r>
      <w:r w:rsidRPr="006451FC" w:rsidR="2087C4E2">
        <w:rPr>
          <w:rFonts w:ascii="Times New Roman" w:hAnsi="Times New Roman" w:cs="Times New Roman"/>
          <w:lang w:val="es-ES"/>
        </w:rPr>
        <w:t xml:space="preserve">Maestría en Ciencias de la Información y las Comunicaciones – </w:t>
      </w:r>
      <w:r w:rsidRPr="006451FC" w:rsidR="02B77EAA">
        <w:rPr>
          <w:rFonts w:ascii="Times New Roman" w:hAnsi="Times New Roman" w:cs="Times New Roman"/>
        </w:rPr>
        <w:t>Metodología Investigación (SNIES: 17528).</w:t>
      </w:r>
      <w:bookmarkEnd w:id="35"/>
      <w:bookmarkEnd w:id="36"/>
    </w:p>
    <w:tbl>
      <w:tblPr>
        <w:tblStyle w:val="Tablaconcuadrcula"/>
        <w:tblW w:w="8505" w:type="dxa"/>
        <w:jc w:val="center"/>
        <w:tblLook w:val="04A0" w:firstRow="1" w:lastRow="0" w:firstColumn="1" w:lastColumn="0" w:noHBand="0" w:noVBand="1"/>
      </w:tblPr>
      <w:tblGrid>
        <w:gridCol w:w="1326"/>
        <w:gridCol w:w="992"/>
        <w:gridCol w:w="992"/>
        <w:gridCol w:w="1080"/>
        <w:gridCol w:w="1081"/>
        <w:gridCol w:w="766"/>
        <w:gridCol w:w="905"/>
        <w:gridCol w:w="1363"/>
      </w:tblGrid>
      <w:tr w:rsidRPr="006451FC" w:rsidR="00BE5049" w:rsidTr="24D56419" w14:paraId="3156052A" w14:textId="77777777">
        <w:trPr>
          <w:trHeight w:val="300"/>
          <w:jc w:val="center"/>
        </w:trPr>
        <w:tc>
          <w:tcPr>
            <w:tcW w:w="1326" w:type="dxa"/>
            <w:vMerge w:val="restart"/>
            <w:shd w:val="clear" w:color="auto" w:fill="D9E2F3" w:themeFill="accent1" w:themeFillTint="33"/>
            <w:tcMar/>
            <w:vAlign w:val="center"/>
          </w:tcPr>
          <w:p w:rsidRPr="006451FC" w:rsidR="00BE5049" w:rsidP="00121656" w:rsidRDefault="00BE5049" w14:paraId="2F898877"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Período</w:t>
            </w:r>
          </w:p>
        </w:tc>
        <w:tc>
          <w:tcPr>
            <w:tcW w:w="1984" w:type="dxa"/>
            <w:gridSpan w:val="2"/>
            <w:shd w:val="clear" w:color="auto" w:fill="D9E2F3" w:themeFill="accent1" w:themeFillTint="33"/>
            <w:tcMar/>
            <w:vAlign w:val="center"/>
          </w:tcPr>
          <w:p w:rsidRPr="006451FC" w:rsidR="00BE5049" w:rsidP="00121656" w:rsidRDefault="00BE5049" w14:paraId="4A451B7D" w14:textId="3BF5A684">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Hora C</w:t>
            </w:r>
            <w:r w:rsidRPr="006451FC" w:rsidR="02B97F04">
              <w:rPr>
                <w:rFonts w:ascii="Times New Roman" w:hAnsi="Times New Roman" w:cs="Times New Roman"/>
                <w:b/>
                <w:bCs/>
                <w:sz w:val="20"/>
                <w:szCs w:val="20"/>
                <w:lang w:val="es-CO"/>
              </w:rPr>
              <w:t>á</w:t>
            </w:r>
            <w:r w:rsidRPr="006451FC">
              <w:rPr>
                <w:rFonts w:ascii="Times New Roman" w:hAnsi="Times New Roman" w:cs="Times New Roman"/>
                <w:b/>
                <w:bCs/>
                <w:sz w:val="20"/>
                <w:szCs w:val="20"/>
                <w:lang w:val="es-CO"/>
              </w:rPr>
              <w:t>tedra</w:t>
            </w:r>
          </w:p>
        </w:tc>
        <w:tc>
          <w:tcPr>
            <w:tcW w:w="2161" w:type="dxa"/>
            <w:gridSpan w:val="2"/>
            <w:shd w:val="clear" w:color="auto" w:fill="D9E2F3" w:themeFill="accent1" w:themeFillTint="33"/>
            <w:tcMar/>
            <w:vAlign w:val="center"/>
          </w:tcPr>
          <w:p w:rsidRPr="006451FC" w:rsidR="00BE5049" w:rsidP="00121656" w:rsidRDefault="00BE5049" w14:paraId="583C7794"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Medio Tiempo</w:t>
            </w:r>
          </w:p>
        </w:tc>
        <w:tc>
          <w:tcPr>
            <w:tcW w:w="1671" w:type="dxa"/>
            <w:gridSpan w:val="2"/>
            <w:shd w:val="clear" w:color="auto" w:fill="D9E2F3" w:themeFill="accent1" w:themeFillTint="33"/>
            <w:tcMar/>
            <w:vAlign w:val="center"/>
          </w:tcPr>
          <w:p w:rsidRPr="006451FC" w:rsidR="00BE5049" w:rsidP="00121656" w:rsidRDefault="00BE5049" w14:paraId="22C45B8F"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Tiempo Completo</w:t>
            </w:r>
          </w:p>
        </w:tc>
        <w:tc>
          <w:tcPr>
            <w:tcW w:w="1363" w:type="dxa"/>
            <w:vMerge w:val="restart"/>
            <w:shd w:val="clear" w:color="auto" w:fill="D9E2F3" w:themeFill="accent1" w:themeFillTint="33"/>
            <w:tcMar/>
            <w:vAlign w:val="center"/>
          </w:tcPr>
          <w:p w:rsidRPr="006451FC" w:rsidR="00BE5049" w:rsidP="00121656" w:rsidRDefault="00F8088A" w14:paraId="61F93AEA" w14:textId="2BE0FE50">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Total,</w:t>
            </w:r>
            <w:r w:rsidRPr="006451FC" w:rsidR="00BE5049">
              <w:rPr>
                <w:rFonts w:ascii="Times New Roman" w:hAnsi="Times New Roman" w:cs="Times New Roman"/>
                <w:b/>
                <w:bCs/>
                <w:sz w:val="20"/>
                <w:szCs w:val="20"/>
                <w:lang w:val="es-CO"/>
              </w:rPr>
              <w:t xml:space="preserve"> de Profesores</w:t>
            </w:r>
          </w:p>
        </w:tc>
      </w:tr>
      <w:tr w:rsidRPr="006451FC" w:rsidR="00BE5049" w:rsidTr="24D56419" w14:paraId="3DDE05A3" w14:textId="77777777">
        <w:trPr>
          <w:trHeight w:val="300"/>
          <w:jc w:val="center"/>
        </w:trPr>
        <w:tc>
          <w:tcPr>
            <w:tcW w:w="1326" w:type="dxa"/>
            <w:vMerge/>
            <w:tcMar/>
            <w:vAlign w:val="center"/>
          </w:tcPr>
          <w:p w:rsidRPr="006451FC" w:rsidR="00BE5049" w:rsidP="00121656" w:rsidRDefault="00BE5049" w14:paraId="4C10F426" w14:textId="77777777">
            <w:pPr>
              <w:jc w:val="center"/>
              <w:rPr>
                <w:rFonts w:ascii="Times New Roman" w:hAnsi="Times New Roman" w:cs="Times New Roman"/>
                <w:sz w:val="20"/>
                <w:szCs w:val="20"/>
                <w:lang w:val="es-CO"/>
              </w:rPr>
            </w:pPr>
          </w:p>
        </w:tc>
        <w:tc>
          <w:tcPr>
            <w:tcW w:w="992" w:type="dxa"/>
            <w:shd w:val="clear" w:color="auto" w:fill="D9E2F3" w:themeFill="accent1" w:themeFillTint="33"/>
            <w:tcMar/>
            <w:vAlign w:val="center"/>
          </w:tcPr>
          <w:p w:rsidRPr="006451FC" w:rsidR="00BE5049" w:rsidP="00121656" w:rsidRDefault="00BE5049" w14:paraId="4173321E" w14:textId="77777777" w14:noSpellErr="1">
            <w:pPr>
              <w:jc w:val="center"/>
              <w:rPr>
                <w:rFonts w:ascii="Times New Roman" w:hAnsi="Times New Roman" w:cs="Times New Roman"/>
                <w:b w:val="1"/>
                <w:bCs w:val="1"/>
                <w:sz w:val="20"/>
                <w:szCs w:val="20"/>
                <w:lang w:val="es-CO"/>
              </w:rPr>
            </w:pPr>
            <w:commentRangeStart w:id="414640727"/>
            <w:r w:rsidRPr="24D56419" w:rsidR="2D2477A1">
              <w:rPr>
                <w:rFonts w:ascii="Times New Roman" w:hAnsi="Times New Roman" w:cs="Times New Roman"/>
                <w:b w:val="1"/>
                <w:bCs w:val="1"/>
                <w:sz w:val="20"/>
                <w:szCs w:val="20"/>
                <w:lang w:val="es-CO"/>
              </w:rPr>
              <w:t>No</w:t>
            </w:r>
            <w:commentRangeEnd w:id="414640727"/>
            <w:r>
              <w:rPr>
                <w:rStyle w:val="CommentReference"/>
              </w:rPr>
              <w:commentReference w:id="414640727"/>
            </w:r>
          </w:p>
        </w:tc>
        <w:tc>
          <w:tcPr>
            <w:tcW w:w="992" w:type="dxa"/>
            <w:shd w:val="clear" w:color="auto" w:fill="D9E2F3" w:themeFill="accent1" w:themeFillTint="33"/>
            <w:tcMar/>
            <w:vAlign w:val="center"/>
          </w:tcPr>
          <w:p w:rsidRPr="006451FC" w:rsidR="00BE5049" w:rsidP="00121656" w:rsidRDefault="00BE5049" w14:paraId="7B567A58"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080" w:type="dxa"/>
            <w:shd w:val="clear" w:color="auto" w:fill="D9E2F3" w:themeFill="accent1" w:themeFillTint="33"/>
            <w:tcMar/>
            <w:vAlign w:val="center"/>
          </w:tcPr>
          <w:p w:rsidRPr="006451FC" w:rsidR="00BE5049" w:rsidP="00121656" w:rsidRDefault="00BE5049" w14:paraId="3FA06CD1"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1081" w:type="dxa"/>
            <w:shd w:val="clear" w:color="auto" w:fill="D9E2F3" w:themeFill="accent1" w:themeFillTint="33"/>
            <w:tcMar/>
            <w:vAlign w:val="center"/>
          </w:tcPr>
          <w:p w:rsidRPr="006451FC" w:rsidR="00BE5049" w:rsidP="00121656" w:rsidRDefault="00BE5049" w14:paraId="087B68AB"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766" w:type="dxa"/>
            <w:shd w:val="clear" w:color="auto" w:fill="D9E2F3" w:themeFill="accent1" w:themeFillTint="33"/>
            <w:tcMar/>
            <w:vAlign w:val="center"/>
          </w:tcPr>
          <w:p w:rsidRPr="006451FC" w:rsidR="00BE5049" w:rsidP="00121656" w:rsidRDefault="00BE5049" w14:paraId="016B1A54"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05" w:type="dxa"/>
            <w:shd w:val="clear" w:color="auto" w:fill="D9E2F3" w:themeFill="accent1" w:themeFillTint="33"/>
            <w:tcMar/>
            <w:vAlign w:val="center"/>
          </w:tcPr>
          <w:p w:rsidRPr="006451FC" w:rsidR="00BE5049" w:rsidP="00121656" w:rsidRDefault="00BE5049" w14:paraId="04DDB075" w14:textId="77777777">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363" w:type="dxa"/>
            <w:vMerge/>
            <w:tcMar/>
            <w:vAlign w:val="center"/>
          </w:tcPr>
          <w:p w:rsidRPr="006451FC" w:rsidR="00BE5049" w:rsidP="00121656" w:rsidRDefault="00BE5049" w14:paraId="47C724DD" w14:textId="77777777">
            <w:pPr>
              <w:jc w:val="center"/>
              <w:rPr>
                <w:rFonts w:ascii="Times New Roman" w:hAnsi="Times New Roman" w:cs="Times New Roman"/>
                <w:sz w:val="20"/>
                <w:szCs w:val="20"/>
                <w:lang w:val="es-CO"/>
              </w:rPr>
            </w:pPr>
          </w:p>
        </w:tc>
      </w:tr>
      <w:tr w:rsidRPr="006451FC" w:rsidR="7E172A74" w:rsidTr="24D56419" w14:paraId="5B490396"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B93CB47" w14:textId="61A83622">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2020-3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008B9BD" w14:textId="5A62459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18FF5AB" w14:textId="0F2087D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24%</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0F8BCCE" w14:textId="6041DAA3">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C17D771" w14:textId="59115088">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D212365" w14:textId="1CF7C50B">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18</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30E01FB" w14:textId="4D8BE2B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72%</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A96ECEB" w14:textId="243E578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25</w:t>
            </w:r>
          </w:p>
        </w:tc>
      </w:tr>
      <w:tr w:rsidRPr="006451FC" w:rsidR="7E172A74" w:rsidTr="24D56419" w14:paraId="5B7A91FD"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55C4FCA5" w14:textId="5CCB7467">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2021-1</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992CCDA" w14:textId="6B22986F">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5596D8F" w14:textId="2560FC3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26%</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6FDF64D" w14:textId="6AEEC696">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5D1066B" w14:textId="752AD491">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9%</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B36A5DF" w14:textId="6A41C58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15</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3C85110" w14:textId="3058E1F5">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65%</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331F287" w14:textId="112398D7">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23</w:t>
            </w:r>
          </w:p>
        </w:tc>
      </w:tr>
      <w:tr w:rsidRPr="006451FC" w:rsidR="7E172A74" w:rsidTr="24D56419" w14:paraId="3EF4277E"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3FD45C48" w14:textId="45AF6EBD">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2021-3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828A267" w14:textId="7F0CAC50">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2FBB4235" w14:paraId="57A83274" w14:textId="5A47447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w:t>
            </w:r>
            <w:r w:rsidRPr="006451FC" w:rsidR="2FC1625E">
              <w:rPr>
                <w:rFonts w:ascii="Times New Roman" w:hAnsi="Times New Roman" w:eastAsia="Calibri" w:cs="Times New Roman"/>
                <w:color w:val="000000" w:themeColor="text1"/>
                <w:lang w:val="es"/>
              </w:rPr>
              <w:t>8</w:t>
            </w:r>
            <w:r w:rsidRPr="006451FC">
              <w:rPr>
                <w:rFonts w:ascii="Times New Roman" w:hAnsi="Times New Roman" w:eastAsia="Calibri" w:cs="Times New Roman"/>
                <w:color w:val="000000" w:themeColor="text1"/>
                <w:lang w:val="es"/>
              </w:rPr>
              <w:t>%</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D0EBB26" w14:textId="376D6169">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1D06D73" w14:textId="7AA52DA5">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E515A52" w14:textId="40C03A3F">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14</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1AA2F58" w14:textId="1B38FDAA">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67%</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4BD02AB" w14:textId="2CD0E990">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21</w:t>
            </w:r>
          </w:p>
        </w:tc>
      </w:tr>
      <w:tr w:rsidRPr="006451FC" w:rsidR="7E172A74" w:rsidTr="24D56419" w14:paraId="7280E42E"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6717FCE" w14:textId="3B96B92A">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2022-1</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66F0C3A" w14:textId="115FC2A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814FB1F" w14:textId="2591E6D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35%</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89D5163" w14:textId="5E43388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86932F4" w14:textId="3B04D949">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AD8FDCA" w14:textId="5A350168">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10</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DFDC50E" w14:textId="7E4F642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59%</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608C340" w14:textId="7391B56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17</w:t>
            </w:r>
          </w:p>
        </w:tc>
      </w:tr>
      <w:tr w:rsidRPr="006451FC" w:rsidR="7E172A74" w:rsidTr="24D56419" w14:paraId="23F811DF"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7B861BC7" w14:textId="35206954">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2022-3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81B9D9A" w14:textId="408CED8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F69FECC" w14:textId="696DC943">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67%</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98894D0" w14:textId="6283FA8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18C210A" w14:textId="77E4C560">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11%</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0C68FAF" w14:textId="07757E3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F1FC444" w14:textId="75113721">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22%</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6A84E09" w14:textId="19F7DEA0">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9</w:t>
            </w:r>
          </w:p>
        </w:tc>
      </w:tr>
      <w:tr w:rsidRPr="006451FC" w:rsidR="7E172A74" w:rsidTr="24D56419" w14:paraId="3A153AD7"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C88D252" w14:textId="5FB92149">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2023-1</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260B4E3" w14:textId="76DA6EFC">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1E5F69D" w14:textId="5CF25391">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75%</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E86CCCC" w14:textId="482AF71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E20C96B" w14:textId="2C5E25B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9EFEC7B" w14:textId="731518F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17AC0D6" w14:textId="6415432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25%</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BFA1C2A" w14:textId="5A7AB620">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w:t>
            </w:r>
          </w:p>
        </w:tc>
      </w:tr>
      <w:tr w:rsidRPr="006451FC" w:rsidR="7E172A74" w:rsidTr="24D56419" w14:paraId="6A738FE7"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14BE394" w14:textId="756A5C7D">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2023-3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600BFE10" w14:paraId="674069B0" w14:textId="7B1A0016">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2FBB4235" w14:paraId="4EF9B8DE" w14:textId="2F82460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F153A91" w14:textId="45D339F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48DE2AC" w14:textId="1FBF30C8">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0BC287FB" w14:paraId="0C32164F" w14:textId="33C6368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47C27C7A" w14:paraId="73AAB2F2" w14:textId="1110884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10</w:t>
            </w:r>
            <w:r w:rsidRPr="006451FC" w:rsidR="2FBB4235">
              <w:rPr>
                <w:rFonts w:ascii="Times New Roman" w:hAnsi="Times New Roman" w:eastAsia="Calibri" w:cs="Times New Roman"/>
                <w:color w:val="000000" w:themeColor="text1"/>
                <w:lang w:val="es"/>
              </w:rPr>
              <w:t>0%</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2F81281" w14:textId="29CEAD6F">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2</w:t>
            </w:r>
          </w:p>
        </w:tc>
      </w:tr>
      <w:tr w:rsidRPr="006451FC" w:rsidR="7E172A74" w:rsidTr="24D56419" w14:paraId="20D1388E"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630CD6DA" w14:textId="4F19FD5D">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2024-1</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0C4F1A8" w14:textId="3EE072EC">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8276BF4" w14:textId="256B5DA8">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50%</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7D213BA" w14:textId="6662A3AB">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9008958" w14:textId="35AA2E3C">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BC5B7C3" w14:textId="0518485F">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7C70709" w14:textId="50FEF969">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50%</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6AA29E9" w14:textId="51CE7DFC">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8</w:t>
            </w:r>
          </w:p>
        </w:tc>
      </w:tr>
      <w:tr w:rsidRPr="006451FC" w:rsidR="7E172A74" w:rsidTr="24D56419" w14:paraId="30EFEEA0"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2489E1CA" w14:textId="2F57C135">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eastAsia="Times New Roman" w:cs="Times New Roman"/>
                <w:color w:val="000000" w:themeColor="text1"/>
                <w:sz w:val="20"/>
                <w:szCs w:val="20"/>
                <w:u w:val="single"/>
                <w:lang w:val="es"/>
              </w:rPr>
              <w:t>2024-3</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35D98CB" w14:textId="25EB4E9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DC4E7C8" w14:textId="0D8F05F7">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40%</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D876711" w14:textId="043B6A5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49DA799C" w14:textId="2BD11C55">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CA7785F" w14:textId="00CC6082">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9</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515C57B3" w14:textId="1EE2A3FB">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60%</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292A2364" w14:textId="3B2AD6DC">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15</w:t>
            </w:r>
          </w:p>
        </w:tc>
      </w:tr>
      <w:tr w:rsidRPr="006451FC" w:rsidR="7E172A74" w:rsidTr="24D56419" w14:paraId="722BC3C4" w14:textId="77777777">
        <w:trPr>
          <w:trHeight w:val="240"/>
          <w:jc w:val="center"/>
        </w:trPr>
        <w:tc>
          <w:tcPr>
            <w:tcW w:w="1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6451FC" w:rsidR="7E172A74" w:rsidP="7E172A74" w:rsidRDefault="7E172A74" w14:paraId="0679DBCD" w14:textId="13938328">
            <w:pPr>
              <w:pStyle w:val="Sinespaciado"/>
              <w:jc w:val="center"/>
              <w:rPr>
                <w:rFonts w:ascii="Times New Roman" w:hAnsi="Times New Roman" w:eastAsia="Times New Roman" w:cs="Times New Roman"/>
                <w:color w:val="000000" w:themeColor="text1"/>
                <w:sz w:val="20"/>
                <w:szCs w:val="20"/>
                <w:u w:val="single"/>
                <w:lang w:val="es"/>
              </w:rPr>
            </w:pPr>
            <w:r w:rsidRPr="006451FC">
              <w:rPr>
                <w:rFonts w:ascii="Times New Roman" w:hAnsi="Times New Roman" w:cs="Times New Roman" w:eastAsiaTheme="minorEastAsia"/>
                <w:color w:val="000000" w:themeColor="text1"/>
                <w:sz w:val="20"/>
                <w:szCs w:val="20"/>
                <w:u w:val="single"/>
                <w:lang w:val="es"/>
              </w:rPr>
              <w:t>2025-1</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1A7DDFAD" w14:textId="2A43261E">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w:t>
            </w:r>
          </w:p>
        </w:tc>
        <w:tc>
          <w:tcPr>
            <w:tcW w:w="9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AF17896" w14:textId="1B944B87">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42%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3BC8C1C2" w14:textId="1DFA02E9">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108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6EFD7A6D" w14:textId="3695B23D">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0%</w:t>
            </w:r>
          </w:p>
        </w:tc>
        <w:tc>
          <w:tcPr>
            <w:tcW w:w="76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A8C5C79" w14:textId="46182BD4">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7</w:t>
            </w:r>
          </w:p>
        </w:tc>
        <w:tc>
          <w:tcPr>
            <w:tcW w:w="90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704984D1" w14:textId="24D5D4EB">
            <w:pPr>
              <w:jc w:val="center"/>
              <w:rPr>
                <w:rFonts w:ascii="Times New Roman" w:hAnsi="Times New Roman" w:eastAsia="Calibri" w:cs="Times New Roman"/>
                <w:color w:val="000000" w:themeColor="text1"/>
                <w:lang w:val="es"/>
              </w:rPr>
            </w:pPr>
            <w:r w:rsidRPr="006451FC">
              <w:rPr>
                <w:rFonts w:ascii="Times New Roman" w:hAnsi="Times New Roman" w:eastAsia="Calibri" w:cs="Times New Roman"/>
                <w:color w:val="000000" w:themeColor="text1"/>
                <w:lang w:val="es"/>
              </w:rPr>
              <w:t>58%</w:t>
            </w:r>
          </w:p>
        </w:tc>
        <w:tc>
          <w:tcPr>
            <w:tcW w:w="1363"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6451FC" w:rsidR="7E172A74" w:rsidP="7E172A74" w:rsidRDefault="7E172A74" w14:paraId="01155C7F" w14:textId="6B69D3CF">
            <w:pPr>
              <w:jc w:val="center"/>
              <w:rPr>
                <w:rFonts w:ascii="Times New Roman" w:hAnsi="Times New Roman" w:cs="Times New Roman"/>
              </w:rPr>
            </w:pPr>
            <w:r w:rsidRPr="006451FC">
              <w:rPr>
                <w:rFonts w:ascii="Times New Roman" w:hAnsi="Times New Roman" w:eastAsia="Calibri" w:cs="Times New Roman"/>
                <w:color w:val="000000" w:themeColor="text1"/>
                <w:lang w:val="es"/>
              </w:rPr>
              <w:t>12</w:t>
            </w:r>
            <w:r w:rsidRPr="006451FC">
              <w:rPr>
                <w:rFonts w:ascii="Times New Roman" w:hAnsi="Times New Roman" w:cs="Times New Roman"/>
              </w:rPr>
              <w:t xml:space="preserve"> </w:t>
            </w:r>
          </w:p>
        </w:tc>
      </w:tr>
    </w:tbl>
    <w:p w:rsidRPr="006451FC" w:rsidR="00BD5899" w:rsidP="007A1AFD" w:rsidRDefault="25C604F4" w14:paraId="3DC098DE" w14:textId="0B7ECC6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087C4E2">
        <w:rPr>
          <w:rFonts w:ascii="Times New Roman" w:hAnsi="Times New Roman" w:cs="Times New Roman"/>
          <w:lang w:val="es-ES"/>
        </w:rPr>
        <w:t xml:space="preserve">Maestría en Ciencias de la Información y las Comunicaciones </w:t>
      </w:r>
      <w:r w:rsidRPr="006451FC" w:rsidR="00250CD7">
        <w:rPr>
          <w:rFonts w:ascii="Times New Roman" w:hAnsi="Times New Roman" w:cs="Times New Roman"/>
          <w:lang w:val="es-ES"/>
        </w:rPr>
        <w:t xml:space="preserve">– </w:t>
      </w:r>
      <w:r w:rsidRPr="006451FC" w:rsidR="00250CD7">
        <w:rPr>
          <w:rFonts w:ascii="Times New Roman" w:hAnsi="Times New Roman" w:cs="Times New Roman"/>
        </w:rPr>
        <w:t>Metodología</w:t>
      </w:r>
      <w:r w:rsidRPr="006451FC" w:rsidR="1F1B31C0">
        <w:rPr>
          <w:rFonts w:ascii="Times New Roman" w:hAnsi="Times New Roman" w:cs="Times New Roman"/>
        </w:rPr>
        <w:t xml:space="preserve"> Investigación (SNIES: 17528).</w:t>
      </w:r>
    </w:p>
    <w:p w:rsidRPr="006451FC" w:rsidR="00250CD7" w:rsidP="007A1AFD" w:rsidRDefault="00250CD7" w14:paraId="1A73DD57" w14:textId="69FF113E">
      <w:pPr>
        <w:pStyle w:val="Sinespaciado"/>
        <w:spacing w:line="276" w:lineRule="auto"/>
        <w:jc w:val="center"/>
        <w:rPr>
          <w:rFonts w:ascii="Times New Roman" w:hAnsi="Times New Roman" w:cs="Times New Roman"/>
        </w:rPr>
      </w:pPr>
    </w:p>
    <w:p w:rsidRPr="006451FC" w:rsidR="00250CD7" w:rsidP="007A1AFD" w:rsidRDefault="00250CD7" w14:paraId="79457207" w14:textId="77777777">
      <w:pPr>
        <w:pStyle w:val="Sinespaciado"/>
        <w:spacing w:line="276" w:lineRule="auto"/>
        <w:jc w:val="center"/>
        <w:rPr>
          <w:rFonts w:ascii="Times New Roman" w:hAnsi="Times New Roman" w:cs="Times New Roman"/>
        </w:rPr>
      </w:pPr>
    </w:p>
    <w:p w:rsidRPr="006451FC" w:rsidR="00250CD7" w:rsidP="7E172A74" w:rsidRDefault="5F0D048B" w14:paraId="0383DAB6" w14:textId="29ADCC2E">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Investigación </w:t>
      </w:r>
    </w:p>
    <w:p w:rsidRPr="006451FC" w:rsidR="3ACDAD51" w:rsidP="3FAE1183" w:rsidRDefault="0B7A2E4E" w14:paraId="2D4D73E0" w14:textId="2140BD35">
      <w:pPr>
        <w:pStyle w:val="Sinespaciado"/>
        <w:spacing w:before="240" w:line="276" w:lineRule="auto"/>
        <w:jc w:val="both"/>
        <w:rPr>
          <w:rFonts w:ascii="Times New Roman" w:hAnsi="Times New Roman" w:eastAsia="Calibri" w:cs="Times New Roman"/>
        </w:rPr>
      </w:pPr>
      <w:r w:rsidRPr="006451FC">
        <w:rPr>
          <w:rFonts w:ascii="Times New Roman" w:hAnsi="Times New Roman" w:cs="Times New Roman"/>
        </w:rPr>
        <w:t>En la tabla 7 se listan 20 grupos de investigación, que soportan los procesos de investigación en los cuales la Maestría en Ciencias de la Información y las Comunicaciones tiene participación, de ellos 7 se encuentran clasificados en A1, 4 en A, 2 en B, 5 en C y 2 reconocidos, de acuerdo con la vigencia actual de MinCiencias. Como se observa, la mayoría de los grupos son categoría A y A1 indicando así, una alta calidad de los proyectos y producción aportados por los grupos de investigación.</w:t>
      </w:r>
      <w:r w:rsidRPr="006451FC" w:rsidR="4D911062">
        <w:rPr>
          <w:rFonts w:ascii="Times New Roman" w:hAnsi="Times New Roman" w:cs="Times New Roman"/>
        </w:rPr>
        <w:t xml:space="preserve"> </w:t>
      </w:r>
      <w:r w:rsidRPr="006451FC" w:rsidR="4D911062">
        <w:rPr>
          <w:rFonts w:ascii="Times New Roman" w:hAnsi="Times New Roman" w:eastAsia="Calibri" w:cs="Times New Roman"/>
        </w:rPr>
        <w:t>Es importante mencionar que los grupos de investigación cubren la totalidad de las temáticas de los énfasis ofrecidos en la maestría, soportando de esta manera los trabajos de investigación de los estudiantes y docentes.</w:t>
      </w:r>
    </w:p>
    <w:p w:rsidRPr="006451FC" w:rsidR="00BE5049" w:rsidP="00421C81" w:rsidRDefault="5F0D048B" w14:paraId="17044180" w14:textId="71891D20">
      <w:pPr>
        <w:pStyle w:val="Sinespaciado"/>
        <w:spacing w:before="240" w:after="240" w:line="276" w:lineRule="auto"/>
        <w:jc w:val="center"/>
        <w:rPr>
          <w:rFonts w:ascii="Times New Roman" w:hAnsi="Times New Roman" w:cs="Times New Roman"/>
        </w:rPr>
      </w:pPr>
      <w:bookmarkStart w:name="_Toc210978981" w:id="37"/>
      <w:bookmarkStart w:name="_Toc211324522" w:id="38"/>
      <w:r w:rsidRPr="006451FC">
        <w:rPr>
          <w:rFonts w:ascii="Times New Roman" w:hAnsi="Times New Roman" w:cs="Times New Roman"/>
        </w:rPr>
        <w:t xml:space="preserve">Tabla </w:t>
      </w:r>
      <w:r w:rsidRPr="006451FC" w:rsidR="3ACDAD51">
        <w:rPr>
          <w:rFonts w:ascii="Times New Roman" w:hAnsi="Times New Roman" w:cs="Times New Roman"/>
        </w:rPr>
        <w:fldChar w:fldCharType="begin"/>
      </w:r>
      <w:r w:rsidRPr="006451FC" w:rsidR="3ACDAD51">
        <w:rPr>
          <w:rFonts w:ascii="Times New Roman" w:hAnsi="Times New Roman" w:cs="Times New Roman"/>
        </w:rPr>
        <w:instrText xml:space="preserve"> SEQ Tabla \* ARABIC </w:instrText>
      </w:r>
      <w:r w:rsidRPr="006451FC" w:rsidR="3ACDAD51">
        <w:rPr>
          <w:rFonts w:ascii="Times New Roman" w:hAnsi="Times New Roman" w:cs="Times New Roman"/>
        </w:rPr>
        <w:fldChar w:fldCharType="separate"/>
      </w:r>
      <w:r w:rsidR="00901F34">
        <w:rPr>
          <w:rFonts w:ascii="Times New Roman" w:hAnsi="Times New Roman" w:cs="Times New Roman"/>
          <w:noProof/>
        </w:rPr>
        <w:t>6</w:t>
      </w:r>
      <w:r w:rsidRPr="006451FC" w:rsidR="3ACDAD51">
        <w:rPr>
          <w:rFonts w:ascii="Times New Roman" w:hAnsi="Times New Roman" w:cs="Times New Roman"/>
        </w:rPr>
        <w:fldChar w:fldCharType="end"/>
      </w:r>
      <w:r w:rsidRPr="006451FC">
        <w:rPr>
          <w:rFonts w:ascii="Times New Roman" w:hAnsi="Times New Roman" w:cs="Times New Roman"/>
        </w:rPr>
        <w:t xml:space="preserve"> Resumen de investigación del proyecto curricular Maestría en Ciencias de la Información y las Comunicaciones – </w:t>
      </w:r>
      <w:r w:rsidRPr="006451FC" w:rsidR="514D538C">
        <w:rPr>
          <w:rFonts w:ascii="Times New Roman" w:hAnsi="Times New Roman" w:cs="Times New Roman"/>
        </w:rPr>
        <w:t>Metodología Investigación (SNIES: 17528)</w:t>
      </w:r>
      <w:r w:rsidRPr="006451FC">
        <w:rPr>
          <w:rFonts w:ascii="Times New Roman" w:hAnsi="Times New Roman" w:cs="Times New Roman"/>
        </w:rPr>
        <w:t>.</w:t>
      </w:r>
      <w:bookmarkEnd w:id="37"/>
      <w:bookmarkEnd w:id="38"/>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829"/>
        <w:gridCol w:w="1306"/>
        <w:gridCol w:w="1449"/>
        <w:gridCol w:w="1164"/>
      </w:tblGrid>
      <w:tr w:rsidRPr="006451FC" w:rsidR="3ACDAD51" w:rsidTr="7E172A74" w14:paraId="7810E883"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2025D7D" w14:textId="4A7DBC94">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b/>
                <w:bCs/>
                <w:color w:val="000000" w:themeColor="text1"/>
                <w:sz w:val="18"/>
                <w:szCs w:val="18"/>
              </w:rPr>
              <w:t>Nombre del Grupo de Investigación</w:t>
            </w:r>
            <w:r w:rsidRPr="006451FC">
              <w:rPr>
                <w:rFonts w:ascii="Times New Roman" w:hAnsi="Times New Roman" w:eastAsia="Times New Roman" w:cs="Times New Roman"/>
                <w:color w:val="000000" w:themeColor="text1"/>
                <w:sz w:val="18"/>
                <w:szCs w:val="18"/>
              </w:rPr>
              <w:t xml:space="preserve">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BE5F810" w14:textId="015E9A8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b/>
                <w:bCs/>
                <w:color w:val="000000" w:themeColor="text1"/>
                <w:sz w:val="18"/>
                <w:szCs w:val="18"/>
              </w:rPr>
              <w:t>Clasificación en MinCiencias (vigente)</w:t>
            </w:r>
            <w:r w:rsidRPr="006451FC">
              <w:rPr>
                <w:rFonts w:ascii="Times New Roman" w:hAnsi="Times New Roman" w:eastAsia="Times New Roman" w:cs="Times New Roman"/>
                <w:color w:val="000000" w:themeColor="text1"/>
                <w:sz w:val="18"/>
                <w:szCs w:val="18"/>
              </w:rPr>
              <w:t xml:space="preserve">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48E0E26" w14:textId="5E01D35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b/>
                <w:bCs/>
                <w:color w:val="000000" w:themeColor="text1"/>
                <w:sz w:val="18"/>
                <w:szCs w:val="18"/>
              </w:rPr>
              <w:t>Número de proyectos de investigación con recursos internos</w:t>
            </w:r>
            <w:r w:rsidRPr="006451FC">
              <w:rPr>
                <w:rFonts w:ascii="Times New Roman" w:hAnsi="Times New Roman" w:eastAsia="Times New Roman" w:cs="Times New Roman"/>
                <w:color w:val="000000" w:themeColor="text1"/>
                <w:sz w:val="18"/>
                <w:szCs w:val="18"/>
              </w:rPr>
              <w:t xml:space="preserve">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D18A021" w14:textId="26D24BEE">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b/>
                <w:bCs/>
                <w:color w:val="000000" w:themeColor="text1"/>
                <w:sz w:val="18"/>
                <w:szCs w:val="18"/>
              </w:rPr>
              <w:t>Número de proyectos de investigación con recursos externos</w:t>
            </w:r>
            <w:r w:rsidRPr="006451FC">
              <w:rPr>
                <w:rFonts w:ascii="Times New Roman" w:hAnsi="Times New Roman" w:eastAsia="Times New Roman" w:cs="Times New Roman"/>
                <w:color w:val="000000" w:themeColor="text1"/>
                <w:sz w:val="18"/>
                <w:szCs w:val="18"/>
              </w:rPr>
              <w:t xml:space="preserve"> </w:t>
            </w:r>
          </w:p>
        </w:tc>
      </w:tr>
      <w:tr w:rsidRPr="006451FC" w:rsidR="3ACDAD51" w:rsidTr="7E172A74" w14:paraId="7F47ABFD"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20B4722" w14:textId="0467677C">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Grupo de Investigación en Telemedicina (GITEM++)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32BFC73" w14:textId="7ED0DC5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EE226F9" w14:textId="0E324D1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6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3694661" w14:textId="1B710A7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2 </w:t>
            </w:r>
          </w:p>
        </w:tc>
      </w:tr>
      <w:tr w:rsidRPr="006451FC" w:rsidR="3ACDAD51" w:rsidTr="7E172A74" w14:paraId="536754A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BFFB4C9" w14:textId="6A9C8117">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Grupo de Investigación Internacional de Informática, Comunicación y Gestión del Conocimiento (GICOGE)</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7F5B790" w14:textId="54E5BB9C">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CD23600" w14:textId="1BAF116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9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711A4A5" w14:textId="0D96BEE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615B0B9B"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3525BF3" w14:textId="52992C9E">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Internet Inteligente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40FA36C" w14:textId="25F7E5A0">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DA2EA43" w14:textId="46931D8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4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7CD0334" w14:textId="42084A16">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59265CD6"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5472569" w14:textId="69F9313C">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Grupo de Investigación de Telecomunicaciones de la Universidad Distrital (GITUD)</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001820D" w14:textId="0076942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172BB22" w14:textId="4F3D808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5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DC60453" w14:textId="4C2AA7BE">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564941DC"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001B3BE" w14:textId="5F7BF9CF">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Radiación Electromagnética y Comunicaciones Ópticas (GRECO)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70D8A20" w14:textId="008F1FB6">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9C6F5DE" w14:textId="6FA4162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3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794CBAB" w14:textId="394ADF2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63A468D9"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7C48C4B3" w14:textId="5F13C6B0">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Núcleo de Investigación en Datos Espaciales (NIDE)</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8F560B4" w14:textId="3CF0CD64">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00F471B" w14:textId="55B98BD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7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082CD37" w14:textId="23CA8C1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58B99CDA"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740A13E" w14:textId="669F216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Laboratorio de Investigación y Desarrollo en Electrónica y Redes (LIDER)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23397EA" w14:textId="0B56E39E">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B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767A70EC" w14:textId="22EDAFE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4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704FE6D" w14:textId="7DCAE19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8 </w:t>
            </w:r>
          </w:p>
        </w:tc>
      </w:tr>
      <w:tr w:rsidRPr="006451FC" w:rsidR="3ACDAD51" w:rsidTr="7E172A74" w14:paraId="679EA1B9"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78FFA129" w14:textId="348A680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Laboratorio de Investigación en Fuentes Alternativas de Energía (LIFAE)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7545B055" w14:textId="31082D4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0596955" w14:textId="4B076498">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20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AEC277D" w14:textId="1248197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629BEBBB"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D3DF182" w14:textId="236344C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Laboratorio de Automatización Sistemas Embebidos y Robótica (LASER)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7CDFC21" w14:textId="18749E9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B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73BF2FCA" w14:textId="04900100">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5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9E9CF54" w14:textId="43920DFF">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451B1280"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9705704" w14:textId="3467313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Laboratorio de Automática, Microelectrónica e Inteligencia Computacional (LAMIC)</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186E7DD" w14:textId="2F796B27">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DC584DD" w14:textId="19E4DCC4">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3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3A34221" w14:textId="36F23D6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111A416E"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9D048D8" w14:textId="334098B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Interoperabilidad Tecnológica y Semántica (INTECSE)</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0A7214C" w14:textId="45A41F1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DE952C4" w14:textId="17F62A6F">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6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118E491" w14:textId="7D289436">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47DA7A2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1F90DD8" w14:textId="7B365EEC">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Grupo de Compatibilidad e Interferencia Electromagnética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579F3AA" w14:textId="36CBF26D">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061AA4C" w14:textId="7AD5A17E">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12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FCF6954" w14:textId="59C38E7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 </w:t>
            </w:r>
          </w:p>
        </w:tc>
      </w:tr>
      <w:tr w:rsidRPr="006451FC" w:rsidR="3ACDAD51" w:rsidTr="7E172A74" w14:paraId="223CD9EA"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D756243" w14:textId="685F8CEC">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Gestión e Investigación en Informática, Redes y afines (GIIRA)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FD0B043" w14:textId="6832C12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A2F1333" w14:textId="4890446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17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C2AA82C" w14:textId="0A74C94D">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5 </w:t>
            </w:r>
          </w:p>
        </w:tc>
      </w:tr>
      <w:tr w:rsidRPr="006451FC" w:rsidR="3ACDAD51" w:rsidTr="7E172A74" w14:paraId="5EDAED76"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1BBB550" w14:textId="474D9A0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GESDATOS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9F3ECF8" w14:textId="69BD8AD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Reconocido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403A909" w14:textId="2169DEB8">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2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6725803" w14:textId="072A7DA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78F73C0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51A1D6E" w14:textId="112335D7">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Grupo de Estudio de Temas de la Física, de la Estadística y de la Matemática (GEFEM)</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2BC53A72" w14:textId="6A7C1B1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B63B90F" w14:textId="50D352E4">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3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5EAE6593" w14:textId="33C8696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5550F2E7"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6A8ED7A3" w14:textId="44961CF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Comercio Electrónico en Colombia - GICOECOL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D95ABA1" w14:textId="6C1065E4">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195B0186" w14:textId="7DCD1AF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13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00B7464" w14:textId="14D8049A">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2A4A8A10"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3AC8B4D0" w14:textId="45328BFB">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Arquitectura de Software </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07EB644F" w14:textId="62DEE6E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Reconocido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555C23E" w14:textId="5BDD2497">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ACDAD51" w14:paraId="4260E31D" w14:textId="6E79F1E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r>
      <w:tr w:rsidRPr="006451FC" w:rsidR="3ACDAD51" w:rsidTr="7E172A74" w14:paraId="61764F3D"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5F0D048B" w14:paraId="1B0CD9D0" w14:textId="59D0396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Innovación en Tecnologías de la Información (ITI)</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5F0D048B" w14:paraId="4BC31AE7" w14:textId="31E6F6F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A1</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5F0D048B" w14:paraId="09593ECE" w14:textId="3784E73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 </w:t>
            </w:r>
            <w:r w:rsidRPr="006451FC" w:rsidR="7AFB5288">
              <w:rPr>
                <w:rFonts w:ascii="Times New Roman" w:hAnsi="Times New Roman" w:eastAsia="Times New Roman" w:cs="Times New Roman"/>
                <w:color w:val="000000" w:themeColor="text1"/>
                <w:sz w:val="18"/>
                <w:szCs w:val="18"/>
              </w:rPr>
              <w:t>0</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7AFB5288" w14:paraId="2A1119C1" w14:textId="578107F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0</w:t>
            </w:r>
            <w:r w:rsidRPr="006451FC" w:rsidR="5F0D048B">
              <w:rPr>
                <w:rFonts w:ascii="Times New Roman" w:hAnsi="Times New Roman" w:eastAsia="Times New Roman" w:cs="Times New Roman"/>
                <w:color w:val="000000" w:themeColor="text1"/>
                <w:sz w:val="18"/>
                <w:szCs w:val="18"/>
              </w:rPr>
              <w:t xml:space="preserve"> </w:t>
            </w:r>
          </w:p>
        </w:tc>
      </w:tr>
      <w:tr w:rsidRPr="006451FC" w:rsidR="3ACDAD51" w:rsidTr="7E172A74" w14:paraId="7D70DE6C"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5F0D048B" w14:paraId="2BA9A185" w14:textId="155C7BF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Arquitecturas Modernas para Sistemas de Alimentación (ARMOS)</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5F0D048B" w14:paraId="4E890588" w14:textId="353600F5">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C</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4C85BF3" w14:paraId="13307B0B" w14:textId="5C09A1D1">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0</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6BBB1636" w:rsidRDefault="34A220CA" w14:paraId="45D5204A" w14:textId="1B20BF22">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0</w:t>
            </w:r>
          </w:p>
        </w:tc>
      </w:tr>
      <w:tr w:rsidRPr="006451FC" w:rsidR="3ACDAD51" w:rsidTr="7E172A74" w14:paraId="1366011F"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6451FC" w:rsidR="7E172A74" w:rsidP="7E172A74" w:rsidRDefault="7E172A74" w14:paraId="78A29BD2" w14:textId="3784E73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 0</w:t>
            </w:r>
          </w:p>
        </w:tc>
        <w:tc>
          <w:tcPr>
            <w:tcW w:w="1306" w:type="dxa"/>
            <w:tcBorders>
              <w:top w:val="single" w:color="auto" w:sz="8" w:space="0"/>
              <w:left w:val="single" w:color="auto" w:sz="8" w:space="0"/>
              <w:bottom w:val="single" w:color="auto" w:sz="8" w:space="0"/>
              <w:right w:val="single" w:color="auto" w:sz="8" w:space="0"/>
            </w:tcBorders>
            <w:vAlign w:val="center"/>
          </w:tcPr>
          <w:p w:rsidRPr="006451FC" w:rsidR="7E172A74" w:rsidP="7E172A74" w:rsidRDefault="7E172A74" w14:paraId="05049F81" w14:textId="578107F9">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0 </w:t>
            </w:r>
          </w:p>
        </w:tc>
        <w:tc>
          <w:tcPr>
            <w:tcW w:w="1449" w:type="dxa"/>
            <w:tcBorders>
              <w:top w:val="single" w:color="auto" w:sz="8" w:space="0"/>
              <w:left w:val="single" w:color="auto" w:sz="8" w:space="0"/>
              <w:bottom w:val="single" w:color="auto" w:sz="8" w:space="0"/>
              <w:right w:val="single" w:color="auto" w:sz="8" w:space="0"/>
            </w:tcBorders>
            <w:vAlign w:val="center"/>
          </w:tcPr>
          <w:p w:rsidRPr="006451FC" w:rsidR="3ACDAD51" w:rsidP="3ACDAD51" w:rsidRDefault="5F0D048B" w14:paraId="24CE0181" w14:textId="5BABC417">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 xml:space="preserve"> </w:t>
            </w:r>
            <w:r w:rsidRPr="006451FC" w:rsidR="71448B25">
              <w:rPr>
                <w:rFonts w:ascii="Times New Roman" w:hAnsi="Times New Roman" w:eastAsia="Times New Roman" w:cs="Times New Roman"/>
                <w:color w:val="000000" w:themeColor="text1"/>
                <w:sz w:val="18"/>
                <w:szCs w:val="18"/>
              </w:rPr>
              <w:t>0</w:t>
            </w:r>
          </w:p>
        </w:tc>
        <w:tc>
          <w:tcPr>
            <w:tcW w:w="1164" w:type="dxa"/>
            <w:tcBorders>
              <w:top w:val="single" w:color="auto" w:sz="8" w:space="0"/>
              <w:left w:val="single" w:color="auto" w:sz="8" w:space="0"/>
              <w:bottom w:val="single" w:color="auto" w:sz="8" w:space="0"/>
              <w:right w:val="single" w:color="auto" w:sz="8" w:space="0"/>
            </w:tcBorders>
            <w:vAlign w:val="center"/>
          </w:tcPr>
          <w:p w:rsidRPr="006451FC" w:rsidR="3ACDAD51" w:rsidP="3ACDAD51" w:rsidRDefault="71448B25" w14:paraId="45A18B18" w14:textId="35F9E033">
            <w:pPr>
              <w:spacing w:after="0"/>
              <w:jc w:val="center"/>
              <w:rPr>
                <w:rFonts w:ascii="Times New Roman" w:hAnsi="Times New Roman" w:eastAsia="Times New Roman" w:cs="Times New Roman"/>
                <w:color w:val="000000" w:themeColor="text1"/>
                <w:sz w:val="18"/>
                <w:szCs w:val="18"/>
              </w:rPr>
            </w:pPr>
            <w:r w:rsidRPr="006451FC">
              <w:rPr>
                <w:rFonts w:ascii="Times New Roman" w:hAnsi="Times New Roman" w:eastAsia="Times New Roman" w:cs="Times New Roman"/>
                <w:color w:val="000000" w:themeColor="text1"/>
                <w:sz w:val="18"/>
                <w:szCs w:val="18"/>
              </w:rPr>
              <w:t>0</w:t>
            </w:r>
          </w:p>
        </w:tc>
      </w:tr>
    </w:tbl>
    <w:p w:rsidRPr="006451FC" w:rsidR="00BD5899" w:rsidP="3ACDAD51" w:rsidRDefault="5F0D048B" w14:paraId="6314BF59" w14:textId="6E4A1837">
      <w:pPr>
        <w:pStyle w:val="Sinespaciado"/>
        <w:spacing w:before="240"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Maestría en Ciencias de la Información y las Comunicaciones </w:t>
      </w:r>
      <w:r w:rsidRPr="006451FC" w:rsidR="7E6E75C7">
        <w:rPr>
          <w:rFonts w:ascii="Times New Roman" w:hAnsi="Times New Roman" w:cs="Times New Roman"/>
        </w:rPr>
        <w:t>– Metodología Investigación (SNIES: 17528).</w:t>
      </w:r>
    </w:p>
    <w:p w:rsidRPr="006451FC" w:rsidR="00D97984" w:rsidP="7E172A74" w:rsidRDefault="5F0D048B" w14:paraId="469693C1" w14:textId="27EB48D1">
      <w:pPr>
        <w:pStyle w:val="Ttulo2"/>
        <w:spacing w:before="240" w:after="240" w:line="276" w:lineRule="auto"/>
        <w:jc w:val="center"/>
        <w:rPr>
          <w:rFonts w:cs="Times New Roman"/>
        </w:rPr>
      </w:pPr>
      <w:bookmarkStart w:name="_Toc211321915" w:id="39"/>
      <w:r w:rsidRPr="006451FC">
        <w:rPr>
          <w:rFonts w:cs="Times New Roman"/>
        </w:rPr>
        <w:t>Avances del proyecto curricular durante la vigencia de la Acreditación en Alta Calidad</w:t>
      </w:r>
      <w:bookmarkEnd w:id="39"/>
    </w:p>
    <w:p w:rsidRPr="006451FC" w:rsidR="00A12DD8" w:rsidP="00250CD7" w:rsidRDefault="06CB4F15" w14:paraId="6092668D" w14:textId="46C01ADD">
      <w:pPr>
        <w:spacing w:line="276" w:lineRule="auto"/>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Se generó y entregó para su trámite pertinente</w:t>
      </w:r>
      <w:r w:rsidRPr="006451FC" w:rsidR="0AEAB296">
        <w:rPr>
          <w:rFonts w:ascii="Times New Roman" w:hAnsi="Times New Roman" w:eastAsia="Times New Roman" w:cs="Times New Roman"/>
          <w:lang w:val="es-CO"/>
        </w:rPr>
        <w:t>,</w:t>
      </w:r>
      <w:r w:rsidRPr="006451FC">
        <w:rPr>
          <w:rFonts w:ascii="Times New Roman" w:hAnsi="Times New Roman" w:eastAsia="Times New Roman" w:cs="Times New Roman"/>
          <w:lang w:val="es-CO"/>
        </w:rPr>
        <w:t xml:space="preserve"> una nueva versión del Proyecto Educativo del Programa – PEP, </w:t>
      </w:r>
      <w:r w:rsidRPr="006451FC" w:rsidR="2E1E1FBA">
        <w:rPr>
          <w:rFonts w:ascii="Times New Roman" w:hAnsi="Times New Roman" w:eastAsia="Times New Roman" w:cs="Times New Roman"/>
          <w:lang w:val="es-CO"/>
        </w:rPr>
        <w:t xml:space="preserve">en </w:t>
      </w:r>
      <w:r w:rsidRPr="006451FC">
        <w:rPr>
          <w:rFonts w:ascii="Times New Roman" w:hAnsi="Times New Roman" w:eastAsia="Times New Roman" w:cs="Times New Roman"/>
          <w:lang w:val="es-CO"/>
        </w:rPr>
        <w:t xml:space="preserve">el cual </w:t>
      </w:r>
      <w:r w:rsidRPr="006451FC" w:rsidR="4277D49B">
        <w:rPr>
          <w:rFonts w:ascii="Times New Roman" w:hAnsi="Times New Roman" w:eastAsia="Times New Roman" w:cs="Times New Roman"/>
          <w:lang w:val="es-CO"/>
        </w:rPr>
        <w:t xml:space="preserve">se </w:t>
      </w:r>
      <w:r w:rsidRPr="006451FC">
        <w:rPr>
          <w:rFonts w:ascii="Times New Roman" w:hAnsi="Times New Roman" w:eastAsia="Times New Roman" w:cs="Times New Roman"/>
          <w:lang w:val="es-CO"/>
        </w:rPr>
        <w:t>actualiza la misión, visión, perfil de egreso, campo de desempeño y ejes de formación, además de la actualización en los cambios que corresponden a los recursos físicos, de software y de personal docente e investigativo.</w:t>
      </w:r>
    </w:p>
    <w:p w:rsidRPr="006451FC" w:rsidR="00A12DD8" w:rsidP="6BBB1636" w:rsidRDefault="1BF21C13" w14:paraId="40EBC797" w14:textId="529E1DE8">
      <w:pPr>
        <w:spacing w:line="257" w:lineRule="auto"/>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Se realizó la propuesta de modificación del plan de estudios de la maestría para que incluyera el nuevo énfasis en Inteligencia Artificial y se procedió con el trámite pertinente para la aprobación institucional del nuevo énfasis, finalmente se aprobó el 04 de febrero de 2025, por lo que ofertó a partir del período 2025-3, por supuesto, se realizaron las actualizaciones curriculares pertinentes para el nuevo énfasis, lo que incluye la adición de las asignaturas para el énfasis de Inteligencia Artificial, y la disposición de estas asignaturas como nuevas electivas para los otros énfasis, además de favorecer la flexibilidad curricular.</w:t>
      </w:r>
    </w:p>
    <w:p w:rsidRPr="006451FC" w:rsidR="00672369" w:rsidP="3FAE1183" w:rsidRDefault="64D64E0F" w14:paraId="5282F5B6" w14:textId="67C8E6C4">
      <w:pPr>
        <w:spacing w:line="257" w:lineRule="auto"/>
        <w:jc w:val="both"/>
        <w:rPr>
          <w:rFonts w:ascii="Times New Roman" w:hAnsi="Times New Roman" w:cs="Times New Roman"/>
          <w:b/>
          <w:bCs/>
          <w:lang w:val="es-CO"/>
        </w:rPr>
      </w:pPr>
      <w:r w:rsidRPr="006451FC">
        <w:rPr>
          <w:rFonts w:ascii="Times New Roman" w:hAnsi="Times New Roman" w:eastAsia="Times New Roman" w:cs="Times New Roman"/>
          <w:lang w:val="es-CO"/>
        </w:rPr>
        <w:t>En la actualidad se cuenta con seis docentes de planta que ingresaron mediante concurso público al programa de la Maestría en Ciencias de la Información y las Comunicaciones, todos ellos cuentan con título de doctorado, pasando del 66.67% desde la obtención de la acreditación de alta calidad, hasta el 100% al día de hoy.</w:t>
      </w:r>
      <w:r w:rsidRPr="006451FC" w:rsidR="74EDAAA9">
        <w:rPr>
          <w:rFonts w:ascii="Times New Roman" w:hAnsi="Times New Roman" w:eastAsia="Times New Roman" w:cs="Times New Roman"/>
          <w:lang w:val="es-CO"/>
        </w:rPr>
        <w:t xml:space="preserve"> De los demás profesores que colaboran con la Maestría hay 9 que lo hacen con regularidad, y de ellos el 55.6% tienen título de doctor, el 33.3% están realizando estudios de doctorado y el 11% no tiene estudios de doctorado, el incremento respecto de la obtención de la acreditación en alta calidad está en los docentes que están en proceso de obtener su doctorado.</w:t>
      </w:r>
      <w:r w:rsidRPr="006451FC" w:rsidR="00672369">
        <w:rPr>
          <w:rFonts w:ascii="Times New Roman" w:hAnsi="Times New Roman" w:cs="Times New Roman"/>
          <w:b/>
          <w:bCs/>
        </w:rPr>
        <w:br w:type="page"/>
      </w:r>
    </w:p>
    <w:p w:rsidRPr="006451FC" w:rsidR="00672369" w:rsidP="00231F21" w:rsidRDefault="39B7B66B" w14:paraId="31C9F4E4" w14:textId="6B503E5C">
      <w:pPr>
        <w:pStyle w:val="Ttulo1"/>
        <w:numPr>
          <w:ilvl w:val="0"/>
          <w:numId w:val="31"/>
        </w:numPr>
        <w:spacing w:after="240" w:line="276" w:lineRule="auto"/>
        <w:rPr>
          <w:rFonts w:cs="Times New Roman"/>
        </w:rPr>
      </w:pPr>
      <w:bookmarkStart w:name="_Toc1614643940" w:id="40"/>
      <w:bookmarkStart w:name="_Toc211321916" w:id="41"/>
      <w:r w:rsidRPr="006451FC">
        <w:rPr>
          <w:rFonts w:cs="Times New Roman"/>
        </w:rPr>
        <w:t>Capítulo II. Resultados de autoevaluación del proyecto curricular</w:t>
      </w:r>
      <w:bookmarkEnd w:id="40"/>
      <w:bookmarkEnd w:id="41"/>
      <w:r w:rsidRPr="006451FC">
        <w:rPr>
          <w:rFonts w:cs="Times New Roman"/>
        </w:rPr>
        <w:t xml:space="preserve"> </w:t>
      </w:r>
    </w:p>
    <w:p w:rsidRPr="006451FC" w:rsidR="00D97984" w:rsidP="00231F21" w:rsidRDefault="39B7B66B" w14:paraId="71BDEE67" w14:textId="665F7A23">
      <w:pPr>
        <w:pStyle w:val="Ttulo2"/>
        <w:numPr>
          <w:ilvl w:val="1"/>
          <w:numId w:val="31"/>
        </w:numPr>
        <w:spacing w:after="240" w:line="276" w:lineRule="auto"/>
        <w:rPr>
          <w:rFonts w:cs="Times New Roman"/>
        </w:rPr>
      </w:pPr>
      <w:bookmarkStart w:name="_Toc1461473575" w:id="42"/>
      <w:bookmarkStart w:name="_Toc211321917" w:id="43"/>
      <w:r w:rsidRPr="006451FC">
        <w:rPr>
          <w:rFonts w:cs="Times New Roman"/>
        </w:rPr>
        <w:t>Metodología de autoevaluación</w:t>
      </w:r>
      <w:bookmarkEnd w:id="42"/>
      <w:bookmarkEnd w:id="43"/>
    </w:p>
    <w:p w:rsidRPr="006451FC" w:rsidR="008E4B96" w:rsidP="6BBB1636" w:rsidRDefault="008E4B96" w14:paraId="39A21DFB" w14:textId="2555AA99">
      <w:pPr>
        <w:pStyle w:val="Sinespaciado"/>
        <w:spacing w:line="276" w:lineRule="auto"/>
        <w:jc w:val="both"/>
        <w:rPr>
          <w:rFonts w:ascii="Times New Roman" w:hAnsi="Times New Roman" w:cs="Times New Roman"/>
        </w:rPr>
      </w:pPr>
      <w:r w:rsidRPr="006451FC">
        <w:rPr>
          <w:rFonts w:ascii="Times New Roman" w:hAnsi="Times New Roman" w:cs="Times New Roman"/>
        </w:rPr>
        <w:t xml:space="preserve">La Universidad Distrital Francisco José de Caldas, reconociendo la importancia de fomentar y consolidar una cultura de la autoevaluación y autorregulación permanente a nivel institucional y en sus </w:t>
      </w:r>
      <w:r w:rsidRPr="006451FC" w:rsidR="007D2908">
        <w:rPr>
          <w:rFonts w:ascii="Times New Roman" w:hAnsi="Times New Roman" w:cs="Times New Roman"/>
        </w:rPr>
        <w:t xml:space="preserve">proyectos curriculares </w:t>
      </w:r>
      <w:r w:rsidRPr="006451FC">
        <w:rPr>
          <w:rFonts w:ascii="Times New Roman" w:hAnsi="Times New Roman" w:cs="Times New Roman"/>
        </w:rPr>
        <w:t>en virtud de la excelencia académica y del reconocimiento de su Acreditación en Alta Calidad, ha propiciado la creación del Modelo Sistémico de Autoevaluación y Autorregulación, el cual articula los componentes del modelo de condiciones de calidad  (</w:t>
      </w:r>
      <w:hyperlink r:id="rId18">
        <w:r w:rsidRPr="006451FC">
          <w:rPr>
            <w:rStyle w:val="Hipervnculo"/>
            <w:rFonts w:ascii="Times New Roman" w:hAnsi="Times New Roman" w:cs="Times New Roman"/>
          </w:rPr>
          <w:t>Decreto 1330 de 2019</w:t>
        </w:r>
      </w:hyperlink>
      <w:r w:rsidRPr="006451FC">
        <w:rPr>
          <w:rFonts w:ascii="Times New Roman" w:hAnsi="Times New Roman" w:cs="Times New Roman"/>
        </w:rPr>
        <w:t>) y de Acreditación en Alta Calidad (</w:t>
      </w:r>
      <w:hyperlink r:id="rId19">
        <w:r w:rsidRPr="006451FC">
          <w:rPr>
            <w:rStyle w:val="Hipervnculo"/>
            <w:rFonts w:ascii="Times New Roman" w:hAnsi="Times New Roman" w:cs="Times New Roman"/>
          </w:rPr>
          <w:t>Acuerdo 02 de 2020 CESU</w:t>
        </w:r>
      </w:hyperlink>
      <w:r w:rsidRPr="006451FC">
        <w:rPr>
          <w:rFonts w:ascii="Times New Roman" w:hAnsi="Times New Roman" w:cs="Times New Roman"/>
        </w:rPr>
        <w:t xml:space="preserve">),  para evidenciar los elementos más relevantes de la </w:t>
      </w:r>
      <w:r w:rsidRPr="006451FC" w:rsidR="007D2908">
        <w:rPr>
          <w:rFonts w:ascii="Times New Roman" w:hAnsi="Times New Roman" w:cs="Times New Roman"/>
        </w:rPr>
        <w:t xml:space="preserve">institución y de los proyectos curriculares </w:t>
      </w:r>
      <w:r w:rsidRPr="006451FC">
        <w:rPr>
          <w:rFonts w:ascii="Times New Roman" w:hAnsi="Times New Roman" w:cs="Times New Roman"/>
        </w:rPr>
        <w:t xml:space="preserve">en cumplimiento de sus fines misionales. </w:t>
      </w:r>
    </w:p>
    <w:p w:rsidRPr="006451FC" w:rsidR="008E4B96" w:rsidP="6BBB1636" w:rsidRDefault="008E4B96" w14:paraId="0DBBAC79" w14:textId="725FDE9D">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De manera que, el modelo guarda plena relación con los lineamientos establecidos en el orden nacional, para los procesos de Registro Calificado como para Acreditación en Alta Calidad de los </w:t>
      </w:r>
      <w:r w:rsidRPr="006451FC" w:rsidR="007D2908">
        <w:rPr>
          <w:rFonts w:ascii="Times New Roman" w:hAnsi="Times New Roman" w:cs="Times New Roman"/>
        </w:rPr>
        <w:t>proyectos curriculares, p</w:t>
      </w:r>
      <w:r w:rsidRPr="006451FC">
        <w:rPr>
          <w:rFonts w:ascii="Times New Roman" w:hAnsi="Times New Roman" w:cs="Times New Roman"/>
        </w:rPr>
        <w:t>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6451FC" w:rsidR="008E4B96" w:rsidP="6BBB1636" w:rsidRDefault="008E4B96" w14:paraId="73D465F6" w14:textId="1E3437B3">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Las categorías que integran el Modelo Sistémico de Autoevaluación y Autorregulación son las siguientes: </w:t>
      </w:r>
    </w:p>
    <w:p w:rsidRPr="006451FC" w:rsidR="0081484E" w:rsidP="7E172A74" w:rsidRDefault="46D81B73" w14:paraId="3D6E5C57" w14:textId="10818AEC">
      <w:pPr>
        <w:pStyle w:val="Descripcin"/>
        <w:keepNext/>
        <w:spacing w:before="240" w:after="0" w:line="276" w:lineRule="auto"/>
        <w:jc w:val="center"/>
        <w:rPr>
          <w:rFonts w:ascii="Times New Roman" w:hAnsi="Times New Roman" w:cs="Times New Roman"/>
          <w:i w:val="0"/>
          <w:iCs w:val="0"/>
          <w:color w:val="auto"/>
          <w:sz w:val="22"/>
          <w:szCs w:val="22"/>
        </w:rPr>
      </w:pPr>
      <w:bookmarkStart w:name="_Toc211321940" w:id="44"/>
      <w:r w:rsidRPr="006451FC">
        <w:rPr>
          <w:rFonts w:ascii="Times New Roman" w:hAnsi="Times New Roman" w:cs="Times New Roman"/>
          <w:i w:val="0"/>
          <w:iCs w:val="0"/>
          <w:color w:val="auto"/>
          <w:sz w:val="22"/>
          <w:szCs w:val="22"/>
        </w:rPr>
        <w:t xml:space="preserve">Ilustración </w:t>
      </w:r>
      <w:r w:rsidRPr="006451FC" w:rsidR="0081484E">
        <w:rPr>
          <w:rFonts w:ascii="Times New Roman" w:hAnsi="Times New Roman" w:cs="Times New Roman"/>
          <w:i w:val="0"/>
          <w:iCs w:val="0"/>
          <w:color w:val="auto"/>
          <w:sz w:val="22"/>
          <w:szCs w:val="22"/>
        </w:rPr>
        <w:fldChar w:fldCharType="begin"/>
      </w:r>
      <w:r w:rsidRPr="006451FC" w:rsidR="0081484E">
        <w:rPr>
          <w:rFonts w:ascii="Times New Roman" w:hAnsi="Times New Roman" w:cs="Times New Roman"/>
          <w:i w:val="0"/>
          <w:iCs w:val="0"/>
          <w:color w:val="auto"/>
          <w:sz w:val="22"/>
          <w:szCs w:val="22"/>
        </w:rPr>
        <w:instrText xml:space="preserve"> SEQ Ilustración \* ARABIC </w:instrText>
      </w:r>
      <w:r w:rsidRPr="006451FC" w:rsidR="0081484E">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1</w:t>
      </w:r>
      <w:r w:rsidRPr="006451FC" w:rsidR="0081484E">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Modelo Sistémico de Autoevaluación y Autorregulación</w:t>
      </w:r>
      <w:r w:rsidRPr="006451FC" w:rsidR="0D9B48CF">
        <w:rPr>
          <w:rFonts w:ascii="Times New Roman" w:hAnsi="Times New Roman" w:cs="Times New Roman"/>
          <w:i w:val="0"/>
          <w:iCs w:val="0"/>
          <w:color w:val="auto"/>
          <w:sz w:val="22"/>
          <w:szCs w:val="22"/>
        </w:rPr>
        <w:t>.</w:t>
      </w:r>
      <w:bookmarkEnd w:id="44"/>
    </w:p>
    <w:p w:rsidRPr="006451FC" w:rsidR="0081484E" w:rsidP="6BBB1636" w:rsidRDefault="0081484E" w14:paraId="4DD94C26" w14:textId="77777777">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05CAB9AA" wp14:editId="4597B0F6">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20"/>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rsidRPr="006451FC" w:rsidR="0081484E" w:rsidP="6BBB1636" w:rsidRDefault="0081484E" w14:paraId="244B1FC7" w14:textId="6176AD0F">
      <w:pPr>
        <w:pStyle w:val="Sinespaciado"/>
        <w:spacing w:line="276" w:lineRule="auto"/>
        <w:jc w:val="center"/>
        <w:rPr>
          <w:rFonts w:ascii="Times New Roman" w:hAnsi="Times New Roman" w:cs="Times New Roman"/>
        </w:rPr>
      </w:pPr>
      <w:r w:rsidRPr="006451FC">
        <w:rPr>
          <w:rFonts w:ascii="Times New Roman" w:hAnsi="Times New Roman" w:cs="Times New Roman"/>
        </w:rPr>
        <w:t>Fuente: Currículo y Calidad, Universidad Distrital Francisco José de Caldas.</w:t>
      </w:r>
    </w:p>
    <w:p w:rsidRPr="006451FC" w:rsidR="0081484E" w:rsidP="00E84BD5" w:rsidRDefault="0081484E" w14:paraId="63550FE7" w14:textId="3F35D9DB">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Teniendo en cuenta el Modelo Sistémico de Autoevaluación y Autorregulación, los </w:t>
      </w:r>
      <w:r w:rsidRPr="006451FC" w:rsidR="007D2908">
        <w:rPr>
          <w:rFonts w:ascii="Times New Roman" w:hAnsi="Times New Roman" w:cs="Times New Roman"/>
        </w:rPr>
        <w:t>proyectos curriculares realizan sus procesos de autoevaluación en dos momentos, el primero tiene f</w:t>
      </w:r>
      <w:r w:rsidRPr="006451FC">
        <w:rPr>
          <w:rFonts w:ascii="Times New Roman" w:hAnsi="Times New Roman" w:cs="Times New Roman"/>
        </w:rPr>
        <w:t xml:space="preserve">undamento en la necesidad de (obtener y/o) renovar </w:t>
      </w:r>
      <w:r w:rsidRPr="006451FC" w:rsidR="007D2908">
        <w:rPr>
          <w:rFonts w:ascii="Times New Roman" w:hAnsi="Times New Roman" w:cs="Times New Roman"/>
        </w:rPr>
        <w:t>su registro calificado y elaborar su plan de mejoramiento</w:t>
      </w:r>
      <w:r w:rsidRPr="006451FC" w:rsidR="00F46865">
        <w:rPr>
          <w:rFonts w:ascii="Times New Roman" w:hAnsi="Times New Roman" w:cs="Times New Roman"/>
        </w:rPr>
        <w:t xml:space="preserve">, </w:t>
      </w:r>
      <w:r w:rsidRPr="006451FC">
        <w:rPr>
          <w:rFonts w:ascii="Times New Roman" w:hAnsi="Times New Roman" w:cs="Times New Roman"/>
        </w:rPr>
        <w:t xml:space="preserve">en cuanto que </w:t>
      </w:r>
      <w:r w:rsidRPr="006451FC" w:rsidR="00F46865">
        <w:rPr>
          <w:rFonts w:ascii="Times New Roman" w:hAnsi="Times New Roman" w:cs="Times New Roman"/>
        </w:rPr>
        <w:t xml:space="preserve">en </w:t>
      </w:r>
      <w:r w:rsidRPr="006451FC">
        <w:rPr>
          <w:rFonts w:ascii="Times New Roman" w:hAnsi="Times New Roman" w:cs="Times New Roman"/>
        </w:rPr>
        <w:t xml:space="preserve">el segundo se hace un seguimiento y balance del plan de mejoramiento </w:t>
      </w:r>
      <w:r w:rsidRPr="006451FC" w:rsidR="00E4599C">
        <w:rPr>
          <w:rFonts w:ascii="Times New Roman" w:hAnsi="Times New Roman" w:cs="Times New Roman"/>
        </w:rPr>
        <w:t>propuesto;</w:t>
      </w:r>
      <w:r w:rsidRPr="006451FC">
        <w:rPr>
          <w:rFonts w:ascii="Times New Roman" w:hAnsi="Times New Roman" w:cs="Times New Roman"/>
        </w:rPr>
        <w:t xml:space="preserve"> así como un nuevo análisis al estado de las categorías del modelo. En consecuencia, los procesos de autoevaluación y autorregulación realizados previamente permite</w:t>
      </w:r>
      <w:r w:rsidRPr="006451FC" w:rsidR="00E4599C">
        <w:rPr>
          <w:rFonts w:ascii="Times New Roman" w:hAnsi="Times New Roman" w:cs="Times New Roman"/>
        </w:rPr>
        <w:t>n</w:t>
      </w:r>
      <w:r w:rsidRPr="006451FC">
        <w:rPr>
          <w:rFonts w:ascii="Times New Roman" w:hAnsi="Times New Roman" w:cs="Times New Roman"/>
        </w:rPr>
        <w:t xml:space="preserve"> a los </w:t>
      </w:r>
      <w:r w:rsidRPr="006451FC" w:rsidR="007D2908">
        <w:rPr>
          <w:rFonts w:ascii="Times New Roman" w:hAnsi="Times New Roman" w:cs="Times New Roman"/>
        </w:rPr>
        <w:t xml:space="preserve">proyectos curriculares </w:t>
      </w:r>
      <w:r w:rsidRPr="006451FC">
        <w:rPr>
          <w:rFonts w:ascii="Times New Roman" w:hAnsi="Times New Roman" w:cs="Times New Roman"/>
        </w:rPr>
        <w:t>consolidar el Informe de Autoevaluación con fines de la Acreditación en Alta Calidad.</w:t>
      </w:r>
    </w:p>
    <w:p w:rsidRPr="006451FC" w:rsidR="0081484E" w:rsidP="00E84BD5" w:rsidRDefault="0081484E" w14:paraId="51500488" w14:textId="73339620">
      <w:pPr>
        <w:pStyle w:val="Sinespaciado"/>
        <w:spacing w:before="240" w:line="276" w:lineRule="auto"/>
        <w:jc w:val="both"/>
        <w:rPr>
          <w:rFonts w:ascii="Times New Roman" w:hAnsi="Times New Roman" w:cs="Times New Roman"/>
          <w:color w:val="00B0F0"/>
        </w:rPr>
      </w:pPr>
      <w:r w:rsidRPr="006451FC">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Pr="006451FC" w:rsidR="00BD5899">
        <w:rPr>
          <w:rFonts w:ascii="Times New Roman" w:hAnsi="Times New Roman" w:cs="Times New Roman"/>
        </w:rPr>
        <w:t xml:space="preserve">Maestría en Ciencias de la </w:t>
      </w:r>
      <w:r w:rsidRPr="006451FC" w:rsidR="00BD5899">
        <w:rPr>
          <w:rFonts w:ascii="Times New Roman" w:hAnsi="Times New Roman" w:cs="Times New Roman"/>
        </w:rPr>
        <w:t>Información y las Comunicaciones – Metodología Investigación (SNIES: 17528)</w:t>
      </w:r>
      <w:r w:rsidRPr="006451FC">
        <w:rPr>
          <w:rFonts w:ascii="Times New Roman" w:hAnsi="Times New Roman" w:cs="Times New Roman"/>
        </w:rPr>
        <w:t>, se desarrolló a partir de las siguientes etapas y respectivas actividades:</w:t>
      </w:r>
    </w:p>
    <w:p w:rsidRPr="006451FC" w:rsidR="00A32CC6" w:rsidP="7E172A74" w:rsidRDefault="6E6BAF54" w14:paraId="5317EDD0" w14:textId="32CA8732">
      <w:pPr>
        <w:pStyle w:val="Descripcin"/>
        <w:keepNext/>
        <w:spacing w:before="240" w:after="0" w:line="276" w:lineRule="auto"/>
        <w:jc w:val="center"/>
        <w:rPr>
          <w:rFonts w:ascii="Times New Roman" w:hAnsi="Times New Roman" w:cs="Times New Roman"/>
          <w:i w:val="0"/>
          <w:iCs w:val="0"/>
          <w:color w:val="auto"/>
          <w:sz w:val="22"/>
          <w:szCs w:val="22"/>
        </w:rPr>
      </w:pPr>
      <w:bookmarkStart w:name="_Toc211321941" w:id="45"/>
      <w:r w:rsidRPr="006451FC">
        <w:rPr>
          <w:rFonts w:ascii="Times New Roman" w:hAnsi="Times New Roman" w:cs="Times New Roman"/>
          <w:i w:val="0"/>
          <w:iCs w:val="0"/>
          <w:color w:val="auto"/>
          <w:sz w:val="22"/>
          <w:szCs w:val="22"/>
        </w:rPr>
        <w:t xml:space="preserve">Ilustración </w:t>
      </w:r>
      <w:r w:rsidRPr="006451FC" w:rsidR="00A32CC6">
        <w:rPr>
          <w:rFonts w:ascii="Times New Roman" w:hAnsi="Times New Roman" w:cs="Times New Roman"/>
          <w:i w:val="0"/>
          <w:iCs w:val="0"/>
          <w:color w:val="auto"/>
          <w:sz w:val="22"/>
          <w:szCs w:val="22"/>
        </w:rPr>
        <w:fldChar w:fldCharType="begin"/>
      </w:r>
      <w:r w:rsidRPr="006451FC" w:rsidR="00A32CC6">
        <w:rPr>
          <w:rFonts w:ascii="Times New Roman" w:hAnsi="Times New Roman" w:cs="Times New Roman"/>
          <w:i w:val="0"/>
          <w:iCs w:val="0"/>
          <w:color w:val="auto"/>
          <w:sz w:val="22"/>
          <w:szCs w:val="22"/>
        </w:rPr>
        <w:instrText xml:space="preserve"> SEQ Ilustración \* ARABIC </w:instrText>
      </w:r>
      <w:r w:rsidRPr="006451FC" w:rsidR="00A32CC6">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2</w:t>
      </w:r>
      <w:r w:rsidRPr="006451FC" w:rsidR="00A32CC6">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Etapas metodológicas para la </w:t>
      </w:r>
      <w:r w:rsidRPr="006451FC" w:rsidR="0D9B48CF">
        <w:rPr>
          <w:rFonts w:ascii="Times New Roman" w:hAnsi="Times New Roman" w:cs="Times New Roman"/>
          <w:i w:val="0"/>
          <w:iCs w:val="0"/>
          <w:color w:val="auto"/>
          <w:sz w:val="22"/>
          <w:szCs w:val="22"/>
        </w:rPr>
        <w:t>obtención y/o renovación de acreditación de proyectos curriculares.</w:t>
      </w:r>
      <w:bookmarkEnd w:id="45"/>
    </w:p>
    <w:p w:rsidRPr="006451FC" w:rsidR="00A32CC6" w:rsidP="00E84BD5" w:rsidRDefault="00BD5899" w14:paraId="580B213F" w14:textId="082B143F">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77B469C8" wp14:editId="7DF86F57">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9590" cy="2036772"/>
                    </a:xfrm>
                    <a:prstGeom prst="rect">
                      <a:avLst/>
                    </a:prstGeom>
                  </pic:spPr>
                </pic:pic>
              </a:graphicData>
            </a:graphic>
          </wp:inline>
        </w:drawing>
      </w:r>
    </w:p>
    <w:p w:rsidRPr="006451FC" w:rsidR="00A32CC6" w:rsidP="00E84BD5" w:rsidRDefault="00A32CC6" w14:paraId="3E07622D" w14:textId="055BF10A">
      <w:pPr>
        <w:pStyle w:val="Sinespaciado"/>
        <w:spacing w:line="276" w:lineRule="auto"/>
        <w:jc w:val="center"/>
        <w:rPr>
          <w:rFonts w:ascii="Times New Roman" w:hAnsi="Times New Roman" w:cs="Times New Roman"/>
        </w:rPr>
      </w:pPr>
      <w:r w:rsidRPr="006451FC">
        <w:rPr>
          <w:rFonts w:ascii="Times New Roman" w:hAnsi="Times New Roman" w:cs="Times New Roman"/>
        </w:rPr>
        <w:t>Fuente: Currículo y Calidad, Universidad Distrital Francisco José de Caldas.</w:t>
      </w:r>
    </w:p>
    <w:p w:rsidRPr="006451FC" w:rsidR="003A4EC7" w:rsidP="00E84BD5" w:rsidRDefault="003A4EC7" w14:paraId="615D19C5" w14:textId="77777777">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 Preparación del proceso </w:t>
      </w:r>
    </w:p>
    <w:p w:rsidRPr="006451FC" w:rsidR="003A4EC7" w:rsidP="00E84BD5" w:rsidRDefault="3ACDAD51" w14:paraId="19AF79DE" w14:textId="72847A4D">
      <w:pPr>
        <w:spacing w:before="240" w:after="0" w:line="276" w:lineRule="auto"/>
        <w:jc w:val="both"/>
        <w:rPr>
          <w:rFonts w:ascii="Times New Roman" w:hAnsi="Times New Roman" w:eastAsia="Times New Roman" w:cs="Times New Roman"/>
          <w:lang w:val="es-CO" w:eastAsia="es-CO"/>
        </w:rPr>
      </w:pPr>
      <w:r w:rsidRPr="006451FC">
        <w:rPr>
          <w:rFonts w:ascii="Times New Roman" w:hAnsi="Times New Roman" w:eastAsia="Times New Roman" w:cs="Times New Roman"/>
          <w:lang w:val="es-CO"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rsidRPr="006451FC" w:rsidR="003B2F05" w:rsidP="00231F21" w:rsidRDefault="003B2F05" w14:paraId="57C7CBAA" w14:textId="3DC0283C">
      <w:pPr>
        <w:pStyle w:val="Sinespaciado"/>
        <w:numPr>
          <w:ilvl w:val="0"/>
          <w:numId w:val="3"/>
        </w:numPr>
        <w:spacing w:before="240" w:line="276" w:lineRule="auto"/>
        <w:jc w:val="both"/>
        <w:rPr>
          <w:rFonts w:ascii="Times New Roman" w:hAnsi="Times New Roman" w:cs="Times New Roman"/>
        </w:rPr>
      </w:pPr>
      <w:r w:rsidRPr="006451FC">
        <w:rPr>
          <w:rFonts w:ascii="Times New Roman" w:hAnsi="Times New Roman" w:cs="Times New Roman"/>
        </w:rPr>
        <w:t>Conformación de grupo de trabajo</w:t>
      </w:r>
      <w:r w:rsidRPr="006451FC" w:rsidR="00406F72">
        <w:rPr>
          <w:rFonts w:ascii="Times New Roman" w:hAnsi="Times New Roman" w:cs="Times New Roman"/>
        </w:rPr>
        <w:t xml:space="preserve">: </w:t>
      </w:r>
      <w:r w:rsidRPr="006451FC">
        <w:rPr>
          <w:rFonts w:ascii="Times New Roman" w:hAnsi="Times New Roman" w:cs="Times New Roman"/>
        </w:rPr>
        <w:t xml:space="preserve">Los consejos curriculares definen los grupos de trabajo para el desarrollo de actividades relacionadas con la autoevaluación y construcción de informe de autoevaluación con fines de renovación de </w:t>
      </w:r>
      <w:r w:rsidRPr="006451FC" w:rsidR="004D4C5C">
        <w:rPr>
          <w:rFonts w:ascii="Times New Roman" w:hAnsi="Times New Roman" w:cs="Times New Roman"/>
        </w:rPr>
        <w:t>la A</w:t>
      </w:r>
      <w:r w:rsidRPr="006451FC">
        <w:rPr>
          <w:rFonts w:ascii="Times New Roman" w:hAnsi="Times New Roman" w:cs="Times New Roman"/>
        </w:rPr>
        <w:t xml:space="preserve">creditación en </w:t>
      </w:r>
      <w:r w:rsidRPr="006451FC" w:rsidR="004D4C5C">
        <w:rPr>
          <w:rFonts w:ascii="Times New Roman" w:hAnsi="Times New Roman" w:cs="Times New Roman"/>
        </w:rPr>
        <w:t>A</w:t>
      </w:r>
      <w:r w:rsidRPr="006451FC">
        <w:rPr>
          <w:rFonts w:ascii="Times New Roman" w:hAnsi="Times New Roman" w:cs="Times New Roman"/>
        </w:rPr>
        <w:t xml:space="preserve">lta </w:t>
      </w:r>
      <w:r w:rsidRPr="006451FC" w:rsidR="004D4C5C">
        <w:rPr>
          <w:rFonts w:ascii="Times New Roman" w:hAnsi="Times New Roman" w:cs="Times New Roman"/>
        </w:rPr>
        <w:t>C</w:t>
      </w:r>
      <w:r w:rsidRPr="006451FC">
        <w:rPr>
          <w:rFonts w:ascii="Times New Roman" w:hAnsi="Times New Roman" w:cs="Times New Roman"/>
        </w:rPr>
        <w:t>alidad.</w:t>
      </w:r>
    </w:p>
    <w:p w:rsidRPr="006451FC" w:rsidR="003B2F05" w:rsidP="00231F21" w:rsidRDefault="003B2F05" w14:paraId="26C1ED96" w14:textId="7ADAFC01">
      <w:pPr>
        <w:pStyle w:val="Sinespaciado"/>
        <w:numPr>
          <w:ilvl w:val="0"/>
          <w:numId w:val="3"/>
        </w:numPr>
        <w:spacing w:line="276" w:lineRule="auto"/>
        <w:jc w:val="both"/>
        <w:rPr>
          <w:rFonts w:ascii="Times New Roman" w:hAnsi="Times New Roman" w:cs="Times New Roman"/>
        </w:rPr>
      </w:pPr>
      <w:r w:rsidRPr="006451FC">
        <w:rPr>
          <w:rFonts w:ascii="Times New Roman" w:hAnsi="Times New Roman" w:cs="Times New Roman"/>
        </w:rPr>
        <w:t xml:space="preserve">Apropiación de los lineamientos del modelo de renovación de </w:t>
      </w:r>
      <w:r w:rsidRPr="006451FC" w:rsidR="004D4C5C">
        <w:rPr>
          <w:rFonts w:ascii="Times New Roman" w:hAnsi="Times New Roman" w:cs="Times New Roman"/>
        </w:rPr>
        <w:t xml:space="preserve">la </w:t>
      </w:r>
      <w:r w:rsidRPr="006451FC">
        <w:rPr>
          <w:rFonts w:ascii="Times New Roman" w:hAnsi="Times New Roman" w:cs="Times New Roman"/>
        </w:rPr>
        <w:t>Acreditación en Alta Calidad</w:t>
      </w:r>
      <w:r w:rsidRPr="006451FC" w:rsidR="00406F72">
        <w:rPr>
          <w:rFonts w:ascii="Times New Roman" w:hAnsi="Times New Roman" w:cs="Times New Roman"/>
        </w:rPr>
        <w:t xml:space="preserve">: </w:t>
      </w:r>
      <w:r w:rsidRPr="006451FC">
        <w:rPr>
          <w:rFonts w:ascii="Times New Roman" w:hAnsi="Times New Roman" w:cs="Times New Roman"/>
        </w:rPr>
        <w:t>Los consejos curriculares</w:t>
      </w:r>
      <w:r w:rsidRPr="006451FC" w:rsidR="004D4C5C">
        <w:rPr>
          <w:rFonts w:ascii="Times New Roman" w:hAnsi="Times New Roman" w:cs="Times New Roman"/>
        </w:rPr>
        <w:t>,</w:t>
      </w:r>
      <w:r w:rsidRPr="006451FC">
        <w:rPr>
          <w:rFonts w:ascii="Times New Roman" w:hAnsi="Times New Roman" w:cs="Times New Roman"/>
        </w:rPr>
        <w:t xml:space="preserve"> con acompañamiento de la Coordinación del Comité de Currículo y Calidad de la Facultad, realizan la apropiación de lineamientos del modelo de renovación de </w:t>
      </w:r>
      <w:r w:rsidRPr="006451FC" w:rsidR="004D4C5C">
        <w:rPr>
          <w:rFonts w:ascii="Times New Roman" w:hAnsi="Times New Roman" w:cs="Times New Roman"/>
        </w:rPr>
        <w:t xml:space="preserve">la </w:t>
      </w:r>
      <w:r w:rsidRPr="006451FC">
        <w:rPr>
          <w:rFonts w:ascii="Times New Roman" w:hAnsi="Times New Roman" w:cs="Times New Roman"/>
        </w:rPr>
        <w:t>Acreditación en Alta Calidad vigentes. De igual manera, en esta jornada de apropiación debe</w:t>
      </w:r>
      <w:r w:rsidRPr="006451FC" w:rsidR="004D4C5C">
        <w:rPr>
          <w:rFonts w:ascii="Times New Roman" w:hAnsi="Times New Roman" w:cs="Times New Roman"/>
        </w:rPr>
        <w:t>n</w:t>
      </w:r>
      <w:r w:rsidRPr="006451FC">
        <w:rPr>
          <w:rFonts w:ascii="Times New Roman" w:hAnsi="Times New Roman" w:cs="Times New Roman"/>
        </w:rPr>
        <w:t xml:space="preserve"> incorporarse algunos elementos esenciales sobre toda la etapa de autoevaluación, particularmente sobre el ejercicio de ponderación de factores y características del modelo. </w:t>
      </w:r>
    </w:p>
    <w:p w:rsidRPr="006451FC" w:rsidR="003B2F05" w:rsidP="00231F21" w:rsidRDefault="003B2F05" w14:paraId="7E1462D4" w14:textId="7D278430">
      <w:pPr>
        <w:pStyle w:val="Sinespaciado"/>
        <w:numPr>
          <w:ilvl w:val="0"/>
          <w:numId w:val="3"/>
        </w:numPr>
        <w:spacing w:after="240" w:line="276" w:lineRule="auto"/>
        <w:jc w:val="both"/>
        <w:rPr>
          <w:rFonts w:ascii="Times New Roman" w:hAnsi="Times New Roman" w:cs="Times New Roman"/>
          <w:shd w:val="clear" w:color="auto" w:fill="FFFFFF"/>
        </w:rPr>
      </w:pPr>
      <w:r w:rsidRPr="006451FC">
        <w:rPr>
          <w:rFonts w:ascii="Times New Roman" w:hAnsi="Times New Roman" w:cs="Times New Roman"/>
        </w:rPr>
        <w:t>Diseño del plan de trabajo de autoevaluación</w:t>
      </w:r>
      <w:r w:rsidRPr="006451FC" w:rsidR="00406F72">
        <w:rPr>
          <w:rFonts w:ascii="Times New Roman" w:hAnsi="Times New Roman" w:cs="Times New Roman"/>
        </w:rPr>
        <w:t xml:space="preserve">: </w:t>
      </w:r>
      <w:r w:rsidRPr="006451FC">
        <w:rPr>
          <w:rFonts w:ascii="Times New Roman" w:hAnsi="Times New Roman" w:cs="Times New Roman"/>
          <w:shd w:val="clear" w:color="auto" w:fill="FFFFFF"/>
        </w:rPr>
        <w:t xml:space="preserve">Corresponde a la elaboración de un cronograma que identifique cuándo se deben consolidar los informes de autoevaluación en las coordinaciones de los Comités de Currículo y </w:t>
      </w:r>
      <w:r w:rsidRPr="006451FC" w:rsidR="00406F72">
        <w:rPr>
          <w:rFonts w:ascii="Times New Roman" w:hAnsi="Times New Roman" w:cs="Times New Roman"/>
          <w:shd w:val="clear" w:color="auto" w:fill="FFFFFF"/>
        </w:rPr>
        <w:t>C</w:t>
      </w:r>
      <w:r w:rsidRPr="006451FC">
        <w:rPr>
          <w:rFonts w:ascii="Times New Roman" w:hAnsi="Times New Roman" w:cs="Times New Roman"/>
          <w:shd w:val="clear" w:color="auto" w:fill="FFFFFF"/>
        </w:rPr>
        <w:t xml:space="preserve">alidad de Facultad e Institucional y, a partir de estos establecer la planeación del </w:t>
      </w:r>
      <w:r w:rsidRPr="006451FC" w:rsidR="00406F72">
        <w:rPr>
          <w:rFonts w:ascii="Times New Roman" w:hAnsi="Times New Roman" w:cs="Times New Roman"/>
          <w:shd w:val="clear" w:color="auto" w:fill="FFFFFF"/>
        </w:rPr>
        <w:t xml:space="preserve">proyecto curricular </w:t>
      </w:r>
      <w:r w:rsidRPr="006451FC">
        <w:rPr>
          <w:rFonts w:ascii="Times New Roman" w:hAnsi="Times New Roman" w:cs="Times New Roman"/>
          <w:shd w:val="clear" w:color="auto" w:fill="FFFFFF"/>
        </w:rPr>
        <w:t>en cuanto a su proceso de Autoevaluación.</w:t>
      </w:r>
    </w:p>
    <w:p w:rsidRPr="006451FC" w:rsidR="00055EEA" w:rsidP="00E84BD5" w:rsidRDefault="00055EEA" w14:paraId="3B3A09CE" w14:textId="77777777">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Etapa II. Autoevaluación</w:t>
      </w:r>
    </w:p>
    <w:p w:rsidRPr="006451FC" w:rsidR="00A76EA8" w:rsidP="00E84BD5" w:rsidRDefault="00055EEA" w14:paraId="4EC31919" w14:textId="2DA6A887">
      <w:pPr>
        <w:pStyle w:val="Sinespaciado"/>
        <w:spacing w:before="240" w:after="240"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Son los procesos permanentes y transversales, a partir de los cuales un </w:t>
      </w:r>
      <w:r w:rsidRPr="006451FC" w:rsidR="00A76EA8">
        <w:rPr>
          <w:rFonts w:ascii="Times New Roman" w:hAnsi="Times New Roman" w:cs="Times New Roman"/>
          <w:shd w:val="clear" w:color="auto" w:fill="FFFFFF"/>
        </w:rPr>
        <w:t>proyecto curricular</w:t>
      </w:r>
      <w:r w:rsidRPr="006451FC">
        <w:rPr>
          <w:rFonts w:ascii="Times New Roman" w:hAnsi="Times New Roman" w:cs="Times New Roman"/>
          <w:shd w:val="clear" w:color="auto" w:fill="FFFFFF"/>
        </w:rPr>
        <w:t xml:space="preserve">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6451FC" w:rsidR="00055EEA" w:rsidP="00E84BD5" w:rsidRDefault="00055EEA" w14:paraId="053E822A" w14:textId="039DB173">
      <w:pPr>
        <w:pStyle w:val="Sinespaciado"/>
        <w:spacing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w:t>
      </w:r>
      <w:r w:rsidRPr="006451FC" w:rsidR="00A76EA8">
        <w:rPr>
          <w:rFonts w:ascii="Times New Roman" w:hAnsi="Times New Roman" w:cs="Times New Roman"/>
          <w:shd w:val="clear" w:color="auto" w:fill="FFFFFF"/>
        </w:rPr>
        <w:t>proyecto curricular</w:t>
      </w:r>
      <w:r w:rsidRPr="006451FC">
        <w:rPr>
          <w:rFonts w:ascii="Times New Roman" w:hAnsi="Times New Roman" w:cs="Times New Roman"/>
          <w:shd w:val="clear" w:color="auto" w:fill="FFFFFF"/>
        </w:rPr>
        <w:t xml:space="preserve">, </w:t>
      </w:r>
      <w:r w:rsidRPr="006451FC" w:rsidR="00A76EA8">
        <w:rPr>
          <w:rFonts w:ascii="Times New Roman" w:hAnsi="Times New Roman" w:cs="Times New Roman"/>
          <w:shd w:val="clear" w:color="auto" w:fill="FFFFFF"/>
        </w:rPr>
        <w:t>facultad y universidad</w:t>
      </w:r>
      <w:r w:rsidRPr="006451FC">
        <w:rPr>
          <w:rFonts w:ascii="Times New Roman" w:hAnsi="Times New Roman" w:cs="Times New Roman"/>
          <w:shd w:val="clear" w:color="auto" w:fill="FFFFFF"/>
        </w:rPr>
        <w:t>.</w:t>
      </w:r>
    </w:p>
    <w:p w:rsidRPr="006451FC" w:rsidR="00055EEA" w:rsidP="00231F21" w:rsidRDefault="00055EEA" w14:paraId="057DCE37" w14:textId="77777777">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t xml:space="preserve">Ponderación de Factores y Características </w:t>
      </w:r>
    </w:p>
    <w:p w:rsidRPr="006451FC" w:rsidR="006B21F4" w:rsidP="7E172A74" w:rsidRDefault="05C7DAB8" w14:paraId="3203975D" w14:textId="527BC7D8">
      <w:pPr>
        <w:pStyle w:val="Descripcin"/>
        <w:keepNext/>
        <w:spacing w:before="24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 xml:space="preserve">Con el propósito de garantizar un ejercicio de autoevaluación riguroso, participativo y contextualizado, el </w:t>
      </w:r>
      <w:r w:rsidRPr="006451FC" w:rsidR="2D887DBA">
        <w:rPr>
          <w:rFonts w:ascii="Times New Roman" w:hAnsi="Times New Roman" w:cs="Times New Roman"/>
          <w:i w:val="0"/>
          <w:iCs w:val="0"/>
          <w:color w:val="auto"/>
          <w:sz w:val="22"/>
          <w:szCs w:val="22"/>
          <w:lang w:val="es-CO"/>
        </w:rPr>
        <w:t xml:space="preserve">proyecto curricular </w:t>
      </w:r>
      <w:r w:rsidRPr="006451FC">
        <w:rPr>
          <w:rFonts w:ascii="Times New Roman" w:hAnsi="Times New Roman" w:cs="Times New Roman"/>
          <w:i w:val="0"/>
          <w:iCs w:val="0"/>
          <w:color w:val="auto"/>
          <w:sz w:val="22"/>
          <w:szCs w:val="22"/>
          <w:lang w:val="es-CO"/>
        </w:rPr>
        <w:t>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rsidRPr="006451FC" w:rsidR="0001353C" w:rsidP="689739AE" w:rsidRDefault="0001353C" w14:paraId="1DCDF6DD" w14:textId="42A3B078">
      <w:pPr>
        <w:pStyle w:val="Descripcin"/>
        <w:keepNext/>
        <w:spacing w:after="0" w:line="276" w:lineRule="auto"/>
        <w:jc w:val="center"/>
        <w:rPr>
          <w:rFonts w:ascii="Times New Roman" w:hAnsi="Times New Roman" w:cs="Times New Roman"/>
          <w:i w:val="0"/>
          <w:iCs w:val="0"/>
          <w:color w:val="auto"/>
          <w:sz w:val="22"/>
          <w:szCs w:val="22"/>
        </w:rPr>
      </w:pPr>
      <w:bookmarkStart w:name="_Toc210978982" w:id="46"/>
      <w:bookmarkStart w:name="_Toc211324523" w:id="4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 ejercicios de ponderación de factores y características </w:t>
      </w:r>
      <w:r w:rsidRPr="006451FC" w:rsidR="00A76EA8">
        <w:rPr>
          <w:rFonts w:ascii="Times New Roman" w:hAnsi="Times New Roman" w:cs="Times New Roman"/>
          <w:i w:val="0"/>
          <w:iCs w:val="0"/>
          <w:color w:val="auto"/>
          <w:sz w:val="22"/>
          <w:szCs w:val="22"/>
        </w:rPr>
        <w:t xml:space="preserve">del proyecto curricular </w:t>
      </w:r>
      <w:r w:rsidRPr="006451FC" w:rsidR="00C12A16">
        <w:rPr>
          <w:rFonts w:ascii="Times New Roman" w:hAnsi="Times New Roman" w:cs="Times New Roman"/>
          <w:i w:val="0"/>
          <w:iCs w:val="0"/>
          <w:color w:val="auto"/>
          <w:sz w:val="22"/>
          <w:szCs w:val="22"/>
        </w:rPr>
        <w:t>Maestría en Ciencias de la Información y las Comunicaciones – Metodología Investigación (SNIES: 17528)</w:t>
      </w:r>
      <w:r w:rsidRPr="006451FC" w:rsidR="00A76EA8">
        <w:rPr>
          <w:rFonts w:ascii="Times New Roman" w:hAnsi="Times New Roman" w:cs="Times New Roman"/>
          <w:i w:val="0"/>
          <w:iCs w:val="0"/>
          <w:color w:val="auto"/>
          <w:sz w:val="22"/>
          <w:szCs w:val="22"/>
        </w:rPr>
        <w:t>.</w:t>
      </w:r>
      <w:bookmarkEnd w:id="46"/>
      <w:bookmarkEnd w:id="47"/>
    </w:p>
    <w:tbl>
      <w:tblPr>
        <w:tblW w:w="90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728"/>
        <w:gridCol w:w="2213"/>
        <w:gridCol w:w="1133"/>
        <w:gridCol w:w="3878"/>
        <w:gridCol w:w="1110"/>
      </w:tblGrid>
      <w:tr w:rsidRPr="006451FC" w:rsidR="000852C5" w:rsidTr="6BBB1636" w14:paraId="654687BB" w14:textId="77777777">
        <w:trPr>
          <w:trHeight w:val="300"/>
        </w:trPr>
        <w:tc>
          <w:tcPr>
            <w:tcW w:w="728" w:type="dxa"/>
            <w:shd w:val="clear" w:color="auto" w:fill="DEEAF6" w:themeFill="accent5" w:themeFillTint="33"/>
            <w:vAlign w:val="center"/>
            <w:hideMark/>
          </w:tcPr>
          <w:p w:rsidRPr="006451FC" w:rsidR="000852C5" w:rsidP="00486B65" w:rsidRDefault="5E20DD8F" w14:paraId="1E89D590" w14:textId="77777777">
            <w:pPr>
              <w:spacing w:after="0" w:line="240" w:lineRule="auto"/>
              <w:jc w:val="center"/>
              <w:rPr>
                <w:rFonts w:ascii="Times New Roman" w:hAnsi="Times New Roman" w:eastAsia="Times New Roman" w:cs="Times New Roman"/>
                <w:b/>
                <w:bCs/>
                <w:color w:val="000000"/>
                <w:sz w:val="18"/>
                <w:szCs w:val="18"/>
                <w:lang w:val="es-CO" w:eastAsia="es-CO"/>
              </w:rPr>
            </w:pPr>
            <w:bookmarkStart w:name="RANGE!A1" w:id="48"/>
            <w:bookmarkStart w:name="_Hlk137488061" w:id="49"/>
            <w:r w:rsidRPr="006451FC">
              <w:rPr>
                <w:rFonts w:ascii="Times New Roman" w:hAnsi="Times New Roman" w:eastAsia="Times New Roman" w:cs="Times New Roman"/>
                <w:b/>
                <w:bCs/>
                <w:color w:val="000000" w:themeColor="text1"/>
                <w:sz w:val="18"/>
                <w:szCs w:val="18"/>
                <w:lang w:eastAsia="es-CO"/>
              </w:rPr>
              <w:t># Factor</w:t>
            </w:r>
            <w:bookmarkEnd w:id="48"/>
          </w:p>
        </w:tc>
        <w:tc>
          <w:tcPr>
            <w:tcW w:w="2213" w:type="dxa"/>
            <w:shd w:val="clear" w:color="auto" w:fill="DEEAF6" w:themeFill="accent5" w:themeFillTint="33"/>
            <w:vAlign w:val="center"/>
            <w:hideMark/>
          </w:tcPr>
          <w:p w:rsidRPr="006451FC" w:rsidR="000852C5" w:rsidP="00A76EA8" w:rsidRDefault="5E20DD8F" w14:paraId="28D2C676"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6451FC">
              <w:rPr>
                <w:rFonts w:ascii="Times New Roman" w:hAnsi="Times New Roman" w:eastAsia="Times New Roman" w:cs="Times New Roman"/>
                <w:b/>
                <w:bCs/>
                <w:color w:val="000000" w:themeColor="text1"/>
                <w:sz w:val="18"/>
                <w:szCs w:val="18"/>
                <w:lang w:eastAsia="es-CO"/>
              </w:rPr>
              <w:t>Factor</w:t>
            </w:r>
          </w:p>
        </w:tc>
        <w:tc>
          <w:tcPr>
            <w:tcW w:w="1133" w:type="dxa"/>
            <w:shd w:val="clear" w:color="auto" w:fill="DEEAF6" w:themeFill="accent5" w:themeFillTint="33"/>
            <w:vAlign w:val="center"/>
            <w:hideMark/>
          </w:tcPr>
          <w:p w:rsidRPr="006451FC" w:rsidR="000852C5" w:rsidP="00486B65" w:rsidRDefault="5E20DD8F" w14:paraId="39146BD8"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6451FC">
              <w:rPr>
                <w:rFonts w:ascii="Times New Roman" w:hAnsi="Times New Roman" w:eastAsia="Times New Roman" w:cs="Times New Roman"/>
                <w:b/>
                <w:bCs/>
                <w:color w:val="000000" w:themeColor="text1"/>
                <w:sz w:val="18"/>
                <w:szCs w:val="18"/>
                <w:lang w:eastAsia="es-CO"/>
              </w:rPr>
              <w:t xml:space="preserve">Ponderación </w:t>
            </w:r>
          </w:p>
        </w:tc>
        <w:tc>
          <w:tcPr>
            <w:tcW w:w="3878" w:type="dxa"/>
            <w:shd w:val="clear" w:color="auto" w:fill="DEEAF6" w:themeFill="accent5" w:themeFillTint="33"/>
            <w:vAlign w:val="center"/>
            <w:hideMark/>
          </w:tcPr>
          <w:p w:rsidRPr="006451FC" w:rsidR="000852C5" w:rsidP="00486B65" w:rsidRDefault="5E20DD8F" w14:paraId="5F7A022D"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6451FC">
              <w:rPr>
                <w:rFonts w:ascii="Times New Roman" w:hAnsi="Times New Roman" w:eastAsia="Times New Roman" w:cs="Times New Roman"/>
                <w:b/>
                <w:bCs/>
                <w:color w:val="000000" w:themeColor="text1"/>
                <w:sz w:val="18"/>
                <w:szCs w:val="18"/>
                <w:lang w:eastAsia="es-CO"/>
              </w:rPr>
              <w:t>Características</w:t>
            </w:r>
          </w:p>
        </w:tc>
        <w:tc>
          <w:tcPr>
            <w:tcW w:w="1110" w:type="dxa"/>
            <w:shd w:val="clear" w:color="auto" w:fill="DEEAF6" w:themeFill="accent5" w:themeFillTint="33"/>
            <w:vAlign w:val="center"/>
            <w:hideMark/>
          </w:tcPr>
          <w:p w:rsidRPr="006451FC" w:rsidR="000852C5" w:rsidP="00A76EA8" w:rsidRDefault="5E20DD8F" w14:paraId="66B267D7"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6451FC">
              <w:rPr>
                <w:rFonts w:ascii="Times New Roman" w:hAnsi="Times New Roman" w:eastAsia="Times New Roman" w:cs="Times New Roman"/>
                <w:b/>
                <w:bCs/>
                <w:color w:val="000000" w:themeColor="text1"/>
                <w:sz w:val="18"/>
                <w:szCs w:val="18"/>
                <w:lang w:eastAsia="es-CO"/>
              </w:rPr>
              <w:t>Ponderación</w:t>
            </w:r>
          </w:p>
        </w:tc>
      </w:tr>
      <w:tr w:rsidRPr="006451FC" w:rsidR="000852C5" w:rsidTr="6BBB1636" w14:paraId="529FF21F" w14:textId="77777777">
        <w:trPr>
          <w:trHeight w:val="300"/>
        </w:trPr>
        <w:tc>
          <w:tcPr>
            <w:tcW w:w="728" w:type="dxa"/>
            <w:vMerge w:val="restart"/>
            <w:vAlign w:val="center"/>
            <w:hideMark/>
          </w:tcPr>
          <w:p w:rsidRPr="006451FC" w:rsidR="000852C5" w:rsidP="00486B65" w:rsidRDefault="5E20DD8F" w14:paraId="5DD20EF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w:t>
            </w:r>
          </w:p>
        </w:tc>
        <w:tc>
          <w:tcPr>
            <w:tcW w:w="2213" w:type="dxa"/>
            <w:vMerge w:val="restart"/>
            <w:vAlign w:val="center"/>
            <w:hideMark/>
          </w:tcPr>
          <w:p w:rsidRPr="006451FC" w:rsidR="000852C5" w:rsidP="00A76EA8" w:rsidRDefault="5E20DD8F" w14:paraId="5E94E12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PROYECTO EDUCATIVO DEL PROGRAMA E IDENTIDAD INSTITUCIONAL.</w:t>
            </w:r>
          </w:p>
        </w:tc>
        <w:tc>
          <w:tcPr>
            <w:tcW w:w="1133" w:type="dxa"/>
            <w:vMerge w:val="restart"/>
            <w:vAlign w:val="center"/>
            <w:hideMark/>
          </w:tcPr>
          <w:p w:rsidRPr="006451FC" w:rsidR="000852C5" w:rsidP="00486B65" w:rsidRDefault="5E20DD8F" w14:paraId="108DD987"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12,08%</w:t>
            </w:r>
          </w:p>
        </w:tc>
        <w:tc>
          <w:tcPr>
            <w:tcW w:w="3878" w:type="dxa"/>
            <w:vAlign w:val="center"/>
            <w:hideMark/>
          </w:tcPr>
          <w:p w:rsidRPr="006451FC" w:rsidR="000852C5" w:rsidP="000852C5" w:rsidRDefault="5E20DD8F" w14:paraId="2CDED368" w14:textId="6BE78455">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 Proyecto educativo del Programa.</w:t>
            </w:r>
          </w:p>
        </w:tc>
        <w:tc>
          <w:tcPr>
            <w:tcW w:w="1110" w:type="dxa"/>
            <w:vAlign w:val="center"/>
            <w:hideMark/>
          </w:tcPr>
          <w:p w:rsidRPr="006451FC" w:rsidR="000852C5" w:rsidP="00A76EA8" w:rsidRDefault="5E20DD8F" w14:paraId="7B60FB91"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53,85%</w:t>
            </w:r>
          </w:p>
        </w:tc>
      </w:tr>
      <w:tr w:rsidRPr="006451FC" w:rsidR="000852C5" w:rsidTr="6BBB1636" w14:paraId="24AD831E" w14:textId="77777777">
        <w:trPr>
          <w:trHeight w:val="470"/>
        </w:trPr>
        <w:tc>
          <w:tcPr>
            <w:tcW w:w="0" w:type="auto"/>
            <w:vMerge/>
            <w:vAlign w:val="center"/>
            <w:hideMark/>
          </w:tcPr>
          <w:p w:rsidRPr="006451FC" w:rsidR="000852C5" w:rsidP="00486B65" w:rsidRDefault="000852C5" w14:paraId="5D186042"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B31AB62"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B887531"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922390" w:rsidRDefault="1E1CB4CC" w14:paraId="0D04A12F" w14:textId="23655ABD">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2. </w:t>
            </w:r>
            <w:r w:rsidRPr="006451FC" w:rsidR="5E20DD8F">
              <w:rPr>
                <w:rFonts w:ascii="Times New Roman" w:hAnsi="Times New Roman" w:eastAsia="Times New Roman" w:cs="Times New Roman"/>
                <w:color w:val="000000" w:themeColor="text1"/>
                <w:sz w:val="18"/>
                <w:szCs w:val="18"/>
                <w:lang w:eastAsia="es-CO"/>
              </w:rPr>
              <w:t>Relevancia académica y pertinencia social del programa académico</w:t>
            </w:r>
          </w:p>
        </w:tc>
        <w:tc>
          <w:tcPr>
            <w:tcW w:w="1110" w:type="dxa"/>
            <w:vAlign w:val="center"/>
            <w:hideMark/>
          </w:tcPr>
          <w:p w:rsidRPr="006451FC" w:rsidR="000852C5" w:rsidP="00A76EA8" w:rsidRDefault="5E20DD8F" w14:paraId="05A84D6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46,15%</w:t>
            </w:r>
          </w:p>
        </w:tc>
      </w:tr>
      <w:tr w:rsidRPr="006451FC" w:rsidR="000852C5" w:rsidTr="6BBB1636" w14:paraId="5F3056AB" w14:textId="77777777">
        <w:trPr>
          <w:trHeight w:val="311"/>
        </w:trPr>
        <w:tc>
          <w:tcPr>
            <w:tcW w:w="728" w:type="dxa"/>
            <w:vMerge w:val="restart"/>
            <w:vAlign w:val="center"/>
            <w:hideMark/>
          </w:tcPr>
          <w:p w:rsidRPr="006451FC" w:rsidR="000852C5" w:rsidP="00486B65" w:rsidRDefault="5E20DD8F" w14:paraId="2F8BD98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w:t>
            </w:r>
          </w:p>
        </w:tc>
        <w:tc>
          <w:tcPr>
            <w:tcW w:w="2213" w:type="dxa"/>
            <w:vMerge w:val="restart"/>
            <w:vAlign w:val="center"/>
            <w:hideMark/>
          </w:tcPr>
          <w:p w:rsidRPr="006451FC" w:rsidR="000852C5" w:rsidP="00A76EA8" w:rsidRDefault="5E20DD8F" w14:paraId="23261D9D"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ESTUDIANTES</w:t>
            </w:r>
          </w:p>
        </w:tc>
        <w:tc>
          <w:tcPr>
            <w:tcW w:w="1133" w:type="dxa"/>
            <w:vMerge w:val="restart"/>
            <w:vAlign w:val="center"/>
            <w:hideMark/>
          </w:tcPr>
          <w:p w:rsidRPr="006451FC" w:rsidR="000852C5" w:rsidP="00486B65" w:rsidRDefault="5E20DD8F" w14:paraId="084AE1A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12,42%</w:t>
            </w:r>
          </w:p>
        </w:tc>
        <w:tc>
          <w:tcPr>
            <w:tcW w:w="3878" w:type="dxa"/>
            <w:vAlign w:val="center"/>
            <w:hideMark/>
          </w:tcPr>
          <w:p w:rsidRPr="006451FC" w:rsidR="000852C5" w:rsidP="000852C5" w:rsidRDefault="5E20DD8F" w14:paraId="3BBED646" w14:textId="2F5E1A57">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 Participación en actividades de formación integral</w:t>
            </w:r>
          </w:p>
        </w:tc>
        <w:tc>
          <w:tcPr>
            <w:tcW w:w="1110" w:type="dxa"/>
            <w:vAlign w:val="center"/>
            <w:hideMark/>
          </w:tcPr>
          <w:p w:rsidRPr="006451FC" w:rsidR="000852C5" w:rsidP="00A76EA8" w:rsidRDefault="5E20DD8F" w14:paraId="232F0DC7"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33,14%</w:t>
            </w:r>
          </w:p>
        </w:tc>
      </w:tr>
      <w:tr w:rsidRPr="006451FC" w:rsidR="000852C5" w:rsidTr="6BBB1636" w14:paraId="21C36A80" w14:textId="77777777">
        <w:trPr>
          <w:trHeight w:val="300"/>
        </w:trPr>
        <w:tc>
          <w:tcPr>
            <w:tcW w:w="0" w:type="auto"/>
            <w:vMerge/>
            <w:vAlign w:val="center"/>
            <w:hideMark/>
          </w:tcPr>
          <w:p w:rsidRPr="006451FC" w:rsidR="000852C5" w:rsidP="00486B65" w:rsidRDefault="000852C5" w14:paraId="5C79D3FB"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8C639AC"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79F4E21"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0852C5" w:rsidRDefault="5E20DD8F" w14:paraId="35852F3E" w14:textId="7EB3A5F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 Orientación y seguimiento a estudiantes</w:t>
            </w:r>
          </w:p>
        </w:tc>
        <w:tc>
          <w:tcPr>
            <w:tcW w:w="1110" w:type="dxa"/>
            <w:vAlign w:val="center"/>
            <w:hideMark/>
          </w:tcPr>
          <w:p w:rsidRPr="006451FC" w:rsidR="000852C5" w:rsidP="00A76EA8" w:rsidRDefault="5E20DD8F" w14:paraId="51721CB0"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18,02%</w:t>
            </w:r>
          </w:p>
        </w:tc>
      </w:tr>
      <w:tr w:rsidRPr="006451FC" w:rsidR="000852C5" w:rsidTr="6BBB1636" w14:paraId="7917F268" w14:textId="77777777">
        <w:trPr>
          <w:trHeight w:val="300"/>
        </w:trPr>
        <w:tc>
          <w:tcPr>
            <w:tcW w:w="0" w:type="auto"/>
            <w:vMerge/>
            <w:vAlign w:val="center"/>
            <w:hideMark/>
          </w:tcPr>
          <w:p w:rsidRPr="006451FC" w:rsidR="000852C5" w:rsidP="00486B65" w:rsidRDefault="000852C5" w14:paraId="60D96CD1"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030703C"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D4E6D43"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0852C5" w:rsidRDefault="5E20DD8F" w14:paraId="34C27769" w14:textId="312DC84E">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 Capacidad de trabajo autónomo</w:t>
            </w:r>
          </w:p>
        </w:tc>
        <w:tc>
          <w:tcPr>
            <w:tcW w:w="1110" w:type="dxa"/>
            <w:vAlign w:val="center"/>
            <w:hideMark/>
          </w:tcPr>
          <w:p w:rsidRPr="006451FC" w:rsidR="000852C5" w:rsidP="00A76EA8" w:rsidRDefault="5E20DD8F" w14:paraId="236BC958"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19,19%</w:t>
            </w:r>
          </w:p>
        </w:tc>
      </w:tr>
      <w:tr w:rsidRPr="006451FC" w:rsidR="000852C5" w:rsidTr="6BBB1636" w14:paraId="031A23A7" w14:textId="77777777">
        <w:trPr>
          <w:trHeight w:val="325"/>
        </w:trPr>
        <w:tc>
          <w:tcPr>
            <w:tcW w:w="0" w:type="auto"/>
            <w:vMerge/>
            <w:vAlign w:val="center"/>
            <w:hideMark/>
          </w:tcPr>
          <w:p w:rsidRPr="006451FC" w:rsidR="000852C5" w:rsidP="00486B65" w:rsidRDefault="000852C5" w14:paraId="26BB7DE3"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1D93BEB"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5DC60AB"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0852C5" w:rsidRDefault="5E20DD8F" w14:paraId="72753FBC" w14:textId="10756606">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 Reglamento estudiantil y política académica</w:t>
            </w:r>
          </w:p>
        </w:tc>
        <w:tc>
          <w:tcPr>
            <w:tcW w:w="1110" w:type="dxa"/>
            <w:vAlign w:val="center"/>
            <w:hideMark/>
          </w:tcPr>
          <w:p w:rsidRPr="006451FC" w:rsidR="000852C5" w:rsidP="00A76EA8" w:rsidRDefault="5E20DD8F" w14:paraId="171B084D"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13,37%</w:t>
            </w:r>
          </w:p>
        </w:tc>
      </w:tr>
      <w:tr w:rsidRPr="006451FC" w:rsidR="000852C5" w:rsidTr="6BBB1636" w14:paraId="2965B4E9" w14:textId="77777777">
        <w:trPr>
          <w:trHeight w:val="300"/>
        </w:trPr>
        <w:tc>
          <w:tcPr>
            <w:tcW w:w="0" w:type="auto"/>
            <w:vMerge/>
            <w:vAlign w:val="center"/>
            <w:hideMark/>
          </w:tcPr>
          <w:p w:rsidRPr="006451FC" w:rsidR="000852C5" w:rsidP="00486B65" w:rsidRDefault="000852C5" w14:paraId="1CD6818E"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6C34EDCA"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59360FC"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41FC6E1A" w14:textId="4FC94E79">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7. Estímulos y apoyos para estudiantes</w:t>
            </w:r>
          </w:p>
        </w:tc>
        <w:tc>
          <w:tcPr>
            <w:tcW w:w="1110" w:type="dxa"/>
            <w:vAlign w:val="center"/>
            <w:hideMark/>
          </w:tcPr>
          <w:p w:rsidRPr="006451FC" w:rsidR="000852C5" w:rsidP="00A76EA8" w:rsidRDefault="5E20DD8F" w14:paraId="0C18AB0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16,28%</w:t>
            </w:r>
          </w:p>
        </w:tc>
      </w:tr>
      <w:tr w:rsidRPr="006451FC" w:rsidR="000852C5" w:rsidTr="6BBB1636" w14:paraId="7E91DCB5" w14:textId="77777777">
        <w:trPr>
          <w:trHeight w:val="300"/>
        </w:trPr>
        <w:tc>
          <w:tcPr>
            <w:tcW w:w="728" w:type="dxa"/>
            <w:vMerge w:val="restart"/>
            <w:vAlign w:val="center"/>
            <w:hideMark/>
          </w:tcPr>
          <w:p w:rsidRPr="006451FC" w:rsidR="000852C5" w:rsidP="00486B65" w:rsidRDefault="5E20DD8F" w14:paraId="3DDA1D2B"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w:t>
            </w:r>
          </w:p>
        </w:tc>
        <w:tc>
          <w:tcPr>
            <w:tcW w:w="2213" w:type="dxa"/>
            <w:vMerge w:val="restart"/>
            <w:vAlign w:val="center"/>
            <w:hideMark/>
          </w:tcPr>
          <w:p w:rsidRPr="006451FC" w:rsidR="000852C5" w:rsidP="00A76EA8" w:rsidRDefault="5E20DD8F" w14:paraId="739DE23E"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PROFESORES</w:t>
            </w:r>
          </w:p>
        </w:tc>
        <w:tc>
          <w:tcPr>
            <w:tcW w:w="1133" w:type="dxa"/>
            <w:vMerge w:val="restart"/>
            <w:vAlign w:val="center"/>
            <w:hideMark/>
          </w:tcPr>
          <w:p w:rsidRPr="006451FC" w:rsidR="000852C5" w:rsidP="00486B65" w:rsidRDefault="5E20DD8F" w14:paraId="0AFD6CB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11,67%</w:t>
            </w:r>
          </w:p>
        </w:tc>
        <w:tc>
          <w:tcPr>
            <w:tcW w:w="3878" w:type="dxa"/>
            <w:vAlign w:val="center"/>
            <w:hideMark/>
          </w:tcPr>
          <w:p w:rsidRPr="006451FC" w:rsidR="000852C5" w:rsidP="00486B65" w:rsidRDefault="5E20DD8F" w14:paraId="3741978E" w14:textId="6685E931">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8. Selección, vinculación y permanencia</w:t>
            </w:r>
          </w:p>
        </w:tc>
        <w:tc>
          <w:tcPr>
            <w:tcW w:w="1110" w:type="dxa"/>
            <w:vAlign w:val="center"/>
            <w:hideMark/>
          </w:tcPr>
          <w:p w:rsidRPr="006451FC" w:rsidR="000852C5" w:rsidP="00A76EA8" w:rsidRDefault="5E20DD8F" w14:paraId="6A5FF6F4"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17,13%</w:t>
            </w:r>
          </w:p>
        </w:tc>
      </w:tr>
      <w:tr w:rsidRPr="006451FC" w:rsidR="000852C5" w:rsidTr="6BBB1636" w14:paraId="76BD35F5" w14:textId="77777777">
        <w:trPr>
          <w:trHeight w:val="300"/>
        </w:trPr>
        <w:tc>
          <w:tcPr>
            <w:tcW w:w="0" w:type="auto"/>
            <w:vMerge/>
            <w:vAlign w:val="center"/>
            <w:hideMark/>
          </w:tcPr>
          <w:p w:rsidRPr="006451FC" w:rsidR="000852C5" w:rsidP="00486B65" w:rsidRDefault="000852C5" w14:paraId="3CCD0570"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205672EE"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F83D4C0"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6F859DBE" w14:textId="77AD6541">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9. Estatuto profesoral</w:t>
            </w:r>
          </w:p>
        </w:tc>
        <w:tc>
          <w:tcPr>
            <w:tcW w:w="1110" w:type="dxa"/>
            <w:vAlign w:val="center"/>
            <w:hideMark/>
          </w:tcPr>
          <w:p w:rsidRPr="006451FC" w:rsidR="000852C5" w:rsidP="00A76EA8" w:rsidRDefault="5E20DD8F" w14:paraId="7401739D"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13,73%</w:t>
            </w:r>
          </w:p>
        </w:tc>
      </w:tr>
      <w:tr w:rsidRPr="006451FC" w:rsidR="000852C5" w:rsidTr="6BBB1636" w14:paraId="5E56246F" w14:textId="77777777">
        <w:trPr>
          <w:trHeight w:val="470"/>
        </w:trPr>
        <w:tc>
          <w:tcPr>
            <w:tcW w:w="0" w:type="auto"/>
            <w:vMerge/>
            <w:vAlign w:val="center"/>
            <w:hideMark/>
          </w:tcPr>
          <w:p w:rsidRPr="006451FC" w:rsidR="000852C5" w:rsidP="00486B65" w:rsidRDefault="000852C5" w14:paraId="53CBF5CF"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52A1DF23"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6FA32DC"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677DE009" w14:textId="14920A99">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 Número, dedicación, nivel de formación y experiencia</w:t>
            </w:r>
          </w:p>
        </w:tc>
        <w:tc>
          <w:tcPr>
            <w:tcW w:w="1110" w:type="dxa"/>
            <w:vAlign w:val="center"/>
            <w:hideMark/>
          </w:tcPr>
          <w:p w:rsidRPr="006451FC" w:rsidR="000852C5" w:rsidP="00A76EA8" w:rsidRDefault="5E20DD8F" w14:paraId="6308A95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15,74%</w:t>
            </w:r>
          </w:p>
        </w:tc>
      </w:tr>
      <w:tr w:rsidRPr="006451FC" w:rsidR="000852C5" w:rsidTr="6BBB1636" w14:paraId="3E398104" w14:textId="77777777">
        <w:trPr>
          <w:trHeight w:val="300"/>
        </w:trPr>
        <w:tc>
          <w:tcPr>
            <w:tcW w:w="0" w:type="auto"/>
            <w:vMerge/>
            <w:vAlign w:val="center"/>
            <w:hideMark/>
          </w:tcPr>
          <w:p w:rsidRPr="006451FC" w:rsidR="000852C5" w:rsidP="00486B65" w:rsidRDefault="000852C5" w14:paraId="29C09363"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5BE3075E"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F9E8926"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70005523" w14:textId="5E4F48A0">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 Desarrollo profesoral</w:t>
            </w:r>
          </w:p>
        </w:tc>
        <w:tc>
          <w:tcPr>
            <w:tcW w:w="1110" w:type="dxa"/>
            <w:vAlign w:val="center"/>
            <w:hideMark/>
          </w:tcPr>
          <w:p w:rsidRPr="006451FC" w:rsidR="000852C5" w:rsidP="00A76EA8" w:rsidRDefault="5E20DD8F" w14:paraId="57CF13D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15,28%</w:t>
            </w:r>
          </w:p>
        </w:tc>
      </w:tr>
      <w:tr w:rsidRPr="006451FC" w:rsidR="000852C5" w:rsidTr="6BBB1636" w14:paraId="5297F03E" w14:textId="77777777">
        <w:trPr>
          <w:trHeight w:val="300"/>
        </w:trPr>
        <w:tc>
          <w:tcPr>
            <w:tcW w:w="0" w:type="auto"/>
            <w:vMerge/>
            <w:vAlign w:val="center"/>
            <w:hideMark/>
          </w:tcPr>
          <w:p w:rsidRPr="006451FC" w:rsidR="000852C5" w:rsidP="00486B65" w:rsidRDefault="000852C5" w14:paraId="3F1742BB"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A67D653"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C96188C"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538B05E" w14:textId="56924F4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 Estímulos a la trayectoria profesoral</w:t>
            </w:r>
          </w:p>
        </w:tc>
        <w:tc>
          <w:tcPr>
            <w:tcW w:w="1110" w:type="dxa"/>
            <w:vAlign w:val="center"/>
            <w:hideMark/>
          </w:tcPr>
          <w:p w:rsidRPr="006451FC" w:rsidR="000852C5" w:rsidP="00A76EA8" w:rsidRDefault="5E20DD8F" w14:paraId="0AD2C338"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10,34%</w:t>
            </w:r>
          </w:p>
        </w:tc>
      </w:tr>
      <w:tr w:rsidRPr="006451FC" w:rsidR="000852C5" w:rsidTr="6BBB1636" w14:paraId="3C583DB0" w14:textId="77777777">
        <w:trPr>
          <w:trHeight w:val="470"/>
        </w:trPr>
        <w:tc>
          <w:tcPr>
            <w:tcW w:w="0" w:type="auto"/>
            <w:vMerge/>
            <w:vAlign w:val="center"/>
            <w:hideMark/>
          </w:tcPr>
          <w:p w:rsidRPr="006451FC" w:rsidR="000852C5" w:rsidP="00486B65" w:rsidRDefault="000852C5" w14:paraId="29E85D81"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5257F5AE"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1378E98F"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0A4C228" w14:textId="41181E98">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13. Producción, pertinencia, utilización e impacto del material docente</w:t>
            </w:r>
          </w:p>
        </w:tc>
        <w:tc>
          <w:tcPr>
            <w:tcW w:w="1110" w:type="dxa"/>
            <w:vAlign w:val="center"/>
            <w:hideMark/>
          </w:tcPr>
          <w:p w:rsidRPr="006451FC" w:rsidR="000852C5" w:rsidP="00A76EA8" w:rsidRDefault="5E20DD8F" w14:paraId="6BB93CA4"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11,73%</w:t>
            </w:r>
          </w:p>
        </w:tc>
      </w:tr>
      <w:tr w:rsidRPr="006451FC" w:rsidR="000852C5" w:rsidTr="6BBB1636" w14:paraId="3F4D5C80" w14:textId="77777777">
        <w:trPr>
          <w:trHeight w:val="300"/>
        </w:trPr>
        <w:tc>
          <w:tcPr>
            <w:tcW w:w="0" w:type="auto"/>
            <w:vMerge/>
            <w:vAlign w:val="center"/>
            <w:hideMark/>
          </w:tcPr>
          <w:p w:rsidRPr="006451FC" w:rsidR="000852C5" w:rsidP="00486B65" w:rsidRDefault="000852C5" w14:paraId="2043682C"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550034A7"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3F0CE40"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48253016" w14:textId="767841DC">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14. Remuneración por méritos</w:t>
            </w:r>
          </w:p>
        </w:tc>
        <w:tc>
          <w:tcPr>
            <w:tcW w:w="1110" w:type="dxa"/>
            <w:vAlign w:val="center"/>
            <w:hideMark/>
          </w:tcPr>
          <w:p w:rsidRPr="006451FC" w:rsidR="000852C5" w:rsidP="00A76EA8" w:rsidRDefault="5E20DD8F" w14:paraId="55B296BB"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9,41%</w:t>
            </w:r>
          </w:p>
        </w:tc>
      </w:tr>
      <w:tr w:rsidRPr="006451FC" w:rsidR="000852C5" w:rsidTr="6BBB1636" w14:paraId="0A0F4DF6" w14:textId="77777777">
        <w:trPr>
          <w:trHeight w:val="300"/>
        </w:trPr>
        <w:tc>
          <w:tcPr>
            <w:tcW w:w="0" w:type="auto"/>
            <w:vMerge/>
            <w:vAlign w:val="center"/>
            <w:hideMark/>
          </w:tcPr>
          <w:p w:rsidRPr="006451FC" w:rsidR="000852C5" w:rsidP="00486B65" w:rsidRDefault="000852C5" w14:paraId="15E268CE"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29DB5332"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5E136D05"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A4A3A13" w14:textId="37B29948">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15. Evaluación de profesores</w:t>
            </w:r>
          </w:p>
        </w:tc>
        <w:tc>
          <w:tcPr>
            <w:tcW w:w="1110" w:type="dxa"/>
            <w:vAlign w:val="center"/>
            <w:hideMark/>
          </w:tcPr>
          <w:p w:rsidRPr="006451FC" w:rsidR="000852C5" w:rsidP="00A76EA8" w:rsidRDefault="5E20DD8F" w14:paraId="7CA2BBE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6,64%</w:t>
            </w:r>
          </w:p>
        </w:tc>
      </w:tr>
      <w:tr w:rsidRPr="006451FC" w:rsidR="000852C5" w:rsidTr="6BBB1636" w14:paraId="700DA7F4" w14:textId="77777777">
        <w:trPr>
          <w:trHeight w:val="300"/>
        </w:trPr>
        <w:tc>
          <w:tcPr>
            <w:tcW w:w="728" w:type="dxa"/>
            <w:vMerge w:val="restart"/>
            <w:vAlign w:val="center"/>
            <w:hideMark/>
          </w:tcPr>
          <w:p w:rsidRPr="006451FC" w:rsidR="000852C5" w:rsidP="00486B65" w:rsidRDefault="5E20DD8F" w14:paraId="082E7CF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w:t>
            </w:r>
          </w:p>
        </w:tc>
        <w:tc>
          <w:tcPr>
            <w:tcW w:w="2213" w:type="dxa"/>
            <w:vMerge w:val="restart"/>
            <w:vAlign w:val="center"/>
            <w:hideMark/>
          </w:tcPr>
          <w:p w:rsidRPr="006451FC" w:rsidR="000852C5" w:rsidP="00A76EA8" w:rsidRDefault="5E20DD8F" w14:paraId="7A7C8B62"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EGRESADOS</w:t>
            </w:r>
          </w:p>
        </w:tc>
        <w:tc>
          <w:tcPr>
            <w:tcW w:w="1133" w:type="dxa"/>
            <w:vMerge w:val="restart"/>
            <w:vAlign w:val="center"/>
            <w:hideMark/>
          </w:tcPr>
          <w:p w:rsidRPr="006451FC" w:rsidR="000852C5" w:rsidP="00486B65" w:rsidRDefault="5E20DD8F" w14:paraId="16FC1A47"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10,80%</w:t>
            </w:r>
          </w:p>
        </w:tc>
        <w:tc>
          <w:tcPr>
            <w:tcW w:w="3878" w:type="dxa"/>
            <w:vAlign w:val="center"/>
            <w:hideMark/>
          </w:tcPr>
          <w:p w:rsidRPr="006451FC" w:rsidR="000852C5" w:rsidP="00486B65" w:rsidRDefault="5E20DD8F" w14:paraId="6088CA04" w14:textId="4F16479F">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16. Seguimiento a los egresados</w:t>
            </w:r>
          </w:p>
        </w:tc>
        <w:tc>
          <w:tcPr>
            <w:tcW w:w="1110" w:type="dxa"/>
            <w:vAlign w:val="center"/>
            <w:hideMark/>
          </w:tcPr>
          <w:p w:rsidRPr="006451FC" w:rsidR="000852C5" w:rsidP="00A76EA8" w:rsidRDefault="5E20DD8F" w14:paraId="7ABAEC71"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54,76%</w:t>
            </w:r>
          </w:p>
        </w:tc>
      </w:tr>
      <w:tr w:rsidRPr="006451FC" w:rsidR="000852C5" w:rsidTr="6BBB1636" w14:paraId="011578DC" w14:textId="77777777">
        <w:trPr>
          <w:trHeight w:val="470"/>
        </w:trPr>
        <w:tc>
          <w:tcPr>
            <w:tcW w:w="0" w:type="auto"/>
            <w:vMerge/>
            <w:vAlign w:val="center"/>
            <w:hideMark/>
          </w:tcPr>
          <w:p w:rsidRPr="006451FC" w:rsidR="000852C5" w:rsidP="00486B65" w:rsidRDefault="000852C5" w14:paraId="56F1340D"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E66ACA9"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3FADCB6"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09F1FBC6" w14:textId="640818EE">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17. Impacto de los egresados en el medio social y académico</w:t>
            </w:r>
          </w:p>
        </w:tc>
        <w:tc>
          <w:tcPr>
            <w:tcW w:w="1110" w:type="dxa"/>
            <w:vAlign w:val="center"/>
            <w:hideMark/>
          </w:tcPr>
          <w:p w:rsidRPr="006451FC" w:rsidR="000852C5" w:rsidP="00A76EA8" w:rsidRDefault="5E20DD8F" w14:paraId="2354A39D"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45,24%</w:t>
            </w:r>
          </w:p>
        </w:tc>
      </w:tr>
      <w:tr w:rsidRPr="006451FC" w:rsidR="000852C5" w:rsidTr="6BBB1636" w14:paraId="1F8B693F" w14:textId="77777777">
        <w:trPr>
          <w:trHeight w:val="300"/>
        </w:trPr>
        <w:tc>
          <w:tcPr>
            <w:tcW w:w="728" w:type="dxa"/>
            <w:vMerge w:val="restart"/>
            <w:vAlign w:val="center"/>
            <w:hideMark/>
          </w:tcPr>
          <w:p w:rsidRPr="006451FC" w:rsidR="000852C5" w:rsidP="00486B65" w:rsidRDefault="5E20DD8F" w14:paraId="2FCA3397"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w:t>
            </w:r>
          </w:p>
        </w:tc>
        <w:tc>
          <w:tcPr>
            <w:tcW w:w="2213" w:type="dxa"/>
            <w:vMerge w:val="restart"/>
            <w:vAlign w:val="center"/>
            <w:hideMark/>
          </w:tcPr>
          <w:p w:rsidRPr="006451FC" w:rsidR="000852C5" w:rsidP="00A76EA8" w:rsidRDefault="5E20DD8F" w14:paraId="7B29ED0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ASPECTOS ACADÉMICOS Y RESULTADOS DE APRENDIZAJE</w:t>
            </w:r>
          </w:p>
        </w:tc>
        <w:tc>
          <w:tcPr>
            <w:tcW w:w="1133" w:type="dxa"/>
            <w:vMerge w:val="restart"/>
            <w:vAlign w:val="center"/>
            <w:hideMark/>
          </w:tcPr>
          <w:p w:rsidRPr="006451FC" w:rsidR="000852C5" w:rsidP="00486B65" w:rsidRDefault="5E20DD8F" w14:paraId="12768A89"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6,75%</w:t>
            </w:r>
          </w:p>
        </w:tc>
        <w:tc>
          <w:tcPr>
            <w:tcW w:w="3878" w:type="dxa"/>
            <w:vAlign w:val="center"/>
            <w:hideMark/>
          </w:tcPr>
          <w:p w:rsidRPr="006451FC" w:rsidR="000852C5" w:rsidP="00486B65" w:rsidRDefault="5E20DD8F" w14:paraId="68AD5DFE" w14:textId="45818DB9">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18. Integralidad de los aspectos curriculares</w:t>
            </w:r>
          </w:p>
        </w:tc>
        <w:tc>
          <w:tcPr>
            <w:tcW w:w="1110" w:type="dxa"/>
            <w:vAlign w:val="center"/>
            <w:hideMark/>
          </w:tcPr>
          <w:p w:rsidRPr="006451FC" w:rsidR="000852C5" w:rsidP="00A76EA8" w:rsidRDefault="5E20DD8F" w14:paraId="5DFBCA44"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17,16%</w:t>
            </w:r>
          </w:p>
        </w:tc>
      </w:tr>
      <w:tr w:rsidRPr="006451FC" w:rsidR="000852C5" w:rsidTr="6BBB1636" w14:paraId="09478B07" w14:textId="77777777">
        <w:trPr>
          <w:trHeight w:val="300"/>
        </w:trPr>
        <w:tc>
          <w:tcPr>
            <w:tcW w:w="0" w:type="auto"/>
            <w:vMerge/>
            <w:vAlign w:val="center"/>
            <w:hideMark/>
          </w:tcPr>
          <w:p w:rsidRPr="006451FC" w:rsidR="000852C5" w:rsidP="00486B65" w:rsidRDefault="000852C5" w14:paraId="425167DC"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80A31D2"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A262965"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350ED4F2" w14:textId="072CD3BF">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19. Flexibilidad de los aspectos curriculares</w:t>
            </w:r>
          </w:p>
        </w:tc>
        <w:tc>
          <w:tcPr>
            <w:tcW w:w="1110" w:type="dxa"/>
            <w:vAlign w:val="center"/>
            <w:hideMark/>
          </w:tcPr>
          <w:p w:rsidRPr="006451FC" w:rsidR="000852C5" w:rsidP="00A76EA8" w:rsidRDefault="5E20DD8F" w14:paraId="150C05C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14,69%</w:t>
            </w:r>
          </w:p>
        </w:tc>
      </w:tr>
      <w:tr w:rsidRPr="006451FC" w:rsidR="000852C5" w:rsidTr="6BBB1636" w14:paraId="3E028CEC" w14:textId="77777777">
        <w:trPr>
          <w:trHeight w:val="300"/>
        </w:trPr>
        <w:tc>
          <w:tcPr>
            <w:tcW w:w="0" w:type="auto"/>
            <w:vMerge/>
            <w:vAlign w:val="center"/>
            <w:hideMark/>
          </w:tcPr>
          <w:p w:rsidRPr="006451FC" w:rsidR="000852C5" w:rsidP="00486B65" w:rsidRDefault="000852C5" w14:paraId="18AD4132"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9AAD0BD"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3916B7A1"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378F7494" w14:textId="65306213">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20. Interdisciplinariedad</w:t>
            </w:r>
          </w:p>
        </w:tc>
        <w:tc>
          <w:tcPr>
            <w:tcW w:w="1110" w:type="dxa"/>
            <w:vAlign w:val="center"/>
            <w:hideMark/>
          </w:tcPr>
          <w:p w:rsidRPr="006451FC" w:rsidR="000852C5" w:rsidP="00A76EA8" w:rsidRDefault="5E20DD8F" w14:paraId="15782A7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12,84%</w:t>
            </w:r>
          </w:p>
        </w:tc>
      </w:tr>
      <w:tr w:rsidRPr="006451FC" w:rsidR="000852C5" w:rsidTr="6BBB1636" w14:paraId="2B4670B6" w14:textId="77777777">
        <w:trPr>
          <w:trHeight w:val="300"/>
        </w:trPr>
        <w:tc>
          <w:tcPr>
            <w:tcW w:w="0" w:type="auto"/>
            <w:vMerge/>
            <w:vAlign w:val="center"/>
            <w:hideMark/>
          </w:tcPr>
          <w:p w:rsidRPr="006451FC" w:rsidR="000852C5" w:rsidP="00486B65" w:rsidRDefault="000852C5" w14:paraId="02E50438"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26DF7A96"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666EA6B5"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3DFE52E8" w14:textId="3DC36A9D">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21. Estrategias pedagógicas</w:t>
            </w:r>
          </w:p>
        </w:tc>
        <w:tc>
          <w:tcPr>
            <w:tcW w:w="1110" w:type="dxa"/>
            <w:vAlign w:val="center"/>
            <w:hideMark/>
          </w:tcPr>
          <w:p w:rsidRPr="006451FC" w:rsidR="000852C5" w:rsidP="00A76EA8" w:rsidRDefault="5E20DD8F" w14:paraId="60BF705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11,36%</w:t>
            </w:r>
          </w:p>
        </w:tc>
      </w:tr>
      <w:tr w:rsidRPr="006451FC" w:rsidR="000852C5" w:rsidTr="6BBB1636" w14:paraId="104AE041" w14:textId="77777777">
        <w:trPr>
          <w:trHeight w:val="300"/>
        </w:trPr>
        <w:tc>
          <w:tcPr>
            <w:tcW w:w="0" w:type="auto"/>
            <w:vMerge/>
            <w:vAlign w:val="center"/>
            <w:hideMark/>
          </w:tcPr>
          <w:p w:rsidRPr="006451FC" w:rsidR="000852C5" w:rsidP="00486B65" w:rsidRDefault="000852C5" w14:paraId="485EB030"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399F282"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3F95398"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3F08DD7D" w14:textId="0E4794DB">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22. Sistema de evaluación de estudiantes</w:t>
            </w:r>
          </w:p>
        </w:tc>
        <w:tc>
          <w:tcPr>
            <w:tcW w:w="1110" w:type="dxa"/>
            <w:vAlign w:val="center"/>
            <w:hideMark/>
          </w:tcPr>
          <w:p w:rsidRPr="006451FC" w:rsidR="000852C5" w:rsidP="00A76EA8" w:rsidRDefault="5E20DD8F" w14:paraId="5225D43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7,53%</w:t>
            </w:r>
          </w:p>
        </w:tc>
      </w:tr>
      <w:tr w:rsidRPr="006451FC" w:rsidR="000852C5" w:rsidTr="6BBB1636" w14:paraId="4AB30EDA" w14:textId="77777777">
        <w:trPr>
          <w:trHeight w:val="300"/>
        </w:trPr>
        <w:tc>
          <w:tcPr>
            <w:tcW w:w="0" w:type="auto"/>
            <w:vMerge/>
            <w:vAlign w:val="center"/>
            <w:hideMark/>
          </w:tcPr>
          <w:p w:rsidRPr="006451FC" w:rsidR="000852C5" w:rsidP="00486B65" w:rsidRDefault="000852C5" w14:paraId="2389DFC7"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B5A97AD"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5D79C580"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39AB0DE" w14:textId="5F1BEFED">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23. Resultados de aprendizaje</w:t>
            </w:r>
          </w:p>
        </w:tc>
        <w:tc>
          <w:tcPr>
            <w:tcW w:w="1110" w:type="dxa"/>
            <w:vAlign w:val="center"/>
            <w:hideMark/>
          </w:tcPr>
          <w:p w:rsidRPr="006451FC" w:rsidR="000852C5" w:rsidP="00A76EA8" w:rsidRDefault="5E20DD8F" w14:paraId="008007A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12,84%</w:t>
            </w:r>
          </w:p>
        </w:tc>
      </w:tr>
      <w:tr w:rsidRPr="006451FC" w:rsidR="000852C5" w:rsidTr="6BBB1636" w14:paraId="73F8301C" w14:textId="77777777">
        <w:trPr>
          <w:trHeight w:val="300"/>
        </w:trPr>
        <w:tc>
          <w:tcPr>
            <w:tcW w:w="0" w:type="auto"/>
            <w:vMerge/>
            <w:vAlign w:val="center"/>
            <w:hideMark/>
          </w:tcPr>
          <w:p w:rsidRPr="006451FC" w:rsidR="000852C5" w:rsidP="00486B65" w:rsidRDefault="000852C5" w14:paraId="524D91F8"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4E5B50F"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B5FAB61"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03EAB84" w14:textId="6A328499">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24. Competencias</w:t>
            </w:r>
          </w:p>
        </w:tc>
        <w:tc>
          <w:tcPr>
            <w:tcW w:w="1110" w:type="dxa"/>
            <w:vAlign w:val="center"/>
            <w:hideMark/>
          </w:tcPr>
          <w:p w:rsidRPr="006451FC" w:rsidR="000852C5" w:rsidP="00A76EA8" w:rsidRDefault="5E20DD8F" w14:paraId="1F46A36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10,99%</w:t>
            </w:r>
          </w:p>
        </w:tc>
      </w:tr>
      <w:tr w:rsidRPr="006451FC" w:rsidR="000852C5" w:rsidTr="6BBB1636" w14:paraId="3F5CBC1C" w14:textId="77777777">
        <w:trPr>
          <w:trHeight w:val="470"/>
        </w:trPr>
        <w:tc>
          <w:tcPr>
            <w:tcW w:w="0" w:type="auto"/>
            <w:vMerge/>
            <w:vAlign w:val="center"/>
            <w:hideMark/>
          </w:tcPr>
          <w:p w:rsidRPr="006451FC" w:rsidR="000852C5" w:rsidP="00486B65" w:rsidRDefault="000852C5" w14:paraId="135AA620"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7A3C829"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14278A8"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6E1B7B80" w14:textId="0F8327BD">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25. Evaluación y autorregulación del programa académico</w:t>
            </w:r>
          </w:p>
        </w:tc>
        <w:tc>
          <w:tcPr>
            <w:tcW w:w="1110" w:type="dxa"/>
            <w:vAlign w:val="center"/>
            <w:hideMark/>
          </w:tcPr>
          <w:p w:rsidRPr="006451FC" w:rsidR="000852C5" w:rsidP="00A76EA8" w:rsidRDefault="5E20DD8F" w14:paraId="2F5DDFB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6,79%</w:t>
            </w:r>
          </w:p>
        </w:tc>
      </w:tr>
      <w:tr w:rsidRPr="006451FC" w:rsidR="000852C5" w:rsidTr="6BBB1636" w14:paraId="5730BDE1" w14:textId="77777777">
        <w:trPr>
          <w:trHeight w:val="300"/>
        </w:trPr>
        <w:tc>
          <w:tcPr>
            <w:tcW w:w="0" w:type="auto"/>
            <w:vMerge/>
            <w:vAlign w:val="center"/>
            <w:hideMark/>
          </w:tcPr>
          <w:p w:rsidRPr="006451FC" w:rsidR="000852C5" w:rsidP="00486B65" w:rsidRDefault="000852C5" w14:paraId="63A95A55"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2FB58C0"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F88B0D7"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5E20DD8F" w14:paraId="29F501F2" w14:textId="294B4943">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26. Vinculación e interacción social</w:t>
            </w:r>
          </w:p>
        </w:tc>
        <w:tc>
          <w:tcPr>
            <w:tcW w:w="1110" w:type="dxa"/>
            <w:vAlign w:val="center"/>
            <w:hideMark/>
          </w:tcPr>
          <w:p w:rsidRPr="006451FC" w:rsidR="000852C5" w:rsidP="00A76EA8" w:rsidRDefault="5E20DD8F" w14:paraId="3758729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5,80%</w:t>
            </w:r>
          </w:p>
        </w:tc>
      </w:tr>
      <w:tr w:rsidRPr="006451FC" w:rsidR="000852C5" w:rsidTr="6BBB1636" w14:paraId="05E72DA0" w14:textId="77777777">
        <w:trPr>
          <w:trHeight w:val="470"/>
        </w:trPr>
        <w:tc>
          <w:tcPr>
            <w:tcW w:w="728" w:type="dxa"/>
            <w:vMerge w:val="restart"/>
            <w:vAlign w:val="center"/>
            <w:hideMark/>
          </w:tcPr>
          <w:p w:rsidRPr="006451FC" w:rsidR="000852C5" w:rsidP="00486B65" w:rsidRDefault="5E20DD8F" w14:paraId="03F1555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w:t>
            </w:r>
          </w:p>
        </w:tc>
        <w:tc>
          <w:tcPr>
            <w:tcW w:w="2213" w:type="dxa"/>
            <w:vMerge w:val="restart"/>
            <w:vAlign w:val="center"/>
            <w:hideMark/>
          </w:tcPr>
          <w:p w:rsidRPr="006451FC" w:rsidR="000852C5" w:rsidP="00A76EA8" w:rsidRDefault="5E20DD8F" w14:paraId="5C634344"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PERMANENCIA Y GRADUACIÓN</w:t>
            </w:r>
          </w:p>
        </w:tc>
        <w:tc>
          <w:tcPr>
            <w:tcW w:w="1133" w:type="dxa"/>
            <w:vMerge w:val="restart"/>
            <w:vAlign w:val="center"/>
            <w:hideMark/>
          </w:tcPr>
          <w:p w:rsidRPr="006451FC" w:rsidR="000852C5" w:rsidP="00486B65" w:rsidRDefault="5E20DD8F" w14:paraId="67187A0B"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7,29%</w:t>
            </w:r>
          </w:p>
        </w:tc>
        <w:tc>
          <w:tcPr>
            <w:tcW w:w="3878" w:type="dxa"/>
            <w:vAlign w:val="center"/>
            <w:hideMark/>
          </w:tcPr>
          <w:p w:rsidRPr="006451FC" w:rsidR="000852C5" w:rsidP="00486B65" w:rsidRDefault="4E2620CA" w14:paraId="310ED8E1" w14:textId="0EE410BE">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27. </w:t>
            </w:r>
            <w:r w:rsidRPr="006451FC" w:rsidR="5E20DD8F">
              <w:rPr>
                <w:rFonts w:ascii="Times New Roman" w:hAnsi="Times New Roman" w:eastAsia="Times New Roman" w:cs="Times New Roman"/>
                <w:color w:val="000000" w:themeColor="text1"/>
                <w:sz w:val="18"/>
                <w:szCs w:val="18"/>
                <w:lang w:eastAsia="es-CO"/>
              </w:rPr>
              <w:t>Políticas, estrategias y estructura para la permanencia y la graduación</w:t>
            </w:r>
          </w:p>
        </w:tc>
        <w:tc>
          <w:tcPr>
            <w:tcW w:w="1110" w:type="dxa"/>
            <w:vAlign w:val="center"/>
            <w:hideMark/>
          </w:tcPr>
          <w:p w:rsidRPr="006451FC" w:rsidR="000852C5" w:rsidP="00A76EA8" w:rsidRDefault="5E20DD8F" w14:paraId="21A30442"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26,11%</w:t>
            </w:r>
          </w:p>
        </w:tc>
      </w:tr>
      <w:tr w:rsidRPr="006451FC" w:rsidR="000852C5" w:rsidTr="6BBB1636" w14:paraId="18EBAD02" w14:textId="77777777">
        <w:trPr>
          <w:trHeight w:val="470"/>
        </w:trPr>
        <w:tc>
          <w:tcPr>
            <w:tcW w:w="0" w:type="auto"/>
            <w:vMerge/>
            <w:vAlign w:val="center"/>
            <w:hideMark/>
          </w:tcPr>
          <w:p w:rsidRPr="006451FC" w:rsidR="000852C5" w:rsidP="00486B65" w:rsidRDefault="000852C5" w14:paraId="10CDF7D8"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8A9CD18"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352DF154"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E2620CA" w14:paraId="3E8FF4AA" w14:textId="6BEFEE31">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28. </w:t>
            </w:r>
            <w:r w:rsidRPr="006451FC" w:rsidR="5E20DD8F">
              <w:rPr>
                <w:rFonts w:ascii="Times New Roman" w:hAnsi="Times New Roman" w:eastAsia="Times New Roman" w:cs="Times New Roman"/>
                <w:color w:val="000000" w:themeColor="text1"/>
                <w:sz w:val="18"/>
                <w:szCs w:val="18"/>
                <w:lang w:eastAsia="es-CO"/>
              </w:rPr>
              <w:t>Caracterización de estudiantes y sistema de alertas tempranas</w:t>
            </w:r>
          </w:p>
        </w:tc>
        <w:tc>
          <w:tcPr>
            <w:tcW w:w="1110" w:type="dxa"/>
            <w:vAlign w:val="center"/>
            <w:hideMark/>
          </w:tcPr>
          <w:p w:rsidRPr="006451FC" w:rsidR="000852C5" w:rsidP="00A76EA8" w:rsidRDefault="5E20DD8F" w14:paraId="33A9ECB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27,78%</w:t>
            </w:r>
          </w:p>
        </w:tc>
      </w:tr>
      <w:tr w:rsidRPr="006451FC" w:rsidR="000852C5" w:rsidTr="6BBB1636" w14:paraId="575ADE6E" w14:textId="77777777">
        <w:trPr>
          <w:trHeight w:val="300"/>
        </w:trPr>
        <w:tc>
          <w:tcPr>
            <w:tcW w:w="0" w:type="auto"/>
            <w:vMerge/>
            <w:vAlign w:val="center"/>
            <w:hideMark/>
          </w:tcPr>
          <w:p w:rsidRPr="006451FC" w:rsidR="000852C5" w:rsidP="00486B65" w:rsidRDefault="000852C5" w14:paraId="2458EEDC"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2D02C31"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73C051B"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E2620CA" w14:paraId="249CA438" w14:textId="0329E9FC">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29. </w:t>
            </w:r>
            <w:r w:rsidRPr="006451FC" w:rsidR="5E20DD8F">
              <w:rPr>
                <w:rFonts w:ascii="Times New Roman" w:hAnsi="Times New Roman" w:eastAsia="Times New Roman" w:cs="Times New Roman"/>
                <w:color w:val="000000" w:themeColor="text1"/>
                <w:sz w:val="18"/>
                <w:szCs w:val="18"/>
                <w:lang w:eastAsia="es-CO"/>
              </w:rPr>
              <w:t>Ajustes a los aspectos curriculares</w:t>
            </w:r>
          </w:p>
        </w:tc>
        <w:tc>
          <w:tcPr>
            <w:tcW w:w="1110" w:type="dxa"/>
            <w:vAlign w:val="center"/>
            <w:hideMark/>
          </w:tcPr>
          <w:p w:rsidRPr="006451FC" w:rsidR="000852C5" w:rsidP="00A76EA8" w:rsidRDefault="5E20DD8F" w14:paraId="2854C6C9"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21,11%</w:t>
            </w:r>
          </w:p>
        </w:tc>
      </w:tr>
      <w:tr w:rsidRPr="006451FC" w:rsidR="000852C5" w:rsidTr="6BBB1636" w14:paraId="35A93669" w14:textId="77777777">
        <w:trPr>
          <w:trHeight w:val="300"/>
        </w:trPr>
        <w:tc>
          <w:tcPr>
            <w:tcW w:w="0" w:type="auto"/>
            <w:vMerge/>
            <w:vAlign w:val="center"/>
            <w:hideMark/>
          </w:tcPr>
          <w:p w:rsidRPr="006451FC" w:rsidR="000852C5" w:rsidP="00486B65" w:rsidRDefault="000852C5" w14:paraId="5413F624"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CD6B2E0"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398EF26"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E2620CA" w14:paraId="4D1B7259" w14:textId="36BE378E">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30. </w:t>
            </w:r>
            <w:r w:rsidRPr="006451FC" w:rsidR="5E20DD8F">
              <w:rPr>
                <w:rFonts w:ascii="Times New Roman" w:hAnsi="Times New Roman" w:eastAsia="Times New Roman" w:cs="Times New Roman"/>
                <w:color w:val="000000" w:themeColor="text1"/>
                <w:sz w:val="18"/>
                <w:szCs w:val="18"/>
                <w:lang w:eastAsia="es-CO"/>
              </w:rPr>
              <w:t>Mecanismos de selección</w:t>
            </w:r>
          </w:p>
        </w:tc>
        <w:tc>
          <w:tcPr>
            <w:tcW w:w="1110" w:type="dxa"/>
            <w:vAlign w:val="center"/>
            <w:hideMark/>
          </w:tcPr>
          <w:p w:rsidRPr="006451FC" w:rsidR="000852C5" w:rsidP="00A76EA8" w:rsidRDefault="5E20DD8F" w14:paraId="30FEAFC0"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25,00%</w:t>
            </w:r>
          </w:p>
        </w:tc>
      </w:tr>
      <w:tr w:rsidRPr="006451FC" w:rsidR="000852C5" w:rsidTr="6BBB1636" w14:paraId="0408FC60" w14:textId="77777777">
        <w:trPr>
          <w:trHeight w:val="470"/>
        </w:trPr>
        <w:tc>
          <w:tcPr>
            <w:tcW w:w="728" w:type="dxa"/>
            <w:vMerge w:val="restart"/>
            <w:vAlign w:val="center"/>
            <w:hideMark/>
          </w:tcPr>
          <w:p w:rsidRPr="006451FC" w:rsidR="000852C5" w:rsidP="00486B65" w:rsidRDefault="5E20DD8F" w14:paraId="379935E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7</w:t>
            </w:r>
          </w:p>
        </w:tc>
        <w:tc>
          <w:tcPr>
            <w:tcW w:w="2213" w:type="dxa"/>
            <w:vMerge w:val="restart"/>
            <w:vAlign w:val="center"/>
            <w:hideMark/>
          </w:tcPr>
          <w:p w:rsidRPr="006451FC" w:rsidR="000852C5" w:rsidP="00A76EA8" w:rsidRDefault="5E20DD8F" w14:paraId="0BB6D8D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INTERACCIÓN CON EL ENTORNO NACIONAL E INTERNACIONAL</w:t>
            </w:r>
          </w:p>
        </w:tc>
        <w:tc>
          <w:tcPr>
            <w:tcW w:w="1133" w:type="dxa"/>
            <w:vMerge w:val="restart"/>
            <w:vAlign w:val="center"/>
            <w:hideMark/>
          </w:tcPr>
          <w:p w:rsidRPr="006451FC" w:rsidR="000852C5" w:rsidP="00486B65" w:rsidRDefault="5E20DD8F" w14:paraId="00AA2AE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10,59%</w:t>
            </w:r>
          </w:p>
        </w:tc>
        <w:tc>
          <w:tcPr>
            <w:tcW w:w="3878" w:type="dxa"/>
            <w:vAlign w:val="center"/>
            <w:hideMark/>
          </w:tcPr>
          <w:p w:rsidRPr="006451FC" w:rsidR="000852C5" w:rsidP="00486B65" w:rsidRDefault="4E2620CA" w14:paraId="1B3C44CC" w14:textId="6771C46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31. </w:t>
            </w:r>
            <w:r w:rsidRPr="006451FC" w:rsidR="5E20DD8F">
              <w:rPr>
                <w:rFonts w:ascii="Times New Roman" w:hAnsi="Times New Roman" w:eastAsia="Times New Roman" w:cs="Times New Roman"/>
                <w:color w:val="000000" w:themeColor="text1"/>
                <w:sz w:val="18"/>
                <w:szCs w:val="18"/>
                <w:lang w:eastAsia="es-CO"/>
              </w:rPr>
              <w:t>Inserción del programa en contextos académicos nacionales e internacionales</w:t>
            </w:r>
          </w:p>
        </w:tc>
        <w:tc>
          <w:tcPr>
            <w:tcW w:w="1110" w:type="dxa"/>
            <w:vAlign w:val="center"/>
            <w:hideMark/>
          </w:tcPr>
          <w:p w:rsidRPr="006451FC" w:rsidR="000852C5" w:rsidP="00A76EA8" w:rsidRDefault="5E20DD8F" w14:paraId="7228030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34,78%</w:t>
            </w:r>
          </w:p>
        </w:tc>
      </w:tr>
      <w:tr w:rsidRPr="006451FC" w:rsidR="000852C5" w:rsidTr="6BBB1636" w14:paraId="41186642" w14:textId="77777777">
        <w:trPr>
          <w:trHeight w:val="365"/>
        </w:trPr>
        <w:tc>
          <w:tcPr>
            <w:tcW w:w="0" w:type="auto"/>
            <w:vMerge/>
            <w:vAlign w:val="center"/>
            <w:hideMark/>
          </w:tcPr>
          <w:p w:rsidRPr="006451FC" w:rsidR="000852C5" w:rsidP="00486B65" w:rsidRDefault="000852C5" w14:paraId="67C69C0E"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95DB33B"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AB1B8B9"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E2620CA" w14:paraId="7F086652" w14:textId="2ECBFE38">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32. </w:t>
            </w:r>
            <w:r w:rsidRPr="006451FC" w:rsidR="5E20DD8F">
              <w:rPr>
                <w:rFonts w:ascii="Times New Roman" w:hAnsi="Times New Roman" w:eastAsia="Times New Roman" w:cs="Times New Roman"/>
                <w:color w:val="000000" w:themeColor="text1"/>
                <w:sz w:val="18"/>
                <w:szCs w:val="18"/>
                <w:lang w:eastAsia="es-CO"/>
              </w:rPr>
              <w:t>Relaciones externas de profesores y estudiantes</w:t>
            </w:r>
          </w:p>
        </w:tc>
        <w:tc>
          <w:tcPr>
            <w:tcW w:w="1110" w:type="dxa"/>
            <w:vAlign w:val="center"/>
            <w:hideMark/>
          </w:tcPr>
          <w:p w:rsidRPr="006451FC" w:rsidR="000852C5" w:rsidP="00A76EA8" w:rsidRDefault="5E20DD8F" w14:paraId="004A652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40,58%</w:t>
            </w:r>
          </w:p>
        </w:tc>
      </w:tr>
      <w:tr w:rsidRPr="006451FC" w:rsidR="000852C5" w:rsidTr="6BBB1636" w14:paraId="0CADF0B7" w14:textId="77777777">
        <w:trPr>
          <w:trHeight w:val="413"/>
        </w:trPr>
        <w:tc>
          <w:tcPr>
            <w:tcW w:w="0" w:type="auto"/>
            <w:vMerge/>
            <w:vAlign w:val="center"/>
            <w:hideMark/>
          </w:tcPr>
          <w:p w:rsidRPr="006451FC" w:rsidR="000852C5" w:rsidP="00486B65" w:rsidRDefault="000852C5" w14:paraId="6017D5EE"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D76FF87"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9359F62"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E2620CA" w14:paraId="09303511" w14:textId="7C8A791F">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33. </w:t>
            </w:r>
            <w:r w:rsidRPr="006451FC" w:rsidR="5E20DD8F">
              <w:rPr>
                <w:rFonts w:ascii="Times New Roman" w:hAnsi="Times New Roman" w:eastAsia="Times New Roman" w:cs="Times New Roman"/>
                <w:color w:val="000000" w:themeColor="text1"/>
                <w:sz w:val="18"/>
                <w:szCs w:val="18"/>
                <w:lang w:eastAsia="es-CO"/>
              </w:rPr>
              <w:t>Habilidades comunicativas en una segunda lengua</w:t>
            </w:r>
          </w:p>
        </w:tc>
        <w:tc>
          <w:tcPr>
            <w:tcW w:w="1110" w:type="dxa"/>
            <w:vAlign w:val="center"/>
            <w:hideMark/>
          </w:tcPr>
          <w:p w:rsidRPr="006451FC" w:rsidR="000852C5" w:rsidP="00A76EA8" w:rsidRDefault="5E20DD8F" w14:paraId="1970851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24,64%</w:t>
            </w:r>
          </w:p>
        </w:tc>
      </w:tr>
      <w:tr w:rsidRPr="006451FC" w:rsidR="000852C5" w:rsidTr="6BBB1636" w14:paraId="06FB1E92" w14:textId="77777777">
        <w:trPr>
          <w:trHeight w:val="450"/>
        </w:trPr>
        <w:tc>
          <w:tcPr>
            <w:tcW w:w="728" w:type="dxa"/>
            <w:vMerge w:val="restart"/>
            <w:vAlign w:val="center"/>
            <w:hideMark/>
          </w:tcPr>
          <w:p w:rsidRPr="006451FC" w:rsidR="000852C5" w:rsidP="00486B65" w:rsidRDefault="5E20DD8F" w14:paraId="07F8428C"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8</w:t>
            </w:r>
          </w:p>
        </w:tc>
        <w:tc>
          <w:tcPr>
            <w:tcW w:w="2213" w:type="dxa"/>
            <w:vMerge w:val="restart"/>
            <w:vAlign w:val="center"/>
            <w:hideMark/>
          </w:tcPr>
          <w:p w:rsidRPr="006451FC" w:rsidR="000852C5" w:rsidP="00A76EA8" w:rsidRDefault="5E20DD8F" w14:paraId="5A1DB2D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APORTES DE LA INVESTIGACIÓN, LA INNOVACIÓN, EL DESARROLLO TECNOLÓGICO Y LA CREACIÓN, ASOCIADOS AL PROGRAMA ACADÉMICO</w:t>
            </w:r>
          </w:p>
        </w:tc>
        <w:tc>
          <w:tcPr>
            <w:tcW w:w="1133" w:type="dxa"/>
            <w:vMerge w:val="restart"/>
            <w:vAlign w:val="center"/>
            <w:hideMark/>
          </w:tcPr>
          <w:p w:rsidRPr="006451FC" w:rsidR="000852C5" w:rsidP="00486B65" w:rsidRDefault="5E20DD8F" w14:paraId="40622AC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4,79%</w:t>
            </w:r>
          </w:p>
        </w:tc>
        <w:tc>
          <w:tcPr>
            <w:tcW w:w="3878" w:type="dxa"/>
            <w:vMerge w:val="restart"/>
            <w:vAlign w:val="center"/>
            <w:hideMark/>
          </w:tcPr>
          <w:p w:rsidRPr="006451FC" w:rsidR="000852C5" w:rsidP="00486B65" w:rsidRDefault="36098BC3" w14:paraId="11111F18" w14:textId="48D005DC">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34. </w:t>
            </w:r>
            <w:r w:rsidRPr="006451FC" w:rsidR="5E20DD8F">
              <w:rPr>
                <w:rFonts w:ascii="Times New Roman" w:hAnsi="Times New Roman" w:eastAsia="Times New Roman" w:cs="Times New Roman"/>
                <w:color w:val="000000" w:themeColor="text1"/>
                <w:sz w:val="18"/>
                <w:szCs w:val="18"/>
                <w:lang w:eastAsia="es-CO"/>
              </w:rPr>
              <w:t>Formación para la investigación, desarrollo tecnológico, la innovación y la creación</w:t>
            </w:r>
          </w:p>
        </w:tc>
        <w:tc>
          <w:tcPr>
            <w:tcW w:w="1110" w:type="dxa"/>
            <w:vMerge w:val="restart"/>
            <w:vAlign w:val="center"/>
            <w:hideMark/>
          </w:tcPr>
          <w:p w:rsidRPr="006451FC" w:rsidR="000852C5" w:rsidP="00A76EA8" w:rsidRDefault="5E20DD8F" w14:paraId="58E291A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53,33%</w:t>
            </w:r>
          </w:p>
        </w:tc>
      </w:tr>
      <w:tr w:rsidRPr="006451FC" w:rsidR="000852C5" w:rsidTr="6BBB1636" w14:paraId="7E5579B7" w14:textId="77777777">
        <w:trPr>
          <w:trHeight w:val="450"/>
        </w:trPr>
        <w:tc>
          <w:tcPr>
            <w:tcW w:w="0" w:type="auto"/>
            <w:vMerge/>
            <w:vAlign w:val="center"/>
            <w:hideMark/>
          </w:tcPr>
          <w:p w:rsidRPr="006451FC" w:rsidR="000852C5" w:rsidP="00486B65" w:rsidRDefault="000852C5" w14:paraId="6AD08B85"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5D856E44"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62E417C5" w14:textId="77777777">
            <w:pPr>
              <w:spacing w:after="0"/>
              <w:rPr>
                <w:rFonts w:ascii="Times New Roman" w:hAnsi="Times New Roman" w:eastAsia="Times New Roman" w:cs="Times New Roman"/>
                <w:color w:val="000000"/>
                <w:sz w:val="18"/>
                <w:szCs w:val="18"/>
                <w:lang w:val="es-CO" w:eastAsia="es-CO"/>
              </w:rPr>
            </w:pPr>
          </w:p>
        </w:tc>
        <w:tc>
          <w:tcPr>
            <w:tcW w:w="3878" w:type="dxa"/>
            <w:vMerge/>
            <w:vAlign w:val="center"/>
            <w:hideMark/>
          </w:tcPr>
          <w:p w:rsidRPr="006451FC" w:rsidR="000852C5" w:rsidP="00486B65" w:rsidRDefault="000852C5" w14:paraId="6370BE13" w14:textId="77777777">
            <w:pPr>
              <w:spacing w:after="0"/>
              <w:rPr>
                <w:rFonts w:ascii="Times New Roman" w:hAnsi="Times New Roman" w:eastAsia="Times New Roman" w:cs="Times New Roman"/>
                <w:color w:val="000000"/>
                <w:sz w:val="18"/>
                <w:szCs w:val="18"/>
                <w:lang w:val="es-CO" w:eastAsia="es-CO"/>
              </w:rPr>
            </w:pPr>
          </w:p>
        </w:tc>
        <w:tc>
          <w:tcPr>
            <w:tcW w:w="1110" w:type="dxa"/>
            <w:vMerge/>
            <w:vAlign w:val="center"/>
            <w:hideMark/>
          </w:tcPr>
          <w:p w:rsidRPr="006451FC" w:rsidR="000852C5" w:rsidP="00A76EA8" w:rsidRDefault="000852C5" w14:paraId="7738D31D" w14:textId="77777777">
            <w:pPr>
              <w:spacing w:after="0"/>
              <w:jc w:val="center"/>
              <w:rPr>
                <w:rFonts w:ascii="Times New Roman" w:hAnsi="Times New Roman" w:eastAsia="Times New Roman" w:cs="Times New Roman"/>
                <w:color w:val="000000"/>
                <w:sz w:val="18"/>
                <w:szCs w:val="18"/>
                <w:lang w:val="es-CO" w:eastAsia="es-CO"/>
              </w:rPr>
            </w:pPr>
          </w:p>
        </w:tc>
      </w:tr>
      <w:tr w:rsidRPr="006451FC" w:rsidR="000852C5" w:rsidTr="6BBB1636" w14:paraId="54506074" w14:textId="77777777">
        <w:trPr>
          <w:trHeight w:val="700"/>
        </w:trPr>
        <w:tc>
          <w:tcPr>
            <w:tcW w:w="0" w:type="auto"/>
            <w:vMerge/>
            <w:vAlign w:val="center"/>
            <w:hideMark/>
          </w:tcPr>
          <w:p w:rsidRPr="006451FC" w:rsidR="000852C5" w:rsidP="00486B65" w:rsidRDefault="000852C5" w14:paraId="302B4E6D"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86C89A3"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6E8E41E"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36098BC3" w14:paraId="6F842BB0" w14:textId="5BC35790">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35. </w:t>
            </w:r>
            <w:r w:rsidRPr="006451FC" w:rsidR="5E20DD8F">
              <w:rPr>
                <w:rFonts w:ascii="Times New Roman" w:hAnsi="Times New Roman" w:eastAsia="Times New Roman" w:cs="Times New Roman"/>
                <w:color w:val="000000" w:themeColor="text1"/>
                <w:sz w:val="18"/>
                <w:szCs w:val="18"/>
                <w:lang w:eastAsia="es-CO"/>
              </w:rPr>
              <w:t>Compromiso con la investigación, desarrollo tecnológico, la innovación y la creación</w:t>
            </w:r>
          </w:p>
        </w:tc>
        <w:tc>
          <w:tcPr>
            <w:tcW w:w="1110" w:type="dxa"/>
            <w:vAlign w:val="center"/>
            <w:hideMark/>
          </w:tcPr>
          <w:p w:rsidRPr="006451FC" w:rsidR="000852C5" w:rsidP="00A76EA8" w:rsidRDefault="5E20DD8F" w14:paraId="3C8CE22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46,67%</w:t>
            </w:r>
          </w:p>
        </w:tc>
      </w:tr>
      <w:tr w:rsidRPr="006451FC" w:rsidR="000852C5" w:rsidTr="6BBB1636" w14:paraId="16BA2D46" w14:textId="77777777">
        <w:trPr>
          <w:trHeight w:val="300"/>
        </w:trPr>
        <w:tc>
          <w:tcPr>
            <w:tcW w:w="728" w:type="dxa"/>
            <w:vMerge w:val="restart"/>
            <w:vAlign w:val="center"/>
            <w:hideMark/>
          </w:tcPr>
          <w:p w:rsidRPr="006451FC" w:rsidR="000852C5" w:rsidP="00486B65" w:rsidRDefault="5E20DD8F" w14:paraId="2A9118D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9</w:t>
            </w:r>
          </w:p>
        </w:tc>
        <w:tc>
          <w:tcPr>
            <w:tcW w:w="2213" w:type="dxa"/>
            <w:vMerge w:val="restart"/>
            <w:vAlign w:val="center"/>
            <w:hideMark/>
          </w:tcPr>
          <w:p w:rsidRPr="006451FC" w:rsidR="000852C5" w:rsidP="00A76EA8" w:rsidRDefault="5E20DD8F" w14:paraId="1B72834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BIENESTAR DE LA COMUNIDAD ACADÉMICA DEL PROGRAMA</w:t>
            </w:r>
          </w:p>
        </w:tc>
        <w:tc>
          <w:tcPr>
            <w:tcW w:w="1133" w:type="dxa"/>
            <w:vMerge w:val="restart"/>
            <w:vAlign w:val="center"/>
            <w:hideMark/>
          </w:tcPr>
          <w:p w:rsidRPr="006451FC" w:rsidR="000852C5" w:rsidP="00486B65" w:rsidRDefault="5E20DD8F" w14:paraId="1323748B"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6,41%</w:t>
            </w:r>
          </w:p>
        </w:tc>
        <w:tc>
          <w:tcPr>
            <w:tcW w:w="3878" w:type="dxa"/>
            <w:vAlign w:val="center"/>
            <w:hideMark/>
          </w:tcPr>
          <w:p w:rsidRPr="006451FC" w:rsidR="000852C5" w:rsidP="00486B65" w:rsidRDefault="7AB35CD7" w14:paraId="523AB6FC" w14:textId="2FD84569">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36. </w:t>
            </w:r>
            <w:r w:rsidRPr="006451FC" w:rsidR="5E20DD8F">
              <w:rPr>
                <w:rFonts w:ascii="Times New Roman" w:hAnsi="Times New Roman" w:eastAsia="Times New Roman" w:cs="Times New Roman"/>
                <w:color w:val="000000" w:themeColor="text1"/>
                <w:sz w:val="18"/>
                <w:szCs w:val="18"/>
                <w:lang w:eastAsia="es-CO"/>
              </w:rPr>
              <w:t>Programas y servicios</w:t>
            </w:r>
          </w:p>
        </w:tc>
        <w:tc>
          <w:tcPr>
            <w:tcW w:w="1110" w:type="dxa"/>
            <w:vAlign w:val="center"/>
            <w:hideMark/>
          </w:tcPr>
          <w:p w:rsidRPr="006451FC" w:rsidR="000852C5" w:rsidP="00A76EA8" w:rsidRDefault="5E20DD8F" w14:paraId="318ACE1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54,76%</w:t>
            </w:r>
          </w:p>
        </w:tc>
      </w:tr>
      <w:tr w:rsidRPr="006451FC" w:rsidR="000852C5" w:rsidTr="6BBB1636" w14:paraId="6BE6223D" w14:textId="77777777">
        <w:trPr>
          <w:trHeight w:val="300"/>
        </w:trPr>
        <w:tc>
          <w:tcPr>
            <w:tcW w:w="0" w:type="auto"/>
            <w:vMerge/>
            <w:vAlign w:val="center"/>
            <w:hideMark/>
          </w:tcPr>
          <w:p w:rsidRPr="006451FC" w:rsidR="000852C5" w:rsidP="00486B65" w:rsidRDefault="000852C5" w14:paraId="7F678F39"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2EE71C5"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508F7A57"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7AB35CD7" w14:paraId="2B554B66" w14:textId="5D1FE01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37. </w:t>
            </w:r>
            <w:r w:rsidRPr="006451FC" w:rsidR="5E20DD8F">
              <w:rPr>
                <w:rFonts w:ascii="Times New Roman" w:hAnsi="Times New Roman" w:eastAsia="Times New Roman" w:cs="Times New Roman"/>
                <w:color w:val="000000" w:themeColor="text1"/>
                <w:sz w:val="18"/>
                <w:szCs w:val="18"/>
                <w:lang w:eastAsia="es-CO"/>
              </w:rPr>
              <w:t>Participación y seguimiento</w:t>
            </w:r>
          </w:p>
        </w:tc>
        <w:tc>
          <w:tcPr>
            <w:tcW w:w="1110" w:type="dxa"/>
            <w:vAlign w:val="center"/>
            <w:hideMark/>
          </w:tcPr>
          <w:p w:rsidRPr="006451FC" w:rsidR="000852C5" w:rsidP="00A76EA8" w:rsidRDefault="5E20DD8F" w14:paraId="023A623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45,24%</w:t>
            </w:r>
          </w:p>
        </w:tc>
      </w:tr>
      <w:tr w:rsidRPr="006451FC" w:rsidR="000852C5" w:rsidTr="6BBB1636" w14:paraId="04B2B4F6" w14:textId="77777777">
        <w:trPr>
          <w:trHeight w:val="285"/>
        </w:trPr>
        <w:tc>
          <w:tcPr>
            <w:tcW w:w="728" w:type="dxa"/>
            <w:vMerge w:val="restart"/>
            <w:vAlign w:val="center"/>
            <w:hideMark/>
          </w:tcPr>
          <w:p w:rsidRPr="006451FC" w:rsidR="000852C5" w:rsidP="00486B65" w:rsidRDefault="5E20DD8F" w14:paraId="76BC64E2"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10</w:t>
            </w:r>
          </w:p>
        </w:tc>
        <w:tc>
          <w:tcPr>
            <w:tcW w:w="2213" w:type="dxa"/>
            <w:vMerge w:val="restart"/>
            <w:vAlign w:val="center"/>
            <w:hideMark/>
          </w:tcPr>
          <w:p w:rsidRPr="006451FC" w:rsidR="000852C5" w:rsidP="00A76EA8" w:rsidRDefault="5E20DD8F" w14:paraId="34773381"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MEDIOS EDUCATIVOS Y AMBIENTES DE APRENDIZAJE</w:t>
            </w:r>
          </w:p>
        </w:tc>
        <w:tc>
          <w:tcPr>
            <w:tcW w:w="1133" w:type="dxa"/>
            <w:vMerge w:val="restart"/>
            <w:vAlign w:val="center"/>
            <w:hideMark/>
          </w:tcPr>
          <w:p w:rsidRPr="006451FC" w:rsidR="000852C5" w:rsidP="00486B65" w:rsidRDefault="5E20DD8F" w14:paraId="5BFFAA03"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6,88%</w:t>
            </w:r>
          </w:p>
        </w:tc>
        <w:tc>
          <w:tcPr>
            <w:tcW w:w="3878" w:type="dxa"/>
            <w:vAlign w:val="center"/>
            <w:hideMark/>
          </w:tcPr>
          <w:p w:rsidRPr="006451FC" w:rsidR="000852C5" w:rsidP="00486B65" w:rsidRDefault="7AB35CD7" w14:paraId="7A2A203C" w14:textId="7EF097C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38. </w:t>
            </w:r>
            <w:r w:rsidRPr="006451FC" w:rsidR="5E20DD8F">
              <w:rPr>
                <w:rFonts w:ascii="Times New Roman" w:hAnsi="Times New Roman" w:eastAsia="Times New Roman" w:cs="Times New Roman"/>
                <w:color w:val="000000" w:themeColor="text1"/>
                <w:sz w:val="18"/>
                <w:szCs w:val="18"/>
                <w:lang w:eastAsia="es-CO"/>
              </w:rPr>
              <w:t>Estrategias y recursos de apoyo a profesores</w:t>
            </w:r>
          </w:p>
        </w:tc>
        <w:tc>
          <w:tcPr>
            <w:tcW w:w="1110" w:type="dxa"/>
            <w:vAlign w:val="center"/>
            <w:hideMark/>
          </w:tcPr>
          <w:p w:rsidRPr="006451FC" w:rsidR="000852C5" w:rsidP="00A76EA8" w:rsidRDefault="5E20DD8F" w14:paraId="3D239442"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39,86%</w:t>
            </w:r>
          </w:p>
        </w:tc>
      </w:tr>
      <w:tr w:rsidRPr="006451FC" w:rsidR="000852C5" w:rsidTr="6BBB1636" w14:paraId="5B146A8A" w14:textId="77777777">
        <w:trPr>
          <w:trHeight w:val="402"/>
        </w:trPr>
        <w:tc>
          <w:tcPr>
            <w:tcW w:w="0" w:type="auto"/>
            <w:vMerge/>
            <w:vAlign w:val="center"/>
            <w:hideMark/>
          </w:tcPr>
          <w:p w:rsidRPr="006451FC" w:rsidR="000852C5" w:rsidP="00486B65" w:rsidRDefault="000852C5" w14:paraId="56D50121"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4993EEE"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6101889"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7AB35CD7" w14:paraId="728A2512" w14:textId="496D5DD1">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39. </w:t>
            </w:r>
            <w:r w:rsidRPr="006451FC" w:rsidR="5E20DD8F">
              <w:rPr>
                <w:rFonts w:ascii="Times New Roman" w:hAnsi="Times New Roman" w:eastAsia="Times New Roman" w:cs="Times New Roman"/>
                <w:color w:val="000000" w:themeColor="text1"/>
                <w:sz w:val="18"/>
                <w:szCs w:val="18"/>
                <w:lang w:eastAsia="es-CO"/>
              </w:rPr>
              <w:t>Estrategias y recursos de apoyo a estudiantes</w:t>
            </w:r>
          </w:p>
        </w:tc>
        <w:tc>
          <w:tcPr>
            <w:tcW w:w="1110" w:type="dxa"/>
            <w:vAlign w:val="center"/>
            <w:hideMark/>
          </w:tcPr>
          <w:p w:rsidRPr="006451FC" w:rsidR="000852C5" w:rsidP="00A76EA8" w:rsidRDefault="5E20DD8F" w14:paraId="38BD138F"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35,51%</w:t>
            </w:r>
          </w:p>
        </w:tc>
      </w:tr>
      <w:tr w:rsidRPr="006451FC" w:rsidR="000852C5" w:rsidTr="6BBB1636" w14:paraId="2C43F78F" w14:textId="77777777">
        <w:trPr>
          <w:trHeight w:val="300"/>
        </w:trPr>
        <w:tc>
          <w:tcPr>
            <w:tcW w:w="0" w:type="auto"/>
            <w:vMerge/>
            <w:vAlign w:val="center"/>
            <w:hideMark/>
          </w:tcPr>
          <w:p w:rsidRPr="006451FC" w:rsidR="000852C5" w:rsidP="00486B65" w:rsidRDefault="000852C5" w14:paraId="39481C68"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E768751"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4431F77B"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7AB35CD7" w14:paraId="4BF00758" w14:textId="3992E434">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40. </w:t>
            </w:r>
            <w:r w:rsidRPr="006451FC" w:rsidR="5E20DD8F">
              <w:rPr>
                <w:rFonts w:ascii="Times New Roman" w:hAnsi="Times New Roman" w:eastAsia="Times New Roman" w:cs="Times New Roman"/>
                <w:color w:val="000000" w:themeColor="text1"/>
                <w:sz w:val="18"/>
                <w:szCs w:val="18"/>
                <w:lang w:eastAsia="es-CO"/>
              </w:rPr>
              <w:t>Recursos bibliográficos y de información</w:t>
            </w:r>
          </w:p>
        </w:tc>
        <w:tc>
          <w:tcPr>
            <w:tcW w:w="1110" w:type="dxa"/>
            <w:vAlign w:val="center"/>
            <w:hideMark/>
          </w:tcPr>
          <w:p w:rsidRPr="006451FC" w:rsidR="000852C5" w:rsidP="00A76EA8" w:rsidRDefault="5E20DD8F" w14:paraId="525696C1"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24,64%</w:t>
            </w:r>
          </w:p>
        </w:tc>
      </w:tr>
      <w:tr w:rsidRPr="006451FC" w:rsidR="000852C5" w:rsidTr="6BBB1636" w14:paraId="0637AA1E" w14:textId="77777777">
        <w:trPr>
          <w:trHeight w:val="300"/>
        </w:trPr>
        <w:tc>
          <w:tcPr>
            <w:tcW w:w="728" w:type="dxa"/>
            <w:vMerge w:val="restart"/>
            <w:vAlign w:val="center"/>
            <w:hideMark/>
          </w:tcPr>
          <w:p w:rsidRPr="006451FC" w:rsidR="000852C5" w:rsidP="00486B65" w:rsidRDefault="5E20DD8F" w14:paraId="467D00E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w:t>
            </w:r>
          </w:p>
        </w:tc>
        <w:tc>
          <w:tcPr>
            <w:tcW w:w="2213" w:type="dxa"/>
            <w:vMerge w:val="restart"/>
            <w:vAlign w:val="center"/>
            <w:hideMark/>
          </w:tcPr>
          <w:p w:rsidRPr="006451FC" w:rsidR="000852C5" w:rsidP="00A76EA8" w:rsidRDefault="5E20DD8F" w14:paraId="4498F44A"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ORGANIZACIÓN, ADMINISTRACIÓN Y FINANCIACIÓN DEL PROGRAMA ACADÉMICO</w:t>
            </w:r>
          </w:p>
        </w:tc>
        <w:tc>
          <w:tcPr>
            <w:tcW w:w="1133" w:type="dxa"/>
            <w:vMerge w:val="restart"/>
            <w:vAlign w:val="center"/>
            <w:hideMark/>
          </w:tcPr>
          <w:p w:rsidRPr="006451FC" w:rsidR="000852C5" w:rsidP="00486B65" w:rsidRDefault="5E20DD8F" w14:paraId="3AE0883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6,68%</w:t>
            </w:r>
          </w:p>
        </w:tc>
        <w:tc>
          <w:tcPr>
            <w:tcW w:w="3878" w:type="dxa"/>
            <w:vAlign w:val="center"/>
            <w:hideMark/>
          </w:tcPr>
          <w:p w:rsidRPr="006451FC" w:rsidR="000852C5" w:rsidP="00486B65" w:rsidRDefault="4D08A016" w14:paraId="52D6447A" w14:textId="20F3230A">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41. </w:t>
            </w:r>
            <w:r w:rsidRPr="006451FC" w:rsidR="5E20DD8F">
              <w:rPr>
                <w:rFonts w:ascii="Times New Roman" w:hAnsi="Times New Roman" w:eastAsia="Times New Roman" w:cs="Times New Roman"/>
                <w:color w:val="000000" w:themeColor="text1"/>
                <w:sz w:val="18"/>
                <w:szCs w:val="18"/>
                <w:lang w:eastAsia="es-CO"/>
              </w:rPr>
              <w:t>Organización y administración</w:t>
            </w:r>
          </w:p>
        </w:tc>
        <w:tc>
          <w:tcPr>
            <w:tcW w:w="1110" w:type="dxa"/>
            <w:vAlign w:val="center"/>
            <w:hideMark/>
          </w:tcPr>
          <w:p w:rsidRPr="006451FC" w:rsidR="000852C5" w:rsidP="00A76EA8" w:rsidRDefault="5E20DD8F" w14:paraId="010DD364"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23,02%</w:t>
            </w:r>
          </w:p>
        </w:tc>
      </w:tr>
      <w:tr w:rsidRPr="006451FC" w:rsidR="000852C5" w:rsidTr="6BBB1636" w14:paraId="3C5E1111" w14:textId="77777777">
        <w:trPr>
          <w:trHeight w:val="300"/>
        </w:trPr>
        <w:tc>
          <w:tcPr>
            <w:tcW w:w="0" w:type="auto"/>
            <w:vMerge/>
            <w:vAlign w:val="center"/>
            <w:hideMark/>
          </w:tcPr>
          <w:p w:rsidRPr="006451FC" w:rsidR="000852C5" w:rsidP="00486B65" w:rsidRDefault="000852C5" w14:paraId="2085E667"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4BE4C0AA"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1C027A4"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D08A016" w14:paraId="63BD93B2" w14:textId="476E59F2">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42. </w:t>
            </w:r>
            <w:r w:rsidRPr="006451FC" w:rsidR="5E20DD8F">
              <w:rPr>
                <w:rFonts w:ascii="Times New Roman" w:hAnsi="Times New Roman" w:eastAsia="Times New Roman" w:cs="Times New Roman"/>
                <w:color w:val="000000" w:themeColor="text1"/>
                <w:sz w:val="18"/>
                <w:szCs w:val="18"/>
                <w:lang w:eastAsia="es-CO"/>
              </w:rPr>
              <w:t>Dirección y gestión</w:t>
            </w:r>
          </w:p>
        </w:tc>
        <w:tc>
          <w:tcPr>
            <w:tcW w:w="1110" w:type="dxa"/>
            <w:vAlign w:val="center"/>
            <w:hideMark/>
          </w:tcPr>
          <w:p w:rsidRPr="006451FC" w:rsidR="000852C5" w:rsidP="00A76EA8" w:rsidRDefault="5E20DD8F" w14:paraId="7AD7FAB0"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21,16%</w:t>
            </w:r>
          </w:p>
        </w:tc>
      </w:tr>
      <w:tr w:rsidRPr="006451FC" w:rsidR="000852C5" w:rsidTr="6BBB1636" w14:paraId="30BC896C" w14:textId="77777777">
        <w:trPr>
          <w:trHeight w:val="300"/>
        </w:trPr>
        <w:tc>
          <w:tcPr>
            <w:tcW w:w="0" w:type="auto"/>
            <w:vMerge/>
            <w:vAlign w:val="center"/>
            <w:hideMark/>
          </w:tcPr>
          <w:p w:rsidRPr="006451FC" w:rsidR="000852C5" w:rsidP="00486B65" w:rsidRDefault="000852C5" w14:paraId="7FC18A8B"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3EED00BD"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25423172"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D08A016" w14:paraId="776FB3A2" w14:textId="5C90ACD5">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43. </w:t>
            </w:r>
            <w:r w:rsidRPr="006451FC" w:rsidR="5E20DD8F">
              <w:rPr>
                <w:rFonts w:ascii="Times New Roman" w:hAnsi="Times New Roman" w:eastAsia="Times New Roman" w:cs="Times New Roman"/>
                <w:color w:val="000000" w:themeColor="text1"/>
                <w:sz w:val="18"/>
                <w:szCs w:val="18"/>
                <w:lang w:eastAsia="es-CO"/>
              </w:rPr>
              <w:t>Sistemas de comunicación e información</w:t>
            </w:r>
          </w:p>
        </w:tc>
        <w:tc>
          <w:tcPr>
            <w:tcW w:w="1110" w:type="dxa"/>
            <w:vAlign w:val="center"/>
            <w:hideMark/>
          </w:tcPr>
          <w:p w:rsidRPr="006451FC" w:rsidR="000852C5" w:rsidP="00A76EA8" w:rsidRDefault="5E20DD8F" w14:paraId="134B4A29"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13,23%</w:t>
            </w:r>
          </w:p>
        </w:tc>
      </w:tr>
      <w:tr w:rsidRPr="006451FC" w:rsidR="000852C5" w:rsidTr="6BBB1636" w14:paraId="149FD8AF" w14:textId="77777777">
        <w:trPr>
          <w:trHeight w:val="300"/>
        </w:trPr>
        <w:tc>
          <w:tcPr>
            <w:tcW w:w="0" w:type="auto"/>
            <w:vMerge/>
            <w:vAlign w:val="center"/>
            <w:hideMark/>
          </w:tcPr>
          <w:p w:rsidRPr="006451FC" w:rsidR="000852C5" w:rsidP="00486B65" w:rsidRDefault="000852C5" w14:paraId="4BF0D138"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70973B24"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74C4C032"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D08A016" w14:paraId="3B0E4290" w14:textId="3DD11FD1">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44. </w:t>
            </w:r>
            <w:r w:rsidRPr="006451FC" w:rsidR="5E20DD8F">
              <w:rPr>
                <w:rFonts w:ascii="Times New Roman" w:hAnsi="Times New Roman" w:eastAsia="Times New Roman" w:cs="Times New Roman"/>
                <w:color w:val="000000" w:themeColor="text1"/>
                <w:sz w:val="18"/>
                <w:szCs w:val="18"/>
                <w:lang w:eastAsia="es-CO"/>
              </w:rPr>
              <w:t>Estudiantes y capacidad institucional</w:t>
            </w:r>
          </w:p>
        </w:tc>
        <w:tc>
          <w:tcPr>
            <w:tcW w:w="1110" w:type="dxa"/>
            <w:vAlign w:val="center"/>
            <w:hideMark/>
          </w:tcPr>
          <w:p w:rsidRPr="006451FC" w:rsidR="000852C5" w:rsidP="00A76EA8" w:rsidRDefault="5E20DD8F" w14:paraId="2D1C66A8"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11,90%</w:t>
            </w:r>
          </w:p>
        </w:tc>
      </w:tr>
      <w:tr w:rsidRPr="006451FC" w:rsidR="000852C5" w:rsidTr="6BBB1636" w14:paraId="0B955E37" w14:textId="77777777">
        <w:trPr>
          <w:trHeight w:val="300"/>
        </w:trPr>
        <w:tc>
          <w:tcPr>
            <w:tcW w:w="0" w:type="auto"/>
            <w:vMerge/>
            <w:vAlign w:val="center"/>
            <w:hideMark/>
          </w:tcPr>
          <w:p w:rsidRPr="006451FC" w:rsidR="000852C5" w:rsidP="00486B65" w:rsidRDefault="000852C5" w14:paraId="5348784E"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E3C3429"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06A9CAFC"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D08A016" w14:paraId="3ADCE0F7" w14:textId="4CF258D6">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45. </w:t>
            </w:r>
            <w:r w:rsidRPr="006451FC" w:rsidR="5E20DD8F">
              <w:rPr>
                <w:rFonts w:ascii="Times New Roman" w:hAnsi="Times New Roman" w:eastAsia="Times New Roman" w:cs="Times New Roman"/>
                <w:color w:val="000000" w:themeColor="text1"/>
                <w:sz w:val="18"/>
                <w:szCs w:val="18"/>
                <w:lang w:eastAsia="es-CO"/>
              </w:rPr>
              <w:t>Financiación del programa académico</w:t>
            </w:r>
          </w:p>
        </w:tc>
        <w:tc>
          <w:tcPr>
            <w:tcW w:w="1110" w:type="dxa"/>
            <w:vAlign w:val="center"/>
            <w:hideMark/>
          </w:tcPr>
          <w:p w:rsidRPr="006451FC" w:rsidR="000852C5" w:rsidP="00A76EA8" w:rsidRDefault="5E20DD8F" w14:paraId="46AF3F2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12,96%</w:t>
            </w:r>
          </w:p>
        </w:tc>
      </w:tr>
      <w:tr w:rsidRPr="006451FC" w:rsidR="000852C5" w:rsidTr="6BBB1636" w14:paraId="040BDAF4" w14:textId="77777777">
        <w:trPr>
          <w:trHeight w:val="337"/>
        </w:trPr>
        <w:tc>
          <w:tcPr>
            <w:tcW w:w="0" w:type="auto"/>
            <w:vMerge/>
            <w:vAlign w:val="center"/>
            <w:hideMark/>
          </w:tcPr>
          <w:p w:rsidRPr="006451FC" w:rsidR="000852C5" w:rsidP="00486B65" w:rsidRDefault="000852C5" w14:paraId="7C4C13B5"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0D9CFBA5"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5A6EAA34"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4D08A016" w14:paraId="62846EBF" w14:textId="3E1B8154">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46. </w:t>
            </w:r>
            <w:r w:rsidRPr="006451FC" w:rsidR="5E20DD8F">
              <w:rPr>
                <w:rFonts w:ascii="Times New Roman" w:hAnsi="Times New Roman" w:eastAsia="Times New Roman" w:cs="Times New Roman"/>
                <w:color w:val="000000" w:themeColor="text1"/>
                <w:sz w:val="18"/>
                <w:szCs w:val="18"/>
                <w:lang w:eastAsia="es-CO"/>
              </w:rPr>
              <w:t>Aseguramiento de la alta calidad y mejora continua</w:t>
            </w:r>
          </w:p>
        </w:tc>
        <w:tc>
          <w:tcPr>
            <w:tcW w:w="1110" w:type="dxa"/>
            <w:vAlign w:val="center"/>
            <w:hideMark/>
          </w:tcPr>
          <w:p w:rsidRPr="006451FC" w:rsidR="000852C5" w:rsidP="00A76EA8" w:rsidRDefault="5E20DD8F" w14:paraId="0D9977C5"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17,72%</w:t>
            </w:r>
          </w:p>
        </w:tc>
      </w:tr>
      <w:tr w:rsidRPr="006451FC" w:rsidR="000852C5" w:rsidTr="6BBB1636" w14:paraId="00F8E1F0" w14:textId="77777777">
        <w:trPr>
          <w:trHeight w:val="399"/>
        </w:trPr>
        <w:tc>
          <w:tcPr>
            <w:tcW w:w="728" w:type="dxa"/>
            <w:vMerge w:val="restart"/>
            <w:vAlign w:val="center"/>
            <w:hideMark/>
          </w:tcPr>
          <w:p w:rsidRPr="006451FC" w:rsidR="000852C5" w:rsidP="00486B65" w:rsidRDefault="5E20DD8F" w14:paraId="55DB6ED9"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12</w:t>
            </w:r>
          </w:p>
        </w:tc>
        <w:tc>
          <w:tcPr>
            <w:tcW w:w="2213" w:type="dxa"/>
            <w:vMerge w:val="restart"/>
            <w:vAlign w:val="center"/>
            <w:hideMark/>
          </w:tcPr>
          <w:p w:rsidRPr="006451FC" w:rsidR="000852C5" w:rsidP="00A76EA8" w:rsidRDefault="5E20DD8F" w14:paraId="5E385B1D"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RECURSOS FÍSICOS Y TECNOLÓGICOS</w:t>
            </w:r>
          </w:p>
        </w:tc>
        <w:tc>
          <w:tcPr>
            <w:tcW w:w="1133" w:type="dxa"/>
            <w:vMerge w:val="restart"/>
            <w:vAlign w:val="center"/>
            <w:hideMark/>
          </w:tcPr>
          <w:p w:rsidRPr="006451FC" w:rsidR="000852C5" w:rsidP="00486B65" w:rsidRDefault="5E20DD8F" w14:paraId="330C5109"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3,64%</w:t>
            </w:r>
          </w:p>
        </w:tc>
        <w:tc>
          <w:tcPr>
            <w:tcW w:w="3878" w:type="dxa"/>
            <w:vAlign w:val="center"/>
            <w:hideMark/>
          </w:tcPr>
          <w:p w:rsidRPr="006451FC" w:rsidR="000852C5" w:rsidP="00486B65" w:rsidRDefault="6DED59C7" w14:paraId="7A8D9684" w14:textId="4D20B79D">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47. </w:t>
            </w:r>
            <w:r w:rsidRPr="006451FC" w:rsidR="5E20DD8F">
              <w:rPr>
                <w:rFonts w:ascii="Times New Roman" w:hAnsi="Times New Roman" w:eastAsia="Times New Roman" w:cs="Times New Roman"/>
                <w:color w:val="000000" w:themeColor="text1"/>
                <w:sz w:val="18"/>
                <w:szCs w:val="18"/>
                <w:lang w:eastAsia="es-CO"/>
              </w:rPr>
              <w:t>Recursos de infraestructura física y tecnológica</w:t>
            </w:r>
          </w:p>
        </w:tc>
        <w:tc>
          <w:tcPr>
            <w:tcW w:w="1110" w:type="dxa"/>
            <w:vAlign w:val="center"/>
            <w:hideMark/>
          </w:tcPr>
          <w:p w:rsidRPr="006451FC" w:rsidR="000852C5" w:rsidP="00A76EA8" w:rsidRDefault="5E20DD8F" w14:paraId="24D43466"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52,38%</w:t>
            </w:r>
          </w:p>
        </w:tc>
      </w:tr>
      <w:tr w:rsidRPr="006451FC" w:rsidR="000852C5" w:rsidTr="6BBB1636" w14:paraId="27AC0CE6" w14:textId="77777777">
        <w:trPr>
          <w:trHeight w:val="405"/>
        </w:trPr>
        <w:tc>
          <w:tcPr>
            <w:tcW w:w="0" w:type="auto"/>
            <w:vMerge/>
            <w:vAlign w:val="center"/>
            <w:hideMark/>
          </w:tcPr>
          <w:p w:rsidRPr="006451FC" w:rsidR="000852C5" w:rsidP="00486B65" w:rsidRDefault="000852C5" w14:paraId="67006E41" w14:textId="77777777">
            <w:pPr>
              <w:spacing w:after="0"/>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A76EA8" w:rsidRDefault="000852C5" w14:paraId="1692AB0E" w14:textId="77777777">
            <w:pPr>
              <w:spacing w:after="0"/>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6451FC" w:rsidR="000852C5" w:rsidP="00486B65" w:rsidRDefault="000852C5" w14:paraId="13B8E532" w14:textId="77777777">
            <w:pPr>
              <w:spacing w:after="0"/>
              <w:rPr>
                <w:rFonts w:ascii="Times New Roman" w:hAnsi="Times New Roman" w:eastAsia="Times New Roman" w:cs="Times New Roman"/>
                <w:color w:val="000000"/>
                <w:sz w:val="18"/>
                <w:szCs w:val="18"/>
                <w:lang w:val="es-CO" w:eastAsia="es-CO"/>
              </w:rPr>
            </w:pPr>
          </w:p>
        </w:tc>
        <w:tc>
          <w:tcPr>
            <w:tcW w:w="3878" w:type="dxa"/>
            <w:vAlign w:val="center"/>
            <w:hideMark/>
          </w:tcPr>
          <w:p w:rsidRPr="006451FC" w:rsidR="000852C5" w:rsidP="00486B65" w:rsidRDefault="6DED59C7" w14:paraId="373D6FFA" w14:textId="557BF900">
            <w:pPr>
              <w:spacing w:after="0" w:line="240" w:lineRule="auto"/>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 xml:space="preserve">48. </w:t>
            </w:r>
            <w:r w:rsidRPr="006451FC" w:rsidR="5E20DD8F">
              <w:rPr>
                <w:rFonts w:ascii="Times New Roman" w:hAnsi="Times New Roman" w:eastAsia="Times New Roman" w:cs="Times New Roman"/>
                <w:color w:val="000000" w:themeColor="text1"/>
                <w:sz w:val="18"/>
                <w:szCs w:val="18"/>
                <w:lang w:eastAsia="es-CO"/>
              </w:rPr>
              <w:t>Recursos informáticos y de comunicación</w:t>
            </w:r>
          </w:p>
        </w:tc>
        <w:tc>
          <w:tcPr>
            <w:tcW w:w="1110" w:type="dxa"/>
            <w:vAlign w:val="center"/>
            <w:hideMark/>
          </w:tcPr>
          <w:p w:rsidRPr="006451FC" w:rsidR="000852C5" w:rsidP="00A76EA8" w:rsidRDefault="5E20DD8F" w14:paraId="4AFDA83B" w14:textId="77777777">
            <w:pPr>
              <w:spacing w:after="0" w:line="240" w:lineRule="auto"/>
              <w:jc w:val="center"/>
              <w:rPr>
                <w:rFonts w:ascii="Times New Roman" w:hAnsi="Times New Roman" w:eastAsia="Times New Roman" w:cs="Times New Roman"/>
                <w:color w:val="000000"/>
                <w:sz w:val="18"/>
                <w:szCs w:val="18"/>
                <w:lang w:val="es-CO" w:eastAsia="es-CO"/>
              </w:rPr>
            </w:pPr>
            <w:r w:rsidRPr="006451FC">
              <w:rPr>
                <w:rFonts w:ascii="Times New Roman" w:hAnsi="Times New Roman" w:eastAsia="Times New Roman" w:cs="Times New Roman"/>
                <w:color w:val="000000" w:themeColor="text1"/>
                <w:sz w:val="18"/>
                <w:szCs w:val="18"/>
                <w:lang w:eastAsia="es-CO"/>
              </w:rPr>
              <w:t>47,62%</w:t>
            </w:r>
          </w:p>
        </w:tc>
      </w:tr>
    </w:tbl>
    <w:bookmarkEnd w:id="49"/>
    <w:p w:rsidRPr="006451FC" w:rsidR="0001353C" w:rsidP="00E84BD5" w:rsidRDefault="2B1333D0" w14:paraId="6456B4A1" w14:textId="4D2F5EAB">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5C7DAB8">
        <w:rPr>
          <w:rFonts w:ascii="Times New Roman" w:hAnsi="Times New Roman" w:cs="Times New Roman"/>
        </w:rPr>
        <w:t>Maestría en Ciencias de la Información y las Comunicaciones – Metodología Investigación (SNIES: 17528)</w:t>
      </w:r>
      <w:r w:rsidRPr="006451FC" w:rsidR="5D0995CA">
        <w:rPr>
          <w:rFonts w:ascii="Times New Roman" w:hAnsi="Times New Roman" w:cs="Times New Roman"/>
        </w:rPr>
        <w:t>.</w:t>
      </w:r>
    </w:p>
    <w:p w:rsidRPr="006451FC" w:rsidR="007D552F" w:rsidP="00231F21" w:rsidRDefault="007D552F" w14:paraId="7924FF85" w14:textId="77777777">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t xml:space="preserve">Identificación y recolección de evidencias documentales, estadísticas y de apreciación </w:t>
      </w:r>
    </w:p>
    <w:p w:rsidRPr="006451FC" w:rsidR="007D552F" w:rsidP="00E84BD5" w:rsidRDefault="007D552F" w14:paraId="05EEAD58" w14:textId="3968EA24">
      <w:pPr>
        <w:pStyle w:val="Sinespaciado"/>
        <w:spacing w:before="240"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Refiere la compilación de evidencias de la gestión académica y administrativa que se da en </w:t>
      </w:r>
      <w:r w:rsidRPr="006451FC" w:rsidR="00A76EA8">
        <w:rPr>
          <w:rFonts w:ascii="Times New Roman" w:hAnsi="Times New Roman" w:cs="Times New Roman"/>
          <w:shd w:val="clear" w:color="auto" w:fill="FFFFFF"/>
        </w:rPr>
        <w:t>el proyecto curricular</w:t>
      </w:r>
      <w:r w:rsidRPr="006451FC">
        <w:rPr>
          <w:rFonts w:ascii="Times New Roman" w:hAnsi="Times New Roman" w:cs="Times New Roman"/>
          <w:shd w:val="clear" w:color="auto" w:fill="FFFFFF"/>
        </w:rPr>
        <w:t xml:space="preserve"> y Universidad, en el desarrollo de las funciones misionales: </w:t>
      </w:r>
      <w:r w:rsidRPr="006451FC">
        <w:rPr>
          <w:rStyle w:val="nfasis"/>
          <w:rFonts w:ascii="Times New Roman" w:hAnsi="Times New Roman" w:cs="Times New Roman"/>
          <w:shd w:val="clear" w:color="auto" w:fill="FFFFFF"/>
        </w:rPr>
        <w:t xml:space="preserve">Formación y docencia, Investigación. Creación e innovación </w:t>
      </w:r>
      <w:r w:rsidRPr="006451FC">
        <w:rPr>
          <w:rFonts w:ascii="Times New Roman" w:hAnsi="Times New Roman" w:cs="Times New Roman"/>
          <w:shd w:val="clear" w:color="auto" w:fill="FFFFFF"/>
        </w:rPr>
        <w:t xml:space="preserve">y, </w:t>
      </w:r>
      <w:r w:rsidRPr="006451FC">
        <w:rPr>
          <w:rStyle w:val="nfasis"/>
          <w:rFonts w:ascii="Times New Roman" w:hAnsi="Times New Roman" w:cs="Times New Roman"/>
          <w:shd w:val="clear" w:color="auto" w:fill="FFFFFF"/>
        </w:rPr>
        <w:t xml:space="preserve">Extensión y Proyección Social. </w:t>
      </w:r>
      <w:r w:rsidRPr="006451FC">
        <w:rPr>
          <w:rFonts w:ascii="Times New Roman" w:hAnsi="Times New Roman" w:cs="Times New Roman"/>
          <w:shd w:val="clear" w:color="auto" w:fill="FFFFFF"/>
        </w:rPr>
        <w:t xml:space="preserve">Esto significa que documentos como </w:t>
      </w:r>
      <w:r w:rsidRPr="006451FC">
        <w:rPr>
          <w:rStyle w:val="nfasis"/>
          <w:rFonts w:ascii="Times New Roman" w:hAnsi="Times New Roman" w:cs="Times New Roman"/>
          <w:i w:val="0"/>
          <w:iCs w:val="0"/>
          <w:shd w:val="clear" w:color="auto" w:fill="FFFFFF"/>
        </w:rPr>
        <w:t>informes, actas, material de divulgación, disertaciones, comunicaciones, análisis</w:t>
      </w:r>
      <w:r w:rsidRPr="006451FC">
        <w:rPr>
          <w:rFonts w:ascii="Times New Roman" w:hAnsi="Times New Roman" w:cs="Times New Roman"/>
          <w:i/>
          <w:iCs/>
          <w:shd w:val="clear" w:color="auto" w:fill="FFFFFF"/>
        </w:rPr>
        <w:t xml:space="preserve">, </w:t>
      </w:r>
      <w:r w:rsidRPr="006451FC">
        <w:rPr>
          <w:rFonts w:ascii="Times New Roman" w:hAnsi="Times New Roman" w:cs="Times New Roman"/>
          <w:shd w:val="clear" w:color="auto" w:fill="FFFFFF"/>
        </w:rPr>
        <w:t>entre otros, constituyen evidencias para identificación de oportunidades de mejoramiento y aseguramiento de las fortalezas existentes</w:t>
      </w:r>
      <w:r w:rsidRPr="006451FC" w:rsidR="00A76EA8">
        <w:rPr>
          <w:rFonts w:ascii="Times New Roman" w:hAnsi="Times New Roman" w:cs="Times New Roman"/>
          <w:shd w:val="clear" w:color="auto" w:fill="FFFFFF"/>
        </w:rPr>
        <w:t>:</w:t>
      </w:r>
    </w:p>
    <w:p w:rsidRPr="006451FC" w:rsidR="007D552F" w:rsidP="00231F21" w:rsidRDefault="007D552F" w14:paraId="3CE8CC7E" w14:textId="77777777">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Identificación de información documental, estadística y de apreciación.</w:t>
      </w:r>
    </w:p>
    <w:p w:rsidRPr="006451FC" w:rsidR="007D552F" w:rsidP="00231F21" w:rsidRDefault="007D552F" w14:paraId="49F9C4CE" w14:textId="77777777">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Recolección de información documental, estadística.</w:t>
      </w:r>
    </w:p>
    <w:p w:rsidRPr="006451FC" w:rsidR="007D552F" w:rsidP="00231F21" w:rsidRDefault="007D552F" w14:paraId="0DFFF42C" w14:textId="08EB36CE">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Aplicación de instrumentos de apreciación</w:t>
      </w:r>
      <w:r w:rsidRPr="006451FC" w:rsidR="00A76EA8">
        <w:rPr>
          <w:rFonts w:ascii="Times New Roman" w:hAnsi="Times New Roman" w:cs="Times New Roman"/>
        </w:rPr>
        <w:t>.</w:t>
      </w:r>
    </w:p>
    <w:p w:rsidRPr="006451FC" w:rsidR="007D552F" w:rsidP="00231F21" w:rsidRDefault="007D552F" w14:paraId="4F1576C6" w14:textId="3597627C">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t xml:space="preserve">Diligenciamiento </w:t>
      </w:r>
      <w:r w:rsidRPr="006451FC" w:rsidR="00A76EA8">
        <w:rPr>
          <w:rFonts w:ascii="Times New Roman" w:hAnsi="Times New Roman" w:cs="Times New Roman"/>
          <w:b/>
          <w:bCs/>
        </w:rPr>
        <w:t xml:space="preserve">de cuadros maestros vigentes </w:t>
      </w:r>
    </w:p>
    <w:p w:rsidRPr="006451FC" w:rsidR="007D552F" w:rsidP="00460134" w:rsidRDefault="007D552F" w14:paraId="57A13FCF" w14:textId="039CA2D7">
      <w:pPr>
        <w:spacing w:before="240" w:line="276" w:lineRule="auto"/>
        <w:jc w:val="both"/>
        <w:rPr>
          <w:rFonts w:ascii="Times New Roman" w:hAnsi="Times New Roman" w:cs="Times New Roman"/>
          <w:lang w:val="es-CO" w:eastAsia="es-CO"/>
        </w:rPr>
      </w:pPr>
      <w:r w:rsidRPr="006451FC">
        <w:rPr>
          <w:rFonts w:ascii="Times New Roman" w:hAnsi="Times New Roman" w:cs="Times New Roman"/>
          <w:lang w:val="es-CO" w:eastAsia="es-CO"/>
        </w:rPr>
        <w:t xml:space="preserve">Se remitió comunicación 2023IE21596, con la respectiva orientación a los </w:t>
      </w:r>
      <w:r w:rsidRPr="006451FC" w:rsidR="00A76EA8">
        <w:rPr>
          <w:rFonts w:ascii="Times New Roman" w:hAnsi="Times New Roman" w:cs="Times New Roman"/>
          <w:lang w:val="es-CO" w:eastAsia="es-CO"/>
        </w:rPr>
        <w:t xml:space="preserve">proyectos curriculares </w:t>
      </w:r>
      <w:r w:rsidRPr="006451FC">
        <w:rPr>
          <w:rFonts w:ascii="Times New Roman" w:hAnsi="Times New Roman" w:cs="Times New Roman"/>
          <w:lang w:val="es-CO" w:eastAsia="es-CO"/>
        </w:rPr>
        <w:t>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 Estos se pueden descargar en el siguiente enlace:</w:t>
      </w:r>
      <w:r w:rsidRPr="006451FC" w:rsidR="00A76EA8">
        <w:rPr>
          <w:rFonts w:ascii="Times New Roman" w:hAnsi="Times New Roman" w:cs="Times New Roman"/>
          <w:lang w:val="es-CO" w:eastAsia="es-CO"/>
        </w:rPr>
        <w:t xml:space="preserve"> </w:t>
      </w:r>
      <w:hyperlink r:id="rId22">
        <w:r w:rsidRPr="006451FC">
          <w:rPr>
            <w:rStyle w:val="Hipervnculo"/>
            <w:rFonts w:ascii="Times New Roman" w:hAnsi="Times New Roman" w:cs="Times New Roman"/>
            <w:lang w:val="es-CO"/>
          </w:rPr>
          <w:t>https://autoevaluacionyacreditacion.udistrital.edu.co/autoevaluacion/documentos-guia</w:t>
        </w:r>
      </w:hyperlink>
    </w:p>
    <w:p w:rsidRPr="006451FC" w:rsidR="007D552F" w:rsidP="00E84BD5" w:rsidRDefault="007D552F" w14:paraId="579786E8" w14:textId="77777777">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III. Estructuración del Informe de Autoevaluación con fines de Acreditación </w:t>
      </w:r>
    </w:p>
    <w:p w:rsidRPr="006451FC" w:rsidR="007D552F" w:rsidP="6BBB1636" w:rsidRDefault="007D552F" w14:paraId="2CA67CB1" w14:textId="20CE3CF8">
      <w:pPr>
        <w:pStyle w:val="Sinespaciado"/>
        <w:spacing w:before="240" w:line="276" w:lineRule="auto"/>
        <w:jc w:val="both"/>
        <w:rPr>
          <w:rFonts w:ascii="Times New Roman" w:hAnsi="Times New Roman" w:cs="Times New Roman"/>
          <w:b/>
          <w:bCs/>
          <w:i/>
          <w:iCs/>
        </w:rPr>
      </w:pPr>
      <w:r w:rsidRPr="006451FC">
        <w:rPr>
          <w:rFonts w:ascii="Times New Roman" w:hAnsi="Times New Roman" w:cs="Times New Roman"/>
        </w:rPr>
        <w:t xml:space="preserve">El </w:t>
      </w:r>
      <w:r w:rsidRPr="006451FC" w:rsidR="00EF4102">
        <w:rPr>
          <w:rFonts w:ascii="Times New Roman" w:hAnsi="Times New Roman" w:cs="Times New Roman"/>
        </w:rPr>
        <w:t>g</w:t>
      </w:r>
      <w:r w:rsidRPr="006451FC">
        <w:rPr>
          <w:rFonts w:ascii="Times New Roman" w:hAnsi="Times New Roman" w:cs="Times New Roman"/>
        </w:rPr>
        <w:t xml:space="preserve">rupo de trabajo del proyecto curricular o programa académico procederá a la construcción del Informe de Autoevaluación con fines de Acreditación en Alta Calidad, considerando en la estructuración de este los lineamientos institucionales de la </w:t>
      </w:r>
      <w:r w:rsidRPr="006451FC">
        <w:rPr>
          <w:rFonts w:ascii="Times New Roman" w:hAnsi="Times New Roman" w:cs="Times New Roman"/>
          <w:i/>
          <w:iCs/>
        </w:rPr>
        <w:t>"Guía de elaboración de informe de autoevaluación con fines de Acreditación y/o Renovación de Acreditación en Alta Calidad".</w:t>
      </w:r>
    </w:p>
    <w:p w:rsidRPr="006451FC" w:rsidR="007D552F" w:rsidP="00231F21" w:rsidRDefault="007D552F" w14:paraId="4A1A92D3" w14:textId="77777777">
      <w:pPr>
        <w:pStyle w:val="Sinespaciado"/>
        <w:numPr>
          <w:ilvl w:val="0"/>
          <w:numId w:val="1"/>
        </w:numPr>
        <w:spacing w:before="240"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b/>
          <w:bCs/>
          <w:lang w:val="es-ES"/>
        </w:rPr>
        <w:t xml:space="preserve">Identificación de fortalezas y oportunidades de mejora por factor </w:t>
      </w:r>
    </w:p>
    <w:p w:rsidRPr="006451FC" w:rsidR="007D552F" w:rsidP="00E84BD5" w:rsidRDefault="007D552F" w14:paraId="4C9BC604" w14:textId="6F795EBC">
      <w:pPr>
        <w:pStyle w:val="Sinespaciado"/>
        <w:spacing w:before="240"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r w:rsidRPr="006451FC" w:rsidR="00C12A16">
        <w:rPr>
          <w:rStyle w:val="normaltextrun"/>
          <w:rFonts w:ascii="Times New Roman" w:hAnsi="Times New Roman" w:cs="Times New Roman"/>
        </w:rPr>
        <w:t>que,</w:t>
      </w:r>
      <w:r w:rsidRPr="006451FC">
        <w:rPr>
          <w:rStyle w:val="normaltextrun"/>
          <w:rFonts w:ascii="Times New Roman" w:hAnsi="Times New Roman" w:cs="Times New Roman"/>
        </w:rPr>
        <w:t xml:space="preserve"> de las oportunidades de mejora identificada, se procede actualizar el plan de mejoramiento.</w:t>
      </w:r>
    </w:p>
    <w:p w:rsidRPr="006451FC" w:rsidR="007D552F" w:rsidP="00231F21" w:rsidRDefault="007D552F" w14:paraId="0F087095" w14:textId="77777777">
      <w:pPr>
        <w:pStyle w:val="paragraph"/>
        <w:numPr>
          <w:ilvl w:val="0"/>
          <w:numId w:val="1"/>
        </w:numPr>
        <w:spacing w:after="0" w:afterAutospacing="0" w:line="276" w:lineRule="auto"/>
        <w:jc w:val="both"/>
        <w:textAlignment w:val="baseline"/>
        <w:rPr>
          <w:rStyle w:val="normaltextrun"/>
          <w:b/>
          <w:bCs/>
          <w:sz w:val="22"/>
          <w:szCs w:val="22"/>
        </w:rPr>
      </w:pPr>
      <w:r w:rsidRPr="006451FC">
        <w:rPr>
          <w:rStyle w:val="normaltextrun"/>
          <w:b/>
          <w:bCs/>
          <w:sz w:val="22"/>
          <w:szCs w:val="22"/>
          <w:lang w:val="es-ES"/>
        </w:rPr>
        <w:t>Valoración cuantitativa – cualitativa y construcción de juicios de calidad por factor y características</w:t>
      </w:r>
    </w:p>
    <w:p w:rsidRPr="006451FC" w:rsidR="007D552F" w:rsidP="00E84BD5" w:rsidRDefault="007D552F" w14:paraId="51D3B189" w14:textId="77777777">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 xml:space="preserve">Resultado del proceso de triangulación de la información recopilada (documental, estadística y de apreciación), por cada una de las características y sus respectivos factores, el grupo de trabajo o consejo curricular, procede a realizar la valoración cualitativa y cuantitativa del proceso. </w:t>
      </w:r>
    </w:p>
    <w:p w:rsidRPr="006451FC" w:rsidR="007D552F" w:rsidP="00E84BD5" w:rsidRDefault="007D552F" w14:paraId="414EB175" w14:textId="77777777">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rsidRPr="006451FC" w:rsidR="007D552F" w:rsidP="00E84BD5" w:rsidRDefault="007D552F" w14:paraId="02FAA36F" w14:textId="77777777">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rsidRPr="006451FC" w:rsidR="007D552F" w:rsidP="00E84BD5" w:rsidRDefault="007D552F" w14:paraId="4D086C5B" w14:textId="77777777">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El referente para la respectiva valoración cualitativa y cuantitativa, será el siguiente:</w:t>
      </w:r>
    </w:p>
    <w:p w:rsidRPr="006451FC" w:rsidR="007D552F" w:rsidP="689739AE" w:rsidRDefault="007D552F" w14:paraId="2816922C" w14:textId="32F9CD1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3" w:id="50"/>
      <w:bookmarkStart w:name="_Toc211324524" w:id="5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Escala de valoración cualitativa y cuantitativ</w:t>
      </w:r>
      <w:r w:rsidRPr="006451FC" w:rsidR="00456CB0">
        <w:rPr>
          <w:rFonts w:ascii="Times New Roman" w:hAnsi="Times New Roman" w:cs="Times New Roman"/>
          <w:i w:val="0"/>
          <w:iCs w:val="0"/>
          <w:color w:val="auto"/>
          <w:sz w:val="22"/>
          <w:szCs w:val="22"/>
        </w:rPr>
        <w:t>a.</w:t>
      </w:r>
      <w:bookmarkEnd w:id="50"/>
      <w:bookmarkEnd w:id="51"/>
    </w:p>
    <w:tbl>
      <w:tblPr>
        <w:tblStyle w:val="Tablaconcuadrcula"/>
        <w:tblW w:w="7508" w:type="dxa"/>
        <w:jc w:val="center"/>
        <w:tblLook w:val="04A0" w:firstRow="1" w:lastRow="0" w:firstColumn="1" w:lastColumn="0" w:noHBand="0" w:noVBand="1"/>
      </w:tblPr>
      <w:tblGrid>
        <w:gridCol w:w="3256"/>
        <w:gridCol w:w="1559"/>
        <w:gridCol w:w="1276"/>
        <w:gridCol w:w="1417"/>
      </w:tblGrid>
      <w:tr w:rsidRPr="006451FC" w:rsidR="007D552F" w:rsidTr="6BBB1636" w14:paraId="202CCD31" w14:textId="77777777">
        <w:trPr>
          <w:trHeight w:val="20"/>
          <w:jc w:val="center"/>
        </w:trPr>
        <w:tc>
          <w:tcPr>
            <w:tcW w:w="3256" w:type="dxa"/>
            <w:vMerge w:val="restart"/>
            <w:shd w:val="clear" w:color="auto" w:fill="DEEAF6" w:themeFill="accent5" w:themeFillTint="33"/>
            <w:vAlign w:val="center"/>
          </w:tcPr>
          <w:p w:rsidRPr="006451FC" w:rsidR="007D552F" w:rsidP="00456CB0" w:rsidRDefault="007D552F" w14:paraId="04F257C9" w14:textId="77777777">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Grado de cumplimiento</w:t>
            </w:r>
          </w:p>
        </w:tc>
        <w:tc>
          <w:tcPr>
            <w:tcW w:w="1559" w:type="dxa"/>
            <w:vMerge w:val="restart"/>
            <w:shd w:val="clear" w:color="auto" w:fill="DEEAF6" w:themeFill="accent5" w:themeFillTint="33"/>
            <w:vAlign w:val="center"/>
          </w:tcPr>
          <w:p w:rsidRPr="006451FC" w:rsidR="007D552F" w:rsidP="00456CB0" w:rsidRDefault="007D552F" w14:paraId="601E7D87" w14:textId="77777777">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Gradación no numérica</w:t>
            </w:r>
          </w:p>
        </w:tc>
        <w:tc>
          <w:tcPr>
            <w:tcW w:w="2693" w:type="dxa"/>
            <w:gridSpan w:val="2"/>
            <w:shd w:val="clear" w:color="auto" w:fill="DEEAF6" w:themeFill="accent5" w:themeFillTint="33"/>
            <w:vAlign w:val="center"/>
          </w:tcPr>
          <w:p w:rsidRPr="006451FC" w:rsidR="007D552F" w:rsidP="00456CB0" w:rsidRDefault="007D552F" w14:paraId="0CC29723" w14:textId="77777777">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Gradación numérica</w:t>
            </w:r>
          </w:p>
        </w:tc>
      </w:tr>
      <w:tr w:rsidRPr="006451FC" w:rsidR="007D552F" w:rsidTr="6BBB1636" w14:paraId="641A5142" w14:textId="77777777">
        <w:trPr>
          <w:trHeight w:val="20"/>
          <w:jc w:val="center"/>
        </w:trPr>
        <w:tc>
          <w:tcPr>
            <w:tcW w:w="3256" w:type="dxa"/>
            <w:vMerge/>
            <w:vAlign w:val="center"/>
          </w:tcPr>
          <w:p w:rsidRPr="006451FC" w:rsidR="007D552F" w:rsidP="00456CB0" w:rsidRDefault="007D552F" w14:paraId="71C8A278" w14:textId="77777777">
            <w:pPr>
              <w:pStyle w:val="Sinespaciado"/>
              <w:jc w:val="center"/>
              <w:rPr>
                <w:rStyle w:val="normaltextrun"/>
                <w:rFonts w:ascii="Times New Roman" w:hAnsi="Times New Roman" w:cs="Times New Roman"/>
                <w:b/>
                <w:bCs/>
              </w:rPr>
            </w:pPr>
          </w:p>
        </w:tc>
        <w:tc>
          <w:tcPr>
            <w:tcW w:w="1559" w:type="dxa"/>
            <w:vMerge/>
            <w:vAlign w:val="center"/>
          </w:tcPr>
          <w:p w:rsidRPr="006451FC" w:rsidR="007D552F" w:rsidP="00456CB0" w:rsidRDefault="007D552F" w14:paraId="390DD559" w14:textId="77777777">
            <w:pPr>
              <w:pStyle w:val="Sinespaciado"/>
              <w:jc w:val="center"/>
              <w:rPr>
                <w:rStyle w:val="normaltextrun"/>
                <w:rFonts w:ascii="Times New Roman" w:hAnsi="Times New Roman" w:cs="Times New Roman"/>
                <w:b/>
                <w:bCs/>
              </w:rPr>
            </w:pPr>
          </w:p>
        </w:tc>
        <w:tc>
          <w:tcPr>
            <w:tcW w:w="1276" w:type="dxa"/>
            <w:shd w:val="clear" w:color="auto" w:fill="DEEAF6" w:themeFill="accent5" w:themeFillTint="33"/>
            <w:vAlign w:val="center"/>
          </w:tcPr>
          <w:p w:rsidRPr="006451FC" w:rsidR="007D552F" w:rsidP="00456CB0" w:rsidRDefault="007D552F" w14:paraId="62BE85A1" w14:textId="77777777">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Desde</w:t>
            </w:r>
          </w:p>
        </w:tc>
        <w:tc>
          <w:tcPr>
            <w:tcW w:w="1417" w:type="dxa"/>
            <w:shd w:val="clear" w:color="auto" w:fill="DEEAF6" w:themeFill="accent5" w:themeFillTint="33"/>
            <w:vAlign w:val="center"/>
          </w:tcPr>
          <w:p w:rsidRPr="006451FC" w:rsidR="007D552F" w:rsidP="00456CB0" w:rsidRDefault="007D552F" w14:paraId="42196A93" w14:textId="77777777">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Hasta</w:t>
            </w:r>
          </w:p>
        </w:tc>
      </w:tr>
      <w:tr w:rsidRPr="006451FC" w:rsidR="007D552F" w:rsidTr="6BBB1636" w14:paraId="3CF0A3DC" w14:textId="77777777">
        <w:trPr>
          <w:trHeight w:val="20"/>
          <w:jc w:val="center"/>
        </w:trPr>
        <w:tc>
          <w:tcPr>
            <w:tcW w:w="3256" w:type="dxa"/>
            <w:vAlign w:val="center"/>
          </w:tcPr>
          <w:p w:rsidRPr="006451FC" w:rsidR="007D552F" w:rsidP="00456CB0" w:rsidRDefault="007D552F" w14:paraId="60AC323B"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No se cumple</w:t>
            </w:r>
          </w:p>
        </w:tc>
        <w:tc>
          <w:tcPr>
            <w:tcW w:w="1559" w:type="dxa"/>
            <w:vAlign w:val="center"/>
          </w:tcPr>
          <w:p w:rsidRPr="006451FC" w:rsidR="007D552F" w:rsidP="00456CB0" w:rsidRDefault="007D552F" w14:paraId="490FF8CB"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E</w:t>
            </w:r>
          </w:p>
        </w:tc>
        <w:tc>
          <w:tcPr>
            <w:tcW w:w="1276" w:type="dxa"/>
            <w:vAlign w:val="center"/>
          </w:tcPr>
          <w:p w:rsidRPr="006451FC" w:rsidR="007D552F" w:rsidP="00456CB0" w:rsidRDefault="007D552F" w14:paraId="04C86B27"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1</w:t>
            </w:r>
          </w:p>
        </w:tc>
        <w:tc>
          <w:tcPr>
            <w:tcW w:w="1417" w:type="dxa"/>
            <w:vAlign w:val="center"/>
          </w:tcPr>
          <w:p w:rsidRPr="006451FC" w:rsidR="007D552F" w:rsidP="00456CB0" w:rsidRDefault="007D552F" w14:paraId="17C35DC2"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2.4</w:t>
            </w:r>
          </w:p>
        </w:tc>
      </w:tr>
      <w:tr w:rsidRPr="006451FC" w:rsidR="007D552F" w:rsidTr="6BBB1636" w14:paraId="765667CA" w14:textId="77777777">
        <w:trPr>
          <w:trHeight w:val="20"/>
          <w:jc w:val="center"/>
        </w:trPr>
        <w:tc>
          <w:tcPr>
            <w:tcW w:w="3256" w:type="dxa"/>
            <w:vAlign w:val="center"/>
          </w:tcPr>
          <w:p w:rsidRPr="006451FC" w:rsidR="007D552F" w:rsidP="00456CB0" w:rsidRDefault="007D552F" w14:paraId="76CAF43A"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insatisfactoriamente</w:t>
            </w:r>
          </w:p>
        </w:tc>
        <w:tc>
          <w:tcPr>
            <w:tcW w:w="1559" w:type="dxa"/>
            <w:vAlign w:val="center"/>
          </w:tcPr>
          <w:p w:rsidRPr="006451FC" w:rsidR="007D552F" w:rsidP="00456CB0" w:rsidRDefault="007D552F" w14:paraId="630855F2"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D</w:t>
            </w:r>
          </w:p>
        </w:tc>
        <w:tc>
          <w:tcPr>
            <w:tcW w:w="1276" w:type="dxa"/>
            <w:vAlign w:val="center"/>
          </w:tcPr>
          <w:p w:rsidRPr="006451FC" w:rsidR="007D552F" w:rsidP="00456CB0" w:rsidRDefault="007D552F" w14:paraId="51D60EF0"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2.5</w:t>
            </w:r>
          </w:p>
        </w:tc>
        <w:tc>
          <w:tcPr>
            <w:tcW w:w="1417" w:type="dxa"/>
            <w:vAlign w:val="center"/>
          </w:tcPr>
          <w:p w:rsidRPr="006451FC" w:rsidR="007D552F" w:rsidP="00456CB0" w:rsidRDefault="007D552F" w14:paraId="1C07E7DA"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3.4</w:t>
            </w:r>
          </w:p>
        </w:tc>
      </w:tr>
      <w:tr w:rsidRPr="006451FC" w:rsidR="007D552F" w:rsidTr="6BBB1636" w14:paraId="271ED364" w14:textId="77777777">
        <w:trPr>
          <w:trHeight w:val="20"/>
          <w:jc w:val="center"/>
        </w:trPr>
        <w:tc>
          <w:tcPr>
            <w:tcW w:w="3256" w:type="dxa"/>
            <w:vAlign w:val="center"/>
          </w:tcPr>
          <w:p w:rsidRPr="006451FC" w:rsidR="007D552F" w:rsidP="00456CB0" w:rsidRDefault="007D552F" w14:paraId="6BD8A92A"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aceptablemente</w:t>
            </w:r>
          </w:p>
        </w:tc>
        <w:tc>
          <w:tcPr>
            <w:tcW w:w="1559" w:type="dxa"/>
            <w:vAlign w:val="center"/>
          </w:tcPr>
          <w:p w:rsidRPr="006451FC" w:rsidR="007D552F" w:rsidP="00456CB0" w:rsidRDefault="007D552F" w14:paraId="71DEA8F7"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C</w:t>
            </w:r>
          </w:p>
        </w:tc>
        <w:tc>
          <w:tcPr>
            <w:tcW w:w="1276" w:type="dxa"/>
            <w:vAlign w:val="center"/>
          </w:tcPr>
          <w:p w:rsidRPr="006451FC" w:rsidR="007D552F" w:rsidP="00456CB0" w:rsidRDefault="007D552F" w14:paraId="0604FD8D"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3.5</w:t>
            </w:r>
          </w:p>
        </w:tc>
        <w:tc>
          <w:tcPr>
            <w:tcW w:w="1417" w:type="dxa"/>
            <w:vAlign w:val="center"/>
          </w:tcPr>
          <w:p w:rsidRPr="006451FC" w:rsidR="007D552F" w:rsidP="00456CB0" w:rsidRDefault="007D552F" w14:paraId="087FBA68"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3.9</w:t>
            </w:r>
          </w:p>
        </w:tc>
      </w:tr>
      <w:tr w:rsidRPr="006451FC" w:rsidR="007D552F" w:rsidTr="6BBB1636" w14:paraId="54DED7CD" w14:textId="77777777">
        <w:trPr>
          <w:trHeight w:val="20"/>
          <w:jc w:val="center"/>
        </w:trPr>
        <w:tc>
          <w:tcPr>
            <w:tcW w:w="3256" w:type="dxa"/>
            <w:vAlign w:val="center"/>
          </w:tcPr>
          <w:p w:rsidRPr="006451FC" w:rsidR="007D552F" w:rsidP="00456CB0" w:rsidRDefault="007D552F" w14:paraId="64A0723A"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en alto grado</w:t>
            </w:r>
          </w:p>
        </w:tc>
        <w:tc>
          <w:tcPr>
            <w:tcW w:w="1559" w:type="dxa"/>
            <w:vAlign w:val="center"/>
          </w:tcPr>
          <w:p w:rsidRPr="006451FC" w:rsidR="007D552F" w:rsidP="00456CB0" w:rsidRDefault="007D552F" w14:paraId="7A4AFF2C"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B</w:t>
            </w:r>
          </w:p>
        </w:tc>
        <w:tc>
          <w:tcPr>
            <w:tcW w:w="1276" w:type="dxa"/>
            <w:vAlign w:val="center"/>
          </w:tcPr>
          <w:p w:rsidRPr="006451FC" w:rsidR="007D552F" w:rsidP="00456CB0" w:rsidRDefault="007D552F" w14:paraId="2A2C2E9A"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w:t>
            </w:r>
          </w:p>
        </w:tc>
        <w:tc>
          <w:tcPr>
            <w:tcW w:w="1417" w:type="dxa"/>
            <w:vAlign w:val="center"/>
          </w:tcPr>
          <w:p w:rsidRPr="006451FC" w:rsidR="007D552F" w:rsidP="00456CB0" w:rsidRDefault="007D552F" w14:paraId="7C0487E8"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4.4</w:t>
            </w:r>
          </w:p>
        </w:tc>
      </w:tr>
      <w:tr w:rsidRPr="006451FC" w:rsidR="007D552F" w:rsidTr="6BBB1636" w14:paraId="03E1E329" w14:textId="77777777">
        <w:trPr>
          <w:trHeight w:val="20"/>
          <w:jc w:val="center"/>
        </w:trPr>
        <w:tc>
          <w:tcPr>
            <w:tcW w:w="3256" w:type="dxa"/>
            <w:vAlign w:val="center"/>
          </w:tcPr>
          <w:p w:rsidRPr="006451FC" w:rsidR="007D552F" w:rsidP="00456CB0" w:rsidRDefault="007D552F" w14:paraId="0409AB84"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plenamente</w:t>
            </w:r>
          </w:p>
        </w:tc>
        <w:tc>
          <w:tcPr>
            <w:tcW w:w="1559" w:type="dxa"/>
            <w:vAlign w:val="center"/>
          </w:tcPr>
          <w:p w:rsidRPr="006451FC" w:rsidR="007D552F" w:rsidP="00456CB0" w:rsidRDefault="007D552F" w14:paraId="0205AAD8"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A</w:t>
            </w:r>
          </w:p>
        </w:tc>
        <w:tc>
          <w:tcPr>
            <w:tcW w:w="1276" w:type="dxa"/>
            <w:vAlign w:val="center"/>
          </w:tcPr>
          <w:p w:rsidRPr="006451FC" w:rsidR="007D552F" w:rsidP="00456CB0" w:rsidRDefault="007D552F" w14:paraId="2E77C350"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4.5</w:t>
            </w:r>
          </w:p>
        </w:tc>
        <w:tc>
          <w:tcPr>
            <w:tcW w:w="1417" w:type="dxa"/>
            <w:vAlign w:val="center"/>
          </w:tcPr>
          <w:p w:rsidRPr="006451FC" w:rsidR="007D552F" w:rsidP="00456CB0" w:rsidRDefault="007D552F" w14:paraId="438C994C" w14:textId="77777777">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5</w:t>
            </w:r>
          </w:p>
        </w:tc>
      </w:tr>
    </w:tbl>
    <w:p w:rsidRPr="006451FC" w:rsidR="007D552F" w:rsidP="00E84BD5" w:rsidRDefault="007D552F" w14:paraId="0BD45A9D" w14:textId="4AB041DD">
      <w:pPr>
        <w:pStyle w:val="Sinespaciado"/>
        <w:spacing w:line="276" w:lineRule="auto"/>
        <w:jc w:val="center"/>
        <w:rPr>
          <w:rStyle w:val="normaltextrun"/>
          <w:rFonts w:ascii="Times New Roman" w:hAnsi="Times New Roman" w:cs="Times New Roman"/>
        </w:rPr>
      </w:pPr>
      <w:r w:rsidRPr="006451FC">
        <w:rPr>
          <w:rStyle w:val="normaltextrun"/>
          <w:rFonts w:ascii="Times New Roman" w:hAnsi="Times New Roman" w:cs="Times New Roman"/>
        </w:rPr>
        <w:t xml:space="preserve">Fuente: Vicerrectoría Académica con base </w:t>
      </w:r>
      <w:r w:rsidRPr="006451FC" w:rsidR="006651F8">
        <w:rPr>
          <w:rStyle w:val="normaltextrun"/>
          <w:rFonts w:ascii="Times New Roman" w:hAnsi="Times New Roman" w:cs="Times New Roman"/>
        </w:rPr>
        <w:t>en</w:t>
      </w:r>
      <w:r w:rsidRPr="006451FC">
        <w:rPr>
          <w:rStyle w:val="normaltextrun"/>
          <w:rFonts w:ascii="Times New Roman" w:hAnsi="Times New Roman" w:cs="Times New Roman"/>
        </w:rPr>
        <w:t xml:space="preserve"> documento del Comité Institucional de Autoevaluación y Acreditación de Calidad (2016). </w:t>
      </w:r>
    </w:p>
    <w:p w:rsidRPr="006451FC" w:rsidR="007D552F" w:rsidP="00E84BD5" w:rsidRDefault="007D552F" w14:paraId="0E430D11" w14:textId="7B5DC1C3">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 xml:space="preserve">Para la construcción de los juicios de calidad, es fundamental considerar los referentes de calidad de cada factor y característica, en el marco del modelo de acreditación actualizado por el Consejo Nacional de Acreditación. </w:t>
      </w:r>
    </w:p>
    <w:p w:rsidRPr="006451FC" w:rsidR="6BBB1636" w:rsidP="6BBB1636" w:rsidRDefault="6BBB1636" w14:paraId="0CB468E0" w14:textId="5197CCEB">
      <w:pPr>
        <w:pStyle w:val="Sinespaciado"/>
        <w:spacing w:line="276" w:lineRule="auto"/>
        <w:jc w:val="both"/>
        <w:rPr>
          <w:rStyle w:val="normaltextrun"/>
          <w:rFonts w:ascii="Times New Roman" w:hAnsi="Times New Roman" w:cs="Times New Roman"/>
        </w:rPr>
      </w:pPr>
    </w:p>
    <w:p w:rsidRPr="006451FC" w:rsidR="007D552F" w:rsidP="00231F21" w:rsidRDefault="007D552F" w14:paraId="3D58FEF2" w14:textId="17023A81">
      <w:pPr>
        <w:pStyle w:val="paragraph"/>
        <w:numPr>
          <w:ilvl w:val="0"/>
          <w:numId w:val="1"/>
        </w:numPr>
        <w:spacing w:before="240" w:after="0" w:afterAutospacing="0" w:line="276" w:lineRule="auto"/>
        <w:jc w:val="both"/>
        <w:textAlignment w:val="baseline"/>
        <w:rPr>
          <w:rStyle w:val="eop"/>
          <w:b/>
          <w:bCs/>
          <w:sz w:val="22"/>
          <w:szCs w:val="22"/>
        </w:rPr>
      </w:pPr>
      <w:r w:rsidRPr="006451FC">
        <w:rPr>
          <w:rStyle w:val="normaltextrun"/>
          <w:b/>
          <w:bCs/>
          <w:sz w:val="22"/>
          <w:szCs w:val="22"/>
          <w:lang w:val="es-ES"/>
        </w:rPr>
        <w:t>Actualización de plan de mejoramiento del proyecto curricular  </w:t>
      </w:r>
      <w:r w:rsidRPr="006451FC">
        <w:rPr>
          <w:rStyle w:val="eop"/>
          <w:b/>
          <w:bCs/>
          <w:sz w:val="22"/>
          <w:szCs w:val="22"/>
        </w:rPr>
        <w:t> </w:t>
      </w:r>
    </w:p>
    <w:p w:rsidRPr="006451FC" w:rsidR="007D552F" w:rsidP="6BBB1636" w:rsidRDefault="007D552F" w14:paraId="1A39657B" w14:textId="77777777">
      <w:pPr>
        <w:pStyle w:val="paragraph"/>
        <w:spacing w:after="0" w:afterAutospacing="0" w:line="276" w:lineRule="auto"/>
        <w:jc w:val="both"/>
        <w:textAlignment w:val="baseline"/>
        <w:rPr>
          <w:sz w:val="22"/>
          <w:szCs w:val="22"/>
          <w:shd w:val="clear" w:color="auto" w:fill="FFFFFF"/>
        </w:rPr>
      </w:pPr>
      <w:r w:rsidRPr="006451FC">
        <w:rPr>
          <w:sz w:val="22"/>
          <w:szCs w:val="22"/>
          <w:shd w:val="clear" w:color="auto" w:fill="FFFFFF"/>
        </w:rPr>
        <w:t>El Consejo Curricular o el grupo de trabajo realiza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rsidRPr="006451FC" w:rsidR="007D552F" w:rsidP="6BBB1636" w:rsidRDefault="007D552F" w14:paraId="65DBDFE4" w14:textId="1575B06B">
      <w:pPr>
        <w:pStyle w:val="paragraph"/>
        <w:spacing w:after="240" w:afterAutospacing="0" w:line="276" w:lineRule="auto"/>
        <w:jc w:val="both"/>
        <w:textAlignment w:val="baseline"/>
        <w:rPr>
          <w:sz w:val="22"/>
          <w:szCs w:val="22"/>
          <w:shd w:val="clear" w:color="auto" w:fill="FFFFFF"/>
        </w:rPr>
      </w:pPr>
      <w:r w:rsidRPr="006451FC">
        <w:rPr>
          <w:sz w:val="22"/>
          <w:szCs w:val="22"/>
          <w:shd w:val="clear" w:color="auto" w:fill="FFFFFF"/>
        </w:rPr>
        <w:t>Para este ejercicio se podrá utilizar el formato de plan de mejoramiento, alojado en el siguiente enlace:</w:t>
      </w:r>
      <w:r w:rsidRPr="006451FC" w:rsidR="006651F8">
        <w:rPr>
          <w:sz w:val="22"/>
          <w:szCs w:val="22"/>
          <w:shd w:val="clear" w:color="auto" w:fill="FFFFFF"/>
        </w:rPr>
        <w:t xml:space="preserve"> </w:t>
      </w:r>
      <w:hyperlink w:history="1" r:id="rId23">
        <w:r w:rsidRPr="006451FC">
          <w:rPr>
            <w:rStyle w:val="Hipervnculo"/>
            <w:rFonts w:eastAsiaTheme="minorEastAsia"/>
            <w:sz w:val="22"/>
            <w:szCs w:val="22"/>
            <w:lang w:eastAsia="en-US"/>
          </w:rPr>
          <w:t>https://autoevaluacionyacreditacion.udistrital.edu.co/autoevaluacion/plan-de-mejoramiento</w:t>
        </w:r>
      </w:hyperlink>
    </w:p>
    <w:p w:rsidRPr="006451FC" w:rsidR="007D552F" w:rsidP="00231F21" w:rsidRDefault="007D552F" w14:paraId="3F292B09" w14:textId="77777777">
      <w:pPr>
        <w:pStyle w:val="Sinespaciado"/>
        <w:numPr>
          <w:ilvl w:val="0"/>
          <w:numId w:val="1"/>
        </w:numPr>
        <w:spacing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b/>
          <w:bCs/>
          <w:lang w:val="es-ES"/>
        </w:rPr>
        <w:t>Socialización de los resultados de autoevaluación y del plan de mejoramiento</w:t>
      </w:r>
    </w:p>
    <w:p w:rsidRPr="006451FC" w:rsidR="007D552F" w:rsidP="00E84BD5" w:rsidRDefault="007D552F" w14:paraId="191D0D88" w14:textId="77777777">
      <w:pPr>
        <w:spacing w:before="240" w:line="276" w:lineRule="auto"/>
        <w:jc w:val="both"/>
        <w:rPr>
          <w:rFonts w:ascii="Times New Roman" w:hAnsi="Times New Roman" w:eastAsia="Times New Roman" w:cs="Times New Roman"/>
          <w:shd w:val="clear" w:color="auto" w:fill="FFFFFF"/>
          <w:lang w:val="es-CO" w:eastAsia="es-CO"/>
        </w:rPr>
      </w:pPr>
      <w:r w:rsidRPr="006451FC">
        <w:rPr>
          <w:rFonts w:ascii="Times New Roman" w:hAnsi="Times New Roman" w:eastAsia="Times New Roman" w:cs="Times New Roman"/>
          <w:shd w:val="clear" w:color="auto" w:fill="FFFFFF"/>
          <w:lang w:val="es-CO" w:eastAsia="es-CO"/>
        </w:rPr>
        <w:t>El proyecto curricular desarrolla un proceso de socialización de los resultados de autoevaluación y del plan de mejoramiento, ante su comunidad académica, con el objeto de retroalimentar el ejercicio y generar una adecuada apropiación de estos en todos sus integrantes.</w:t>
      </w:r>
    </w:p>
    <w:p w:rsidRPr="006451FC" w:rsidR="007D552F" w:rsidP="00460134" w:rsidRDefault="007D552F" w14:paraId="0A9CD9A6" w14:textId="77777777">
      <w:pPr>
        <w:spacing w:line="276" w:lineRule="auto"/>
        <w:jc w:val="both"/>
        <w:rPr>
          <w:rFonts w:ascii="Times New Roman" w:hAnsi="Times New Roman" w:eastAsia="Times New Roman" w:cs="Times New Roman"/>
          <w:shd w:val="clear" w:color="auto" w:fill="FFFFFF"/>
          <w:lang w:val="es-CO" w:eastAsia="es-CO"/>
        </w:rPr>
      </w:pPr>
      <w:r w:rsidRPr="006451FC">
        <w:rPr>
          <w:rFonts w:ascii="Times New Roman" w:hAnsi="Times New Roman" w:eastAsia="Times New Roman" w:cs="Times New Roman"/>
          <w:shd w:val="clear" w:color="auto" w:fill="FFFFFF"/>
          <w:lang w:val="es-CO" w:eastAsia="es-CO"/>
        </w:rPr>
        <w:t>El plan de mejoramiento resultado de la autoevaluación es un referente de revisión y análisis, para las instancias de Coordinación del Comité de Currículo y Calidad de Facultad, con el objetivo de aportar a los planes de acción y mejoramiento de la Facultad.</w:t>
      </w:r>
    </w:p>
    <w:p w:rsidRPr="006451FC" w:rsidR="007D552F" w:rsidP="00E84BD5" w:rsidRDefault="007D552F" w14:paraId="15BEFE28" w14:textId="31EE5EE1">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IV. Desarrollo </w:t>
      </w:r>
      <w:r w:rsidRPr="006451FC" w:rsidR="006651F8">
        <w:rPr>
          <w:rFonts w:ascii="Times New Roman" w:hAnsi="Times New Roman" w:cs="Times New Roman"/>
          <w:b/>
          <w:bCs/>
        </w:rPr>
        <w:t xml:space="preserve">de visita de pares académicos y evaluación externa </w:t>
      </w:r>
    </w:p>
    <w:p w:rsidRPr="006451FC" w:rsidR="007D552F" w:rsidP="00E84BD5" w:rsidRDefault="007D552F" w14:paraId="4F126723" w14:textId="77777777">
      <w:pPr>
        <w:widowControl w:val="0"/>
        <w:autoSpaceDE w:val="0"/>
        <w:autoSpaceDN w:val="0"/>
        <w:spacing w:before="240" w:after="0" w:line="276" w:lineRule="auto"/>
        <w:ind w:right="109"/>
        <w:jc w:val="both"/>
        <w:rPr>
          <w:rFonts w:ascii="Times New Roman" w:hAnsi="Times New Roman" w:cs="Times New Roman"/>
        </w:rPr>
      </w:pPr>
      <w:r w:rsidRPr="006451FC">
        <w:rPr>
          <w:rFonts w:ascii="Times New Roman" w:hAnsi="Times New Roman" w:cs="Times New Roman"/>
        </w:rPr>
        <w:t xml:space="preserve">La Institución ha generado el documento de </w:t>
      </w:r>
      <w:r w:rsidRPr="006451FC">
        <w:rPr>
          <w:rFonts w:ascii="Times New Roman" w:hAnsi="Times New Roman" w:cs="Times New Roman"/>
          <w:i/>
          <w:iCs/>
        </w:rPr>
        <w:t xml:space="preserve">Lineamientos para el desarrollo de visita de pares académicos de proyectos curriculares de pregrado y posgrados, </w:t>
      </w:r>
      <w:r w:rsidRPr="006451FC">
        <w:rPr>
          <w:rFonts w:ascii="Times New Roman" w:hAnsi="Times New Roman" w:cs="Times New Roman"/>
        </w:rPr>
        <w:t>el cual tiene como objetivo facilitar la identificación de los actores involucrados en esta etapa y definir sus responsabilidades en la ejecución de las actividades previas, durante y después de la visita de pares académicos, con base a las experiencias previas que se han logrado.</w:t>
      </w:r>
    </w:p>
    <w:p w:rsidRPr="006451FC" w:rsidR="007D552F" w:rsidP="3FAE1183" w:rsidRDefault="0CF6BC4F" w14:paraId="268E9B91" w14:textId="0F1025F5">
      <w:pPr>
        <w:pStyle w:val="Sinespaciado"/>
        <w:spacing w:before="240" w:line="276" w:lineRule="auto"/>
        <w:jc w:val="both"/>
        <w:rPr>
          <w:rFonts w:ascii="Times New Roman" w:hAnsi="Times New Roman" w:cs="Times New Roman"/>
          <w:i/>
          <w:iCs/>
        </w:rPr>
      </w:pPr>
      <w:r w:rsidRPr="006451FC">
        <w:rPr>
          <w:rFonts w:ascii="Times New Roman" w:hAnsi="Times New Roman" w:cs="Times New Roman"/>
          <w:lang w:val="es-ES"/>
        </w:rPr>
        <w:t>Los proyectos curriculares podrán acceder al documento mediante el siguiente enlace</w:t>
      </w:r>
      <w:r w:rsidRPr="006451FC">
        <w:rPr>
          <w:rFonts w:ascii="Times New Roman" w:hAnsi="Times New Roman" w:cs="Times New Roman"/>
        </w:rPr>
        <w:t>:</w:t>
      </w:r>
    </w:p>
    <w:p w:rsidRPr="006451FC" w:rsidR="007D552F" w:rsidP="00460134" w:rsidRDefault="00191031" w14:paraId="47F2DBDF" w14:textId="77777777">
      <w:pPr>
        <w:pStyle w:val="Sinespaciado"/>
        <w:spacing w:after="240" w:line="276" w:lineRule="auto"/>
        <w:jc w:val="both"/>
        <w:rPr>
          <w:rFonts w:ascii="Times New Roman" w:hAnsi="Times New Roman" w:cs="Times New Roman"/>
        </w:rPr>
      </w:pPr>
      <w:hyperlink r:id="rId24">
        <w:r w:rsidRPr="006451FC" w:rsidR="007D552F">
          <w:rPr>
            <w:rStyle w:val="Hipervnculo"/>
            <w:rFonts w:ascii="Times New Roman" w:hAnsi="Times New Roman" w:cs="Times New Roman"/>
          </w:rPr>
          <w:t>https://autoevaluacionyacreditacion.udistrital.edu.co/acreditacion-programas/documentos-guia</w:t>
        </w:r>
      </w:hyperlink>
    </w:p>
    <w:p w:rsidRPr="006451FC" w:rsidR="007D552F" w:rsidP="00E84BD5" w:rsidRDefault="007D552F" w14:paraId="08EF72AC" w14:textId="77777777">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V. Aprobación del plan de mejoramiento </w:t>
      </w:r>
    </w:p>
    <w:p w:rsidRPr="006451FC" w:rsidR="007D552F" w:rsidP="00E84BD5" w:rsidRDefault="007D552F" w14:paraId="059459D4" w14:textId="7A004586">
      <w:pPr>
        <w:spacing w:before="240" w:after="0" w:line="276" w:lineRule="auto"/>
        <w:jc w:val="both"/>
        <w:rPr>
          <w:rFonts w:ascii="Times New Roman" w:hAnsi="Times New Roman" w:cs="Times New Roman"/>
        </w:rPr>
      </w:pPr>
      <w:r w:rsidRPr="006451FC">
        <w:rPr>
          <w:rFonts w:ascii="Times New Roman" w:hAnsi="Times New Roman" w:cs="Times New Roman"/>
        </w:rPr>
        <w:t xml:space="preserve">En atención a que el </w:t>
      </w:r>
      <w:hyperlink r:id="rId25">
        <w:r w:rsidRPr="006451FC">
          <w:rPr>
            <w:rStyle w:val="Hipervnculo"/>
            <w:rFonts w:ascii="Times New Roman" w:hAnsi="Times New Roman" w:cs="Times New Roman"/>
            <w:color w:val="auto"/>
          </w:rPr>
          <w:t>Acuerdo 02 del 2020 del Consejo Nacional de Educación Superior-CESU "Por el cual se actualiza el Modelo de Acreditación</w:t>
        </w:r>
      </w:hyperlink>
      <w:r w:rsidRPr="006451FC">
        <w:rPr>
          <w:rFonts w:ascii="Times New Roman" w:hAnsi="Times New Roman" w:cs="Times New Roman"/>
        </w:rPr>
        <w:t xml:space="preserve">” y en su </w:t>
      </w:r>
      <w:hyperlink r:id="rId26">
        <w:r w:rsidRPr="006451FC">
          <w:rPr>
            <w:rStyle w:val="Hipervnculo"/>
            <w:rFonts w:ascii="Times New Roman" w:hAnsi="Times New Roman" w:cs="Times New Roman"/>
            <w:color w:val="auto"/>
          </w:rPr>
          <w:t>Guía No.04 de Seguimiento y Evaluación de los Planes de Mejoramiento</w:t>
        </w:r>
      </w:hyperlink>
      <w:r w:rsidRPr="006451FC">
        <w:rPr>
          <w:rFonts w:ascii="Times New Roman" w:hAnsi="Times New Roman" w:cs="Times New Roman"/>
        </w:rPr>
        <w:t xml:space="preserve">, orienta en lo concerniente a la evaluación y seguimiento de los planes de mejoramiento tanto de programas académicos como de instituciones, los cuales deben propender por el mejoramiento permanente de la gestión y los procesos de aseguramiento de la </w:t>
      </w:r>
      <w:r w:rsidRPr="006451FC" w:rsidR="006651F8">
        <w:rPr>
          <w:rFonts w:ascii="Times New Roman" w:hAnsi="Times New Roman" w:cs="Times New Roman"/>
        </w:rPr>
        <w:t>c</w:t>
      </w:r>
      <w:r w:rsidRPr="006451FC">
        <w:rPr>
          <w:rFonts w:ascii="Times New Roman" w:hAnsi="Times New Roman" w:cs="Times New Roman"/>
        </w:rPr>
        <w:t xml:space="preserve">alidad. Así mismo, en el concepto técnico adjunto a las resoluciones que otorgan o renuevan el respectivo reconocimiento de Acreditación en Alta Calidad de los </w:t>
      </w:r>
      <w:r w:rsidRPr="006451FC" w:rsidR="006651F8">
        <w:rPr>
          <w:rFonts w:ascii="Times New Roman" w:hAnsi="Times New Roman" w:cs="Times New Roman"/>
        </w:rPr>
        <w:t>proyectos curriculares</w:t>
      </w:r>
      <w:r w:rsidRPr="006451FC">
        <w:rPr>
          <w:rFonts w:ascii="Times New Roman" w:hAnsi="Times New Roman" w:cs="Times New Roman"/>
        </w:rPr>
        <w:t>,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rsidRPr="006451FC" w:rsidR="007D552F" w:rsidP="00E84BD5" w:rsidRDefault="007D552F" w14:paraId="0AE653A4" w14:textId="25CD775C">
      <w:pPr>
        <w:pStyle w:val="Sinespaciado"/>
        <w:spacing w:before="240" w:after="240" w:line="276" w:lineRule="auto"/>
        <w:jc w:val="both"/>
        <w:rPr>
          <w:rStyle w:val="Hipervnculo"/>
          <w:rFonts w:ascii="Times New Roman" w:hAnsi="Times New Roman" w:cs="Times New Roman"/>
        </w:rPr>
      </w:pPr>
      <w:r w:rsidRPr="006451FC">
        <w:rPr>
          <w:rFonts w:ascii="Times New Roman" w:hAnsi="Times New Roman" w:cs="Times New Roman"/>
        </w:rPr>
        <w:t xml:space="preserve">En correspondencia con lo anterior, los </w:t>
      </w:r>
      <w:r w:rsidRPr="006451FC" w:rsidR="006651F8">
        <w:rPr>
          <w:rFonts w:ascii="Times New Roman" w:hAnsi="Times New Roman" w:cs="Times New Roman"/>
        </w:rPr>
        <w:t xml:space="preserve">proyectos curriculares </w:t>
      </w:r>
      <w:r w:rsidRPr="006451FC">
        <w:rPr>
          <w:rFonts w:ascii="Times New Roman" w:hAnsi="Times New Roman" w:cs="Times New Roman"/>
        </w:rPr>
        <w:t xml:space="preserve">que reciban o renueven la Acreditación en Alta Calidad, deben contar con el </w:t>
      </w:r>
      <w:r w:rsidRPr="006451FC" w:rsidR="006651F8">
        <w:rPr>
          <w:rFonts w:ascii="Times New Roman" w:hAnsi="Times New Roman" w:cs="Times New Roman"/>
        </w:rPr>
        <w:t xml:space="preserve">plan de mejoramiento aprobado </w:t>
      </w:r>
      <w:r w:rsidRPr="006451FC">
        <w:rPr>
          <w:rFonts w:ascii="Times New Roman" w:hAnsi="Times New Roman" w:cs="Times New Roman"/>
        </w:rPr>
        <w:t>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r w:rsidRPr="006451FC" w:rsidR="006651F8">
        <w:rPr>
          <w:rFonts w:ascii="Times New Roman" w:hAnsi="Times New Roman" w:cs="Times New Roman"/>
        </w:rPr>
        <w:t xml:space="preserve"> </w:t>
      </w:r>
      <w:r w:rsidRPr="006451FC">
        <w:rPr>
          <w:rFonts w:ascii="Times New Roman" w:hAnsi="Times New Roman" w:cs="Times New Roman"/>
        </w:rPr>
        <w:t>Este se puede descargar mediante el siguiente enlace:</w:t>
      </w:r>
      <w:r w:rsidRPr="006451FC" w:rsidR="006651F8">
        <w:rPr>
          <w:rFonts w:ascii="Times New Roman" w:hAnsi="Times New Roman" w:cs="Times New Roman"/>
        </w:rPr>
        <w:t xml:space="preserve"> </w:t>
      </w:r>
      <w:hyperlink r:id="rId27">
        <w:r w:rsidRPr="006451FC">
          <w:rPr>
            <w:rStyle w:val="Hipervnculo"/>
            <w:rFonts w:ascii="Times New Roman" w:hAnsi="Times New Roman" w:cs="Times New Roman"/>
          </w:rPr>
          <w:t>https://autoevaluacionyacreditacion.udistrital.edu.co/acreditacion-programas/documentos-guia</w:t>
        </w:r>
      </w:hyperlink>
    </w:p>
    <w:p w:rsidRPr="006451FC" w:rsidR="00CA7C43" w:rsidP="00231F21" w:rsidRDefault="39B7B66B" w14:paraId="5E84E81D" w14:textId="3837903A">
      <w:pPr>
        <w:pStyle w:val="Ttulo2"/>
        <w:numPr>
          <w:ilvl w:val="1"/>
          <w:numId w:val="31"/>
        </w:numPr>
        <w:spacing w:after="240" w:line="276" w:lineRule="auto"/>
        <w:rPr>
          <w:rFonts w:cs="Times New Roman"/>
        </w:rPr>
      </w:pPr>
      <w:bookmarkStart w:name="_Toc1570801384" w:id="52"/>
      <w:bookmarkStart w:name="_Toc211321918" w:id="53"/>
      <w:r w:rsidRPr="006451FC">
        <w:rPr>
          <w:rFonts w:cs="Times New Roman"/>
        </w:rPr>
        <w:t xml:space="preserve">Resultados de </w:t>
      </w:r>
      <w:r w:rsidRPr="006451FC" w:rsidR="3BF4DE9E">
        <w:rPr>
          <w:rFonts w:cs="Times New Roman"/>
        </w:rPr>
        <w:t xml:space="preserve">la </w:t>
      </w:r>
      <w:r w:rsidRPr="006451FC">
        <w:rPr>
          <w:rFonts w:cs="Times New Roman"/>
        </w:rPr>
        <w:t>autoevaluación</w:t>
      </w:r>
      <w:bookmarkEnd w:id="52"/>
      <w:bookmarkEnd w:id="53"/>
      <w:r w:rsidRPr="006451FC">
        <w:rPr>
          <w:rFonts w:cs="Times New Roman"/>
        </w:rPr>
        <w:t xml:space="preserve"> </w:t>
      </w:r>
    </w:p>
    <w:p w:rsidRPr="006451FC" w:rsidR="00D97984" w:rsidP="00231F21" w:rsidRDefault="39B7B66B" w14:paraId="449A5316" w14:textId="219E28EF">
      <w:pPr>
        <w:pStyle w:val="Ttulo3"/>
        <w:numPr>
          <w:ilvl w:val="2"/>
          <w:numId w:val="31"/>
        </w:numPr>
        <w:spacing w:line="276" w:lineRule="auto"/>
        <w:rPr>
          <w:rFonts w:cs="Times New Roman"/>
          <w:b w:val="0"/>
        </w:rPr>
      </w:pPr>
      <w:bookmarkStart w:name="_Toc102496773" w:id="54"/>
      <w:bookmarkStart w:name="_Toc211321919" w:id="55"/>
      <w:r w:rsidRPr="006451FC">
        <w:rPr>
          <w:rFonts w:cs="Times New Roman"/>
        </w:rPr>
        <w:t>Factor 1. Proyecto Educativo del Programa e Identidad Institucional</w:t>
      </w:r>
      <w:bookmarkEnd w:id="54"/>
      <w:bookmarkEnd w:id="55"/>
    </w:p>
    <w:p w:rsidRPr="006451FC" w:rsidR="00D97984" w:rsidP="00E84BD5" w:rsidRDefault="00D97984" w14:paraId="6F724629" w14:textId="7777777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 Proyecto Educativo del Programa </w:t>
      </w:r>
    </w:p>
    <w:p w:rsidRPr="006451FC" w:rsidR="00933A35" w:rsidP="6BBB1636" w:rsidRDefault="37C5C73B" w14:paraId="00BDCE86" w14:textId="720F75EA">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w:t>
      </w:r>
      <w:hyperlink r:id="rId28">
        <w:r w:rsidRPr="006451FC">
          <w:rPr>
            <w:rStyle w:val="Hipervnculo"/>
            <w:rFonts w:ascii="Times New Roman" w:hAnsi="Times New Roman" w:cs="Times New Roman"/>
            <w:lang w:val="es-CO"/>
          </w:rPr>
          <w:t>Proyecto Educativo del Programa de la Maestría en Ciencias de la Información y las Comunicaciones</w:t>
        </w:r>
      </w:hyperlink>
      <w:r w:rsidRPr="006451FC">
        <w:rPr>
          <w:rFonts w:ascii="Times New Roman" w:hAnsi="Times New Roman" w:cs="Times New Roman"/>
          <w:lang w:val="es-CO"/>
        </w:rPr>
        <w:t>, en sus metodologías de Investigación (SNIES: 17528), 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w:t>
      </w:r>
      <w:hyperlink r:id="rId29">
        <w:r w:rsidRPr="006451FC">
          <w:rPr>
            <w:rStyle w:val="Hipervnculo"/>
            <w:rFonts w:ascii="Times New Roman" w:hAnsi="Times New Roman" w:cs="Times New Roman"/>
            <w:lang w:val="es-CO"/>
          </w:rPr>
          <w:t>Acuerdo N.º 011 de 2018</w:t>
        </w:r>
      </w:hyperlink>
      <w:r w:rsidRPr="006451FC">
        <w:rPr>
          <w:rFonts w:ascii="Times New Roman" w:hAnsi="Times New Roman" w:cs="Times New Roman"/>
          <w:lang w:val="es-CO"/>
        </w:rPr>
        <w:t>), el Plan Estratégico de Desarrollo 2018–2030 (</w:t>
      </w:r>
      <w:hyperlink r:id="rId30">
        <w:r w:rsidRPr="006451FC">
          <w:rPr>
            <w:rStyle w:val="Hipervnculo"/>
            <w:rFonts w:ascii="Times New Roman" w:hAnsi="Times New Roman" w:cs="Times New Roman"/>
            <w:lang w:val="es-CO"/>
          </w:rPr>
          <w:t>Acuerdo N.º 09 de 2018</w:t>
        </w:r>
      </w:hyperlink>
      <w:r w:rsidRPr="006451FC">
        <w:rPr>
          <w:rFonts w:ascii="Times New Roman" w:hAnsi="Times New Roman" w:cs="Times New Roman"/>
          <w:lang w:val="es-CO"/>
        </w:rPr>
        <w:t>) y las políticas institucionales de gestión curricular.</w:t>
      </w:r>
    </w:p>
    <w:p w:rsidRPr="006451FC" w:rsidR="006B21F4" w:rsidP="00E84BD5" w:rsidRDefault="05C7DAB8" w14:paraId="67C8B774" w14:textId="0CA88D13">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cumple plenamente con los criterios establecidos para esta característica, alcanzando un grado de cumplimiento equivalente en la escala institucional.</w:t>
      </w:r>
    </w:p>
    <w:p w:rsidRPr="006451FC" w:rsidR="642EE43A" w:rsidP="6BBB1636" w:rsidRDefault="23D1F158" w14:paraId="2CCD85B4" w14:textId="1BD5C675" w14:noSpellErr="1">
      <w:pPr>
        <w:spacing w:before="240" w:after="0" w:line="276" w:lineRule="auto"/>
        <w:jc w:val="both"/>
        <w:rPr>
          <w:rFonts w:ascii="Times New Roman" w:hAnsi="Times New Roman" w:eastAsia="Times New Roman" w:cs="Times New Roman"/>
          <w:lang w:val="es-CO"/>
        </w:rPr>
      </w:pPr>
      <w:r w:rsidRPr="24D56419" w:rsidR="4AAD9D5D">
        <w:rPr>
          <w:rFonts w:ascii="Times New Roman" w:hAnsi="Times New Roman" w:eastAsia="Times New Roman" w:cs="Times New Roman"/>
          <w:highlight w:val="yellow"/>
          <w:lang w:val="es-CO"/>
          <w:rPrChange w:author="COMITE DE CURRICULO Y CALIDAD POSGRADOS" w:date="2025-10-28T20:53:55.486Z" w:id="1118646218">
            <w:rPr>
              <w:rFonts w:ascii="Times New Roman" w:hAnsi="Times New Roman" w:eastAsia="Times New Roman" w:cs="Times New Roman"/>
              <w:lang w:val="es-CO"/>
            </w:rPr>
          </w:rPrChange>
        </w:rPr>
        <w:t xml:space="preserve">El documento del PEP se encuentra en etapa de revisión por parte del Comité de Currículo de la Facultad desde diciembre de 2024, por lo que no ha sido posible realizar análisis de resultados de apreciación de docentes y </w:t>
      </w:r>
      <w:commentRangeStart w:id="712573264"/>
      <w:r w:rsidRPr="24D56419" w:rsidR="4AAD9D5D">
        <w:rPr>
          <w:rFonts w:ascii="Times New Roman" w:hAnsi="Times New Roman" w:eastAsia="Times New Roman" w:cs="Times New Roman"/>
          <w:highlight w:val="yellow"/>
          <w:lang w:val="es-CO"/>
          <w:rPrChange w:author="COMITE DE CURRICULO Y CALIDAD POSGRADOS" w:date="2025-10-28T20:53:55.486Z" w:id="489216411">
            <w:rPr>
              <w:rFonts w:ascii="Times New Roman" w:hAnsi="Times New Roman" w:eastAsia="Times New Roman" w:cs="Times New Roman"/>
              <w:lang w:val="es-CO"/>
            </w:rPr>
          </w:rPrChange>
        </w:rPr>
        <w:t>estudiantes</w:t>
      </w:r>
      <w:commentRangeEnd w:id="712573264"/>
      <w:r>
        <w:rPr>
          <w:rStyle w:val="CommentReference"/>
        </w:rPr>
        <w:commentReference w:id="712573264"/>
      </w:r>
      <w:r w:rsidRPr="24D56419" w:rsidR="4AAD9D5D">
        <w:rPr>
          <w:rFonts w:ascii="Times New Roman" w:hAnsi="Times New Roman" w:eastAsia="Times New Roman" w:cs="Times New Roman"/>
          <w:lang w:val="es-CO"/>
        </w:rPr>
        <w:t>, debido a que es un proceso que se realiza posterior a la aprobación del documento.</w:t>
      </w:r>
      <w:r w:rsidRPr="24D56419" w:rsidR="4AAD9D5D">
        <w:rPr>
          <w:rFonts w:ascii="Times New Roman" w:hAnsi="Times New Roman" w:eastAsia="Times New Roman" w:cs="Times New Roman"/>
          <w:lang w:val="es-CO"/>
        </w:rPr>
        <w:t xml:space="preserve"> En él se actualiza, entre otros, la misión, visión, perfil de egreso, campo de desempeño y ejes de formación, además de la actualización en los cambios que corresponden a los recursos físicos, de software y orientaciones pedagógicas. El currículo también es actualizado, ya que entra en funcionamiento el énfasis en Inteligencia Artificial y se especifica la oferta de las asignaturas para el énfasis, y como consecuencia, también se aumenta la oferta de electivas para los otros énfasis ofrecidos por la Maestría.</w:t>
      </w:r>
    </w:p>
    <w:p w:rsidRPr="006451FC" w:rsidR="005048BD" w:rsidP="689739AE" w:rsidRDefault="005048BD" w14:paraId="563B0C7D" w14:textId="50FFF0C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4" w:id="56"/>
      <w:bookmarkStart w:name="_Toc211324525" w:id="5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característica 1. Proyecto Educativo del Programa</w:t>
      </w:r>
      <w:r w:rsidRPr="006451FC" w:rsidR="006651F8">
        <w:rPr>
          <w:rFonts w:ascii="Times New Roman" w:hAnsi="Times New Roman" w:cs="Times New Roman"/>
          <w:i w:val="0"/>
          <w:iCs w:val="0"/>
          <w:color w:val="auto"/>
          <w:sz w:val="22"/>
          <w:szCs w:val="22"/>
        </w:rPr>
        <w:t>.</w:t>
      </w:r>
      <w:bookmarkEnd w:id="56"/>
      <w:bookmarkEnd w:id="57"/>
    </w:p>
    <w:tbl>
      <w:tblPr>
        <w:tblStyle w:val="Tablaconcuadrcula"/>
        <w:tblW w:w="8889" w:type="dxa"/>
        <w:jc w:val="center"/>
        <w:tblLook w:val="04A0" w:firstRow="1" w:lastRow="0" w:firstColumn="1" w:lastColumn="0" w:noHBand="0" w:noVBand="1"/>
      </w:tblPr>
      <w:tblGrid>
        <w:gridCol w:w="2963"/>
        <w:gridCol w:w="2963"/>
        <w:gridCol w:w="2963"/>
      </w:tblGrid>
      <w:tr w:rsidRPr="006451FC" w:rsidR="005048BD" w:rsidTr="6BBB1636" w14:paraId="449FA27A" w14:textId="77777777">
        <w:trPr>
          <w:trHeight w:val="291"/>
          <w:jc w:val="center"/>
        </w:trPr>
        <w:tc>
          <w:tcPr>
            <w:tcW w:w="2963" w:type="dxa"/>
            <w:shd w:val="clear" w:color="auto" w:fill="DEEAF6" w:themeFill="accent5" w:themeFillTint="33"/>
            <w:vAlign w:val="center"/>
          </w:tcPr>
          <w:p w:rsidRPr="006451FC" w:rsidR="005048BD" w:rsidP="00486B65" w:rsidRDefault="005048BD" w14:paraId="325AF76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63" w:type="dxa"/>
            <w:shd w:val="clear" w:color="auto" w:fill="DEEAF6" w:themeFill="accent5" w:themeFillTint="33"/>
            <w:vAlign w:val="center"/>
          </w:tcPr>
          <w:p w:rsidRPr="006451FC" w:rsidR="005048BD" w:rsidP="00486B65" w:rsidRDefault="005048BD" w14:paraId="66D1AB5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63" w:type="dxa"/>
            <w:shd w:val="clear" w:color="auto" w:fill="DEEAF6" w:themeFill="accent5" w:themeFillTint="33"/>
            <w:vAlign w:val="center"/>
          </w:tcPr>
          <w:p w:rsidRPr="006451FC" w:rsidR="005048BD" w:rsidP="00486B65" w:rsidRDefault="005048BD" w14:paraId="14A6232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6B21F4" w:rsidTr="6BBB1636" w14:paraId="76DE1B59" w14:textId="77777777">
        <w:trPr>
          <w:trHeight w:val="271"/>
          <w:jc w:val="center"/>
        </w:trPr>
        <w:tc>
          <w:tcPr>
            <w:tcW w:w="2963" w:type="dxa"/>
            <w:vAlign w:val="center"/>
          </w:tcPr>
          <w:p w:rsidRPr="006451FC" w:rsidR="006B21F4" w:rsidP="00486B65" w:rsidRDefault="0028286C" w14:paraId="3B290035" w14:textId="41C47184">
            <w:pPr>
              <w:pStyle w:val="Sinespaciado"/>
              <w:jc w:val="center"/>
              <w:rPr>
                <w:rFonts w:ascii="Times New Roman" w:hAnsi="Times New Roman" w:cs="Times New Roman"/>
                <w:sz w:val="20"/>
                <w:szCs w:val="20"/>
              </w:rPr>
            </w:pPr>
            <w:r w:rsidRPr="006451FC">
              <w:rPr>
                <w:rStyle w:val="normaltextrun"/>
                <w:rFonts w:ascii="Times New Roman" w:hAnsi="Times New Roman" w:cs="Times New Roman"/>
                <w:sz w:val="20"/>
                <w:szCs w:val="20"/>
                <w:lang w:val="es-ES"/>
              </w:rPr>
              <w:t>Se cumple en alto grado</w:t>
            </w:r>
          </w:p>
        </w:tc>
        <w:tc>
          <w:tcPr>
            <w:tcW w:w="2963" w:type="dxa"/>
            <w:vAlign w:val="center"/>
          </w:tcPr>
          <w:p w:rsidRPr="006451FC" w:rsidR="006B21F4" w:rsidP="00486B65" w:rsidRDefault="0028286C" w14:paraId="2EF9BB96" w14:textId="1547291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w:t>
            </w:r>
            <w:r w:rsidRPr="006451FC" w:rsidR="0F3854F8">
              <w:rPr>
                <w:rFonts w:ascii="Times New Roman" w:hAnsi="Times New Roman" w:cs="Times New Roman"/>
                <w:sz w:val="20"/>
                <w:szCs w:val="20"/>
              </w:rPr>
              <w:t>.0</w:t>
            </w:r>
          </w:p>
        </w:tc>
        <w:tc>
          <w:tcPr>
            <w:tcW w:w="2963" w:type="dxa"/>
            <w:vAlign w:val="center"/>
          </w:tcPr>
          <w:p w:rsidRPr="006451FC" w:rsidR="006B21F4" w:rsidP="00486B65" w:rsidRDefault="006B21F4" w14:paraId="3D9E2429" w14:textId="6F6871A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53,85%</w:t>
            </w:r>
          </w:p>
        </w:tc>
      </w:tr>
    </w:tbl>
    <w:p w:rsidR="005048BD" w:rsidP="00E84BD5" w:rsidRDefault="005048BD" w14:paraId="41CC1919" w14:textId="68D45788">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p>
    <w:p w:rsidR="00912689" w:rsidP="00E84BD5" w:rsidRDefault="00912689" w14:paraId="352EF8CA" w14:textId="660B24F0">
      <w:pPr>
        <w:pStyle w:val="Sinespaciado"/>
        <w:spacing w:line="276" w:lineRule="auto"/>
        <w:ind w:left="1080"/>
        <w:jc w:val="center"/>
        <w:rPr>
          <w:rFonts w:ascii="Times New Roman" w:hAnsi="Times New Roman" w:cs="Times New Roman"/>
        </w:rPr>
      </w:pPr>
    </w:p>
    <w:p w:rsidRPr="006451FC" w:rsidR="00912689" w:rsidP="00E84BD5" w:rsidRDefault="00912689" w14:paraId="5494F6EF" w14:textId="77777777">
      <w:pPr>
        <w:pStyle w:val="Sinespaciado"/>
        <w:spacing w:line="276" w:lineRule="auto"/>
        <w:ind w:left="1080"/>
        <w:jc w:val="center"/>
        <w:rPr>
          <w:rFonts w:ascii="Times New Roman" w:hAnsi="Times New Roman" w:cs="Times New Roman"/>
        </w:rPr>
      </w:pPr>
    </w:p>
    <w:p w:rsidRPr="006451FC" w:rsidR="00D97984" w:rsidP="00E84BD5" w:rsidRDefault="00D97984" w14:paraId="0DFA8490" w14:textId="0FA575E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 Relevancia </w:t>
      </w:r>
      <w:r w:rsidRPr="006451FC" w:rsidR="00553FBA">
        <w:rPr>
          <w:rFonts w:ascii="Times New Roman" w:hAnsi="Times New Roman" w:cs="Times New Roman"/>
          <w:b/>
          <w:bCs/>
        </w:rPr>
        <w:t>académica y pertinencia social del programa académico</w:t>
      </w:r>
    </w:p>
    <w:p w:rsidRPr="006451FC" w:rsidR="17582A95" w:rsidP="6BBB1636" w:rsidRDefault="5D0550F6" w14:paraId="560D83DF" w14:textId="601A4733">
      <w:pPr>
        <w:spacing w:line="257" w:lineRule="auto"/>
        <w:jc w:val="both"/>
        <w:rPr>
          <w:rFonts w:ascii="Times New Roman" w:hAnsi="Times New Roman" w:eastAsia="Calibri" w:cs="Times New Roman"/>
        </w:rPr>
      </w:pPr>
      <w:r w:rsidRPr="006451FC">
        <w:rPr>
          <w:rFonts w:ascii="Times New Roman" w:hAnsi="Times New Roman" w:eastAsia="Calibri" w:cs="Times New Roman"/>
        </w:rPr>
        <w:t xml:space="preserve">El Ministerio de Tecnologías de la Información y las Comunicaciones de Colombia (MinTIC), le apuesta al desarrollo , implementación y uso de la Inteligencia Artificial, razón por la cual radica ante el Congreso de la República un Proyecto de Ley de Inteligencia Artificial, paralelamente, el Gobierno lanza el programa Ciencias, Tecnologías Cuánticas e Inteligencia Artificial que busca impulsar estas tecnologías para aprovechar la revolución científica, se lanza también la convocatoria de MinCiencias en Inteligencia Artificial y Ciencias y Tecnologías Cuánticas 2025, afianzando el compromiso del impulso a estas tecnologías.  </w:t>
      </w:r>
    </w:p>
    <w:p w:rsidRPr="006451FC" w:rsidR="17582A95" w:rsidP="6BBB1636" w:rsidRDefault="5D0550F6" w14:paraId="2C7F49A8" w14:textId="20E21DAF">
      <w:pPr>
        <w:pStyle w:val="Sinespaciado"/>
        <w:spacing w:before="240" w:line="276" w:lineRule="auto"/>
        <w:jc w:val="both"/>
        <w:rPr>
          <w:rFonts w:ascii="Times New Roman" w:hAnsi="Times New Roman" w:eastAsia="Times New Roman" w:cs="Times New Roman"/>
          <w:lang w:val="es-ES"/>
        </w:rPr>
      </w:pPr>
      <w:r w:rsidRPr="006451FC">
        <w:rPr>
          <w:rFonts w:ascii="Times New Roman" w:hAnsi="Times New Roman" w:eastAsia="Calibri" w:cs="Times New Roman"/>
          <w:lang w:val="es-ES"/>
        </w:rPr>
        <w:t>En el 2024 MinTIC lanza oficialmente el programa “Colombia PotencIA Digital” para hacer de la tecnología el motor de desarrollo del país, mediante la conectividad, la educación digital y los ecosistemas de innovación. La iniciativa busca cerrar la brecha digital, potenciar la vida de los colombianos y la transformación social del país, con la Inteligencia Artificial como motor.</w:t>
      </w:r>
    </w:p>
    <w:p w:rsidRPr="006451FC" w:rsidR="002C0277" w:rsidP="6BBB1636" w:rsidRDefault="7250834D" w14:paraId="76247361" w14:textId="3DB653B6">
      <w:pPr>
        <w:pStyle w:val="Sinespaciado"/>
        <w:spacing w:before="240" w:line="276" w:lineRule="auto"/>
        <w:jc w:val="both"/>
        <w:rPr>
          <w:rFonts w:ascii="Times New Roman" w:hAnsi="Times New Roman" w:eastAsia="Times New Roman" w:cs="Times New Roman"/>
          <w:lang w:val="es-ES"/>
        </w:rPr>
      </w:pPr>
      <w:r w:rsidRPr="006451FC">
        <w:rPr>
          <w:rFonts w:ascii="Times New Roman" w:hAnsi="Times New Roman" w:eastAsia="Times New Roman" w:cs="Times New Roman"/>
          <w:lang w:val="es-ES"/>
        </w:rPr>
        <w:t>La Maestría en Ciencias de la Información y las Comunicaciones, en sus metodologías de Investigación,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p>
    <w:p w:rsidRPr="006451FC" w:rsidR="00105ED9" w:rsidP="6BBB1636" w:rsidRDefault="7250834D" w14:paraId="0E65D8C5" w14:textId="315183CE">
      <w:pPr>
        <w:pStyle w:val="Sinespaciado"/>
        <w:spacing w:before="240" w:line="276" w:lineRule="auto"/>
        <w:jc w:val="both"/>
        <w:rPr>
          <w:rFonts w:ascii="Times New Roman" w:hAnsi="Times New Roman" w:eastAsia="Times New Roman" w:cs="Times New Roman"/>
          <w:lang w:val="es-ES"/>
        </w:rPr>
      </w:pPr>
      <w:r w:rsidRPr="006451FC">
        <w:rPr>
          <w:rFonts w:ascii="Times New Roman" w:hAnsi="Times New Roman" w:eastAsia="Times New Roman" w:cs="Times New Roman"/>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p>
    <w:p w:rsidRPr="006451FC" w:rsidR="00010C80" w:rsidP="7E172A74" w:rsidRDefault="1DC85891" w14:paraId="133FFB60" w14:textId="1E3B4133">
      <w:pPr>
        <w:spacing w:before="240" w:beforeAutospacing="1" w:after="0" w:line="276" w:lineRule="auto"/>
        <w:jc w:val="both"/>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Si bien la Maestría en Ciencias de 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r w:rsidRPr="006451FC" w:rsidR="2A0BBD3F">
        <w:rPr>
          <w:rFonts w:ascii="Times New Roman" w:hAnsi="Times New Roman" w:eastAsia="Times New Roman" w:cs="Times New Roman"/>
          <w:color w:val="000000" w:themeColor="text1"/>
        </w:rPr>
        <w:t>, haciendo único el programa de la Maestría en la oferta nacional de programas similares.</w:t>
      </w:r>
    </w:p>
    <w:p w:rsidR="00010C80" w:rsidP="7E172A74" w:rsidRDefault="62A30837" w14:paraId="339955FF" w14:textId="15D0E575">
      <w:pPr>
        <w:spacing w:before="240" w:beforeAutospacing="1" w:after="0" w:line="276" w:lineRule="auto"/>
        <w:jc w:val="both"/>
        <w:rPr>
          <w:rFonts w:ascii="Times New Roman" w:hAnsi="Times New Roman" w:eastAsia="Times New Roman" w:cs="Times New Roman"/>
        </w:rPr>
      </w:pPr>
      <w:r w:rsidRPr="006451FC">
        <w:rPr>
          <w:rFonts w:ascii="Times New Roman" w:hAnsi="Times New Roman" w:eastAsia="Times New Roman" w:cs="Times New Roman"/>
        </w:rPr>
        <w:t xml:space="preserve">La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w:t>
      </w:r>
      <w:r w:rsidRPr="006451FC" w:rsidR="1608447D">
        <w:rPr>
          <w:rFonts w:ascii="Times New Roman" w:hAnsi="Times New Roman" w:eastAsia="Times New Roman" w:cs="Times New Roman"/>
        </w:rPr>
        <w:t>ilustración</w:t>
      </w:r>
      <w:r w:rsidRPr="006451FC">
        <w:rPr>
          <w:rFonts w:ascii="Times New Roman" w:hAnsi="Times New Roman" w:eastAsia="Times New Roman" w:cs="Times New Roman"/>
        </w:rPr>
        <w:t>, demuestran el impacto positivo de la formación recibida y respaldan la coherencia del programa con las necesidades del entorno laboral y académico, tanto en el ámbito nacional como internacional.</w:t>
      </w:r>
    </w:p>
    <w:p w:rsidR="00912689" w:rsidP="7E172A74" w:rsidRDefault="00912689" w14:paraId="09FF7E11" w14:textId="7B89C40A">
      <w:pPr>
        <w:spacing w:before="240" w:beforeAutospacing="1" w:after="0" w:line="276" w:lineRule="auto"/>
        <w:jc w:val="both"/>
        <w:rPr>
          <w:rFonts w:ascii="Times New Roman" w:hAnsi="Times New Roman" w:eastAsia="Times New Roman" w:cs="Times New Roman"/>
        </w:rPr>
      </w:pPr>
    </w:p>
    <w:p w:rsidR="00912689" w:rsidP="7E172A74" w:rsidRDefault="00912689" w14:paraId="6F32BFF9" w14:textId="77777777">
      <w:pPr>
        <w:spacing w:before="240" w:beforeAutospacing="1" w:after="0" w:line="276" w:lineRule="auto"/>
        <w:jc w:val="both"/>
        <w:rPr>
          <w:rFonts w:ascii="Times New Roman" w:hAnsi="Times New Roman" w:eastAsia="Times New Roman" w:cs="Times New Roman"/>
        </w:rPr>
      </w:pPr>
    </w:p>
    <w:p w:rsidRPr="006451FC" w:rsidR="00912689" w:rsidP="7E172A74" w:rsidRDefault="00912689" w14:paraId="2FD1BC05" w14:textId="77777777">
      <w:pPr>
        <w:spacing w:before="240" w:beforeAutospacing="1" w:after="0" w:line="276" w:lineRule="auto"/>
        <w:jc w:val="both"/>
        <w:rPr>
          <w:rFonts w:ascii="Times New Roman" w:hAnsi="Times New Roman" w:eastAsia="Times New Roman" w:cs="Times New Roman"/>
        </w:rPr>
      </w:pPr>
    </w:p>
    <w:p w:rsidRPr="006451FC" w:rsidR="00010C80" w:rsidP="00E84BD5" w:rsidRDefault="472A59F6" w14:paraId="1C84D408" w14:textId="5FC02E87">
      <w:pPr>
        <w:spacing w:before="240" w:after="0" w:line="276" w:lineRule="auto"/>
        <w:jc w:val="center"/>
        <w:rPr>
          <w:rFonts w:ascii="Times New Roman" w:hAnsi="Times New Roman" w:eastAsia="Times New Roman" w:cs="Times New Roman"/>
          <w:lang w:val="es-CO" w:eastAsia="es-CO"/>
        </w:rPr>
      </w:pPr>
      <w:bookmarkStart w:name="_Toc211321942" w:id="58"/>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3</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73C612A8">
        <w:rPr>
          <w:rFonts w:ascii="Times New Roman" w:hAnsi="Times New Roman" w:eastAsia="Times New Roman" w:cs="Times New Roman"/>
          <w:lang w:val="es-CO" w:eastAsia="es-CO"/>
        </w:rPr>
        <w:t xml:space="preserve">Percepción de los egresados sobre la relevancia de las competencias adquiridas durante la </w:t>
      </w:r>
      <w:r w:rsidRPr="006451FC" w:rsidR="28F2BA10">
        <w:rPr>
          <w:rFonts w:ascii="Times New Roman" w:hAnsi="Times New Roman" w:eastAsia="Times New Roman" w:cs="Times New Roman"/>
          <w:lang w:val="es-CO" w:eastAsia="es-CO"/>
        </w:rPr>
        <w:t>M</w:t>
      </w:r>
      <w:r w:rsidRPr="006451FC" w:rsidR="73C612A8">
        <w:rPr>
          <w:rFonts w:ascii="Times New Roman" w:hAnsi="Times New Roman" w:eastAsia="Times New Roman" w:cs="Times New Roman"/>
          <w:lang w:val="es-CO" w:eastAsia="es-CO"/>
        </w:rPr>
        <w:t>aestría</w:t>
      </w:r>
      <w:r w:rsidRPr="006451FC" w:rsidR="061074BF">
        <w:rPr>
          <w:rFonts w:ascii="Times New Roman" w:hAnsi="Times New Roman" w:eastAsia="Times New Roman" w:cs="Times New Roman"/>
          <w:lang w:val="es-CO" w:eastAsia="es-CO"/>
        </w:rPr>
        <w:t>.</w:t>
      </w:r>
      <w:bookmarkEnd w:id="58"/>
    </w:p>
    <w:p w:rsidRPr="006451FC" w:rsidR="00010C80" w:rsidP="00E84BD5" w:rsidRDefault="00010C80" w14:paraId="1FD8FF6B" w14:textId="18EFF120">
      <w:pPr>
        <w:spacing w:after="0" w:line="276" w:lineRule="auto"/>
        <w:jc w:val="center"/>
        <w:rPr>
          <w:rFonts w:ascii="Times New Roman" w:hAnsi="Times New Roman" w:eastAsia="Times New Roman" w:cs="Times New Roman"/>
          <w:sz w:val="24"/>
          <w:szCs w:val="24"/>
          <w:lang w:val="es-CO" w:eastAsia="es-CO"/>
        </w:rPr>
      </w:pPr>
      <w:r w:rsidRPr="006451FC">
        <w:rPr>
          <w:rFonts w:ascii="Times New Roman" w:hAnsi="Times New Roman" w:cs="Times New Roman"/>
          <w:noProof/>
        </w:rPr>
        <w:drawing>
          <wp:inline distT="0" distB="0" distL="0" distR="0" wp14:anchorId="165F929C" wp14:editId="1CF6C224">
            <wp:extent cx="4030536" cy="2420781"/>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44926" cy="2429424"/>
                    </a:xfrm>
                    <a:prstGeom prst="rect">
                      <a:avLst/>
                    </a:prstGeom>
                    <a:noFill/>
                    <a:ln>
                      <a:noFill/>
                    </a:ln>
                  </pic:spPr>
                </pic:pic>
              </a:graphicData>
            </a:graphic>
          </wp:inline>
        </w:drawing>
      </w:r>
    </w:p>
    <w:p w:rsidRPr="006451FC" w:rsidR="00010C80" w:rsidP="00E84BD5" w:rsidRDefault="00010C80" w14:paraId="2EC6F9D2" w14:textId="4309952A">
      <w:pPr>
        <w:spacing w:after="0" w:line="276" w:lineRule="auto"/>
        <w:jc w:val="center"/>
        <w:rPr>
          <w:rFonts w:ascii="Times New Roman" w:hAnsi="Times New Roman" w:eastAsia="Times New Roman" w:cs="Times New Roman"/>
          <w:lang w:val="es-CO" w:eastAsia="es-CO"/>
        </w:rPr>
      </w:pPr>
      <w:r w:rsidRPr="006451FC">
        <w:rPr>
          <w:rFonts w:ascii="Times New Roman" w:hAnsi="Times New Roman" w:eastAsia="Times New Roman" w:cs="Times New Roman"/>
          <w:lang w:val="es-CO" w:eastAsia="es-CO"/>
        </w:rPr>
        <w:t xml:space="preserve">Fuente: Encuesta de Egresados, </w:t>
      </w:r>
      <w:r w:rsidRPr="006451FC" w:rsidR="00482DC7">
        <w:rPr>
          <w:rFonts w:ascii="Times New Roman" w:hAnsi="Times New Roman" w:eastAsia="Times New Roman" w:cs="Times New Roman"/>
          <w:lang w:val="es-CO" w:eastAsia="es-CO"/>
        </w:rPr>
        <w:t>p</w:t>
      </w:r>
      <w:r w:rsidRPr="006451FC">
        <w:rPr>
          <w:rFonts w:ascii="Times New Roman" w:hAnsi="Times New Roman" w:eastAsia="Times New Roman" w:cs="Times New Roman"/>
          <w:lang w:val="es-CO" w:eastAsia="es-CO"/>
        </w:rPr>
        <w:t>roceso de Autoevaluación 2025</w:t>
      </w:r>
      <w:r w:rsidRPr="006451FC" w:rsidR="006651F8">
        <w:rPr>
          <w:rFonts w:ascii="Times New Roman" w:hAnsi="Times New Roman" w:eastAsia="Times New Roman" w:cs="Times New Roman"/>
          <w:lang w:val="es-CO" w:eastAsia="es-CO"/>
        </w:rPr>
        <w:t>.</w:t>
      </w:r>
    </w:p>
    <w:p w:rsidRPr="006451FC" w:rsidR="002C0277" w:rsidP="00E84BD5" w:rsidRDefault="7250834D" w14:paraId="09228CBA" w14:textId="28BF6FC7">
      <w:pPr>
        <w:spacing w:before="240" w:after="0" w:line="276" w:lineRule="auto"/>
        <w:jc w:val="both"/>
        <w:rPr>
          <w:rFonts w:ascii="Times New Roman" w:hAnsi="Times New Roman" w:cs="Times New Roman"/>
        </w:rPr>
      </w:pPr>
      <w:r w:rsidRPr="006451FC">
        <w:rPr>
          <w:rFonts w:ascii="Times New Roman" w:hAnsi="Times New Roman" w:cs="Times New Roman"/>
        </w:rPr>
        <w:t>El programa académico, 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w:t>
      </w:r>
      <w:r w:rsidRPr="006451FC" w:rsidR="128D5826">
        <w:rPr>
          <w:rFonts w:ascii="Times New Roman" w:hAnsi="Times New Roman" w:cs="Times New Roman"/>
        </w:rPr>
        <w:t xml:space="preserve"> indica que esta característica se cumple en alto grado, con una calificación numérica de 4,0</w:t>
      </w:r>
      <w:r w:rsidRPr="006451FC">
        <w:rPr>
          <w:rFonts w:ascii="Times New Roman" w:hAnsi="Times New Roman" w:cs="Times New Roman"/>
        </w:rPr>
        <w:t>, respaldado por estudios de pertinencia, comparación de oferta académica y resultados de apreciación de la comunidad académica y sectores empleadores.</w:t>
      </w:r>
    </w:p>
    <w:p w:rsidRPr="006451FC" w:rsidR="004F5178" w:rsidP="689739AE" w:rsidRDefault="004F5178" w14:paraId="2D1918E3" w14:textId="6DAFDC3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5" w:id="59"/>
      <w:bookmarkStart w:name="_Toc211324526" w:id="6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característica 2. Relevancia </w:t>
      </w:r>
      <w:r w:rsidRPr="006451FC" w:rsidR="00BA32B1">
        <w:rPr>
          <w:rFonts w:ascii="Times New Roman" w:hAnsi="Times New Roman" w:cs="Times New Roman"/>
          <w:i w:val="0"/>
          <w:iCs w:val="0"/>
          <w:color w:val="auto"/>
          <w:sz w:val="22"/>
          <w:szCs w:val="22"/>
        </w:rPr>
        <w:t>académica y pertinencia social del programa académico.</w:t>
      </w:r>
      <w:bookmarkEnd w:id="59"/>
      <w:bookmarkEnd w:id="60"/>
    </w:p>
    <w:tbl>
      <w:tblPr>
        <w:tblStyle w:val="Tablaconcuadrcula"/>
        <w:tblW w:w="9015" w:type="dxa"/>
        <w:tblInd w:w="-5" w:type="dxa"/>
        <w:tblLook w:val="04A0" w:firstRow="1" w:lastRow="0" w:firstColumn="1" w:lastColumn="0" w:noHBand="0" w:noVBand="1"/>
      </w:tblPr>
      <w:tblGrid>
        <w:gridCol w:w="3005"/>
        <w:gridCol w:w="3005"/>
        <w:gridCol w:w="3005"/>
      </w:tblGrid>
      <w:tr w:rsidRPr="006451FC" w:rsidR="004F5178" w:rsidTr="6BBB1636" w14:paraId="73699F15" w14:textId="77777777">
        <w:trPr>
          <w:trHeight w:val="311"/>
        </w:trPr>
        <w:tc>
          <w:tcPr>
            <w:tcW w:w="3005" w:type="dxa"/>
            <w:shd w:val="clear" w:color="auto" w:fill="DEEAF6" w:themeFill="accent5" w:themeFillTint="33"/>
            <w:vAlign w:val="center"/>
          </w:tcPr>
          <w:p w:rsidRPr="006451FC" w:rsidR="004F5178" w:rsidP="00BA32B1" w:rsidRDefault="004F5178" w14:paraId="36DC7A3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rsidRPr="006451FC" w:rsidR="004F5178" w:rsidP="00BA32B1" w:rsidRDefault="004F5178" w14:paraId="4349108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rsidRPr="006451FC" w:rsidR="004F5178" w:rsidP="00BA32B1" w:rsidRDefault="004F5178" w14:paraId="650B091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28286C" w:rsidTr="6BBB1636" w14:paraId="1D7445A5" w14:textId="77777777">
        <w:trPr>
          <w:trHeight w:val="289"/>
        </w:trPr>
        <w:tc>
          <w:tcPr>
            <w:tcW w:w="3005" w:type="dxa"/>
            <w:vAlign w:val="center"/>
          </w:tcPr>
          <w:p w:rsidRPr="006451FC" w:rsidR="0028286C" w:rsidP="00BA32B1" w:rsidRDefault="0028286C" w14:paraId="3608EB01" w14:textId="5F71F62F">
            <w:pPr>
              <w:pStyle w:val="Sinespaciado"/>
              <w:jc w:val="center"/>
              <w:rPr>
                <w:rFonts w:ascii="Times New Roman" w:hAnsi="Times New Roman" w:cs="Times New Roman"/>
                <w:sz w:val="20"/>
                <w:szCs w:val="20"/>
              </w:rPr>
            </w:pPr>
            <w:r w:rsidRPr="006451FC">
              <w:rPr>
                <w:rStyle w:val="normaltextrun"/>
                <w:rFonts w:ascii="Times New Roman" w:hAnsi="Times New Roman" w:cs="Times New Roman"/>
                <w:sz w:val="20"/>
                <w:szCs w:val="20"/>
                <w:lang w:val="es-ES"/>
              </w:rPr>
              <w:t>Se cumple en alto grado</w:t>
            </w:r>
          </w:p>
        </w:tc>
        <w:tc>
          <w:tcPr>
            <w:tcW w:w="3005" w:type="dxa"/>
            <w:vAlign w:val="center"/>
          </w:tcPr>
          <w:p w:rsidRPr="006451FC" w:rsidR="0028286C" w:rsidP="00BA32B1" w:rsidRDefault="0028286C" w14:paraId="0F2C614E" w14:textId="3443831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w:t>
            </w:r>
            <w:r w:rsidRPr="006451FC" w:rsidR="6A3D391D">
              <w:rPr>
                <w:rFonts w:ascii="Times New Roman" w:hAnsi="Times New Roman" w:cs="Times New Roman"/>
                <w:sz w:val="20"/>
                <w:szCs w:val="20"/>
              </w:rPr>
              <w:t>,0</w:t>
            </w:r>
          </w:p>
        </w:tc>
        <w:tc>
          <w:tcPr>
            <w:tcW w:w="3005" w:type="dxa"/>
            <w:vAlign w:val="center"/>
          </w:tcPr>
          <w:p w:rsidRPr="006451FC" w:rsidR="0028286C" w:rsidP="00BA32B1" w:rsidRDefault="0028286C" w14:paraId="349D9BF1" w14:textId="2F3A8891">
            <w:pPr>
              <w:pStyle w:val="Sinespaciado"/>
              <w:jc w:val="center"/>
              <w:rPr>
                <w:rFonts w:ascii="Times New Roman" w:hAnsi="Times New Roman" w:cs="Times New Roman"/>
                <w:sz w:val="20"/>
                <w:szCs w:val="20"/>
                <w:lang w:val="es-ES"/>
              </w:rPr>
            </w:pPr>
            <w:r w:rsidRPr="006451FC">
              <w:rPr>
                <w:rFonts w:ascii="Times New Roman" w:hAnsi="Times New Roman" w:cs="Times New Roman"/>
                <w:sz w:val="20"/>
                <w:szCs w:val="20"/>
                <w:lang w:val="es-ES"/>
              </w:rPr>
              <w:t>46,15%</w:t>
            </w:r>
          </w:p>
        </w:tc>
      </w:tr>
    </w:tbl>
    <w:p w:rsidRPr="006451FC" w:rsidR="00CA7C43" w:rsidP="00E84BD5" w:rsidRDefault="004F5178" w14:paraId="162B2D72" w14:textId="007FE85C">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BA32B1">
        <w:rPr>
          <w:rFonts w:ascii="Times New Roman" w:hAnsi="Times New Roman" w:cs="Times New Roman"/>
        </w:rPr>
        <w:t>.</w:t>
      </w:r>
    </w:p>
    <w:p w:rsidRPr="006451FC" w:rsidR="00D97984" w:rsidP="00E84BD5" w:rsidRDefault="00D97984" w14:paraId="5EBC50EB" w14:textId="7777777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6451FC" w:rsidR="00FC42AB" w:rsidP="00E84BD5" w:rsidRDefault="2D1E0777" w14:paraId="54261D4D" w14:textId="1045034F">
      <w:pPr>
        <w:pStyle w:val="Sinespaciado"/>
        <w:spacing w:before="240" w:line="276" w:lineRule="auto"/>
        <w:jc w:val="both"/>
        <w:rPr>
          <w:rFonts w:ascii="Times New Roman" w:hAnsi="Times New Roman" w:cs="Times New Roman"/>
          <w:lang w:val="es-ES"/>
        </w:rPr>
      </w:pPr>
      <w:r w:rsidRPr="006451FC">
        <w:rPr>
          <w:rFonts w:ascii="Times New Roman" w:hAnsi="Times New Roman" w:eastAsia="Calibri" w:cs="Times New Roman"/>
          <w:lang w:val="es-ES"/>
        </w:rPr>
        <w:t>Más allá de la alineación de la Maestría en Ciencias de la Información y las Comunicaciones con las políticas de desarrollo del país, al tener en la mira a Colombia como una potencia en desarrollo de software, y como centro tecnológico para América Latina, además del impulso reciente en la adopción, uso e innovación en tecnologías cuánticas e Inteligencia Artificial, e</w:t>
      </w:r>
      <w:r w:rsidRPr="006451FC" w:rsidR="7250834D">
        <w:rPr>
          <w:rFonts w:ascii="Times New Roman" w:hAnsi="Times New Roman" w:cs="Times New Roman"/>
          <w:lang w:val="es-ES"/>
        </w:rPr>
        <w:t>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rsidRPr="006451FC" w:rsidR="6BBB1636" w:rsidP="6BBB1636" w:rsidRDefault="6BBB1636" w14:paraId="5D6027E1" w14:textId="7E277887">
      <w:pPr>
        <w:pStyle w:val="Sinespaciado"/>
        <w:spacing w:before="240" w:line="276" w:lineRule="auto"/>
        <w:jc w:val="both"/>
        <w:rPr>
          <w:rFonts w:ascii="Times New Roman" w:hAnsi="Times New Roman" w:cs="Times New Roman"/>
          <w:lang w:val="es-ES"/>
        </w:rPr>
      </w:pPr>
    </w:p>
    <w:p w:rsidRPr="006451FC" w:rsidR="6353B056" w:rsidP="6BBB1636" w:rsidRDefault="19913646" w14:paraId="105EFE49" w14:textId="66E9CC9C">
      <w:pPr>
        <w:spacing w:line="257" w:lineRule="auto"/>
        <w:jc w:val="both"/>
        <w:rPr>
          <w:rFonts w:ascii="Times New Roman" w:hAnsi="Times New Roman" w:eastAsia="Calibri" w:cs="Times New Roman"/>
        </w:rPr>
      </w:pPr>
      <w:r w:rsidRPr="006451FC">
        <w:rPr>
          <w:rFonts w:ascii="Times New Roman" w:hAnsi="Times New Roman" w:eastAsia="Calibri" w:cs="Times New Roman"/>
        </w:rPr>
        <w:t xml:space="preserve">El nuevo énfasis en Inteligencia </w:t>
      </w:r>
      <w:r w:rsidRPr="006451FC" w:rsidR="68F14CE2">
        <w:rPr>
          <w:rFonts w:ascii="Times New Roman" w:hAnsi="Times New Roman" w:eastAsia="Calibri" w:cs="Times New Roman"/>
        </w:rPr>
        <w:t>Artificial</w:t>
      </w:r>
      <w:r w:rsidRPr="006451FC">
        <w:rPr>
          <w:rFonts w:ascii="Times New Roman" w:hAnsi="Times New Roman" w:eastAsia="Calibri" w:cs="Times New Roman"/>
        </w:rPr>
        <w:t xml:space="preserve"> entra a solventar la creciente demanda de especialistas en IA, Machine Learning, Ciencia de Datos y DevOps con enfoque en IA. Al integrarse este énfasis con los otros ofertados, amplia enormemente el espectro del egresado de la </w:t>
      </w:r>
      <w:r w:rsidRPr="006451FC" w:rsidR="08738AF0">
        <w:rPr>
          <w:rFonts w:ascii="Times New Roman" w:hAnsi="Times New Roman" w:eastAsia="Calibri" w:cs="Times New Roman"/>
        </w:rPr>
        <w:t>maestría,</w:t>
      </w:r>
      <w:r w:rsidRPr="006451FC">
        <w:rPr>
          <w:rFonts w:ascii="Times New Roman" w:hAnsi="Times New Roman" w:eastAsia="Calibri" w:cs="Times New Roman"/>
        </w:rPr>
        <w:t xml:space="preserve"> suplir las necesidades del mercado tecnológico.</w:t>
      </w:r>
    </w:p>
    <w:p w:rsidRPr="006451FC" w:rsidR="00FC42AB" w:rsidP="3FAE1183" w:rsidRDefault="4EC1D06D" w14:paraId="553F0829" w14:textId="7AA7D0B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6" w:id="61"/>
      <w:bookmarkStart w:name="_Toc211324527" w:id="62"/>
      <w:r w:rsidRPr="006451FC">
        <w:rPr>
          <w:rFonts w:ascii="Times New Roman" w:hAnsi="Times New Roman" w:cs="Times New Roman"/>
          <w:i w:val="0"/>
          <w:iCs w:val="0"/>
          <w:color w:val="auto"/>
          <w:sz w:val="22"/>
          <w:szCs w:val="22"/>
        </w:rPr>
        <w:t xml:space="preserve">Tabla </w:t>
      </w:r>
      <w:r w:rsidRPr="006451FC" w:rsidR="00FC42AB">
        <w:rPr>
          <w:rFonts w:ascii="Times New Roman" w:hAnsi="Times New Roman" w:cs="Times New Roman"/>
          <w:i w:val="0"/>
          <w:iCs w:val="0"/>
          <w:color w:val="auto"/>
          <w:sz w:val="22"/>
          <w:szCs w:val="22"/>
        </w:rPr>
        <w:fldChar w:fldCharType="begin"/>
      </w:r>
      <w:r w:rsidRPr="006451FC" w:rsidR="00FC42AB">
        <w:rPr>
          <w:rFonts w:ascii="Times New Roman" w:hAnsi="Times New Roman" w:cs="Times New Roman"/>
          <w:i w:val="0"/>
          <w:iCs w:val="0"/>
          <w:color w:val="auto"/>
          <w:sz w:val="22"/>
          <w:szCs w:val="22"/>
        </w:rPr>
        <w:instrText xml:space="preserve"> SEQ Tabla \* ARABIC </w:instrText>
      </w:r>
      <w:r w:rsidRPr="006451FC" w:rsidR="00FC42AB">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12</w:t>
      </w:r>
      <w:r w:rsidRPr="006451FC" w:rsidR="00FC42AB">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w:t>
      </w:r>
      <w:r w:rsidRPr="006451FC" w:rsidR="24B4825B">
        <w:rPr>
          <w:rFonts w:ascii="Times New Roman" w:hAnsi="Times New Roman" w:cs="Times New Roman"/>
          <w:i w:val="0"/>
          <w:iCs w:val="0"/>
          <w:color w:val="auto"/>
          <w:sz w:val="22"/>
          <w:szCs w:val="22"/>
        </w:rPr>
        <w:t>cuantitativa, Factor</w:t>
      </w:r>
      <w:r w:rsidRPr="006451FC">
        <w:rPr>
          <w:rFonts w:ascii="Times New Roman" w:hAnsi="Times New Roman" w:cs="Times New Roman"/>
          <w:i w:val="0"/>
          <w:iCs w:val="0"/>
          <w:color w:val="auto"/>
          <w:sz w:val="22"/>
          <w:szCs w:val="22"/>
        </w:rPr>
        <w:t xml:space="preserve"> 1. Proyecto Educativo del </w:t>
      </w:r>
      <w:r w:rsidRPr="006451FC" w:rsidR="04E32684">
        <w:rPr>
          <w:rFonts w:ascii="Times New Roman" w:hAnsi="Times New Roman" w:cs="Times New Roman"/>
          <w:i w:val="0"/>
          <w:iCs w:val="0"/>
          <w:color w:val="auto"/>
          <w:sz w:val="22"/>
          <w:szCs w:val="22"/>
        </w:rPr>
        <w:t>P</w:t>
      </w:r>
      <w:r w:rsidRPr="006451FC">
        <w:rPr>
          <w:rFonts w:ascii="Times New Roman" w:hAnsi="Times New Roman" w:cs="Times New Roman"/>
          <w:i w:val="0"/>
          <w:iCs w:val="0"/>
          <w:color w:val="auto"/>
          <w:sz w:val="22"/>
          <w:szCs w:val="22"/>
        </w:rPr>
        <w:t>rograma e identidad institucional</w:t>
      </w:r>
      <w:r w:rsidRPr="006451FC" w:rsidR="04E32684">
        <w:rPr>
          <w:rFonts w:ascii="Times New Roman" w:hAnsi="Times New Roman" w:cs="Times New Roman"/>
          <w:i w:val="0"/>
          <w:iCs w:val="0"/>
          <w:color w:val="auto"/>
          <w:sz w:val="22"/>
          <w:szCs w:val="22"/>
        </w:rPr>
        <w:t>.</w:t>
      </w:r>
      <w:bookmarkEnd w:id="61"/>
      <w:bookmarkEnd w:id="62"/>
    </w:p>
    <w:tbl>
      <w:tblPr>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127"/>
        <w:gridCol w:w="2126"/>
        <w:gridCol w:w="1417"/>
        <w:gridCol w:w="1418"/>
        <w:gridCol w:w="1843"/>
      </w:tblGrid>
      <w:tr w:rsidRPr="006451FC" w:rsidR="00A337E8" w:rsidTr="24D56419" w14:paraId="1A5CB6F8" w14:textId="77777777">
        <w:trPr>
          <w:trHeight w:val="450"/>
        </w:trPr>
        <w:tc>
          <w:tcPr>
            <w:tcW w:w="4253" w:type="dxa"/>
            <w:gridSpan w:val="2"/>
            <w:vMerge w:val="restart"/>
            <w:shd w:val="clear" w:color="auto" w:fill="DEEAF6" w:themeFill="accent5" w:themeFillTint="33"/>
            <w:tcMar/>
            <w:vAlign w:val="center"/>
            <w:hideMark/>
          </w:tcPr>
          <w:p w:rsidRPr="006451FC" w:rsidR="00A337E8" w:rsidP="00486B65" w:rsidRDefault="68FD4110" w14:paraId="0F5CF8EE"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Grado de cumplimiento</w:t>
            </w:r>
          </w:p>
        </w:tc>
        <w:tc>
          <w:tcPr>
            <w:tcW w:w="2835" w:type="dxa"/>
            <w:gridSpan w:val="2"/>
            <w:vMerge w:val="restart"/>
            <w:shd w:val="clear" w:color="auto" w:fill="DEEAF6" w:themeFill="accent5" w:themeFillTint="33"/>
            <w:tcMar/>
            <w:vAlign w:val="center"/>
            <w:hideMark/>
          </w:tcPr>
          <w:p w:rsidRPr="006451FC" w:rsidR="00A337E8" w:rsidP="00486B65" w:rsidRDefault="68FD4110" w14:paraId="7CC676E8"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Calificación numérica</w:t>
            </w:r>
          </w:p>
        </w:tc>
        <w:tc>
          <w:tcPr>
            <w:tcW w:w="1843" w:type="dxa"/>
            <w:vMerge w:val="restart"/>
            <w:shd w:val="clear" w:color="auto" w:fill="DEEAF6" w:themeFill="accent5" w:themeFillTint="33"/>
            <w:tcMar/>
            <w:vAlign w:val="center"/>
            <w:hideMark/>
          </w:tcPr>
          <w:p w:rsidRPr="006451FC" w:rsidR="00A337E8" w:rsidP="00486B65" w:rsidRDefault="68FD4110" w14:paraId="64CCA82D"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Ponderación del factor</w:t>
            </w:r>
          </w:p>
        </w:tc>
      </w:tr>
      <w:tr w:rsidRPr="006451FC" w:rsidR="00A337E8" w:rsidTr="24D56419" w14:paraId="676905EE" w14:textId="77777777">
        <w:trPr>
          <w:trHeight w:val="450"/>
        </w:trPr>
        <w:tc>
          <w:tcPr>
            <w:tcW w:w="4253" w:type="dxa"/>
            <w:gridSpan w:val="2"/>
            <w:vMerge/>
            <w:tcMar/>
            <w:vAlign w:val="center"/>
            <w:hideMark/>
          </w:tcPr>
          <w:p w:rsidRPr="006451FC" w:rsidR="00A337E8" w:rsidP="00486B65" w:rsidRDefault="00A337E8" w14:paraId="71E3FBCB" w14:textId="77777777">
            <w:pPr>
              <w:spacing w:after="0" w:line="240" w:lineRule="auto"/>
              <w:rPr>
                <w:rFonts w:ascii="Times New Roman" w:hAnsi="Times New Roman" w:eastAsia="Times New Roman" w:cs="Times New Roman"/>
                <w:b/>
                <w:bCs/>
                <w:color w:val="000000"/>
                <w:sz w:val="20"/>
                <w:szCs w:val="20"/>
                <w:lang w:val="es-CO" w:eastAsia="es-CO"/>
              </w:rPr>
            </w:pPr>
          </w:p>
        </w:tc>
        <w:tc>
          <w:tcPr>
            <w:tcW w:w="2835" w:type="dxa"/>
            <w:gridSpan w:val="2"/>
            <w:vMerge/>
            <w:tcMar/>
            <w:vAlign w:val="center"/>
            <w:hideMark/>
          </w:tcPr>
          <w:p w:rsidRPr="006451FC" w:rsidR="00A337E8" w:rsidP="00486B65" w:rsidRDefault="00A337E8" w14:paraId="523F8152" w14:textId="77777777">
            <w:pPr>
              <w:spacing w:after="0" w:line="240" w:lineRule="auto"/>
              <w:rPr>
                <w:rFonts w:ascii="Times New Roman" w:hAnsi="Times New Roman" w:eastAsia="Times New Roman" w:cs="Times New Roman"/>
                <w:b/>
                <w:bCs/>
                <w:color w:val="000000"/>
                <w:sz w:val="20"/>
                <w:szCs w:val="20"/>
                <w:lang w:val="es-CO" w:eastAsia="es-CO"/>
              </w:rPr>
            </w:pPr>
          </w:p>
        </w:tc>
        <w:tc>
          <w:tcPr>
            <w:tcW w:w="1843" w:type="dxa"/>
            <w:vMerge/>
            <w:tcMar/>
            <w:vAlign w:val="center"/>
            <w:hideMark/>
          </w:tcPr>
          <w:p w:rsidRPr="006451FC" w:rsidR="00A337E8" w:rsidP="00486B65" w:rsidRDefault="00A337E8" w14:paraId="69511A40" w14:textId="77777777">
            <w:pPr>
              <w:spacing w:after="0" w:line="240" w:lineRule="auto"/>
              <w:rPr>
                <w:rFonts w:ascii="Times New Roman" w:hAnsi="Times New Roman" w:eastAsia="Times New Roman" w:cs="Times New Roman"/>
                <w:b/>
                <w:bCs/>
                <w:color w:val="000000"/>
                <w:sz w:val="20"/>
                <w:szCs w:val="20"/>
                <w:lang w:val="es-CO" w:eastAsia="es-CO"/>
              </w:rPr>
            </w:pPr>
          </w:p>
        </w:tc>
      </w:tr>
      <w:tr w:rsidRPr="006451FC" w:rsidR="00A337E8" w:rsidTr="24D56419" w14:paraId="5D37ED50" w14:textId="77777777">
        <w:trPr>
          <w:trHeight w:val="300"/>
        </w:trPr>
        <w:tc>
          <w:tcPr>
            <w:tcW w:w="2127" w:type="dxa"/>
            <w:shd w:val="clear" w:color="auto" w:fill="DEEAF6" w:themeFill="accent5" w:themeFillTint="33"/>
            <w:tcMar/>
            <w:vAlign w:val="center"/>
            <w:hideMark/>
          </w:tcPr>
          <w:p w:rsidRPr="006451FC" w:rsidR="00A337E8" w:rsidP="00486B65" w:rsidRDefault="68FD4110" w14:paraId="43155EE4"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Anterior 2020</w:t>
            </w:r>
          </w:p>
        </w:tc>
        <w:tc>
          <w:tcPr>
            <w:tcW w:w="2126" w:type="dxa"/>
            <w:shd w:val="clear" w:color="auto" w:fill="DEEAF6" w:themeFill="accent5" w:themeFillTint="33"/>
            <w:tcMar/>
            <w:vAlign w:val="center"/>
            <w:hideMark/>
          </w:tcPr>
          <w:p w:rsidRPr="006451FC" w:rsidR="00A337E8" w:rsidP="00486B65" w:rsidRDefault="68FD4110" w14:paraId="25E62C18"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Actual 2025</w:t>
            </w:r>
          </w:p>
        </w:tc>
        <w:tc>
          <w:tcPr>
            <w:tcW w:w="1417" w:type="dxa"/>
            <w:shd w:val="clear" w:color="auto" w:fill="DEEAF6" w:themeFill="accent5" w:themeFillTint="33"/>
            <w:tcMar/>
            <w:vAlign w:val="center"/>
            <w:hideMark/>
          </w:tcPr>
          <w:p w:rsidRPr="006451FC" w:rsidR="00A337E8" w:rsidP="00486B65" w:rsidRDefault="68FD4110" w14:paraId="0A365157"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Anterior 2020</w:t>
            </w:r>
          </w:p>
        </w:tc>
        <w:tc>
          <w:tcPr>
            <w:tcW w:w="1418" w:type="dxa"/>
            <w:shd w:val="clear" w:color="auto" w:fill="DEEAF6" w:themeFill="accent5" w:themeFillTint="33"/>
            <w:tcMar/>
            <w:vAlign w:val="center"/>
            <w:hideMark/>
          </w:tcPr>
          <w:p w:rsidRPr="006451FC" w:rsidR="00A337E8" w:rsidP="00486B65" w:rsidRDefault="68FD4110" w14:paraId="60DB280E"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Actual 2025</w:t>
            </w:r>
          </w:p>
        </w:tc>
        <w:tc>
          <w:tcPr>
            <w:tcW w:w="1843" w:type="dxa"/>
            <w:vMerge/>
            <w:tcMar/>
            <w:vAlign w:val="center"/>
            <w:hideMark/>
          </w:tcPr>
          <w:p w:rsidRPr="006451FC" w:rsidR="00A337E8" w:rsidP="00486B65" w:rsidRDefault="00A337E8" w14:paraId="529C9CCB" w14:textId="77777777">
            <w:pPr>
              <w:spacing w:after="0" w:line="240" w:lineRule="auto"/>
              <w:rPr>
                <w:rFonts w:ascii="Times New Roman" w:hAnsi="Times New Roman" w:eastAsia="Times New Roman" w:cs="Times New Roman"/>
                <w:b/>
                <w:bCs/>
                <w:color w:val="000000"/>
                <w:sz w:val="20"/>
                <w:szCs w:val="20"/>
                <w:lang w:val="es-CO" w:eastAsia="es-CO"/>
              </w:rPr>
            </w:pPr>
          </w:p>
        </w:tc>
      </w:tr>
      <w:tr w:rsidRPr="006451FC" w:rsidR="00A337E8" w:rsidTr="24D56419" w14:paraId="4C2920FB" w14:textId="77777777">
        <w:trPr>
          <w:trHeight w:val="473"/>
        </w:trPr>
        <w:tc>
          <w:tcPr>
            <w:tcW w:w="2127" w:type="dxa"/>
            <w:shd w:val="clear" w:color="auto" w:fill="F8F8F8"/>
            <w:tcMar/>
            <w:vAlign w:val="center"/>
            <w:hideMark/>
          </w:tcPr>
          <w:p w:rsidRPr="006451FC" w:rsidR="00A337E8" w:rsidP="00486B65" w:rsidRDefault="68FD4110" w14:paraId="45980089" w14:textId="77777777">
            <w:pPr>
              <w:spacing w:after="0" w:line="240" w:lineRule="auto"/>
              <w:jc w:val="center"/>
              <w:rPr>
                <w:rFonts w:ascii="Times New Roman" w:hAnsi="Times New Roman" w:eastAsia="Times New Roman" w:cs="Times New Roman"/>
                <w:color w:val="000000"/>
                <w:sz w:val="20"/>
                <w:szCs w:val="20"/>
                <w:lang w:val="es-CO" w:eastAsia="es-CO"/>
              </w:rPr>
            </w:pPr>
            <w:r w:rsidRPr="006451FC">
              <w:rPr>
                <w:rFonts w:ascii="Times New Roman" w:hAnsi="Times New Roman" w:eastAsia="Times New Roman" w:cs="Times New Roman"/>
                <w:color w:val="000000" w:themeColor="text1"/>
                <w:sz w:val="20"/>
                <w:szCs w:val="20"/>
                <w:lang w:val="es-CO" w:eastAsia="es-CO"/>
              </w:rPr>
              <w:t>Se cumple en alto grado</w:t>
            </w:r>
          </w:p>
        </w:tc>
        <w:tc>
          <w:tcPr>
            <w:tcW w:w="2126" w:type="dxa"/>
            <w:shd w:val="clear" w:color="auto" w:fill="F8F8F8"/>
            <w:tcMar/>
            <w:vAlign w:val="center"/>
            <w:hideMark/>
          </w:tcPr>
          <w:p w:rsidRPr="006451FC" w:rsidR="00A337E8" w:rsidP="00486B65" w:rsidRDefault="68FD4110" w14:paraId="735965E0" w14:textId="77777777">
            <w:pPr>
              <w:spacing w:after="0" w:line="240" w:lineRule="auto"/>
              <w:jc w:val="center"/>
              <w:rPr>
                <w:rFonts w:ascii="Times New Roman" w:hAnsi="Times New Roman" w:eastAsia="Times New Roman" w:cs="Times New Roman"/>
                <w:color w:val="000000"/>
                <w:sz w:val="20"/>
                <w:szCs w:val="20"/>
                <w:lang w:val="es-CO" w:eastAsia="es-CO"/>
              </w:rPr>
            </w:pPr>
            <w:r w:rsidRPr="006451FC">
              <w:rPr>
                <w:rFonts w:ascii="Times New Roman" w:hAnsi="Times New Roman" w:eastAsia="Times New Roman" w:cs="Times New Roman"/>
                <w:color w:val="000000" w:themeColor="text1"/>
                <w:sz w:val="20"/>
                <w:szCs w:val="20"/>
                <w:lang w:val="es-CO" w:eastAsia="es-CO"/>
              </w:rPr>
              <w:t>Se cumple en alto grado</w:t>
            </w:r>
          </w:p>
        </w:tc>
        <w:tc>
          <w:tcPr>
            <w:tcW w:w="1417" w:type="dxa"/>
            <w:shd w:val="clear" w:color="auto" w:fill="F8F8F8"/>
            <w:tcMar/>
            <w:vAlign w:val="center"/>
            <w:hideMark/>
          </w:tcPr>
          <w:p w:rsidRPr="006451FC" w:rsidR="00A337E8" w:rsidP="00486B65" w:rsidRDefault="68FD4110" w14:paraId="47A647F9" w14:textId="77777777">
            <w:pPr>
              <w:spacing w:after="0" w:line="240" w:lineRule="auto"/>
              <w:jc w:val="center"/>
              <w:rPr>
                <w:rFonts w:ascii="Times New Roman" w:hAnsi="Times New Roman" w:eastAsia="Times New Roman" w:cs="Times New Roman"/>
                <w:color w:val="000000"/>
                <w:sz w:val="20"/>
                <w:szCs w:val="20"/>
                <w:lang w:val="es-CO" w:eastAsia="es-CO"/>
              </w:rPr>
            </w:pPr>
            <w:r w:rsidRPr="006451FC">
              <w:rPr>
                <w:rFonts w:ascii="Times New Roman" w:hAnsi="Times New Roman" w:eastAsia="Times New Roman" w:cs="Times New Roman"/>
                <w:color w:val="000000" w:themeColor="text1"/>
                <w:sz w:val="20"/>
                <w:szCs w:val="20"/>
                <w:lang w:val="es-CO" w:eastAsia="es-CO"/>
              </w:rPr>
              <w:t>4,4</w:t>
            </w:r>
          </w:p>
        </w:tc>
        <w:tc>
          <w:tcPr>
            <w:tcW w:w="1418" w:type="dxa"/>
            <w:shd w:val="clear" w:color="auto" w:fill="F8F8F8"/>
            <w:tcMar/>
            <w:vAlign w:val="center"/>
            <w:hideMark/>
          </w:tcPr>
          <w:p w:rsidRPr="006451FC" w:rsidR="00A337E8" w:rsidP="00486B65" w:rsidRDefault="68FD4110" w14:paraId="5123F033" w14:textId="37B44972">
            <w:pPr>
              <w:spacing w:after="0" w:line="240" w:lineRule="auto"/>
              <w:jc w:val="center"/>
              <w:rPr>
                <w:rFonts w:ascii="Times New Roman" w:hAnsi="Times New Roman" w:eastAsia="Times New Roman" w:cs="Times New Roman"/>
                <w:color w:val="000000"/>
                <w:sz w:val="20"/>
                <w:szCs w:val="20"/>
                <w:lang w:val="es-CO" w:eastAsia="es-CO"/>
              </w:rPr>
            </w:pPr>
            <w:r w:rsidRPr="006451FC">
              <w:rPr>
                <w:rFonts w:ascii="Times New Roman" w:hAnsi="Times New Roman" w:eastAsia="Times New Roman" w:cs="Times New Roman"/>
                <w:color w:val="000000" w:themeColor="text1"/>
                <w:sz w:val="20"/>
                <w:szCs w:val="20"/>
                <w:lang w:val="es-CO" w:eastAsia="es-CO"/>
              </w:rPr>
              <w:t>4,0</w:t>
            </w:r>
          </w:p>
        </w:tc>
        <w:tc>
          <w:tcPr>
            <w:tcW w:w="1843" w:type="dxa"/>
            <w:noWrap/>
            <w:tcMar/>
            <w:vAlign w:val="center"/>
            <w:hideMark/>
          </w:tcPr>
          <w:p w:rsidRPr="006451FC" w:rsidR="00A337E8" w:rsidP="00486B65" w:rsidRDefault="68FD4110" w14:paraId="6AC2BF13" w14:textId="77777777">
            <w:pPr>
              <w:spacing w:after="0" w:line="240" w:lineRule="auto"/>
              <w:jc w:val="center"/>
              <w:rPr>
                <w:rFonts w:ascii="Times New Roman" w:hAnsi="Times New Roman" w:eastAsia="Times New Roman" w:cs="Times New Roman"/>
                <w:color w:val="000000"/>
                <w:sz w:val="20"/>
                <w:szCs w:val="20"/>
                <w:lang w:val="es-CO" w:eastAsia="es-CO"/>
              </w:rPr>
            </w:pPr>
            <w:r w:rsidRPr="006451FC">
              <w:rPr>
                <w:rFonts w:ascii="Times New Roman" w:hAnsi="Times New Roman" w:eastAsia="Times New Roman" w:cs="Times New Roman"/>
                <w:color w:val="000000" w:themeColor="text1"/>
                <w:sz w:val="20"/>
                <w:szCs w:val="20"/>
                <w:lang w:val="es-CO" w:eastAsia="es-CO"/>
              </w:rPr>
              <w:t>12,08%</w:t>
            </w:r>
          </w:p>
        </w:tc>
      </w:tr>
      <w:tr w:rsidRPr="006451FC" w:rsidR="00A337E8" w:rsidTr="24D56419" w14:paraId="1E9CB22B" w14:textId="77777777">
        <w:trPr>
          <w:trHeight w:val="417"/>
        </w:trPr>
        <w:tc>
          <w:tcPr>
            <w:tcW w:w="4253" w:type="dxa"/>
            <w:gridSpan w:val="2"/>
            <w:shd w:val="clear" w:color="auto" w:fill="DEEAF6" w:themeFill="accent5" w:themeFillTint="33"/>
            <w:tcMar/>
            <w:vAlign w:val="center"/>
            <w:hideMark/>
          </w:tcPr>
          <w:p w:rsidRPr="006451FC" w:rsidR="00A337E8" w:rsidP="00486B65" w:rsidRDefault="68FD4110" w14:paraId="0327F0A8" w14:textId="2AEB5F1C">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Fortalezas</w:t>
            </w:r>
          </w:p>
        </w:tc>
        <w:tc>
          <w:tcPr>
            <w:tcW w:w="4678" w:type="dxa"/>
            <w:gridSpan w:val="3"/>
            <w:shd w:val="clear" w:color="auto" w:fill="DEEAF6" w:themeFill="accent5" w:themeFillTint="33"/>
            <w:tcMar/>
            <w:vAlign w:val="center"/>
            <w:hideMark/>
          </w:tcPr>
          <w:p w:rsidRPr="006451FC" w:rsidR="00A337E8" w:rsidP="00486B65" w:rsidRDefault="68FD4110" w14:paraId="2E4816BA" w14:textId="77777777">
            <w:pPr>
              <w:spacing w:after="0" w:line="240" w:lineRule="auto"/>
              <w:jc w:val="center"/>
              <w:rPr>
                <w:rFonts w:ascii="Times New Roman" w:hAnsi="Times New Roman" w:eastAsia="Times New Roman" w:cs="Times New Roman"/>
                <w:b/>
                <w:bCs/>
                <w:color w:val="000000"/>
                <w:sz w:val="20"/>
                <w:szCs w:val="20"/>
                <w:lang w:val="es-CO" w:eastAsia="es-CO"/>
              </w:rPr>
            </w:pPr>
            <w:r w:rsidRPr="006451FC">
              <w:rPr>
                <w:rFonts w:ascii="Times New Roman" w:hAnsi="Times New Roman" w:eastAsia="Times New Roman" w:cs="Times New Roman"/>
                <w:b/>
                <w:bCs/>
                <w:color w:val="000000" w:themeColor="text1"/>
                <w:sz w:val="20"/>
                <w:szCs w:val="20"/>
                <w:lang w:val="es-CO" w:eastAsia="es-CO"/>
              </w:rPr>
              <w:t>Oportunidades de mejora</w:t>
            </w:r>
          </w:p>
        </w:tc>
      </w:tr>
      <w:tr w:rsidRPr="006451FC" w:rsidR="00A337E8" w:rsidTr="24D56419" w14:paraId="4DA4E70A" w14:textId="77777777">
        <w:trPr>
          <w:trHeight w:val="510"/>
        </w:trPr>
        <w:tc>
          <w:tcPr>
            <w:tcW w:w="4253" w:type="dxa"/>
            <w:gridSpan w:val="2"/>
            <w:vMerge w:val="restart"/>
            <w:tcMar/>
            <w:vAlign w:val="center"/>
            <w:hideMark/>
          </w:tcPr>
          <w:p w:rsidRPr="006451FC" w:rsidR="00B765FA" w:rsidP="00231F21" w:rsidRDefault="11AAD1A4" w14:paraId="6EDA82FA" w14:textId="730413F2">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un proyecto educativo coherente, alineado con la misión y visión institucional, que define propósitos claros de formación en los campos de Teleinformática, Ingeniería de Software, Geomática e Inteligencia Artificial.</w:t>
            </w:r>
          </w:p>
          <w:p w:rsidRPr="006451FC" w:rsidR="00B765FA" w:rsidP="00231F21" w:rsidRDefault="11AAD1A4" w14:paraId="4FB191BA" w14:textId="51C24A00">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Incorporación de un enfoque interdisciplinario que responde a las necesidades locales, regionales, nacionales e internacionales en el campo de las TIC.</w:t>
            </w:r>
          </w:p>
          <w:p w:rsidRPr="006451FC" w:rsidR="00B765FA" w:rsidP="00231F21" w:rsidRDefault="11AAD1A4" w14:paraId="5F59AA5B" w14:textId="6C5B87FE" w14:noSpellErr="1">
            <w:pPr>
              <w:pStyle w:val="Sinespaciado"/>
              <w:numPr>
                <w:ilvl w:val="0"/>
                <w:numId w:val="27"/>
              </w:numPr>
              <w:ind w:left="172" w:hanging="142"/>
              <w:jc w:val="both"/>
              <w:rPr>
                <w:rFonts w:ascii="Times New Roman" w:hAnsi="Times New Roman" w:cs="Times New Roman"/>
                <w:color w:val="000000"/>
                <w:sz w:val="20"/>
                <w:szCs w:val="20"/>
              </w:rPr>
            </w:pPr>
            <w:r w:rsidRPr="24D56419" w:rsidR="215A6333">
              <w:rPr>
                <w:rFonts w:ascii="Times New Roman" w:hAnsi="Times New Roman" w:cs="Times New Roman"/>
                <w:color w:val="000000" w:themeColor="text1" w:themeTint="FF" w:themeShade="FF"/>
                <w:sz w:val="20"/>
                <w:szCs w:val="20"/>
              </w:rPr>
              <w:t xml:space="preserve">Reconocimiento de la pertinencia académica y social del programa, evidenciada en encuestas a estudiantes, egresados y </w:t>
            </w:r>
            <w:commentRangeStart w:id="1551290342"/>
            <w:r w:rsidRPr="24D56419" w:rsidR="215A6333">
              <w:rPr>
                <w:rFonts w:ascii="Times New Roman" w:hAnsi="Times New Roman" w:cs="Times New Roman"/>
                <w:color w:val="000000" w:themeColor="text1" w:themeTint="FF" w:themeShade="FF"/>
                <w:sz w:val="20"/>
                <w:szCs w:val="20"/>
              </w:rPr>
              <w:t>empleadores</w:t>
            </w:r>
            <w:commentRangeEnd w:id="1551290342"/>
            <w:r>
              <w:rPr>
                <w:rStyle w:val="CommentReference"/>
              </w:rPr>
              <w:commentReference w:id="1551290342"/>
            </w:r>
            <w:r w:rsidRPr="24D56419" w:rsidR="215A6333">
              <w:rPr>
                <w:rFonts w:ascii="Times New Roman" w:hAnsi="Times New Roman" w:cs="Times New Roman"/>
                <w:color w:val="000000" w:themeColor="text1" w:themeTint="FF" w:themeShade="FF"/>
                <w:sz w:val="20"/>
                <w:szCs w:val="20"/>
              </w:rPr>
              <w:t>.</w:t>
            </w:r>
          </w:p>
          <w:p w:rsidRPr="006451FC" w:rsidR="00B765FA" w:rsidP="00231F21" w:rsidRDefault="11AAD1A4" w14:paraId="4AEA8F06" w14:textId="51B02319">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Actualización curricular que permite responder a las tendencias globales en ciencia, tecnología e innovación, y a las demandas del sector productivo.</w:t>
            </w:r>
          </w:p>
          <w:p w:rsidRPr="006451FC" w:rsidR="00A337E8" w:rsidP="00231F21" w:rsidRDefault="11AAD1A4" w14:paraId="7C6BE8DE" w14:textId="237DBC3D">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Articulación del programa con las políticas institucionales de calidad y los lineamientos del CNA, lo que refuerza su identidad académica.</w:t>
            </w:r>
          </w:p>
        </w:tc>
        <w:tc>
          <w:tcPr>
            <w:tcW w:w="4678" w:type="dxa"/>
            <w:gridSpan w:val="3"/>
            <w:vMerge w:val="restart"/>
            <w:tcMar/>
            <w:hideMark/>
          </w:tcPr>
          <w:p w:rsidRPr="006451FC" w:rsidR="00B765FA" w:rsidP="00231F21" w:rsidRDefault="11AAD1A4" w14:paraId="52025474" w14:textId="0B6A5A23">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Necesidad de fortalecer la difusión y apropiación del proyecto educativo entre todos los actores de la comunidad académica, en especial estudiantes de nuevos ingresos.</w:t>
            </w:r>
          </w:p>
          <w:p w:rsidRPr="006451FC" w:rsidR="00B765FA" w:rsidP="00231F21" w:rsidRDefault="11AAD1A4" w14:paraId="3DBBAFCC" w14:textId="4CA4680F">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Persisten desafíos en la homogeneización de competencias en segunda lengua, necesarias para consolidar la identidad internacional del programa.</w:t>
            </w:r>
          </w:p>
          <w:p w:rsidRPr="006451FC" w:rsidR="00223C19" w:rsidP="00231F21" w:rsidRDefault="11AAD1A4" w14:paraId="52D19744" w14:textId="6453FDAC">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Limitada sistematización de la información que evidencie de manera cuantitativa la comparación del programa con referentes internacionales en la disciplina.</w:t>
            </w:r>
          </w:p>
        </w:tc>
      </w:tr>
      <w:tr w:rsidRPr="006451FC" w:rsidR="00A337E8" w:rsidTr="24D56419" w14:paraId="2541935F" w14:textId="77777777">
        <w:trPr>
          <w:trHeight w:val="450"/>
        </w:trPr>
        <w:tc>
          <w:tcPr>
            <w:tcW w:w="4253" w:type="dxa"/>
            <w:gridSpan w:val="2"/>
            <w:vMerge/>
            <w:tcMar/>
            <w:vAlign w:val="center"/>
            <w:hideMark/>
          </w:tcPr>
          <w:p w:rsidRPr="006451FC" w:rsidR="00A337E8" w:rsidP="00486B65" w:rsidRDefault="00A337E8" w14:paraId="4A405495" w14:textId="77777777">
            <w:pPr>
              <w:spacing w:after="0" w:line="240" w:lineRule="auto"/>
              <w:rPr>
                <w:rFonts w:ascii="Times New Roman" w:hAnsi="Times New Roman" w:eastAsia="Times New Roman" w:cs="Times New Roman"/>
                <w:color w:val="000000"/>
                <w:sz w:val="20"/>
                <w:szCs w:val="20"/>
                <w:lang w:val="es-CO" w:eastAsia="es-CO"/>
              </w:rPr>
            </w:pPr>
          </w:p>
        </w:tc>
        <w:tc>
          <w:tcPr>
            <w:tcW w:w="4678" w:type="dxa"/>
            <w:gridSpan w:val="3"/>
            <w:vMerge/>
            <w:tcMar/>
            <w:vAlign w:val="center"/>
            <w:hideMark/>
          </w:tcPr>
          <w:p w:rsidRPr="006451FC" w:rsidR="00A337E8" w:rsidP="00486B65" w:rsidRDefault="00A337E8" w14:paraId="20F9ABD3" w14:textId="77777777">
            <w:pPr>
              <w:spacing w:after="0" w:line="240" w:lineRule="auto"/>
              <w:rPr>
                <w:rFonts w:ascii="Times New Roman" w:hAnsi="Times New Roman" w:eastAsia="Times New Roman" w:cs="Times New Roman"/>
                <w:color w:val="000000"/>
                <w:sz w:val="20"/>
                <w:szCs w:val="20"/>
                <w:lang w:val="es-CO" w:eastAsia="es-CO"/>
              </w:rPr>
            </w:pPr>
          </w:p>
        </w:tc>
      </w:tr>
    </w:tbl>
    <w:p w:rsidRPr="006451FC" w:rsidR="00CA7C43" w:rsidP="00E84BD5" w:rsidRDefault="00FC42AB" w14:paraId="2C2C56A8" w14:textId="0A9A6419">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BA32B1">
        <w:rPr>
          <w:rFonts w:ascii="Times New Roman" w:hAnsi="Times New Roman" w:cs="Times New Roman"/>
        </w:rPr>
        <w:t>.</w:t>
      </w:r>
    </w:p>
    <w:p w:rsidRPr="006451FC" w:rsidR="00D97984" w:rsidP="00231F21" w:rsidRDefault="39B7B66B" w14:paraId="79792195" w14:textId="3094107B">
      <w:pPr>
        <w:pStyle w:val="Ttulo3"/>
        <w:numPr>
          <w:ilvl w:val="2"/>
          <w:numId w:val="31"/>
        </w:numPr>
        <w:spacing w:line="276" w:lineRule="auto"/>
        <w:rPr>
          <w:rFonts w:cs="Times New Roman"/>
        </w:rPr>
      </w:pPr>
      <w:bookmarkStart w:name="_Toc1042885796" w:id="63"/>
      <w:bookmarkStart w:name="_Toc211321920" w:id="64"/>
      <w:r w:rsidRPr="006451FC">
        <w:rPr>
          <w:rFonts w:cs="Times New Roman"/>
        </w:rPr>
        <w:t>Factor 2. Estudiantes</w:t>
      </w:r>
      <w:bookmarkEnd w:id="63"/>
      <w:bookmarkEnd w:id="64"/>
      <w:r w:rsidRPr="006451FC">
        <w:rPr>
          <w:rFonts w:cs="Times New Roman"/>
        </w:rPr>
        <w:t xml:space="preserve">  </w:t>
      </w:r>
    </w:p>
    <w:p w:rsidRPr="006451FC" w:rsidR="00D97984" w:rsidP="00E84BD5" w:rsidRDefault="00D97984" w14:paraId="370A45A5" w14:textId="3BE1FDE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 Participación en </w:t>
      </w:r>
      <w:r w:rsidRPr="006451FC" w:rsidR="00553FBA">
        <w:rPr>
          <w:rFonts w:ascii="Times New Roman" w:hAnsi="Times New Roman" w:cs="Times New Roman"/>
          <w:b/>
          <w:bCs/>
        </w:rPr>
        <w:t xml:space="preserve">actividades de formación integral   </w:t>
      </w:r>
    </w:p>
    <w:p w:rsidRPr="006451FC" w:rsidR="002C0277" w:rsidP="6BBB1636" w:rsidRDefault="7250834D" w14:paraId="1C4F6FC9"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rsidRPr="006451FC" w:rsidR="002C0277" w:rsidP="6BBB1636" w:rsidRDefault="7250834D" w14:paraId="05F1A1E4" w14:textId="6B9CB8D8" w14:noSpellErr="1">
      <w:pPr>
        <w:pStyle w:val="Sinespaciado"/>
        <w:spacing w:before="240" w:line="276" w:lineRule="auto"/>
        <w:jc w:val="both"/>
        <w:rPr>
          <w:rFonts w:ascii="Times New Roman" w:hAnsi="Times New Roman" w:cs="Times New Roman"/>
        </w:rPr>
      </w:pPr>
      <w:r w:rsidRPr="24D56419" w:rsidR="453776B1">
        <w:rPr>
          <w:rFonts w:ascii="Times New Roman" w:hAnsi="Times New Roman" w:cs="Times New Roman"/>
        </w:rPr>
        <w:t xml:space="preserve">En este sentido, el programa incentiva la participación estudiantil en eventos académicos, semilleros de investigación, cursos de actualización tecnológica, talleres de bienestar y jornadas de </w:t>
      </w:r>
      <w:commentRangeStart w:id="1325057945"/>
      <w:r w:rsidRPr="24D56419" w:rsidR="453776B1">
        <w:rPr>
          <w:rFonts w:ascii="Times New Roman" w:hAnsi="Times New Roman" w:cs="Times New Roman"/>
        </w:rPr>
        <w:t>integración</w:t>
      </w:r>
      <w:commentRangeEnd w:id="1325057945"/>
      <w:r>
        <w:rPr>
          <w:rStyle w:val="CommentReference"/>
        </w:rPr>
        <w:commentReference w:id="1325057945"/>
      </w:r>
      <w:r w:rsidRPr="24D56419" w:rsidR="453776B1">
        <w:rPr>
          <w:rFonts w:ascii="Times New Roman" w:hAnsi="Times New Roman" w:cs="Times New Roman"/>
        </w:rPr>
        <w:t>. Estas acciones permiten que los estudiantes complementen su formación científica y técnica con experiencias que fortalecen su sentido crítico, su responsabilidad social y su compromiso con la transformación de su entorno.</w:t>
      </w:r>
    </w:p>
    <w:p w:rsidR="00191031" w:rsidP="6BBB1636" w:rsidRDefault="00191031" w14:paraId="766C3A0A" w14:textId="08FB958B">
      <w:pPr>
        <w:pStyle w:val="Sinespaciado"/>
        <w:spacing w:before="240" w:line="276" w:lineRule="auto"/>
        <w:jc w:val="both"/>
        <w:rPr>
          <w:rFonts w:ascii="Times New Roman" w:hAnsi="Times New Roman" w:cs="Times New Roman"/>
        </w:rPr>
      </w:pPr>
    </w:p>
    <w:p w:rsidRPr="006451FC" w:rsidR="00912689" w:rsidP="6BBB1636" w:rsidRDefault="00912689" w14:paraId="36A4A022" w14:textId="77777777">
      <w:pPr>
        <w:pStyle w:val="Sinespaciado"/>
        <w:spacing w:before="240" w:line="276" w:lineRule="auto"/>
        <w:jc w:val="both"/>
        <w:rPr>
          <w:rFonts w:ascii="Times New Roman" w:hAnsi="Times New Roman" w:cs="Times New Roman"/>
        </w:rPr>
      </w:pPr>
    </w:p>
    <w:p w:rsidRPr="006451FC" w:rsidR="00191031" w:rsidP="00C52616" w:rsidRDefault="472A59F6" w14:paraId="1B3216AD" w14:textId="45640FE7" w14:noSpellErr="1">
      <w:pPr>
        <w:jc w:val="center"/>
        <w:rPr>
          <w:rFonts w:ascii="Times New Roman" w:hAnsi="Times New Roman" w:cs="Times New Roman"/>
        </w:rPr>
      </w:pPr>
      <w:bookmarkStart w:name="_Toc211321943" w:id="65"/>
      <w:r w:rsidRPr="24D56419" w:rsidR="348D9BB8">
        <w:rPr>
          <w:rFonts w:ascii="Times New Roman" w:hAnsi="Times New Roman" w:cs="Times New Roman"/>
        </w:rPr>
        <w:t xml:space="preserve">Ilustración </w:t>
      </w:r>
      <w:r w:rsidRPr="24D56419">
        <w:rPr>
          <w:rFonts w:ascii="Times New Roman" w:hAnsi="Times New Roman" w:cs="Times New Roman"/>
        </w:rPr>
        <w:fldChar w:fldCharType="begin"/>
      </w:r>
      <w:r w:rsidRPr="24D56419">
        <w:rPr>
          <w:rFonts w:ascii="Times New Roman" w:hAnsi="Times New Roman" w:cs="Times New Roman"/>
        </w:rPr>
        <w:instrText xml:space="preserve"> SEQ Ilustración \* ARABIC </w:instrText>
      </w:r>
      <w:r w:rsidRPr="24D56419">
        <w:rPr>
          <w:rFonts w:ascii="Times New Roman" w:hAnsi="Times New Roman" w:cs="Times New Roman"/>
        </w:rPr>
        <w:fldChar w:fldCharType="separate"/>
      </w:r>
      <w:r w:rsidRPr="24D56419" w:rsidR="6FB3F5EC">
        <w:rPr>
          <w:rFonts w:ascii="Times New Roman" w:hAnsi="Times New Roman" w:cs="Times New Roman"/>
          <w:noProof/>
        </w:rPr>
        <w:t>4</w:t>
      </w:r>
      <w:r w:rsidRPr="24D56419">
        <w:rPr>
          <w:rFonts w:ascii="Times New Roman" w:hAnsi="Times New Roman" w:cs="Times New Roman"/>
        </w:rPr>
        <w:fldChar w:fldCharType="end"/>
      </w:r>
      <w:r w:rsidRPr="24D56419" w:rsidR="348D9BB8">
        <w:rPr>
          <w:rFonts w:ascii="Times New Roman" w:hAnsi="Times New Roman" w:cs="Times New Roman"/>
        </w:rPr>
        <w:t xml:space="preserve"> </w:t>
      </w:r>
      <w:r w:rsidRPr="24D56419" w:rsidR="5B025823">
        <w:rPr>
          <w:rFonts w:ascii="Times New Roman" w:hAnsi="Times New Roman" w:cs="Times New Roman"/>
        </w:rPr>
        <w:t xml:space="preserve">Divulgación de grupos de </w:t>
      </w:r>
      <w:commentRangeStart w:id="1187638536"/>
      <w:r w:rsidRPr="24D56419" w:rsidR="5B025823">
        <w:rPr>
          <w:rFonts w:ascii="Times New Roman" w:hAnsi="Times New Roman" w:cs="Times New Roman"/>
        </w:rPr>
        <w:t>investigación</w:t>
      </w:r>
      <w:commentRangeEnd w:id="1187638536"/>
      <w:r>
        <w:rPr>
          <w:rStyle w:val="CommentReference"/>
        </w:rPr>
        <w:commentReference w:id="1187638536"/>
      </w:r>
      <w:r w:rsidRPr="24D56419" w:rsidR="4CE99AEB">
        <w:rPr>
          <w:rFonts w:ascii="Times New Roman" w:hAnsi="Times New Roman" w:cs="Times New Roman"/>
        </w:rPr>
        <w:t>.</w:t>
      </w:r>
      <w:bookmarkEnd w:id="65"/>
    </w:p>
    <w:p w:rsidRPr="006451FC" w:rsidR="00191031" w:rsidP="00C52616" w:rsidRDefault="73C612A8" w14:paraId="2F1F68DA" w14:textId="6836D910">
      <w:pPr>
        <w:jc w:val="center"/>
        <w:rPr>
          <w:rFonts w:ascii="Times New Roman" w:hAnsi="Times New Roman" w:cs="Times New Roman"/>
        </w:rPr>
      </w:pPr>
      <w:r w:rsidRPr="006451FC">
        <w:rPr>
          <w:rFonts w:ascii="Times New Roman" w:hAnsi="Times New Roman" w:cs="Times New Roman"/>
          <w:noProof/>
        </w:rPr>
        <w:drawing>
          <wp:inline distT="0" distB="0" distL="0" distR="0" wp14:anchorId="340D8DCE" wp14:editId="15E72EF1">
            <wp:extent cx="3649172" cy="1855228"/>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rotWithShape="1">
                    <a:blip r:embed="rId32" cstate="print">
                      <a:extLst>
                        <a:ext uri="{28A0092B-C50C-407E-A947-70E740481C1C}">
                          <a14:useLocalDpi xmlns:a14="http://schemas.microsoft.com/office/drawing/2010/main" val="0"/>
                        </a:ext>
                      </a:extLst>
                    </a:blip>
                    <a:srcRect t="20365" b="11854"/>
                    <a:stretch/>
                  </pic:blipFill>
                  <pic:spPr bwMode="auto">
                    <a:xfrm>
                      <a:off x="0" y="0"/>
                      <a:ext cx="3704210" cy="1883209"/>
                    </a:xfrm>
                    <a:prstGeom prst="rect">
                      <a:avLst/>
                    </a:prstGeom>
                    <a:ln>
                      <a:noFill/>
                    </a:ln>
                    <a:extLst>
                      <a:ext uri="{53640926-AAD7-44D8-BBD7-CCE9431645EC}">
                        <a14:shadowObscured xmlns:a14="http://schemas.microsoft.com/office/drawing/2010/main"/>
                      </a:ext>
                    </a:extLst>
                  </pic:spPr>
                </pic:pic>
              </a:graphicData>
            </a:graphic>
          </wp:inline>
        </w:drawing>
      </w:r>
    </w:p>
    <w:p w:rsidRPr="006451FC" w:rsidR="002C0277" w:rsidP="00420823" w:rsidRDefault="00420823" w14:paraId="21DC4B0C" w14:textId="6FC7C4BB">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w:t>
      </w:r>
      <w:r w:rsidRPr="006451FC" w:rsidR="1BDEF169">
        <w:rPr>
          <w:rFonts w:ascii="Times New Roman" w:hAnsi="Times New Roman" w:cs="Times New Roman"/>
        </w:rPr>
        <w:t>Proyecto curricular</w:t>
      </w:r>
    </w:p>
    <w:p w:rsidRPr="006451FC" w:rsidR="002C0277" w:rsidP="6BBB1636" w:rsidRDefault="7250834D" w14:paraId="18288827" w14:textId="0F88AD41">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rsidRPr="006451FC" w:rsidR="00A64B63" w:rsidP="6BBB1636" w:rsidRDefault="472A59F6" w14:paraId="568BF5C5" w14:textId="3482C6E4">
      <w:pPr>
        <w:pStyle w:val="Sinespaciado"/>
        <w:spacing w:before="240" w:line="276" w:lineRule="auto"/>
        <w:jc w:val="center"/>
        <w:rPr>
          <w:rFonts w:ascii="Times New Roman" w:hAnsi="Times New Roman" w:eastAsia="Times New Roman" w:cs="Times New Roman"/>
          <w:lang w:eastAsia="es-CO"/>
        </w:rPr>
      </w:pPr>
      <w:bookmarkStart w:name="_Hlk208928425" w:id="66"/>
      <w:bookmarkStart w:name="_Toc211321944" w:id="67"/>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5</w:t>
      </w:r>
      <w:r w:rsidRPr="006451FC" w:rsidR="00A64B63">
        <w:rPr>
          <w:rFonts w:ascii="Times New Roman" w:hAnsi="Times New Roman" w:cs="Times New Roman"/>
        </w:rPr>
        <w:fldChar w:fldCharType="end"/>
      </w:r>
      <w:bookmarkEnd w:id="66"/>
      <w:r w:rsidRPr="006451FC">
        <w:rPr>
          <w:rFonts w:ascii="Times New Roman" w:hAnsi="Times New Roman" w:cs="Times New Roman"/>
        </w:rPr>
        <w:t xml:space="preserve"> </w:t>
      </w:r>
      <w:r w:rsidRPr="006451FC" w:rsidR="7DA2AAA7">
        <w:rPr>
          <w:rFonts w:ascii="Times New Roman" w:hAnsi="Times New Roman" w:cs="Times New Roman"/>
        </w:rPr>
        <w:t>Inducción</w:t>
      </w:r>
      <w:bookmarkEnd w:id="67"/>
    </w:p>
    <w:p w:rsidRPr="006451FC" w:rsidR="002C0277" w:rsidP="00E84BD5" w:rsidRDefault="00010C80" w14:paraId="46C310D8" w14:textId="73A5BD47">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385B480D" wp14:editId="685AF445">
            <wp:extent cx="2837212" cy="1532809"/>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rotWithShape="1">
                    <a:blip r:embed="rId33" cstate="print">
                      <a:extLst>
                        <a:ext uri="{28A0092B-C50C-407E-A947-70E740481C1C}">
                          <a14:useLocalDpi xmlns:a14="http://schemas.microsoft.com/office/drawing/2010/main" val="0"/>
                        </a:ext>
                      </a:extLst>
                    </a:blip>
                    <a:srcRect t="16281" b="11690"/>
                    <a:stretch/>
                  </pic:blipFill>
                  <pic:spPr bwMode="auto">
                    <a:xfrm>
                      <a:off x="0" y="0"/>
                      <a:ext cx="2872094" cy="1551654"/>
                    </a:xfrm>
                    <a:prstGeom prst="rect">
                      <a:avLst/>
                    </a:prstGeom>
                    <a:ln>
                      <a:noFill/>
                    </a:ln>
                    <a:extLst>
                      <a:ext uri="{53640926-AAD7-44D8-BBD7-CCE9431645EC}">
                        <a14:shadowObscured xmlns:a14="http://schemas.microsoft.com/office/drawing/2010/main"/>
                      </a:ext>
                    </a:extLst>
                  </pic:spPr>
                </pic:pic>
              </a:graphicData>
            </a:graphic>
          </wp:inline>
        </w:drawing>
      </w:r>
    </w:p>
    <w:p w:rsidRPr="006451FC" w:rsidR="00420823" w:rsidP="00420823" w:rsidRDefault="00420823" w14:paraId="60F3A474" w14:textId="2A3ED106">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w:t>
      </w:r>
      <w:r w:rsidRPr="006451FC" w:rsidR="69C61B0D">
        <w:rPr>
          <w:rFonts w:ascii="Times New Roman" w:hAnsi="Times New Roman" w:cs="Times New Roman"/>
        </w:rPr>
        <w:t>Proyecto curricular</w:t>
      </w:r>
    </w:p>
    <w:p w:rsidRPr="006451FC" w:rsidR="00223C19" w:rsidP="6BBB1636" w:rsidRDefault="6B013685" w14:paraId="313F9D0C" w14:textId="3904F66F">
      <w:pPr>
        <w:pStyle w:val="Sinespaciado"/>
        <w:spacing w:before="240" w:line="276" w:lineRule="auto"/>
        <w:jc w:val="both"/>
        <w:rPr>
          <w:rFonts w:ascii="Times New Roman" w:hAnsi="Times New Roman" w:cs="Times New Roman"/>
        </w:rPr>
      </w:pPr>
      <w:r w:rsidRPr="006451FC">
        <w:rPr>
          <w:rFonts w:ascii="Times New Roman" w:hAnsi="Times New Roman" w:cs="Times New Roman"/>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rsidRPr="006451FC" w:rsidR="001D3520" w:rsidP="6BBB1636" w:rsidRDefault="7A41286A" w14:paraId="6AB9DD04" w14:textId="4FCE2011">
      <w:pPr>
        <w:pStyle w:val="Sinespaciado"/>
        <w:spacing w:before="240" w:line="276" w:lineRule="auto"/>
        <w:jc w:val="both"/>
        <w:rPr>
          <w:rFonts w:ascii="Times New Roman" w:hAnsi="Times New Roman" w:cs="Times New Roman"/>
        </w:rPr>
      </w:pPr>
      <w:r w:rsidRPr="006451FC">
        <w:rPr>
          <w:rFonts w:ascii="Times New Roman" w:hAnsi="Times New Roman" w:cs="Times New Roman"/>
        </w:rPr>
        <w:t>La pertinencia del programa también se evidencia en la participación activa en actividades de investigación, desarrollo tecnológico, culturales, deportivas y de extensión. El 79% de los encuestados manifestó estar “de acuerdo” o “totalmente de acuerdo” en que estas experiencias han contribuido significativamente a su desarrollo integral como persona, científico, investigador y/o docente con visión internacional</w:t>
      </w:r>
      <w:r w:rsidRPr="006451FC" w:rsidR="5FF4D342">
        <w:rPr>
          <w:rFonts w:ascii="Times New Roman" w:hAnsi="Times New Roman" w:cs="Times New Roman"/>
        </w:rPr>
        <w:t>;</w:t>
      </w:r>
      <w:r w:rsidRPr="006451FC">
        <w:rPr>
          <w:rFonts w:ascii="Times New Roman" w:hAnsi="Times New Roman" w:cs="Times New Roman"/>
        </w:rPr>
        <w:t xml:space="preserve"> mientras que un 21% se mantuvo en posición neutral y no se registraron respuestas en desacuerdo. Estos resultados, presentados en la siguiente </w:t>
      </w:r>
      <w:r w:rsidRPr="006451FC" w:rsidR="5FF4D342">
        <w:rPr>
          <w:rFonts w:ascii="Times New Roman" w:hAnsi="Times New Roman" w:cs="Times New Roman"/>
        </w:rPr>
        <w:t>ilustración</w:t>
      </w:r>
      <w:r w:rsidRPr="006451FC">
        <w:rPr>
          <w:rFonts w:ascii="Times New Roman" w:hAnsi="Times New Roman" w:cs="Times New Roman"/>
        </w:rPr>
        <w:t xml:space="preserve">, confirman que el programa no solo aporta en la formación disciplinar, sino que también fortalece la formación integral y la pertinencia social, consolidando el impacto positivo de la </w:t>
      </w:r>
      <w:r w:rsidRPr="006451FC" w:rsidR="71794637">
        <w:rPr>
          <w:rFonts w:ascii="Times New Roman" w:hAnsi="Times New Roman" w:cs="Times New Roman"/>
        </w:rPr>
        <w:t>M</w:t>
      </w:r>
      <w:r w:rsidRPr="006451FC">
        <w:rPr>
          <w:rFonts w:ascii="Times New Roman" w:hAnsi="Times New Roman" w:cs="Times New Roman"/>
        </w:rPr>
        <w:t>aestría en la vida académica y personal de su comunidad.</w:t>
      </w:r>
    </w:p>
    <w:p w:rsidRPr="006451FC" w:rsidR="00223C19" w:rsidP="6BBB1636" w:rsidRDefault="472A59F6" w14:paraId="7078AB00" w14:textId="58043B27">
      <w:pPr>
        <w:pStyle w:val="Sinespaciado"/>
        <w:spacing w:before="240" w:line="276" w:lineRule="auto"/>
        <w:jc w:val="center"/>
        <w:rPr>
          <w:rFonts w:ascii="Times New Roman" w:hAnsi="Times New Roman" w:cs="Times New Roman"/>
        </w:rPr>
      </w:pPr>
      <w:bookmarkStart w:name="_Toc211321945" w:id="68"/>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6</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7A41286A">
        <w:rPr>
          <w:rFonts w:ascii="Times New Roman" w:hAnsi="Times New Roman" w:cs="Times New Roman"/>
        </w:rPr>
        <w:t>Percepción de la contribución de las actividades académicas, culturales y de extensión al desarrollo integral</w:t>
      </w:r>
      <w:r w:rsidRPr="006451FC" w:rsidR="4D7D1ACD">
        <w:rPr>
          <w:rFonts w:ascii="Times New Roman" w:hAnsi="Times New Roman" w:cs="Times New Roman"/>
        </w:rPr>
        <w:t>.</w:t>
      </w:r>
      <w:bookmarkEnd w:id="68"/>
    </w:p>
    <w:p w:rsidRPr="006451FC" w:rsidR="008E0DBB" w:rsidP="6BBB1636" w:rsidRDefault="1DCA8F78" w14:paraId="11889B8A" w14:textId="20E71616">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19006974" wp14:editId="5413E3C7">
            <wp:extent cx="3239008" cy="2227648"/>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3115" cy="2230472"/>
                    </a:xfrm>
                    <a:prstGeom prst="rect">
                      <a:avLst/>
                    </a:prstGeom>
                    <a:noFill/>
                    <a:ln>
                      <a:noFill/>
                    </a:ln>
                  </pic:spPr>
                </pic:pic>
              </a:graphicData>
            </a:graphic>
          </wp:inline>
        </w:drawing>
      </w:r>
    </w:p>
    <w:p w:rsidRPr="006451FC" w:rsidR="008E0DBB" w:rsidP="6BBB1636" w:rsidRDefault="7A41286A" w14:paraId="14FDE262" w14:textId="6757D4D8">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Encuesta de Estudiantes, </w:t>
      </w:r>
      <w:r w:rsidRPr="006451FC" w:rsidR="4D7D1ACD">
        <w:rPr>
          <w:rFonts w:ascii="Times New Roman" w:hAnsi="Times New Roman" w:cs="Times New Roman"/>
        </w:rPr>
        <w:t>p</w:t>
      </w:r>
      <w:r w:rsidRPr="006451FC">
        <w:rPr>
          <w:rFonts w:ascii="Times New Roman" w:hAnsi="Times New Roman" w:cs="Times New Roman"/>
        </w:rPr>
        <w:t>roceso de Autoevaluación 2025</w:t>
      </w:r>
      <w:r w:rsidRPr="006451FC" w:rsidR="4D7D1ACD">
        <w:rPr>
          <w:rFonts w:ascii="Times New Roman" w:hAnsi="Times New Roman" w:cs="Times New Roman"/>
        </w:rPr>
        <w:t>.</w:t>
      </w:r>
    </w:p>
    <w:p w:rsidRPr="006451FC" w:rsidR="00223C19" w:rsidP="6BBB1636" w:rsidRDefault="5F0D048B" w14:paraId="60451071"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A pesar de los avances, se identifica la necesidad de fortalecer la sistematización y seguimiento del impacto de estas actividades, así como ampliar su cobertura para garantizar que beneficien de manera equitativa a todos los estudiantes.</w:t>
      </w:r>
    </w:p>
    <w:p w:rsidRPr="006451FC" w:rsidR="00567518" w:rsidP="6BBB1636" w:rsidRDefault="6B013685" w14:paraId="0C4871FA" w14:textId="14F733D0">
      <w:pPr>
        <w:pStyle w:val="Sinespaciado"/>
        <w:spacing w:before="240" w:line="276" w:lineRule="auto"/>
        <w:jc w:val="both"/>
        <w:rPr>
          <w:rFonts w:ascii="Times New Roman" w:hAnsi="Times New Roman" w:cs="Times New Roman"/>
        </w:rPr>
      </w:pPr>
      <w:r w:rsidRPr="006451FC">
        <w:rPr>
          <w:rFonts w:ascii="Times New Roman" w:hAnsi="Times New Roman" w:cs="Times New Roman"/>
        </w:rPr>
        <w:t>En conjunto, la característica se cumple en alto grado.</w:t>
      </w:r>
    </w:p>
    <w:p w:rsidRPr="006451FC" w:rsidR="00567518" w:rsidP="689739AE" w:rsidRDefault="00567518" w14:paraId="524932CD" w14:textId="094C1462">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7" w:id="70"/>
      <w:bookmarkStart w:name="_Toc211324528" w:id="7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 Participación en actividades de formación integral</w:t>
      </w:r>
      <w:r w:rsidRPr="006451FC" w:rsidR="00942E3B">
        <w:rPr>
          <w:rFonts w:ascii="Times New Roman" w:hAnsi="Times New Roman" w:cs="Times New Roman"/>
          <w:i w:val="0"/>
          <w:iCs w:val="0"/>
          <w:color w:val="auto"/>
          <w:sz w:val="22"/>
          <w:szCs w:val="22"/>
        </w:rPr>
        <w:t>.</w:t>
      </w:r>
      <w:bookmarkEnd w:id="70"/>
      <w:bookmarkEnd w:id="71"/>
    </w:p>
    <w:tbl>
      <w:tblPr>
        <w:tblStyle w:val="Tablaconcuadrcula"/>
        <w:tblW w:w="8988" w:type="dxa"/>
        <w:tblInd w:w="-5" w:type="dxa"/>
        <w:tblLook w:val="04A0" w:firstRow="1" w:lastRow="0" w:firstColumn="1" w:lastColumn="0" w:noHBand="0" w:noVBand="1"/>
      </w:tblPr>
      <w:tblGrid>
        <w:gridCol w:w="2996"/>
        <w:gridCol w:w="2996"/>
        <w:gridCol w:w="2996"/>
      </w:tblGrid>
      <w:tr w:rsidRPr="006451FC" w:rsidR="00567518" w:rsidTr="6BBB1636" w14:paraId="65278D9A" w14:textId="77777777">
        <w:trPr>
          <w:trHeight w:val="302"/>
        </w:trPr>
        <w:tc>
          <w:tcPr>
            <w:tcW w:w="2996" w:type="dxa"/>
            <w:shd w:val="clear" w:color="auto" w:fill="DEEAF6" w:themeFill="accent5" w:themeFillTint="33"/>
            <w:vAlign w:val="center"/>
          </w:tcPr>
          <w:p w:rsidRPr="006451FC" w:rsidR="00567518" w:rsidP="00942E3B" w:rsidRDefault="00567518" w14:paraId="5D2EB80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rsidRPr="006451FC" w:rsidR="00567518" w:rsidP="00942E3B" w:rsidRDefault="00567518" w14:paraId="6457421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rsidRPr="006451FC" w:rsidR="00567518" w:rsidP="00942E3B" w:rsidRDefault="00567518" w14:paraId="028FE3E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567518" w:rsidTr="6BBB1636" w14:paraId="6AD5CBC8" w14:textId="77777777">
        <w:trPr>
          <w:trHeight w:val="280"/>
        </w:trPr>
        <w:tc>
          <w:tcPr>
            <w:tcW w:w="2996" w:type="dxa"/>
            <w:vAlign w:val="center"/>
          </w:tcPr>
          <w:p w:rsidRPr="006451FC" w:rsidR="00567518" w:rsidP="00942E3B" w:rsidRDefault="68FD4110" w14:paraId="397047FB" w14:textId="433C464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96" w:type="dxa"/>
            <w:vAlign w:val="center"/>
          </w:tcPr>
          <w:p w:rsidRPr="006451FC" w:rsidR="00567518" w:rsidP="00942E3B" w:rsidRDefault="6A3D391D" w14:paraId="23863C68" w14:textId="27EB48B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96" w:type="dxa"/>
            <w:vAlign w:val="center"/>
          </w:tcPr>
          <w:p w:rsidRPr="006451FC" w:rsidR="00567518" w:rsidP="00942E3B" w:rsidRDefault="1A1018B2" w14:paraId="6FC81B8C" w14:textId="21B1B96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33,14</w:t>
            </w:r>
          </w:p>
        </w:tc>
      </w:tr>
    </w:tbl>
    <w:p w:rsidRPr="006451FC" w:rsidR="00F1347E" w:rsidP="00E84BD5" w:rsidRDefault="00567518" w14:paraId="57568353" w14:textId="77CBBC92">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942E3B">
        <w:rPr>
          <w:rFonts w:ascii="Times New Roman" w:hAnsi="Times New Roman" w:cs="Times New Roman"/>
        </w:rPr>
        <w:t>.</w:t>
      </w:r>
    </w:p>
    <w:p w:rsidRPr="006451FC" w:rsidR="00D97984" w:rsidP="00E84BD5" w:rsidRDefault="00D97984" w14:paraId="201E8FCE" w14:textId="62CFA7FE">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 Orientación y </w:t>
      </w:r>
      <w:r w:rsidRPr="006451FC" w:rsidR="00553FBA">
        <w:rPr>
          <w:rFonts w:ascii="Times New Roman" w:hAnsi="Times New Roman" w:cs="Times New Roman"/>
          <w:b/>
          <w:bCs/>
        </w:rPr>
        <w:t>seguimiento a estud</w:t>
      </w:r>
      <w:r w:rsidRPr="006451FC">
        <w:rPr>
          <w:rFonts w:ascii="Times New Roman" w:hAnsi="Times New Roman" w:cs="Times New Roman"/>
          <w:b/>
          <w:bCs/>
        </w:rPr>
        <w:t xml:space="preserve">iantes  </w:t>
      </w:r>
    </w:p>
    <w:p w:rsidRPr="006451FC" w:rsidR="00B328B7" w:rsidP="6BBB1636" w:rsidRDefault="5F0D048B" w14:paraId="620EB2F2" w14:textId="186FA167">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El programa académico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w:t>
      </w:r>
      <w:r w:rsidRPr="006451FC" w:rsidR="1010046A">
        <w:rPr>
          <w:rFonts w:ascii="Times New Roman" w:hAnsi="Times New Roman" w:cs="Times New Roman"/>
        </w:rPr>
        <w:t>apoyo,</w:t>
      </w:r>
      <w:r w:rsidRPr="006451FC">
        <w:rPr>
          <w:rFonts w:ascii="Times New Roman" w:hAnsi="Times New Roman" w:cs="Times New Roman"/>
        </w:rPr>
        <w:t xml:space="preserve"> como las direcciones de posgrados y los comités curriculares.</w:t>
      </w:r>
    </w:p>
    <w:p w:rsidRPr="006451FC" w:rsidR="00B328B7" w:rsidP="6BBB1636" w:rsidRDefault="3E36E9C2" w14:paraId="6EF1DE5D"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rsidRPr="006451FC" w:rsidR="51F039DD" w:rsidP="6BBB1636" w:rsidRDefault="53FD2F04" w14:paraId="47E9C7AD" w14:textId="26A78ABA">
      <w:pPr>
        <w:spacing w:before="240" w:after="0" w:line="276" w:lineRule="auto"/>
        <w:jc w:val="both"/>
        <w:rPr>
          <w:rFonts w:ascii="Times New Roman" w:hAnsi="Times New Roman" w:eastAsia="Times New Roman" w:cs="Times New Roman"/>
          <w:lang w:val="es-CO"/>
        </w:rPr>
      </w:pPr>
      <w:r w:rsidRPr="006451FC">
        <w:rPr>
          <w:rFonts w:ascii="Times New Roman" w:hAnsi="Times New Roman" w:eastAsia="Times New Roman" w:cs="Times New Roman"/>
        </w:rPr>
        <w:t>La Maestría en Ciencias de la Información y las Comunicaciones ha definido estrategias para garantizar que, al culminar el primer semestre, el 100% de los estudiantes ya cuenten con su propuesta de proyecto de grado, el respectivo tutor asignado y el grupo de investigación que respaldará el trabajo a realizar. También se designan profesores a estudiantes en los casos que amerite que se imparta una asignatura en modalidad de tutoría.</w:t>
      </w:r>
    </w:p>
    <w:p w:rsidRPr="006451FC" w:rsidR="00B328B7" w:rsidP="6BBB1636" w:rsidRDefault="3E36E9C2" w14:paraId="536FDB2A" w14:textId="304647E3">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Complementariamente, se han establecido mecanismos formales como los registros de tutoría, las reuniones periódicas con estudiantes y la participación activa en el </w:t>
      </w:r>
      <w:r w:rsidRPr="006451FC" w:rsidR="28F2BA10">
        <w:rPr>
          <w:rFonts w:ascii="Times New Roman" w:hAnsi="Times New Roman" w:cs="Times New Roman"/>
        </w:rPr>
        <w:t>Consejo Curricular</w:t>
      </w:r>
      <w:r w:rsidRPr="006451FC">
        <w:rPr>
          <w:rFonts w:ascii="Times New Roman" w:hAnsi="Times New Roman" w:cs="Times New Roman"/>
        </w:rPr>
        <w:t>, lo que permite atender inquietudes, identificar alertas tempranas y adoptar acciones preventivas o correctivas. Estos espacios también fomentan la retroalimentación continua y el fortalecimiento del vínculo entre los estudiantes y el equipo docente.</w:t>
      </w:r>
    </w:p>
    <w:p w:rsidRPr="006451FC" w:rsidR="6BBB1636" w:rsidP="6BBB1636" w:rsidRDefault="6BBB1636" w14:paraId="6ABD473E" w14:textId="1DB88AF7">
      <w:pPr>
        <w:pStyle w:val="Sinespaciado"/>
        <w:spacing w:line="276" w:lineRule="auto"/>
        <w:jc w:val="both"/>
        <w:rPr>
          <w:rFonts w:ascii="Times New Roman" w:hAnsi="Times New Roman" w:cs="Times New Roman"/>
        </w:rPr>
      </w:pPr>
    </w:p>
    <w:p w:rsidRPr="006451FC" w:rsidR="001D3520" w:rsidP="7E172A74" w:rsidRDefault="7A41286A" w14:paraId="7CF6E0E5" w14:textId="5AF050D3">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w:t>
      </w:r>
      <w:r w:rsidRPr="006451FC" w:rsidR="28F2BA10">
        <w:rPr>
          <w:rFonts w:ascii="Times New Roman" w:hAnsi="Times New Roman" w:cs="Times New Roman"/>
          <w:lang w:val="es-CO"/>
        </w:rPr>
        <w:t>ilustración</w:t>
      </w:r>
      <w:r w:rsidRPr="006451FC">
        <w:rPr>
          <w:rFonts w:ascii="Times New Roman" w:hAnsi="Times New Roman" w:cs="Times New Roman"/>
          <w:lang w:val="es-CO"/>
        </w:rPr>
        <w:t>, respalda la coherencia de las acciones del programa con los lineamientos institucionales de bienestar y apoyo académico, y evidencia que el acompañamiento cercano contribuye de manera significativa a la permanencia y éxito académico de los estudiantes.</w:t>
      </w:r>
    </w:p>
    <w:p w:rsidRPr="006451FC" w:rsidR="001D6FA6" w:rsidP="00E84BD5" w:rsidRDefault="472A59F6" w14:paraId="0899DB96" w14:textId="32BB77F5">
      <w:pPr>
        <w:spacing w:before="240" w:after="0" w:line="276" w:lineRule="auto"/>
        <w:jc w:val="center"/>
        <w:rPr>
          <w:rFonts w:ascii="Times New Roman" w:hAnsi="Times New Roman" w:eastAsia="Times New Roman" w:cs="Times New Roman"/>
          <w:lang w:val="es-CO" w:eastAsia="es-CO"/>
        </w:rPr>
      </w:pPr>
      <w:bookmarkStart w:name="_Toc211321946" w:id="72"/>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7</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7A41286A">
        <w:rPr>
          <w:rFonts w:ascii="Times New Roman" w:hAnsi="Times New Roman" w:eastAsia="Times New Roman" w:cs="Times New Roman"/>
          <w:lang w:val="es-CO" w:eastAsia="es-CO"/>
        </w:rPr>
        <w:t xml:space="preserve">Percepción de los estudiantes sobre la orientación y acompañamiento recibido durante la </w:t>
      </w:r>
      <w:r w:rsidRPr="006451FC" w:rsidR="28F2BA10">
        <w:rPr>
          <w:rFonts w:ascii="Times New Roman" w:hAnsi="Times New Roman" w:eastAsia="Times New Roman" w:cs="Times New Roman"/>
          <w:lang w:val="es-CO" w:eastAsia="es-CO"/>
        </w:rPr>
        <w:t>M</w:t>
      </w:r>
      <w:r w:rsidRPr="006451FC" w:rsidR="7A41286A">
        <w:rPr>
          <w:rFonts w:ascii="Times New Roman" w:hAnsi="Times New Roman" w:eastAsia="Times New Roman" w:cs="Times New Roman"/>
          <w:lang w:val="es-CO" w:eastAsia="es-CO"/>
        </w:rPr>
        <w:t>aestría</w:t>
      </w:r>
      <w:r w:rsidRPr="006451FC" w:rsidR="28F2BA10">
        <w:rPr>
          <w:rFonts w:ascii="Times New Roman" w:hAnsi="Times New Roman" w:eastAsia="Times New Roman" w:cs="Times New Roman"/>
          <w:lang w:val="es-CO" w:eastAsia="es-CO"/>
        </w:rPr>
        <w:t>.</w:t>
      </w:r>
      <w:bookmarkEnd w:id="72"/>
    </w:p>
    <w:p w:rsidRPr="006451FC" w:rsidR="001D3520" w:rsidP="00E84BD5" w:rsidRDefault="001D6FA6" w14:paraId="261EB717" w14:textId="6E670AA1">
      <w:pPr>
        <w:spacing w:after="0" w:line="276" w:lineRule="auto"/>
        <w:jc w:val="center"/>
        <w:rPr>
          <w:rFonts w:ascii="Times New Roman" w:hAnsi="Times New Roman" w:eastAsia="Times New Roman" w:cs="Times New Roman"/>
          <w:b/>
          <w:bCs/>
          <w:lang w:val="es-CO" w:eastAsia="es-CO"/>
        </w:rPr>
      </w:pPr>
      <w:r w:rsidRPr="006451FC">
        <w:rPr>
          <w:rFonts w:ascii="Times New Roman" w:hAnsi="Times New Roman" w:cs="Times New Roman"/>
          <w:noProof/>
        </w:rPr>
        <w:drawing>
          <wp:inline distT="0" distB="0" distL="0" distR="0" wp14:anchorId="7FA54303" wp14:editId="703FBACF">
            <wp:extent cx="3477892" cy="2258317"/>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0559" cy="2273036"/>
                    </a:xfrm>
                    <a:prstGeom prst="rect">
                      <a:avLst/>
                    </a:prstGeom>
                    <a:noFill/>
                    <a:ln>
                      <a:noFill/>
                    </a:ln>
                  </pic:spPr>
                </pic:pic>
              </a:graphicData>
            </a:graphic>
          </wp:inline>
        </w:drawing>
      </w:r>
      <w:r w:rsidRPr="006451FC">
        <w:rPr>
          <w:rFonts w:ascii="Times New Roman" w:hAnsi="Times New Roman" w:cs="Times New Roman"/>
        </w:rPr>
        <w:br/>
      </w:r>
      <w:r w:rsidRPr="006451FC" w:rsidR="001D3520">
        <w:rPr>
          <w:rFonts w:ascii="Times New Roman" w:hAnsi="Times New Roman" w:eastAsia="Times New Roman" w:cs="Times New Roman"/>
          <w:lang w:val="es-CO" w:eastAsia="es-CO"/>
        </w:rPr>
        <w:t xml:space="preserve">Fuente: Encuesta de Estudiantes, </w:t>
      </w:r>
      <w:r w:rsidRPr="006451FC" w:rsidR="00942E3B">
        <w:rPr>
          <w:rFonts w:ascii="Times New Roman" w:hAnsi="Times New Roman" w:eastAsia="Times New Roman" w:cs="Times New Roman"/>
          <w:lang w:val="es-CO" w:eastAsia="es-CO"/>
        </w:rPr>
        <w:t>p</w:t>
      </w:r>
      <w:r w:rsidRPr="006451FC" w:rsidR="001D3520">
        <w:rPr>
          <w:rFonts w:ascii="Times New Roman" w:hAnsi="Times New Roman" w:eastAsia="Times New Roman" w:cs="Times New Roman"/>
          <w:lang w:val="es-CO" w:eastAsia="es-CO"/>
        </w:rPr>
        <w:t>roceso de Autoevaluación 2025</w:t>
      </w:r>
      <w:r w:rsidRPr="006451FC" w:rsidR="00942E3B">
        <w:rPr>
          <w:rFonts w:ascii="Times New Roman" w:hAnsi="Times New Roman" w:eastAsia="Times New Roman" w:cs="Times New Roman"/>
          <w:lang w:val="es-CO" w:eastAsia="es-CO"/>
        </w:rPr>
        <w:t>.</w:t>
      </w:r>
    </w:p>
    <w:p w:rsidRPr="006451FC" w:rsidR="00B328B7" w:rsidP="00E84BD5" w:rsidRDefault="3E36E9C2" w14:paraId="706BED65" w14:textId="536CB28F">
      <w:pPr>
        <w:pStyle w:val="Sinespaciado"/>
        <w:spacing w:before="240" w:line="276" w:lineRule="auto"/>
        <w:jc w:val="both"/>
        <w:rPr>
          <w:rFonts w:ascii="Times New Roman" w:hAnsi="Times New Roman" w:cs="Times New Roman"/>
        </w:rPr>
      </w:pPr>
      <w:r w:rsidRPr="006451FC">
        <w:rPr>
          <w:rFonts w:ascii="Times New Roman" w:hAnsi="Times New Roman" w:cs="Times New Roman"/>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rsidRPr="006451FC" w:rsidR="00A4205B" w:rsidP="6BBB1636" w:rsidRDefault="4C2D91AA" w14:paraId="41038B4A" w14:textId="0AFE5D1D">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rsidRPr="006451FC" w:rsidR="00A4205B" w:rsidP="689739AE" w:rsidRDefault="00A4205B" w14:paraId="40035FD6" w14:textId="52589AF4">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8" w:id="73"/>
      <w:bookmarkStart w:name="_Toc211324529" w:id="7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 Orientación y seguimiento a estudiantes</w:t>
      </w:r>
      <w:r w:rsidRPr="006451FC" w:rsidR="000C4C41">
        <w:rPr>
          <w:rFonts w:ascii="Times New Roman" w:hAnsi="Times New Roman" w:cs="Times New Roman"/>
          <w:i w:val="0"/>
          <w:iCs w:val="0"/>
          <w:color w:val="auto"/>
          <w:sz w:val="22"/>
          <w:szCs w:val="22"/>
        </w:rPr>
        <w:t>.</w:t>
      </w:r>
      <w:bookmarkEnd w:id="73"/>
      <w:bookmarkEnd w:id="74"/>
    </w:p>
    <w:tbl>
      <w:tblPr>
        <w:tblStyle w:val="Tablaconcuadrcula"/>
        <w:tblW w:w="9063" w:type="dxa"/>
        <w:tblInd w:w="-5" w:type="dxa"/>
        <w:tblLook w:val="04A0" w:firstRow="1" w:lastRow="0" w:firstColumn="1" w:lastColumn="0" w:noHBand="0" w:noVBand="1"/>
      </w:tblPr>
      <w:tblGrid>
        <w:gridCol w:w="3021"/>
        <w:gridCol w:w="3021"/>
        <w:gridCol w:w="3021"/>
      </w:tblGrid>
      <w:tr w:rsidRPr="006451FC" w:rsidR="00A4205B" w:rsidTr="6BBB1636" w14:paraId="73839981" w14:textId="77777777">
        <w:trPr>
          <w:trHeight w:val="306"/>
        </w:trPr>
        <w:tc>
          <w:tcPr>
            <w:tcW w:w="3021" w:type="dxa"/>
            <w:shd w:val="clear" w:color="auto" w:fill="DEEAF6" w:themeFill="accent5" w:themeFillTint="33"/>
            <w:vAlign w:val="center"/>
          </w:tcPr>
          <w:p w:rsidRPr="006451FC" w:rsidR="00A4205B" w:rsidP="00942E3B" w:rsidRDefault="00A4205B" w14:paraId="5C80794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21" w:type="dxa"/>
            <w:shd w:val="clear" w:color="auto" w:fill="DEEAF6" w:themeFill="accent5" w:themeFillTint="33"/>
            <w:vAlign w:val="center"/>
          </w:tcPr>
          <w:p w:rsidRPr="006451FC" w:rsidR="00A4205B" w:rsidP="00942E3B" w:rsidRDefault="00A4205B" w14:paraId="47BA294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21" w:type="dxa"/>
            <w:shd w:val="clear" w:color="auto" w:fill="DEEAF6" w:themeFill="accent5" w:themeFillTint="33"/>
            <w:vAlign w:val="center"/>
          </w:tcPr>
          <w:p w:rsidRPr="006451FC" w:rsidR="00A4205B" w:rsidP="00942E3B" w:rsidRDefault="00A4205B" w14:paraId="4BCF873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0467A66B" w14:textId="77777777">
        <w:trPr>
          <w:trHeight w:val="285"/>
        </w:trPr>
        <w:tc>
          <w:tcPr>
            <w:tcW w:w="3021" w:type="dxa"/>
            <w:vAlign w:val="center"/>
          </w:tcPr>
          <w:p w:rsidRPr="006451FC" w:rsidR="00A337E8" w:rsidP="00942E3B" w:rsidRDefault="68FD4110" w14:paraId="1AA4D71D" w14:textId="1677F47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3021" w:type="dxa"/>
            <w:vAlign w:val="center"/>
          </w:tcPr>
          <w:p w:rsidRPr="006451FC" w:rsidR="00A337E8" w:rsidP="00942E3B" w:rsidRDefault="6A3D391D" w14:paraId="40DD20B8" w14:textId="12E9DF4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3021" w:type="dxa"/>
            <w:vAlign w:val="center"/>
          </w:tcPr>
          <w:p w:rsidRPr="006451FC" w:rsidR="00A337E8" w:rsidP="00942E3B" w:rsidRDefault="6A3D391D" w14:paraId="7E3CFA9F" w14:textId="39A64B5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18,02</w:t>
            </w:r>
          </w:p>
        </w:tc>
      </w:tr>
    </w:tbl>
    <w:p w:rsidRPr="006451FC" w:rsidR="00A4205B" w:rsidP="000C4C41" w:rsidRDefault="00A4205B" w14:paraId="176805B4" w14:textId="4916696B">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942E3B">
        <w:rPr>
          <w:rFonts w:ascii="Times New Roman" w:hAnsi="Times New Roman" w:cs="Times New Roman"/>
        </w:rPr>
        <w:t>.</w:t>
      </w:r>
    </w:p>
    <w:p w:rsidRPr="006451FC" w:rsidR="00F1347E" w:rsidP="000C4C41" w:rsidRDefault="00D97984" w14:paraId="5A430AC5" w14:textId="1BE798A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5. Capacidad </w:t>
      </w:r>
      <w:r w:rsidRPr="006451FC" w:rsidR="00553FBA">
        <w:rPr>
          <w:rFonts w:ascii="Times New Roman" w:hAnsi="Times New Roman" w:cs="Times New Roman"/>
          <w:b/>
          <w:bCs/>
        </w:rPr>
        <w:t xml:space="preserve">de trabajo autónomo   </w:t>
      </w:r>
    </w:p>
    <w:p w:rsidRPr="006451FC" w:rsidR="00224E10" w:rsidP="6BBB1636" w:rsidRDefault="0F1DCC64" w14:paraId="6D46AD38" w14:textId="05BA412E">
      <w:pPr>
        <w:pStyle w:val="Sinespaciado"/>
        <w:spacing w:before="240" w:line="276" w:lineRule="auto"/>
        <w:jc w:val="both"/>
        <w:rPr>
          <w:rFonts w:ascii="Times New Roman" w:hAnsi="Times New Roman" w:eastAsia="Times New Roman" w:cs="Times New Roman"/>
          <w:lang w:val="es"/>
        </w:rPr>
      </w:pPr>
      <w:r w:rsidRPr="006451FC">
        <w:rPr>
          <w:rFonts w:ascii="Times New Roman" w:hAnsi="Times New Roman" w:cs="Times New Roman"/>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Pr="006451FC" w:rsidR="70A72787">
        <w:rPr>
          <w:rFonts w:ascii="Times New Roman" w:hAnsi="Times New Roman" w:cs="Times New Roman"/>
        </w:rPr>
        <w:t xml:space="preserve"> </w:t>
      </w:r>
      <w:r w:rsidRPr="006451FC" w:rsidR="2D7BB050">
        <w:rPr>
          <w:rFonts w:ascii="Times New Roman" w:hAnsi="Times New Roman" w:cs="Times New Roman"/>
        </w:rPr>
        <w:t>Cabe destacar que, e</w:t>
      </w:r>
      <w:r w:rsidRPr="006451FC" w:rsidR="2D7BB050">
        <w:rPr>
          <w:rFonts w:ascii="Times New Roman" w:hAnsi="Times New Roman" w:eastAsia="Times New Roman" w:cs="Times New Roman"/>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rsidRPr="006451FC" w:rsidR="00620642" w:rsidP="7E172A74" w:rsidRDefault="1479682B" w14:paraId="5B27DABA" w14:textId="342F3B3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programa también promueve la participación activa de los estudiantes en actividades académicas, investigativas y de representación, tanto en el ámbito institucional como en escenarios externos. La representación estudiantil en órganos colegiados, así como la vinculación a semilleros de investigación, </w:t>
      </w:r>
      <w:r w:rsidRPr="006451FC" w:rsidR="00F8088A">
        <w:rPr>
          <w:rFonts w:ascii="Times New Roman" w:hAnsi="Times New Roman" w:cs="Times New Roman"/>
          <w:lang w:val="es-CO"/>
        </w:rPr>
        <w:t>monitorias</w:t>
      </w:r>
      <w:r w:rsidRPr="006451FC">
        <w:rPr>
          <w:rFonts w:ascii="Times New Roman" w:hAnsi="Times New Roman" w:cs="Times New Roman"/>
          <w:lang w:val="es-CO"/>
        </w:rPr>
        <w:t xml:space="preserve"> y proyectos de extensión, amplían las oportunidades de aprendizaje y consolidan la formación integral. No obstante, se reconoce la necesidad de ampliar la difusión de estos espacios, garantizar mayor continuidad en la representación estudiantil y fortalecer los mecanismos que incentiven la participación de un número creciente de estudiantes.</w:t>
      </w:r>
    </w:p>
    <w:p w:rsidRPr="006451FC" w:rsidR="004B62AB" w:rsidP="689739AE" w:rsidRDefault="004B62AB" w14:paraId="583558B1" w14:textId="0F17E88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9" w:id="75"/>
      <w:bookmarkStart w:name="_Toc211324530" w:id="7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5. Capacidad de trabajo autónomo</w:t>
      </w:r>
      <w:r w:rsidRPr="006451FC" w:rsidR="004044DF">
        <w:rPr>
          <w:rFonts w:ascii="Times New Roman" w:hAnsi="Times New Roman" w:cs="Times New Roman"/>
          <w:i w:val="0"/>
          <w:iCs w:val="0"/>
          <w:color w:val="auto"/>
          <w:sz w:val="22"/>
          <w:szCs w:val="22"/>
        </w:rPr>
        <w:t>.</w:t>
      </w:r>
      <w:bookmarkEnd w:id="75"/>
      <w:bookmarkEnd w:id="76"/>
    </w:p>
    <w:tbl>
      <w:tblPr>
        <w:tblStyle w:val="Tablaconcuadrcula"/>
        <w:tblW w:w="8964" w:type="dxa"/>
        <w:tblInd w:w="-5" w:type="dxa"/>
        <w:tblLook w:val="04A0" w:firstRow="1" w:lastRow="0" w:firstColumn="1" w:lastColumn="0" w:noHBand="0" w:noVBand="1"/>
      </w:tblPr>
      <w:tblGrid>
        <w:gridCol w:w="2988"/>
        <w:gridCol w:w="2988"/>
        <w:gridCol w:w="2988"/>
      </w:tblGrid>
      <w:tr w:rsidRPr="006451FC" w:rsidR="004B62AB" w:rsidTr="6BBB1636" w14:paraId="32C3B65F" w14:textId="77777777">
        <w:trPr>
          <w:trHeight w:val="306"/>
        </w:trPr>
        <w:tc>
          <w:tcPr>
            <w:tcW w:w="2988" w:type="dxa"/>
            <w:shd w:val="clear" w:color="auto" w:fill="DEEAF6" w:themeFill="accent5" w:themeFillTint="33"/>
            <w:vAlign w:val="center"/>
          </w:tcPr>
          <w:p w:rsidRPr="006451FC" w:rsidR="004B62AB" w:rsidP="004044DF" w:rsidRDefault="004B62AB" w14:paraId="119864B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4B62AB" w:rsidP="004044DF" w:rsidRDefault="004B62AB" w14:paraId="1E5D190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4B62AB" w:rsidP="004044DF" w:rsidRDefault="004B62AB" w14:paraId="7495D2C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66EBFF70" w14:textId="77777777">
        <w:trPr>
          <w:trHeight w:val="285"/>
        </w:trPr>
        <w:tc>
          <w:tcPr>
            <w:tcW w:w="2988" w:type="dxa"/>
            <w:vAlign w:val="center"/>
          </w:tcPr>
          <w:p w:rsidRPr="006451FC" w:rsidR="00A337E8" w:rsidP="004044DF" w:rsidRDefault="68FD4110" w14:paraId="19381615" w14:textId="2010FBA9">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88" w:type="dxa"/>
            <w:vAlign w:val="center"/>
          </w:tcPr>
          <w:p w:rsidRPr="006451FC" w:rsidR="00A337E8" w:rsidP="004044DF" w:rsidRDefault="6A3D391D" w14:paraId="17B3E69E" w14:textId="4693371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88" w:type="dxa"/>
            <w:vAlign w:val="center"/>
          </w:tcPr>
          <w:p w:rsidRPr="006451FC" w:rsidR="00A337E8" w:rsidP="004044DF" w:rsidRDefault="6A3D391D" w14:paraId="6BA2FDB5" w14:textId="59B1D77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19,19</w:t>
            </w:r>
          </w:p>
        </w:tc>
      </w:tr>
    </w:tbl>
    <w:p w:rsidRPr="006451FC" w:rsidR="004B62AB" w:rsidP="000C4C41" w:rsidRDefault="2BC9B193" w14:paraId="06B3611B" w14:textId="57BF029B">
      <w:pPr>
        <w:pStyle w:val="Sinespaciado"/>
        <w:tabs>
          <w:tab w:val="center" w:pos="5053"/>
          <w:tab w:val="left" w:pos="7684"/>
        </w:tabs>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38CD2712">
        <w:rPr>
          <w:rFonts w:ascii="Times New Roman" w:hAnsi="Times New Roman" w:cs="Times New Roman"/>
        </w:rPr>
        <w:t>(2023-1 a 2025-1)</w:t>
      </w:r>
      <w:r w:rsidRPr="006451FC" w:rsidR="004044DF">
        <w:rPr>
          <w:rFonts w:ascii="Times New Roman" w:hAnsi="Times New Roman" w:cs="Times New Roman"/>
        </w:rPr>
        <w:t>.</w:t>
      </w:r>
    </w:p>
    <w:p w:rsidRPr="006451FC" w:rsidR="00F1347E" w:rsidP="000C4C41" w:rsidRDefault="00D97984" w14:paraId="15B9CECD" w14:textId="0303566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6. Reglamento </w:t>
      </w:r>
      <w:r w:rsidRPr="006451FC" w:rsidR="00553FBA">
        <w:rPr>
          <w:rFonts w:ascii="Times New Roman" w:hAnsi="Times New Roman" w:cs="Times New Roman"/>
          <w:b/>
          <w:bCs/>
        </w:rPr>
        <w:t xml:space="preserve">estudiantil y política académica </w:t>
      </w:r>
    </w:p>
    <w:p w:rsidRPr="006451FC" w:rsidR="00224E10" w:rsidP="6BBB1636" w:rsidRDefault="0F1DCC64" w14:paraId="4F6F149E"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rsidRPr="006451FC" w:rsidR="00224E10" w:rsidP="00231F21" w:rsidRDefault="0F1DCC64" w14:paraId="312BA024" w14:textId="123CF191">
      <w:pPr>
        <w:pStyle w:val="Sinespaciado"/>
        <w:numPr>
          <w:ilvl w:val="0"/>
          <w:numId w:val="12"/>
        </w:numPr>
        <w:spacing w:before="240" w:line="276" w:lineRule="auto"/>
        <w:jc w:val="both"/>
        <w:rPr>
          <w:rFonts w:ascii="Times New Roman" w:hAnsi="Times New Roman" w:cs="Times New Roman"/>
        </w:rPr>
      </w:pPr>
      <w:hyperlink r:id="rId36">
        <w:r w:rsidRPr="006451FC">
          <w:rPr>
            <w:rStyle w:val="Hipervnculo"/>
            <w:rFonts w:ascii="Times New Roman" w:hAnsi="Times New Roman" w:cs="Times New Roman"/>
          </w:rPr>
          <w:t>Acuerdo 001 de 2009</w:t>
        </w:r>
      </w:hyperlink>
      <w:r w:rsidRPr="006451FC">
        <w:rPr>
          <w:rFonts w:ascii="Times New Roman" w:hAnsi="Times New Roman" w:cs="Times New Roman"/>
        </w:rPr>
        <w:t xml:space="preserve"> del Consejo </w:t>
      </w:r>
      <w:r w:rsidRPr="006451FC" w:rsidR="71A35F9D">
        <w:rPr>
          <w:rFonts w:ascii="Times New Roman" w:hAnsi="Times New Roman" w:cs="Times New Roman"/>
        </w:rPr>
        <w:t>de Facultad</w:t>
      </w:r>
      <w:r w:rsidRPr="006451FC" w:rsidR="636B6A58">
        <w:rPr>
          <w:rFonts w:ascii="Times New Roman" w:hAnsi="Times New Roman" w:cs="Times New Roman"/>
        </w:rPr>
        <w:t xml:space="preserve"> de Ingeniería</w:t>
      </w:r>
      <w:r w:rsidRPr="006451FC">
        <w:rPr>
          <w:rFonts w:ascii="Times New Roman" w:hAnsi="Times New Roman" w:cs="Times New Roman"/>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rsidRPr="006451FC" w:rsidR="00224E10" w:rsidP="00231F21" w:rsidRDefault="00191031" w14:paraId="71AB576C" w14:textId="72ABA4A4">
      <w:pPr>
        <w:pStyle w:val="Sinespaciado"/>
        <w:numPr>
          <w:ilvl w:val="0"/>
          <w:numId w:val="12"/>
        </w:numPr>
        <w:spacing w:line="276" w:lineRule="auto"/>
        <w:jc w:val="both"/>
        <w:rPr>
          <w:rFonts w:ascii="Times New Roman" w:hAnsi="Times New Roman" w:cs="Times New Roman"/>
        </w:rPr>
      </w:pPr>
      <w:hyperlink r:id="rId37">
        <w:r w:rsidRPr="006451FC" w:rsidR="0F1DCC64">
          <w:rPr>
            <w:rStyle w:val="Hipervnculo"/>
            <w:rFonts w:ascii="Times New Roman" w:hAnsi="Times New Roman" w:cs="Times New Roman"/>
          </w:rPr>
          <w:t>Acuerdo 001 de 2019</w:t>
        </w:r>
      </w:hyperlink>
      <w:r w:rsidRPr="006451FC" w:rsidR="71A35F9D">
        <w:rPr>
          <w:rFonts w:ascii="Times New Roman" w:hAnsi="Times New Roman" w:cs="Times New Roman"/>
        </w:rPr>
        <w:t xml:space="preserve"> del Consejo Académico</w:t>
      </w:r>
      <w:r w:rsidRPr="006451FC" w:rsidR="0F1DCC64">
        <w:rPr>
          <w:rFonts w:ascii="Times New Roman" w:hAnsi="Times New Roman" w:cs="Times New Roman"/>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rsidRPr="006451FC" w:rsidR="00224E10" w:rsidP="00231F21" w:rsidRDefault="00191031" w14:paraId="5545BBF9" w14:textId="479969FB">
      <w:pPr>
        <w:pStyle w:val="Sinespaciado"/>
        <w:numPr>
          <w:ilvl w:val="0"/>
          <w:numId w:val="12"/>
        </w:numPr>
        <w:spacing w:line="276" w:lineRule="auto"/>
        <w:jc w:val="both"/>
        <w:rPr>
          <w:rFonts w:ascii="Times New Roman" w:hAnsi="Times New Roman" w:cs="Times New Roman"/>
        </w:rPr>
      </w:pPr>
      <w:hyperlink r:id="rId38">
        <w:r w:rsidRPr="006451FC" w:rsidR="0F1DCC64">
          <w:rPr>
            <w:rStyle w:val="Hipervnculo"/>
            <w:rFonts w:ascii="Times New Roman" w:hAnsi="Times New Roman" w:cs="Times New Roman"/>
          </w:rPr>
          <w:t>Acuerdo 004 de 2022</w:t>
        </w:r>
      </w:hyperlink>
      <w:r w:rsidRPr="006451FC" w:rsidR="71A35F9D">
        <w:rPr>
          <w:rFonts w:ascii="Times New Roman" w:hAnsi="Times New Roman" w:cs="Times New Roman"/>
        </w:rPr>
        <w:t xml:space="preserve"> del Consejo Académico, </w:t>
      </w:r>
      <w:r w:rsidRPr="006451FC" w:rsidR="0F1DCC64">
        <w:rPr>
          <w:rFonts w:ascii="Times New Roman" w:hAnsi="Times New Roman" w:cs="Times New Roman"/>
        </w:rPr>
        <w:t>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rsidRPr="006451FC" w:rsidR="00224E10" w:rsidP="6BBB1636" w:rsidRDefault="0F1DCC64" w14:paraId="669519A7" w14:textId="63838F2C">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Estos instrumentos normativos se encuentran plenamente vigentes y son socializados a los estudiantes desde su ingreso al programa. Su implementación es supervisada por la Coordinación del Proyecto </w:t>
      </w:r>
      <w:r w:rsidRPr="006451FC">
        <w:rPr>
          <w:rFonts w:ascii="Times New Roman" w:hAnsi="Times New Roman" w:cs="Times New Roman"/>
        </w:rPr>
        <w:t>Curricular de Maestría, la Dirección de Posgrados y el Consejo Curricular, quienes garantizan su aplicación con apego a los principios institucionales de autonomía, excelencia académica, transparencia y formación integral.</w:t>
      </w:r>
    </w:p>
    <w:p w:rsidRPr="006451FC" w:rsidR="00224E10" w:rsidP="6BBB1636" w:rsidRDefault="0F1DCC64" w14:paraId="601DA610"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Adicionalmente, las políticas académicas institucionales están orientadas por el Proyecto Educativo Institucional (PEI) y el Plan de Desarrollo Institucional (PDI), los cuales promueven la calidad académica, la inclusión, la innovación pedagógica, la responsabilidad social universitaria y la internacionalización de los procesos educativos.</w:t>
      </w:r>
    </w:p>
    <w:p w:rsidRPr="006451FC" w:rsidR="00224E10" w:rsidP="6BBB1636" w:rsidRDefault="71A35F9D" w14:paraId="7873F5C4" w14:textId="765D56E3">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 xml:space="preserve">La solidez normativa del programa también se confirma en los resultados de la encuesta aplicada a estudiantes, donde el 79% manifestó estar “de acuerdo” o “totalmente de acuerdo” en que el reglamento estudiantil y las políticas académicas del programa son pertinentes y están actualizadas. Solo un 2% expresó desacuerdo y un 17% se mostró neutral. Estos resultados, representados en la siguiente </w:t>
      </w:r>
      <w:r w:rsidRPr="006451FC" w:rsidR="684E6008">
        <w:rPr>
          <w:rFonts w:ascii="Times New Roman" w:hAnsi="Times New Roman" w:cs="Times New Roman"/>
        </w:rPr>
        <w:t>ilustración</w:t>
      </w:r>
      <w:r w:rsidRPr="006451FC">
        <w:rPr>
          <w:rFonts w:ascii="Times New Roman" w:hAnsi="Times New Roman" w:cs="Times New Roman"/>
        </w:rPr>
        <w:t>, evidencian que la comunidad académica reconoce un marco regulatorio claro y vigente, que respalda la equidad, la transparencia y la coherencia de los procesos académicos. Al mismo tiempo, ponen de manifiesto la necesidad de continuar fortaleciendo los procesos de socialización y difusión de la normativa, especialmente para los estudiantes de primer ingreso.</w:t>
      </w:r>
    </w:p>
    <w:p w:rsidRPr="006451FC" w:rsidR="00937F29" w:rsidP="000C4C41" w:rsidRDefault="472A59F6" w14:paraId="323D6C0B" w14:textId="552F7EEE">
      <w:pPr>
        <w:pStyle w:val="Sinespaciado"/>
        <w:spacing w:line="276" w:lineRule="auto"/>
        <w:jc w:val="center"/>
        <w:rPr>
          <w:rStyle w:val="Textoennegrita"/>
          <w:rFonts w:ascii="Times New Roman" w:hAnsi="Times New Roman" w:cs="Times New Roman"/>
          <w:b w:val="0"/>
          <w:bCs w:val="0"/>
        </w:rPr>
      </w:pPr>
      <w:bookmarkStart w:name="_Toc211321947" w:id="77"/>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8</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71A35F9D">
        <w:rPr>
          <w:rStyle w:val="Textoennegrita"/>
          <w:rFonts w:ascii="Times New Roman" w:hAnsi="Times New Roman" w:cs="Times New Roman"/>
          <w:b w:val="0"/>
          <w:bCs w:val="0"/>
        </w:rPr>
        <w:t>Percepción de los estudiantes sobre la pertinencia y actualización del reglamento estudiantil y la política académica</w:t>
      </w:r>
      <w:r w:rsidRPr="006451FC" w:rsidR="7B611A5E">
        <w:rPr>
          <w:rStyle w:val="Textoennegrita"/>
          <w:rFonts w:ascii="Times New Roman" w:hAnsi="Times New Roman" w:cs="Times New Roman"/>
          <w:b w:val="0"/>
          <w:bCs w:val="0"/>
        </w:rPr>
        <w:t>.</w:t>
      </w:r>
      <w:bookmarkEnd w:id="77"/>
    </w:p>
    <w:p w:rsidRPr="006451FC" w:rsidR="00937F29" w:rsidP="6BBB1636" w:rsidRDefault="71A35F9D" w14:paraId="5F1DBCF9" w14:textId="78A34738">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7BC0E9FC" wp14:editId="22D5E80D">
            <wp:extent cx="3657600" cy="2375007"/>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78083" cy="2388308"/>
                    </a:xfrm>
                    <a:prstGeom prst="rect">
                      <a:avLst/>
                    </a:prstGeom>
                    <a:noFill/>
                    <a:ln>
                      <a:noFill/>
                    </a:ln>
                  </pic:spPr>
                </pic:pic>
              </a:graphicData>
            </a:graphic>
          </wp:inline>
        </w:drawing>
      </w:r>
      <w:r w:rsidRPr="006451FC" w:rsidR="00937F29">
        <w:rPr>
          <w:rFonts w:ascii="Times New Roman" w:hAnsi="Times New Roman" w:cs="Times New Roman"/>
        </w:rPr>
        <w:br/>
      </w:r>
      <w:r w:rsidRPr="006451FC">
        <w:rPr>
          <w:rStyle w:val="nfasis"/>
          <w:rFonts w:ascii="Times New Roman" w:hAnsi="Times New Roman" w:cs="Times New Roman"/>
          <w:i w:val="0"/>
          <w:iCs w:val="0"/>
        </w:rPr>
        <w:t xml:space="preserve">Fuente: Encuesta de Estudiantes, </w:t>
      </w:r>
      <w:r w:rsidRPr="006451FC" w:rsidR="7B611A5E">
        <w:rPr>
          <w:rStyle w:val="nfasis"/>
          <w:rFonts w:ascii="Times New Roman" w:hAnsi="Times New Roman" w:cs="Times New Roman"/>
          <w:i w:val="0"/>
          <w:iCs w:val="0"/>
        </w:rPr>
        <w:t>p</w:t>
      </w:r>
      <w:r w:rsidRPr="006451FC">
        <w:rPr>
          <w:rStyle w:val="nfasis"/>
          <w:rFonts w:ascii="Times New Roman" w:hAnsi="Times New Roman" w:cs="Times New Roman"/>
          <w:i w:val="0"/>
          <w:iCs w:val="0"/>
        </w:rPr>
        <w:t>roceso de Autoevaluación 2025</w:t>
      </w:r>
      <w:r w:rsidRPr="006451FC" w:rsidR="7B611A5E">
        <w:rPr>
          <w:rStyle w:val="nfasis"/>
          <w:rFonts w:ascii="Times New Roman" w:hAnsi="Times New Roman" w:cs="Times New Roman"/>
          <w:i w:val="0"/>
          <w:iCs w:val="0"/>
        </w:rPr>
        <w:t>.</w:t>
      </w:r>
    </w:p>
    <w:p w:rsidRPr="006451FC" w:rsidR="7E172A74" w:rsidP="7E172A74" w:rsidRDefault="7E172A74" w14:paraId="222B813C" w14:textId="75DE5774">
      <w:pPr>
        <w:pStyle w:val="Sinespaciado"/>
        <w:spacing w:line="276" w:lineRule="auto"/>
        <w:jc w:val="center"/>
        <w:rPr>
          <w:rStyle w:val="nfasis"/>
          <w:rFonts w:ascii="Times New Roman" w:hAnsi="Times New Roman" w:cs="Times New Roman"/>
          <w:i w:val="0"/>
          <w:iCs w:val="0"/>
        </w:rPr>
      </w:pPr>
    </w:p>
    <w:p w:rsidRPr="006451FC" w:rsidR="0055478D" w:rsidP="7E172A74" w:rsidRDefault="4C2D91AA" w14:paraId="54EC810D" w14:textId="585BB17C">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w:t>
      </w:r>
      <w:r w:rsidRPr="006451FC" w:rsidR="2D1CF1A2">
        <w:rPr>
          <w:rFonts w:eastAsiaTheme="minorEastAsia"/>
          <w:sz w:val="22"/>
          <w:szCs w:val="22"/>
          <w:lang w:eastAsia="en-US"/>
        </w:rPr>
        <w:t xml:space="preserve">reglamento estudiantil </w:t>
      </w:r>
      <w:r w:rsidRPr="006451FC">
        <w:rPr>
          <w:rFonts w:eastAsiaTheme="minorEastAsia"/>
          <w:sz w:val="22"/>
          <w:szCs w:val="22"/>
          <w:lang w:eastAsia="en-US"/>
        </w:rPr>
        <w:t>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rsidRPr="006451FC" w:rsidR="0055478D" w:rsidP="7E172A74" w:rsidRDefault="4C2D91AA" w14:paraId="101FADFD"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rsidRPr="006451FC" w:rsidR="00454D07" w:rsidP="689739AE" w:rsidRDefault="00454D07" w14:paraId="1B972E80" w14:textId="66CEB2F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0" w:id="78"/>
      <w:bookmarkStart w:name="_Toc211324531" w:id="7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6. Reglamento estudiantil y política académica</w:t>
      </w:r>
      <w:r w:rsidRPr="006451FC" w:rsidR="004044DF">
        <w:rPr>
          <w:rFonts w:ascii="Times New Roman" w:hAnsi="Times New Roman" w:cs="Times New Roman"/>
          <w:i w:val="0"/>
          <w:iCs w:val="0"/>
          <w:color w:val="auto"/>
          <w:sz w:val="22"/>
          <w:szCs w:val="22"/>
        </w:rPr>
        <w:t>.</w:t>
      </w:r>
      <w:bookmarkEnd w:id="78"/>
      <w:bookmarkEnd w:id="79"/>
    </w:p>
    <w:tbl>
      <w:tblPr>
        <w:tblStyle w:val="Tablaconcuadrcula"/>
        <w:tblW w:w="8964" w:type="dxa"/>
        <w:tblInd w:w="-5" w:type="dxa"/>
        <w:tblLook w:val="04A0" w:firstRow="1" w:lastRow="0" w:firstColumn="1" w:lastColumn="0" w:noHBand="0" w:noVBand="1"/>
      </w:tblPr>
      <w:tblGrid>
        <w:gridCol w:w="2988"/>
        <w:gridCol w:w="2988"/>
        <w:gridCol w:w="2988"/>
      </w:tblGrid>
      <w:tr w:rsidRPr="006451FC" w:rsidR="00454D07" w:rsidTr="6BBB1636" w14:paraId="1BBFC6C9" w14:textId="77777777">
        <w:trPr>
          <w:trHeight w:val="341"/>
        </w:trPr>
        <w:tc>
          <w:tcPr>
            <w:tcW w:w="2988" w:type="dxa"/>
            <w:shd w:val="clear" w:color="auto" w:fill="DEEAF6" w:themeFill="accent5" w:themeFillTint="33"/>
            <w:vAlign w:val="center"/>
          </w:tcPr>
          <w:p w:rsidRPr="006451FC" w:rsidR="00454D07" w:rsidP="004044DF" w:rsidRDefault="00454D07" w14:paraId="11DFAAF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454D07" w:rsidP="004044DF" w:rsidRDefault="00454D07" w14:paraId="4CAD62C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454D07" w:rsidP="004044DF" w:rsidRDefault="00454D07" w14:paraId="32B3188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06ABB09D" w14:textId="77777777">
        <w:trPr>
          <w:trHeight w:val="317"/>
        </w:trPr>
        <w:tc>
          <w:tcPr>
            <w:tcW w:w="2988" w:type="dxa"/>
            <w:vAlign w:val="center"/>
          </w:tcPr>
          <w:p w:rsidRPr="006451FC" w:rsidR="00A337E8" w:rsidP="004044DF" w:rsidRDefault="68FD4110" w14:paraId="2739D028" w14:textId="3DDB2B7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A337E8" w:rsidP="004044DF" w:rsidRDefault="6A3D391D" w14:paraId="6FF35EC7" w14:textId="6C807EC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A337E8" w:rsidP="004044DF" w:rsidRDefault="6A3D391D" w14:paraId="6687E6BC" w14:textId="5235804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13,37</w:t>
            </w:r>
          </w:p>
        </w:tc>
      </w:tr>
    </w:tbl>
    <w:p w:rsidRPr="006451FC" w:rsidR="00454D07" w:rsidP="000C4C41" w:rsidRDefault="00454D07" w14:paraId="248BE1CF" w14:textId="384EB226">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044DF">
        <w:rPr>
          <w:rFonts w:ascii="Times New Roman" w:hAnsi="Times New Roman" w:cs="Times New Roman"/>
        </w:rPr>
        <w:t>.</w:t>
      </w:r>
    </w:p>
    <w:p w:rsidRPr="006451FC" w:rsidR="00D97984" w:rsidP="000C4C41" w:rsidRDefault="00D97984" w14:paraId="7CE2FABA" w14:textId="7E37C08E">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7. Estímulos </w:t>
      </w:r>
      <w:r w:rsidRPr="006451FC" w:rsidR="00553FBA">
        <w:rPr>
          <w:rFonts w:ascii="Times New Roman" w:hAnsi="Times New Roman" w:cs="Times New Roman"/>
          <w:b/>
          <w:bCs/>
        </w:rPr>
        <w:t xml:space="preserve">y apoyos para estudiantes  </w:t>
      </w:r>
    </w:p>
    <w:p w:rsidRPr="006451FC" w:rsidR="00224E10" w:rsidP="6BBB1636" w:rsidRDefault="0F1DCC64" w14:paraId="3DDE937F"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rsidRPr="006451FC" w:rsidR="00224E10" w:rsidP="6BBB1636" w:rsidRDefault="0F1DCC64" w14:paraId="42368A5C" w14:textId="70C8A532">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w:t>
      </w:r>
      <w:r w:rsidRPr="006451FC" w:rsidR="12882628">
        <w:rPr>
          <w:rFonts w:ascii="Times New Roman" w:hAnsi="Times New Roman" w:cs="Times New Roman"/>
        </w:rPr>
        <w:t xml:space="preserve">y </w:t>
      </w:r>
      <w:r w:rsidRPr="006451FC">
        <w:rPr>
          <w:rFonts w:ascii="Times New Roman" w:hAnsi="Times New Roman" w:cs="Times New Roman"/>
        </w:rPr>
        <w:t>estrategias de salud mental</w:t>
      </w:r>
      <w:r w:rsidRPr="006451FC" w:rsidR="71A35F9D">
        <w:rPr>
          <w:rFonts w:ascii="Times New Roman" w:hAnsi="Times New Roman" w:cs="Times New Roman"/>
        </w:rPr>
        <w:t>.</w:t>
      </w:r>
    </w:p>
    <w:p w:rsidRPr="006451FC" w:rsidR="00224E10" w:rsidP="6BBB1636" w:rsidRDefault="0F1DCC64" w14:paraId="1BA24FEF" w14:textId="17B44A25">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A nivel académico, los estudiantes de la </w:t>
      </w:r>
      <w:r w:rsidRPr="006451FC" w:rsidR="63C4A61C">
        <w:rPr>
          <w:rFonts w:ascii="Times New Roman" w:hAnsi="Times New Roman" w:cs="Times New Roman"/>
        </w:rPr>
        <w:t>M</w:t>
      </w:r>
      <w:r w:rsidRPr="006451FC">
        <w:rPr>
          <w:rFonts w:ascii="Times New Roman" w:hAnsi="Times New Roman" w:cs="Times New Roman"/>
        </w:rPr>
        <w:t xml:space="preserve">aestría pueden acceder a estímulos institucionales como la </w:t>
      </w:r>
      <w:r w:rsidRPr="006451FC" w:rsidR="111ED3C9">
        <w:rPr>
          <w:rFonts w:ascii="Times New Roman" w:hAnsi="Times New Roman" w:cs="Times New Roman"/>
        </w:rPr>
        <w:t>monitoria</w:t>
      </w:r>
      <w:r w:rsidRPr="006451FC">
        <w:rPr>
          <w:rFonts w:ascii="Times New Roman" w:hAnsi="Times New Roman" w:cs="Times New Roman"/>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rsidRPr="006451FC" w:rsidR="00224E10" w:rsidP="6BBB1636" w:rsidRDefault="0F1DCC64" w14:paraId="2707D72A"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Descuentos en matrícula basados en criterios definidos:</w:t>
      </w:r>
    </w:p>
    <w:p w:rsidRPr="006451FC" w:rsidR="00224E10" w:rsidP="00231F21" w:rsidRDefault="0F1DCC64" w14:paraId="72D629C4" w14:textId="77777777">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 por certificado electoral de participación en las últimas votaciones.</w:t>
      </w:r>
    </w:p>
    <w:p w:rsidRPr="006451FC" w:rsidR="00224E10" w:rsidP="00231F21" w:rsidRDefault="0F1DCC64" w14:paraId="1D0D374C" w14:textId="77777777">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30% para egresados de pregrado de la Universidad Distrital FJC.</w:t>
      </w:r>
    </w:p>
    <w:p w:rsidRPr="006451FC" w:rsidR="00224E10" w:rsidP="00231F21" w:rsidRDefault="0F1DCC64" w14:paraId="1F0F1216" w14:textId="77777777">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50% para monitores certificados de la Facultad, egresados de la Distrital.</w:t>
      </w:r>
    </w:p>
    <w:p w:rsidRPr="006451FC" w:rsidR="00224E10" w:rsidP="00231F21" w:rsidRDefault="0F1DCC64" w14:paraId="2035A7AB" w14:textId="77777777">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100% para mejores puntajes en SaberPro, según certificación del ICFES.</w:t>
      </w:r>
    </w:p>
    <w:p w:rsidRPr="006451FC" w:rsidR="6BBB1636" w:rsidP="00231F21" w:rsidRDefault="0F1DCC64" w14:paraId="49A62086" w14:textId="640F4ACC">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100% para beneficiarios UD, es decir, familiares directos de trabajadores de planta de la institución</w:t>
      </w:r>
      <w:r w:rsidRPr="006451FC" w:rsidR="63C4A61C">
        <w:rPr>
          <w:rFonts w:ascii="Times New Roman" w:hAnsi="Times New Roman" w:cs="Times New Roman"/>
        </w:rPr>
        <w:t>.</w:t>
      </w:r>
    </w:p>
    <w:p w:rsidRPr="006451FC" w:rsidR="00250CD7" w:rsidP="00250CD7" w:rsidRDefault="00250CD7" w14:paraId="39B55AC3" w14:textId="77777777">
      <w:pPr>
        <w:pStyle w:val="Sinespaciado"/>
        <w:spacing w:line="276" w:lineRule="auto"/>
        <w:jc w:val="both"/>
        <w:rPr>
          <w:rFonts w:ascii="Times New Roman" w:hAnsi="Times New Roman" w:cs="Times New Roman"/>
        </w:rPr>
      </w:pPr>
    </w:p>
    <w:p w:rsidRPr="006451FC" w:rsidR="00937F29" w:rsidP="7E172A74" w:rsidRDefault="71A35F9D" w14:paraId="184E1094" w14:textId="5DBF66CA">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Estos resultados, presentados en la siguiente </w:t>
      </w:r>
      <w:r w:rsidRPr="006451FC" w:rsidR="3EE7A804">
        <w:rPr>
          <w:rFonts w:ascii="Times New Roman" w:hAnsi="Times New Roman" w:cs="Times New Roman"/>
          <w:lang w:val="es-CO"/>
        </w:rPr>
        <w:t>ilustración</w:t>
      </w:r>
      <w:r w:rsidRPr="006451FC">
        <w:rPr>
          <w:rFonts w:ascii="Times New Roman" w:hAnsi="Times New Roman" w:cs="Times New Roman"/>
          <w:lang w:val="es-CO"/>
        </w:rPr>
        <w:t>, muestran que, si bien la percepción general es favorable, existe la necesidad de fortalecer los procesos de divulgación y socialización de los estímulos, de manera que un mayor número de estudiantes pueda acceder y beneficiarse de ellos.</w:t>
      </w:r>
    </w:p>
    <w:p w:rsidRPr="006451FC" w:rsidR="00250CD7" w:rsidP="7E172A74" w:rsidRDefault="00250CD7" w14:paraId="05FCB1E7" w14:textId="77777777">
      <w:pPr>
        <w:spacing w:before="100" w:beforeAutospacing="1" w:after="0" w:line="276" w:lineRule="auto"/>
        <w:jc w:val="center"/>
        <w:rPr>
          <w:rFonts w:ascii="Times New Roman" w:hAnsi="Times New Roman" w:cs="Times New Roman"/>
        </w:rPr>
      </w:pPr>
    </w:p>
    <w:p w:rsidRPr="006451FC" w:rsidR="00250CD7" w:rsidP="7E172A74" w:rsidRDefault="00250CD7" w14:paraId="5340D089" w14:textId="06A5D295">
      <w:pPr>
        <w:spacing w:before="100" w:beforeAutospacing="1" w:after="0" w:line="276" w:lineRule="auto"/>
        <w:jc w:val="center"/>
        <w:rPr>
          <w:rFonts w:ascii="Times New Roman" w:hAnsi="Times New Roman" w:cs="Times New Roman"/>
        </w:rPr>
      </w:pPr>
    </w:p>
    <w:p w:rsidRPr="006451FC" w:rsidR="00250CD7" w:rsidP="7E172A74" w:rsidRDefault="00250CD7" w14:paraId="228C5820" w14:textId="77777777">
      <w:pPr>
        <w:spacing w:before="100" w:beforeAutospacing="1" w:after="0" w:line="276" w:lineRule="auto"/>
        <w:jc w:val="center"/>
        <w:rPr>
          <w:rFonts w:ascii="Times New Roman" w:hAnsi="Times New Roman" w:cs="Times New Roman"/>
        </w:rPr>
      </w:pPr>
    </w:p>
    <w:p w:rsidRPr="006451FC" w:rsidR="00937F29" w:rsidP="7E172A74" w:rsidRDefault="472A59F6" w14:paraId="6EDD14B8" w14:textId="1274930D">
      <w:pPr>
        <w:spacing w:before="100" w:beforeAutospacing="1" w:after="0" w:line="276" w:lineRule="auto"/>
        <w:jc w:val="center"/>
        <w:rPr>
          <w:rFonts w:ascii="Times New Roman" w:hAnsi="Times New Roman" w:eastAsia="Times New Roman" w:cs="Times New Roman"/>
          <w:lang w:val="es-CO" w:eastAsia="es-CO"/>
        </w:rPr>
      </w:pPr>
      <w:bookmarkStart w:name="_Toc211321948" w:id="80"/>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9</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71A35F9D">
        <w:rPr>
          <w:rFonts w:ascii="Times New Roman" w:hAnsi="Times New Roman" w:eastAsia="Times New Roman" w:cs="Times New Roman"/>
          <w:lang w:val="es-CO" w:eastAsia="es-CO"/>
        </w:rPr>
        <w:t>Percepción de los estudiantes sobre la claridad y justicia en los criterios de concesión de estímulos y apoyos</w:t>
      </w:r>
      <w:r w:rsidRPr="006451FC" w:rsidR="7B611A5E">
        <w:rPr>
          <w:rFonts w:ascii="Times New Roman" w:hAnsi="Times New Roman" w:eastAsia="Times New Roman" w:cs="Times New Roman"/>
          <w:lang w:val="es-CO" w:eastAsia="es-CO"/>
        </w:rPr>
        <w:t>.</w:t>
      </w:r>
      <w:bookmarkEnd w:id="80"/>
    </w:p>
    <w:p w:rsidRPr="006451FC" w:rsidR="00937F29" w:rsidP="000C4C41" w:rsidRDefault="00937F29" w14:paraId="05DEAF4C" w14:textId="04DDF36C">
      <w:pPr>
        <w:spacing w:after="0" w:line="276" w:lineRule="auto"/>
        <w:jc w:val="center"/>
        <w:rPr>
          <w:rFonts w:ascii="Times New Roman" w:hAnsi="Times New Roman" w:eastAsia="Times New Roman" w:cs="Times New Roman"/>
          <w:lang w:val="es-CO" w:eastAsia="es-CO"/>
        </w:rPr>
      </w:pPr>
      <w:r w:rsidRPr="006451FC">
        <w:rPr>
          <w:rFonts w:ascii="Times New Roman" w:hAnsi="Times New Roman" w:cs="Times New Roman"/>
          <w:noProof/>
        </w:rPr>
        <w:drawing>
          <wp:inline distT="0" distB="0" distL="0" distR="0" wp14:anchorId="2BC335AD" wp14:editId="4D1EFDE4">
            <wp:extent cx="4264487" cy="2769079"/>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97950" cy="2790808"/>
                    </a:xfrm>
                    <a:prstGeom prst="rect">
                      <a:avLst/>
                    </a:prstGeom>
                    <a:noFill/>
                    <a:ln>
                      <a:noFill/>
                    </a:ln>
                  </pic:spPr>
                </pic:pic>
              </a:graphicData>
            </a:graphic>
          </wp:inline>
        </w:drawing>
      </w:r>
      <w:r w:rsidRPr="006451FC">
        <w:rPr>
          <w:rFonts w:ascii="Times New Roman" w:hAnsi="Times New Roman" w:cs="Times New Roman"/>
        </w:rPr>
        <w:br/>
      </w:r>
      <w:r w:rsidRPr="006451FC">
        <w:rPr>
          <w:rFonts w:ascii="Times New Roman" w:hAnsi="Times New Roman" w:eastAsia="Times New Roman" w:cs="Times New Roman"/>
          <w:lang w:val="es-CO" w:eastAsia="es-CO"/>
        </w:rPr>
        <w:t xml:space="preserve">Fuente: Encuesta de Estudiantes, </w:t>
      </w:r>
      <w:r w:rsidRPr="006451FC" w:rsidR="004044DF">
        <w:rPr>
          <w:rFonts w:ascii="Times New Roman" w:hAnsi="Times New Roman" w:eastAsia="Times New Roman" w:cs="Times New Roman"/>
          <w:lang w:val="es-CO" w:eastAsia="es-CO"/>
        </w:rPr>
        <w:t>p</w:t>
      </w:r>
      <w:r w:rsidRPr="006451FC">
        <w:rPr>
          <w:rFonts w:ascii="Times New Roman" w:hAnsi="Times New Roman" w:eastAsia="Times New Roman" w:cs="Times New Roman"/>
          <w:lang w:val="es-CO" w:eastAsia="es-CO"/>
        </w:rPr>
        <w:t>roceso de Autoevaluación 2025</w:t>
      </w:r>
      <w:r w:rsidRPr="006451FC" w:rsidR="004044DF">
        <w:rPr>
          <w:rFonts w:ascii="Times New Roman" w:hAnsi="Times New Roman" w:eastAsia="Times New Roman" w:cs="Times New Roman"/>
          <w:lang w:val="es-CO" w:eastAsia="es-CO"/>
        </w:rPr>
        <w:t>.</w:t>
      </w:r>
    </w:p>
    <w:p w:rsidRPr="006451FC" w:rsidR="00224E10" w:rsidP="6BBB1636" w:rsidRDefault="0F1DCC64" w14:paraId="1DC17337" w14:textId="0F75FAB7">
      <w:pPr>
        <w:pStyle w:val="Sinespaciado"/>
        <w:spacing w:before="240" w:line="276" w:lineRule="auto"/>
        <w:jc w:val="both"/>
        <w:rPr>
          <w:rFonts w:ascii="Times New Roman" w:hAnsi="Times New Roman" w:cs="Times New Roman"/>
        </w:rPr>
      </w:pPr>
      <w:r w:rsidRPr="006451FC">
        <w:rPr>
          <w:rFonts w:ascii="Times New Roman" w:hAnsi="Times New Roman" w:cs="Times New Roman"/>
        </w:rPr>
        <w:t>Adicionalmente, el programa ha gestionado apoyos logísticos, académicos y tecnológicos de manera específica para estudiantes en situación de vulnerabilidad, lo cual refleja su compromiso con la equidad, la inclusión y la permanencia con calidad.</w:t>
      </w:r>
    </w:p>
    <w:p w:rsidRPr="006451FC" w:rsidR="7E172A74" w:rsidP="3FAE1183" w:rsidRDefault="7E172A74" w14:paraId="22C14AA0" w14:textId="46EC8692">
      <w:pPr>
        <w:pStyle w:val="Sinespaciado"/>
        <w:spacing w:line="276" w:lineRule="auto"/>
        <w:jc w:val="both"/>
        <w:rPr>
          <w:rFonts w:ascii="Times New Roman" w:hAnsi="Times New Roman" w:cs="Times New Roman"/>
        </w:rPr>
      </w:pPr>
    </w:p>
    <w:p w:rsidRPr="006451FC" w:rsidR="07949B93" w:rsidP="7E172A74" w:rsidRDefault="36623D26" w14:paraId="2B1115C7" w14:textId="438F219A">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 </w:t>
      </w:r>
      <w:bookmarkStart w:name="_Toc211321949" w:id="81"/>
      <w:r w:rsidRPr="006451FC">
        <w:rPr>
          <w:rFonts w:ascii="Times New Roman" w:hAnsi="Times New Roman" w:cs="Times New Roman"/>
        </w:rPr>
        <w:t xml:space="preserve">Ilustración </w:t>
      </w:r>
      <w:r w:rsidRPr="006451FC" w:rsidR="07949B93">
        <w:rPr>
          <w:rFonts w:ascii="Times New Roman" w:hAnsi="Times New Roman" w:cs="Times New Roman"/>
        </w:rPr>
        <w:fldChar w:fldCharType="begin"/>
      </w:r>
      <w:r w:rsidRPr="006451FC" w:rsidR="07949B93">
        <w:rPr>
          <w:rFonts w:ascii="Times New Roman" w:hAnsi="Times New Roman" w:cs="Times New Roman"/>
        </w:rPr>
        <w:instrText xml:space="preserve"> SEQ Ilustración \* ARABIC </w:instrText>
      </w:r>
      <w:r w:rsidRPr="006451FC" w:rsidR="07949B93">
        <w:rPr>
          <w:rFonts w:ascii="Times New Roman" w:hAnsi="Times New Roman" w:cs="Times New Roman"/>
        </w:rPr>
        <w:fldChar w:fldCharType="separate"/>
      </w:r>
      <w:r w:rsidR="00B054BE">
        <w:rPr>
          <w:rFonts w:ascii="Times New Roman" w:hAnsi="Times New Roman" w:cs="Times New Roman"/>
          <w:noProof/>
        </w:rPr>
        <w:t>10</w:t>
      </w:r>
      <w:r w:rsidRPr="006451FC" w:rsidR="07949B93">
        <w:rPr>
          <w:rFonts w:ascii="Times New Roman" w:hAnsi="Times New Roman" w:cs="Times New Roman"/>
        </w:rPr>
        <w:fldChar w:fldCharType="end"/>
      </w:r>
      <w:r w:rsidRPr="006451FC">
        <w:rPr>
          <w:rFonts w:ascii="Times New Roman" w:hAnsi="Times New Roman" w:cs="Times New Roman"/>
        </w:rPr>
        <w:t xml:space="preserve">  Distribución de beneficios por estudiantes cohorte 2024-1 a 2025-3</w:t>
      </w:r>
      <w:bookmarkEnd w:id="81"/>
    </w:p>
    <w:p w:rsidRPr="006451FC" w:rsidR="07949B93" w:rsidP="7E172A74" w:rsidRDefault="26586CAB" w14:paraId="349D28BD" w14:textId="238D5977">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2F98BD1A" wp14:editId="2404F55B">
            <wp:extent cx="3648974" cy="2604131"/>
            <wp:effectExtent l="0" t="0" r="8890" b="6350"/>
            <wp:docPr id="6255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876" name=""/>
                    <pic:cNvPicPr/>
                  </pic:nvPicPr>
                  <pic:blipFill>
                    <a:blip r:embed="rId41">
                      <a:extLst>
                        <a:ext uri="{28A0092B-C50C-407E-A947-70E740481C1C}">
                          <a14:useLocalDpi xmlns:a14="http://schemas.microsoft.com/office/drawing/2010/main"/>
                        </a:ext>
                      </a:extLst>
                    </a:blip>
                    <a:stretch>
                      <a:fillRect/>
                    </a:stretch>
                  </pic:blipFill>
                  <pic:spPr>
                    <a:xfrm>
                      <a:off x="0" y="0"/>
                      <a:ext cx="3682166" cy="2627819"/>
                    </a:xfrm>
                    <a:prstGeom prst="rect">
                      <a:avLst/>
                    </a:prstGeom>
                  </pic:spPr>
                </pic:pic>
              </a:graphicData>
            </a:graphic>
          </wp:inline>
        </w:drawing>
      </w:r>
    </w:p>
    <w:p w:rsidRPr="006451FC" w:rsidR="07949B93" w:rsidP="7E172A74" w:rsidRDefault="07949B93" w14:paraId="31B8832E" w14:textId="7B28DA9C">
      <w:pPr>
        <w:pStyle w:val="Sinespaciado"/>
        <w:spacing w:line="276" w:lineRule="auto"/>
        <w:jc w:val="center"/>
        <w:rPr>
          <w:rFonts w:ascii="Times New Roman" w:hAnsi="Times New Roman" w:cs="Times New Roman"/>
        </w:rPr>
      </w:pPr>
      <w:r w:rsidRPr="006451FC">
        <w:rPr>
          <w:rStyle w:val="nfasis"/>
          <w:rFonts w:ascii="Times New Roman" w:hAnsi="Times New Roman" w:cs="Times New Roman"/>
          <w:i w:val="0"/>
          <w:iCs w:val="0"/>
        </w:rPr>
        <w:t>Fuente: Programa académico, proceso de Autoevaluación 2025.</w:t>
      </w:r>
    </w:p>
    <w:p w:rsidRPr="006451FC" w:rsidR="000A2343" w:rsidP="3FAE1183" w:rsidRDefault="128E2DBF" w14:paraId="3A7F7673" w14:textId="30C9B43A">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universidad ofrece una gama sólida de estímulos y apoyos que fortalecen la permanencia, el bienestar y el reconocimiento estudiantil. Entre ellos se destacan becas institucionales y externas gestionadas por la Oficina de </w:t>
      </w:r>
      <w:r w:rsidRPr="006451FC" w:rsidR="14563956">
        <w:rPr>
          <w:rFonts w:ascii="Times New Roman" w:hAnsi="Times New Roman" w:cs="Times New Roman"/>
          <w:lang w:val="es-CO"/>
        </w:rPr>
        <w:t xml:space="preserve">Investigaciones </w:t>
      </w:r>
      <w:r w:rsidRPr="006451FC">
        <w:rPr>
          <w:rFonts w:ascii="Times New Roman" w:hAnsi="Times New Roman" w:cs="Times New Roman"/>
          <w:lang w:val="es-CO"/>
        </w:rPr>
        <w:t xml:space="preserve">(ODI), auxilios económicos, </w:t>
      </w:r>
      <w:r w:rsidRPr="006451FC" w:rsidR="49B52CB5">
        <w:rPr>
          <w:rFonts w:ascii="Times New Roman" w:hAnsi="Times New Roman" w:cs="Times New Roman"/>
          <w:lang w:val="es-CO"/>
        </w:rPr>
        <w:t>monitorias</w:t>
      </w:r>
      <w:r w:rsidRPr="006451FC">
        <w:rPr>
          <w:rFonts w:ascii="Times New Roman" w:hAnsi="Times New Roman" w:cs="Times New Roman"/>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rsidRPr="006451FC" w:rsidR="000A2343" w:rsidP="689739AE" w:rsidRDefault="000A2343" w14:paraId="46EFFB7C" w14:textId="3006A45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1" w:id="82"/>
      <w:bookmarkStart w:name="_Toc211324532" w:id="8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noProof/>
          <w:color w:val="auto"/>
          <w:sz w:val="22"/>
          <w:szCs w:val="22"/>
        </w:rPr>
        <w:t xml:space="preserve"> Valoración cualitativa y cuantitativa de la Característica 7. Estímulos y apoyos para estudiantes</w:t>
      </w:r>
      <w:r w:rsidRPr="006451FC" w:rsidR="004044DF">
        <w:rPr>
          <w:rFonts w:ascii="Times New Roman" w:hAnsi="Times New Roman" w:cs="Times New Roman"/>
          <w:i w:val="0"/>
          <w:iCs w:val="0"/>
          <w:noProof/>
          <w:color w:val="auto"/>
          <w:sz w:val="22"/>
          <w:szCs w:val="22"/>
        </w:rPr>
        <w:t>.</w:t>
      </w:r>
      <w:bookmarkEnd w:id="82"/>
      <w:bookmarkEnd w:id="83"/>
    </w:p>
    <w:tbl>
      <w:tblPr>
        <w:tblStyle w:val="Tablaconcuadrcula"/>
        <w:tblW w:w="8976" w:type="dxa"/>
        <w:tblInd w:w="-5" w:type="dxa"/>
        <w:tblLook w:val="04A0" w:firstRow="1" w:lastRow="0" w:firstColumn="1" w:lastColumn="0" w:noHBand="0" w:noVBand="1"/>
      </w:tblPr>
      <w:tblGrid>
        <w:gridCol w:w="2992"/>
        <w:gridCol w:w="2992"/>
        <w:gridCol w:w="2992"/>
      </w:tblGrid>
      <w:tr w:rsidRPr="006451FC" w:rsidR="000A2343" w:rsidTr="6BBB1636" w14:paraId="5FFCDA2D" w14:textId="77777777">
        <w:trPr>
          <w:trHeight w:val="292"/>
        </w:trPr>
        <w:tc>
          <w:tcPr>
            <w:tcW w:w="2992" w:type="dxa"/>
            <w:shd w:val="clear" w:color="auto" w:fill="DEEAF6" w:themeFill="accent5" w:themeFillTint="33"/>
            <w:vAlign w:val="center"/>
          </w:tcPr>
          <w:p w:rsidRPr="006451FC" w:rsidR="000A2343" w:rsidP="004044DF" w:rsidRDefault="000A2343" w14:paraId="7F8F987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0A2343" w:rsidP="004044DF" w:rsidRDefault="000A2343" w14:paraId="42D9E87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0A2343" w:rsidP="004044DF" w:rsidRDefault="000A2343" w14:paraId="3CB7532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6355285E" w14:textId="77777777">
        <w:trPr>
          <w:trHeight w:val="271"/>
        </w:trPr>
        <w:tc>
          <w:tcPr>
            <w:tcW w:w="2992" w:type="dxa"/>
            <w:vAlign w:val="center"/>
          </w:tcPr>
          <w:p w:rsidRPr="006451FC" w:rsidR="00A337E8" w:rsidP="004044DF" w:rsidRDefault="68FD4110" w14:paraId="024ACB3D" w14:textId="1298CBF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A337E8" w:rsidP="004044DF" w:rsidRDefault="6A3D391D" w14:paraId="0A63A34D" w14:textId="0AD53B2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A337E8" w:rsidP="004044DF" w:rsidRDefault="6A3D391D" w14:paraId="2B7C8709" w14:textId="0260C5A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16,28</w:t>
            </w:r>
          </w:p>
        </w:tc>
      </w:tr>
    </w:tbl>
    <w:p w:rsidRPr="006451FC" w:rsidR="00454D07" w:rsidP="000C4C41" w:rsidRDefault="000A2343" w14:paraId="0AE86314" w14:textId="4103A3B4">
      <w:pPr>
        <w:spacing w:after="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044DF">
        <w:rPr>
          <w:rFonts w:ascii="Times New Roman" w:hAnsi="Times New Roman" w:cs="Times New Roman"/>
        </w:rPr>
        <w:t>.</w:t>
      </w:r>
    </w:p>
    <w:p w:rsidRPr="006451FC" w:rsidR="000A2343" w:rsidP="000C4C41" w:rsidRDefault="00D97984" w14:paraId="27F6FD83" w14:textId="5B18E9B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rsidRPr="006451FC" w:rsidR="3FAE1183" w:rsidP="3FAE1183" w:rsidRDefault="408FFA44" w14:paraId="69AFB13F" w14:textId="520545DD">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w:t>
      </w:r>
      <w:r w:rsidRPr="006451FC" w:rsidR="6846DF1F">
        <w:rPr>
          <w:rFonts w:eastAsiaTheme="minorEastAsia"/>
          <w:sz w:val="22"/>
          <w:szCs w:val="22"/>
          <w:lang w:eastAsia="en-US"/>
        </w:rPr>
        <w:t>U</w:t>
      </w:r>
      <w:r w:rsidRPr="006451FC">
        <w:rPr>
          <w:rFonts w:eastAsiaTheme="minorEastAsia"/>
          <w:sz w:val="22"/>
          <w:szCs w:val="22"/>
          <w:lang w:eastAsia="en-US"/>
        </w:rPr>
        <w:t>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rsidRPr="006451FC" w:rsidR="3FAE1183" w:rsidP="3FAE1183" w:rsidRDefault="408FFA44" w14:paraId="315107CD" w14:textId="12FF06FF">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Reglamento Estudiantil y la política académica ofrecen un marco normativo claro y pertinente, garantizando transparencia y equidad en los procesos. A esto se suman los estímulos y apoyos institucionales —como becas, </w:t>
      </w:r>
      <w:r w:rsidRPr="006451FC" w:rsidR="00F8088A">
        <w:rPr>
          <w:rFonts w:eastAsiaTheme="minorEastAsia"/>
          <w:sz w:val="22"/>
          <w:szCs w:val="22"/>
          <w:lang w:eastAsia="en-US"/>
        </w:rPr>
        <w:t>monitorias</w:t>
      </w:r>
      <w:r w:rsidRPr="006451FC">
        <w:rPr>
          <w:rFonts w:eastAsiaTheme="minorEastAsia"/>
          <w:sz w:val="22"/>
          <w:szCs w:val="22"/>
          <w:lang w:eastAsia="en-US"/>
        </w:rPr>
        <w:t>, auxilios económicos y programas de movilidad— gestionados principalmente por la ODI, que reflejan el compromiso institucional con la inclusión y la equidad.</w:t>
      </w:r>
    </w:p>
    <w:p w:rsidRPr="006451FC" w:rsidR="3FAE1183" w:rsidP="3FAE1183" w:rsidRDefault="408FFA44" w14:paraId="7C1FF585" w14:textId="408F7A01">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rsidRPr="006451FC" w:rsidR="001462CB" w:rsidP="7E172A74" w:rsidRDefault="060F0B3D" w14:paraId="090135C0" w14:textId="66321C96">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el Factor 2 se cumple en alto grado, dado que las acciones institucionales impactan de manera significativa en la experiencia estudiantil, aunque requieren mayor cobertura, articulación y actualización para responder a las necesidades emergentes de la comunidad universitaria.</w:t>
      </w:r>
    </w:p>
    <w:p w:rsidRPr="006451FC" w:rsidR="003D063B" w:rsidP="689739AE" w:rsidRDefault="003D063B" w14:paraId="3D441D7E" w14:textId="2ACD94D4">
      <w:pPr>
        <w:pStyle w:val="Descripcin"/>
        <w:keepNext/>
        <w:spacing w:before="240" w:after="0" w:line="276" w:lineRule="auto"/>
        <w:jc w:val="center"/>
        <w:rPr>
          <w:rFonts w:ascii="Times New Roman" w:hAnsi="Times New Roman" w:cs="Times New Roman"/>
          <w:i w:val="0"/>
          <w:iCs w:val="0"/>
          <w:sz w:val="22"/>
          <w:szCs w:val="22"/>
        </w:rPr>
      </w:pPr>
      <w:bookmarkStart w:name="_Toc210978992" w:id="84"/>
      <w:bookmarkStart w:name="_Toc211324533" w:id="8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2. Estudiantes</w:t>
      </w:r>
      <w:r w:rsidRPr="006451FC" w:rsidR="004044DF">
        <w:rPr>
          <w:rFonts w:ascii="Times New Roman" w:hAnsi="Times New Roman" w:cs="Times New Roman"/>
          <w:i w:val="0"/>
          <w:iCs w:val="0"/>
          <w:color w:val="auto"/>
          <w:sz w:val="22"/>
          <w:szCs w:val="22"/>
        </w:rPr>
        <w:t>.</w:t>
      </w:r>
      <w:bookmarkEnd w:id="84"/>
      <w:bookmarkEnd w:id="85"/>
    </w:p>
    <w:tbl>
      <w:tblPr>
        <w:tblStyle w:val="Tablaconcuadrcula"/>
        <w:tblW w:w="9202" w:type="dxa"/>
        <w:jc w:val="center"/>
        <w:tblLayout w:type="fixed"/>
        <w:tblLook w:val="04A0" w:firstRow="1" w:lastRow="0" w:firstColumn="1" w:lastColumn="0" w:noHBand="0" w:noVBand="1"/>
      </w:tblPr>
      <w:tblGrid>
        <w:gridCol w:w="2263"/>
        <w:gridCol w:w="1985"/>
        <w:gridCol w:w="1417"/>
        <w:gridCol w:w="1418"/>
        <w:gridCol w:w="2119"/>
      </w:tblGrid>
      <w:tr w:rsidRPr="006451FC" w:rsidR="006E5106" w:rsidTr="6BBB1636" w14:paraId="77BA8602" w14:textId="77777777">
        <w:trPr>
          <w:trHeight w:val="335"/>
          <w:jc w:val="center"/>
        </w:trPr>
        <w:tc>
          <w:tcPr>
            <w:tcW w:w="4248" w:type="dxa"/>
            <w:gridSpan w:val="2"/>
            <w:shd w:val="clear" w:color="auto" w:fill="DEEAF6" w:themeFill="accent5" w:themeFillTint="33"/>
            <w:vAlign w:val="center"/>
          </w:tcPr>
          <w:p w:rsidRPr="006451FC" w:rsidR="006E5106" w:rsidP="004044DF" w:rsidRDefault="7B8B6E2D" w14:paraId="19B5403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rsidRPr="006451FC" w:rsidR="006E5106" w:rsidP="004044DF" w:rsidRDefault="7B8B6E2D" w14:paraId="596E28F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6E5106" w:rsidP="004044DF" w:rsidRDefault="7B8B6E2D" w14:paraId="310068A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A337E8" w:rsidTr="6BBB1636" w14:paraId="7EF8DDA0" w14:textId="77777777">
        <w:trPr>
          <w:trHeight w:val="345"/>
          <w:jc w:val="center"/>
        </w:trPr>
        <w:tc>
          <w:tcPr>
            <w:tcW w:w="2263" w:type="dxa"/>
            <w:shd w:val="clear" w:color="auto" w:fill="DEEAF6" w:themeFill="accent5" w:themeFillTint="33"/>
            <w:vAlign w:val="center"/>
          </w:tcPr>
          <w:p w:rsidRPr="006451FC" w:rsidR="00A337E8" w:rsidP="00486B65" w:rsidRDefault="68FD4110" w14:paraId="49B3EA4B" w14:textId="3FC28B8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5" w:type="dxa"/>
            <w:shd w:val="clear" w:color="auto" w:fill="DEEAF6" w:themeFill="accent5" w:themeFillTint="33"/>
            <w:vAlign w:val="center"/>
          </w:tcPr>
          <w:p w:rsidRPr="006451FC" w:rsidR="00A337E8" w:rsidP="00486B65" w:rsidRDefault="68FD4110" w14:paraId="16302AEC" w14:textId="5C37660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417" w:type="dxa"/>
            <w:shd w:val="clear" w:color="auto" w:fill="DEEAF6" w:themeFill="accent5" w:themeFillTint="33"/>
            <w:vAlign w:val="center"/>
          </w:tcPr>
          <w:p w:rsidRPr="006451FC" w:rsidR="00A337E8" w:rsidP="00486B65" w:rsidRDefault="68FD4110" w14:paraId="50EB53E2" w14:textId="63DA6AA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rsidRPr="006451FC" w:rsidR="00A337E8" w:rsidP="00486B65" w:rsidRDefault="68FD4110" w14:paraId="6EFDEF1F" w14:textId="4E5306EA">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tcPr>
          <w:p w:rsidRPr="006451FC" w:rsidR="00A337E8" w:rsidP="00486B65" w:rsidRDefault="00A337E8" w14:paraId="1ECB794A" w14:textId="77777777">
            <w:pPr>
              <w:pStyle w:val="Sinespaciado"/>
              <w:jc w:val="center"/>
              <w:rPr>
                <w:rFonts w:ascii="Times New Roman" w:hAnsi="Times New Roman" w:cs="Times New Roman"/>
                <w:b/>
                <w:bCs/>
                <w:sz w:val="20"/>
                <w:szCs w:val="20"/>
              </w:rPr>
            </w:pPr>
          </w:p>
        </w:tc>
      </w:tr>
      <w:tr w:rsidRPr="006451FC" w:rsidR="00A337E8" w:rsidTr="6BBB1636" w14:paraId="3265655F" w14:textId="77777777">
        <w:trPr>
          <w:trHeight w:val="245"/>
          <w:jc w:val="center"/>
        </w:trPr>
        <w:tc>
          <w:tcPr>
            <w:tcW w:w="2263" w:type="dxa"/>
            <w:vAlign w:val="center"/>
          </w:tcPr>
          <w:p w:rsidRPr="006451FC" w:rsidR="00A337E8" w:rsidP="004044DF" w:rsidRDefault="68FD4110" w14:paraId="2C5B49D9" w14:textId="623D1F10">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5" w:type="dxa"/>
            <w:vAlign w:val="center"/>
          </w:tcPr>
          <w:p w:rsidRPr="006451FC" w:rsidR="00A337E8" w:rsidP="004044DF" w:rsidRDefault="68FD4110" w14:paraId="452CD416" w14:textId="5DDDA3C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417" w:type="dxa"/>
            <w:vAlign w:val="center"/>
          </w:tcPr>
          <w:p w:rsidRPr="006451FC" w:rsidR="00A337E8" w:rsidP="00486B65" w:rsidRDefault="6A3D391D" w14:paraId="63D12A0E" w14:textId="7C02CFA8">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rsidRPr="006451FC" w:rsidR="00A337E8" w:rsidP="00486B65" w:rsidRDefault="6A3D391D" w14:paraId="6A4741A9" w14:textId="356140A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4,6</w:t>
            </w:r>
          </w:p>
        </w:tc>
        <w:tc>
          <w:tcPr>
            <w:tcW w:w="2119" w:type="dxa"/>
            <w:vAlign w:val="center"/>
          </w:tcPr>
          <w:p w:rsidRPr="006451FC" w:rsidR="00A337E8" w:rsidP="00486B65" w:rsidRDefault="6A3D391D" w14:paraId="4AAEE3C9" w14:textId="747E353C">
            <w:pPr>
              <w:jc w:val="center"/>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12,42%</w:t>
            </w:r>
          </w:p>
        </w:tc>
      </w:tr>
      <w:tr w:rsidRPr="006451FC" w:rsidR="006E5106" w:rsidTr="6BBB1636" w14:paraId="46246E96" w14:textId="77777777">
        <w:trPr>
          <w:trHeight w:val="341"/>
          <w:jc w:val="center"/>
        </w:trPr>
        <w:tc>
          <w:tcPr>
            <w:tcW w:w="4248" w:type="dxa"/>
            <w:gridSpan w:val="2"/>
            <w:shd w:val="clear" w:color="auto" w:fill="DEEAF6" w:themeFill="accent5" w:themeFillTint="33"/>
            <w:vAlign w:val="center"/>
          </w:tcPr>
          <w:p w:rsidRPr="006451FC" w:rsidR="006E5106" w:rsidP="009E61F4" w:rsidRDefault="7B8B6E2D" w14:paraId="76EEAEB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54" w:type="dxa"/>
            <w:gridSpan w:val="3"/>
            <w:shd w:val="clear" w:color="auto" w:fill="DEEAF6" w:themeFill="accent5" w:themeFillTint="33"/>
            <w:vAlign w:val="center"/>
          </w:tcPr>
          <w:p w:rsidRPr="006451FC" w:rsidR="006E5106" w:rsidP="009E61F4" w:rsidRDefault="7B8B6E2D" w14:paraId="3DB0E3E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6E5106" w:rsidTr="6BBB1636" w14:paraId="6DD86475" w14:textId="77777777">
        <w:trPr>
          <w:trHeight w:val="245"/>
          <w:jc w:val="center"/>
        </w:trPr>
        <w:tc>
          <w:tcPr>
            <w:tcW w:w="4248" w:type="dxa"/>
            <w:gridSpan w:val="2"/>
          </w:tcPr>
          <w:p w:rsidRPr="006451FC" w:rsidR="00B765FA" w:rsidP="00231F21" w:rsidRDefault="11AAD1A4" w14:paraId="77171837" w14:textId="5F385AB7">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Alta participación estudiantil en actividades de formación integral, investigación, movilidad académica y eventos de proyección social.</w:t>
            </w:r>
          </w:p>
          <w:p w:rsidRPr="006451FC" w:rsidR="00B765FA" w:rsidP="00231F21" w:rsidRDefault="11AAD1A4" w14:paraId="0CD3D21A" w14:textId="30152C98">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Existencia de mecanismos de orientación y acompañamiento académico, a través de la </w:t>
            </w:r>
            <w:r w:rsidRPr="006451FC" w:rsidR="7C697FEF">
              <w:rPr>
                <w:rFonts w:ascii="Times New Roman" w:hAnsi="Times New Roman" w:cs="Times New Roman"/>
                <w:color w:val="000000" w:themeColor="text1"/>
                <w:sz w:val="20"/>
                <w:szCs w:val="20"/>
              </w:rPr>
              <w:t>C</w:t>
            </w:r>
            <w:r w:rsidRPr="006451FC">
              <w:rPr>
                <w:rFonts w:ascii="Times New Roman" w:hAnsi="Times New Roman" w:cs="Times New Roman"/>
                <w:color w:val="000000" w:themeColor="text1"/>
                <w:sz w:val="20"/>
                <w:szCs w:val="20"/>
              </w:rPr>
              <w:t xml:space="preserve">oordinación de la </w:t>
            </w:r>
            <w:r w:rsidRPr="006451FC" w:rsidR="7C697FEF">
              <w:rPr>
                <w:rFonts w:ascii="Times New Roman" w:hAnsi="Times New Roman" w:cs="Times New Roman"/>
                <w:color w:val="000000" w:themeColor="text1"/>
                <w:sz w:val="20"/>
                <w:szCs w:val="20"/>
              </w:rPr>
              <w:t>M</w:t>
            </w:r>
            <w:r w:rsidRPr="006451FC">
              <w:rPr>
                <w:rFonts w:ascii="Times New Roman" w:hAnsi="Times New Roman" w:cs="Times New Roman"/>
                <w:color w:val="000000" w:themeColor="text1"/>
                <w:sz w:val="20"/>
                <w:szCs w:val="20"/>
              </w:rPr>
              <w:t>aestría, tutores de trabajos de grado y programas institucionales de bienestar.</w:t>
            </w:r>
          </w:p>
          <w:p w:rsidRPr="006451FC" w:rsidR="00B765FA" w:rsidP="00231F21" w:rsidRDefault="71A1C761" w14:paraId="0C09C7EA" w14:textId="74620345">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Reconocimiento de la aut</w:t>
            </w:r>
            <w:r w:rsidRPr="006451FC" w:rsidR="352556F5">
              <w:rPr>
                <w:rFonts w:ascii="Times New Roman" w:hAnsi="Times New Roman" w:cs="Times New Roman"/>
                <w:color w:val="000000" w:themeColor="text1"/>
                <w:sz w:val="20"/>
                <w:szCs w:val="20"/>
              </w:rPr>
              <w:t>onomía</w:t>
            </w:r>
            <w:r w:rsidRPr="006451FC">
              <w:rPr>
                <w:rFonts w:ascii="Times New Roman" w:hAnsi="Times New Roman" w:cs="Times New Roman"/>
                <w:color w:val="000000" w:themeColor="text1"/>
                <w:sz w:val="20"/>
                <w:szCs w:val="20"/>
              </w:rPr>
              <w:t xml:space="preserve"> de los estudiantes, valorada en los resultados de encuestas y en el desempeño en investigación y producción académica.</w:t>
            </w:r>
          </w:p>
          <w:p w:rsidRPr="006451FC" w:rsidR="00B765FA" w:rsidP="00231F21" w:rsidRDefault="11AAD1A4" w14:paraId="381E2EBA" w14:textId="092D3096">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Disponibilidad de un Reglamento de Posgrados (Acuerdo 001 de 2009) y de normativas específicas de trabajo de grado (Acuerdo 001 de 2019 y Acuerdo 004 de 2022), que brindan claridad sobre procesos y derechos estudiantiles.</w:t>
            </w:r>
          </w:p>
          <w:p w:rsidRPr="006451FC" w:rsidR="006E5106" w:rsidP="00231F21" w:rsidRDefault="11AAD1A4" w14:paraId="3D4BE6AA" w14:textId="2B6960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estímulos y apoyos económicos como descuentos en matrícula, becas institucionales y programas de bienestar universitario, que contribuyen a la permanencia.</w:t>
            </w:r>
          </w:p>
        </w:tc>
        <w:tc>
          <w:tcPr>
            <w:tcW w:w="4954" w:type="dxa"/>
            <w:gridSpan w:val="3"/>
          </w:tcPr>
          <w:p w:rsidRPr="006451FC" w:rsidR="00B765FA" w:rsidP="00231F21" w:rsidRDefault="11AAD1A4" w14:paraId="3CFEB367" w14:textId="54943D4E">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Necesidad de fortalecer los canales de comunicación para mejorar la difusión de apoyos institucionales y oportunidades académicas entre la comunidad estudiantil.</w:t>
            </w:r>
          </w:p>
          <w:p w:rsidRPr="006451FC" w:rsidR="00B765FA" w:rsidP="00231F21" w:rsidRDefault="11AAD1A4" w14:paraId="23183CDB" w14:textId="48DE6EC9">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Algunos estudiantes perciben insuficiente la oferta de estrategias de orientación personalizada en temas de investigación, movilidad y segunda lengua.</w:t>
            </w:r>
          </w:p>
          <w:p w:rsidRPr="006451FC" w:rsidR="00B765FA" w:rsidP="00231F21" w:rsidRDefault="11AAD1A4" w14:paraId="7696AAAD" w14:textId="02369EB9">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Retos en la ampliación y diversificación de estímulos más allá de los descuentos en matrícula, incluyendo apoyos específicos para movilidad internacional y participación en redes académicas.</w:t>
            </w:r>
          </w:p>
          <w:p w:rsidRPr="006451FC" w:rsidR="006E5106" w:rsidP="00231F21" w:rsidRDefault="11AAD1A4" w14:paraId="23DCEF63" w14:textId="0D1E97AD">
            <w:pPr>
              <w:pStyle w:val="Sinespaciado"/>
              <w:numPr>
                <w:ilvl w:val="0"/>
                <w:numId w:val="27"/>
              </w:numPr>
              <w:ind w:left="175" w:hanging="185"/>
              <w:jc w:val="both"/>
              <w:rPr>
                <w:rFonts w:ascii="Times New Roman" w:hAnsi="Times New Roman" w:cs="Times New Roman"/>
                <w:sz w:val="20"/>
                <w:szCs w:val="20"/>
              </w:rPr>
            </w:pPr>
            <w:r w:rsidRPr="006451FC">
              <w:rPr>
                <w:rFonts w:ascii="Times New Roman" w:hAnsi="Times New Roman" w:cs="Times New Roman"/>
                <w:color w:val="000000" w:themeColor="text1"/>
                <w:sz w:val="20"/>
                <w:szCs w:val="20"/>
              </w:rPr>
              <w:t>Persisten oportunidades de mejora en la implementación de alertas tempranas y seguimiento más sistemático de las trayectorias académicas</w:t>
            </w:r>
            <w:r w:rsidRPr="006451FC">
              <w:rPr>
                <w:rFonts w:ascii="Times New Roman" w:hAnsi="Times New Roman" w:cs="Times New Roman"/>
                <w:sz w:val="20"/>
                <w:szCs w:val="20"/>
              </w:rPr>
              <w:t>.</w:t>
            </w:r>
          </w:p>
        </w:tc>
      </w:tr>
    </w:tbl>
    <w:p w:rsidRPr="006451FC" w:rsidR="003D063B" w:rsidP="000C4C41" w:rsidRDefault="003D063B" w14:paraId="0D626293" w14:textId="11D869F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044DF">
        <w:rPr>
          <w:rFonts w:ascii="Times New Roman" w:hAnsi="Times New Roman" w:cs="Times New Roman"/>
        </w:rPr>
        <w:t>.</w:t>
      </w:r>
    </w:p>
    <w:p w:rsidRPr="006451FC" w:rsidR="00D97984" w:rsidP="00231F21" w:rsidRDefault="39B7B66B" w14:paraId="32D4346F" w14:textId="597320F5">
      <w:pPr>
        <w:pStyle w:val="Ttulo3"/>
        <w:numPr>
          <w:ilvl w:val="2"/>
          <w:numId w:val="31"/>
        </w:numPr>
        <w:spacing w:line="276" w:lineRule="auto"/>
        <w:rPr>
          <w:rFonts w:cs="Times New Roman"/>
        </w:rPr>
      </w:pPr>
      <w:bookmarkStart w:name="_Toc591866334" w:id="86"/>
      <w:bookmarkStart w:name="_Toc211321921" w:id="87"/>
      <w:r w:rsidRPr="006451FC">
        <w:rPr>
          <w:rFonts w:cs="Times New Roman"/>
        </w:rPr>
        <w:t>Factor 3. Profesores</w:t>
      </w:r>
      <w:bookmarkEnd w:id="86"/>
      <w:bookmarkEnd w:id="87"/>
      <w:r w:rsidRPr="006451FC">
        <w:rPr>
          <w:rFonts w:cs="Times New Roman"/>
        </w:rPr>
        <w:t xml:space="preserve">   </w:t>
      </w:r>
    </w:p>
    <w:p w:rsidRPr="006451FC" w:rsidR="00D97984" w:rsidP="6BBB1636" w:rsidRDefault="00D97984" w14:paraId="11EC5467" w14:textId="2CF608B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8. Selección, </w:t>
      </w:r>
      <w:r w:rsidRPr="006451FC" w:rsidR="00553FBA">
        <w:rPr>
          <w:rFonts w:ascii="Times New Roman" w:hAnsi="Times New Roman" w:cs="Times New Roman"/>
          <w:b/>
          <w:bCs/>
        </w:rPr>
        <w:t xml:space="preserve">vinculación y permanencia   </w:t>
      </w:r>
    </w:p>
    <w:p w:rsidRPr="006451FC" w:rsidR="00224E10" w:rsidP="3FAE1183" w:rsidRDefault="0B7A2E4E" w14:paraId="731114C4" w14:textId="7132EE77">
      <w:pPr>
        <w:pStyle w:val="Sinespaciado"/>
        <w:spacing w:line="276" w:lineRule="auto"/>
        <w:jc w:val="both"/>
        <w:rPr>
          <w:rFonts w:ascii="Times New Roman" w:hAnsi="Times New Roman" w:cs="Times New Roman"/>
        </w:rPr>
      </w:pPr>
      <w:r w:rsidRPr="006451FC">
        <w:rPr>
          <w:rFonts w:ascii="Times New Roman" w:hAnsi="Times New Roman" w:cs="Times New Roman"/>
        </w:rPr>
        <w:t xml:space="preserve">La Maestría en Ciencias de la Información y las Comunicaciones cuenta con un equipo docente altamente cualificado, cuya vinculación y permanencia se rige por los lineamientos institucionales establecidos en </w:t>
      </w:r>
      <w:r w:rsidRPr="006451FC">
        <w:rPr>
          <w:rFonts w:ascii="Times New Roman" w:hAnsi="Times New Roman" w:cs="Times New Roman" w:eastAsiaTheme="minorEastAsia"/>
        </w:rPr>
        <w:t xml:space="preserve">el </w:t>
      </w:r>
      <w:hyperlink r:id="rId42">
        <w:r w:rsidRPr="006451FC">
          <w:rPr>
            <w:rStyle w:val="Hipervnculo"/>
            <w:rFonts w:ascii="Times New Roman" w:hAnsi="Times New Roman" w:cs="Times New Roman"/>
          </w:rPr>
          <w:t>Acuerdo 003 de 2010 del Consejo Superior Universitario</w:t>
        </w:r>
      </w:hyperlink>
      <w:r w:rsidRPr="006451FC">
        <w:rPr>
          <w:rFonts w:ascii="Times New Roman" w:hAnsi="Times New Roman" w:cs="Times New Roman" w:eastAsiaTheme="minorEastAsia"/>
        </w:rPr>
        <w:t>,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rsidRPr="006451FC" w:rsidR="3FAE1183" w:rsidP="3FAE1183" w:rsidRDefault="3FAE1183" w14:paraId="00A9FA8E" w14:textId="172F76B1">
      <w:pPr>
        <w:pStyle w:val="Sinespaciado"/>
        <w:spacing w:line="276" w:lineRule="auto"/>
        <w:jc w:val="both"/>
        <w:rPr>
          <w:rFonts w:ascii="Times New Roman" w:hAnsi="Times New Roman" w:cs="Times New Roman" w:eastAsiaTheme="minorEastAsia"/>
        </w:rPr>
      </w:pPr>
    </w:p>
    <w:p w:rsidRPr="006451FC" w:rsidR="00BC6BAE" w:rsidP="3FAE1183" w:rsidRDefault="6BEEE4FD" w14:paraId="15EC1453" w14:textId="5D4D971D">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los requisitos para orientar asignaturas de nivel posgradual, dirigir trabajos de grado y liderar proyectos de investigación. Esta fortaleza se corrobora con los resultados de la encuesta a docentes, donde se observa una amplia permanencia institucional: la mayoría acumula más de 15 años de experiencia en la Universidad, con picos de concentración en 23 y 25 años (tres docentes en cada caso)</w:t>
      </w:r>
      <w:r w:rsidRPr="006451FC" w:rsidR="59853673">
        <w:rPr>
          <w:rFonts w:ascii="Times New Roman" w:hAnsi="Times New Roman" w:cs="Times New Roman"/>
          <w:lang w:val="es-CO"/>
        </w:rPr>
        <w:t>,</w:t>
      </w:r>
      <w:r w:rsidRPr="006451FC">
        <w:rPr>
          <w:rFonts w:ascii="Times New Roman" w:hAnsi="Times New Roman" w:cs="Times New Roman"/>
          <w:lang w:val="es-CO"/>
        </w:rPr>
        <w:t xml:space="preserve"> y grupos relevantes en 17 y 18 años (dos docentes cada uno). Esta distribución evidencia estabilidad y continuidad en la vinculación, factores que aseguran la calidad de la enseñanza, la consolidación de líneas de investigación y la sostenibilidad de los procesos de extensión del programa.</w:t>
      </w:r>
    </w:p>
    <w:p w:rsidRPr="006451FC" w:rsidR="00BC6BAE" w:rsidP="000C4C41" w:rsidRDefault="472A59F6" w14:paraId="6362D64C" w14:textId="3465C0CA" w14:noSpellErr="1">
      <w:pPr>
        <w:spacing w:before="240" w:after="0" w:line="276" w:lineRule="auto"/>
        <w:jc w:val="center"/>
        <w:rPr>
          <w:rFonts w:ascii="Times New Roman" w:hAnsi="Times New Roman" w:eastAsia="Times New Roman" w:cs="Times New Roman"/>
          <w:lang w:val="es-CO" w:eastAsia="es-CO"/>
        </w:rPr>
      </w:pPr>
      <w:bookmarkStart w:name="_Toc211321950" w:id="88"/>
      <w:r w:rsidRPr="24D56419" w:rsidR="348D9BB8">
        <w:rPr>
          <w:rFonts w:ascii="Times New Roman" w:hAnsi="Times New Roman" w:cs="Times New Roman"/>
        </w:rPr>
        <w:t xml:space="preserve">Ilustración </w:t>
      </w:r>
      <w:r w:rsidRPr="24D56419">
        <w:rPr>
          <w:rFonts w:ascii="Times New Roman" w:hAnsi="Times New Roman" w:cs="Times New Roman"/>
        </w:rPr>
        <w:fldChar w:fldCharType="begin"/>
      </w:r>
      <w:r w:rsidRPr="24D56419">
        <w:rPr>
          <w:rFonts w:ascii="Times New Roman" w:hAnsi="Times New Roman" w:cs="Times New Roman"/>
        </w:rPr>
        <w:instrText xml:space="preserve"> SEQ Ilustración \* ARABIC </w:instrText>
      </w:r>
      <w:r w:rsidRPr="24D56419">
        <w:rPr>
          <w:rFonts w:ascii="Times New Roman" w:hAnsi="Times New Roman" w:cs="Times New Roman"/>
        </w:rPr>
        <w:fldChar w:fldCharType="separate"/>
      </w:r>
      <w:commentRangeStart w:id="793606617"/>
      <w:r w:rsidRPr="24D56419" w:rsidR="6FB3F5EC">
        <w:rPr>
          <w:rFonts w:ascii="Times New Roman" w:hAnsi="Times New Roman" w:cs="Times New Roman"/>
          <w:noProof/>
        </w:rPr>
        <w:t>11</w:t>
      </w:r>
      <w:r w:rsidRPr="24D56419">
        <w:rPr>
          <w:rFonts w:ascii="Times New Roman" w:hAnsi="Times New Roman" w:cs="Times New Roman"/>
        </w:rPr>
        <w:fldChar w:fldCharType="end"/>
      </w:r>
      <w:commentRangeEnd w:id="793606617"/>
      <w:r>
        <w:rPr>
          <w:rStyle w:val="CommentReference"/>
        </w:rPr>
        <w:commentReference w:id="793606617"/>
      </w:r>
      <w:r w:rsidRPr="24D56419" w:rsidR="348D9BB8">
        <w:rPr>
          <w:rFonts w:ascii="Times New Roman" w:hAnsi="Times New Roman" w:cs="Times New Roman"/>
        </w:rPr>
        <w:t xml:space="preserve"> </w:t>
      </w:r>
      <w:r w:rsidRPr="24D56419" w:rsidR="7639E690">
        <w:rPr>
          <w:rFonts w:ascii="Times New Roman" w:hAnsi="Times New Roman" w:eastAsia="Times New Roman" w:cs="Times New Roman"/>
          <w:lang w:val="es-CO" w:eastAsia="es-CO"/>
        </w:rPr>
        <w:t xml:space="preserve">Años de experiencia de los docentes vinculados a la </w:t>
      </w:r>
      <w:r w:rsidRPr="24D56419" w:rsidR="4A234BBD">
        <w:rPr>
          <w:rFonts w:ascii="Times New Roman" w:hAnsi="Times New Roman" w:eastAsia="Times New Roman" w:cs="Times New Roman"/>
          <w:lang w:val="es-CO" w:eastAsia="es-CO"/>
        </w:rPr>
        <w:t>M</w:t>
      </w:r>
      <w:r w:rsidRPr="24D56419" w:rsidR="7639E690">
        <w:rPr>
          <w:rFonts w:ascii="Times New Roman" w:hAnsi="Times New Roman" w:eastAsia="Times New Roman" w:cs="Times New Roman"/>
          <w:lang w:val="es-CO" w:eastAsia="es-CO"/>
        </w:rPr>
        <w:t>aestría</w:t>
      </w:r>
      <w:r w:rsidRPr="24D56419" w:rsidR="7FA8CB3B">
        <w:rPr>
          <w:rFonts w:ascii="Times New Roman" w:hAnsi="Times New Roman" w:eastAsia="Times New Roman" w:cs="Times New Roman"/>
          <w:lang w:val="es-CO" w:eastAsia="es-CO"/>
        </w:rPr>
        <w:t>.</w:t>
      </w:r>
      <w:bookmarkEnd w:id="88"/>
    </w:p>
    <w:p w:rsidRPr="006451FC" w:rsidR="00BC6BAE" w:rsidP="000C4C41" w:rsidRDefault="39B2D7B8" w14:paraId="1CD45ECA" w14:textId="389EC0BD">
      <w:pPr>
        <w:spacing w:after="0" w:line="276" w:lineRule="auto"/>
        <w:jc w:val="center"/>
        <w:rPr>
          <w:rFonts w:ascii="Times New Roman" w:hAnsi="Times New Roman" w:eastAsia="Times New Roman" w:cs="Times New Roman"/>
          <w:lang w:val="es-CO" w:eastAsia="es-CO"/>
        </w:rPr>
      </w:pPr>
      <w:r w:rsidRPr="006451FC">
        <w:rPr>
          <w:rFonts w:ascii="Times New Roman" w:hAnsi="Times New Roman" w:cs="Times New Roman"/>
          <w:noProof/>
        </w:rPr>
        <w:drawing>
          <wp:inline distT="0" distB="0" distL="0" distR="0" wp14:anchorId="50B928AE" wp14:editId="0C69AE33">
            <wp:extent cx="4112881" cy="192663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a:ext>
                      </a:extLst>
                    </a:blip>
                    <a:srcRect/>
                    <a:stretch>
                      <a:fillRect/>
                    </a:stretch>
                  </pic:blipFill>
                  <pic:spPr bwMode="auto">
                    <a:xfrm>
                      <a:off x="0" y="0"/>
                      <a:ext cx="4112881" cy="1926631"/>
                    </a:xfrm>
                    <a:prstGeom prst="rect">
                      <a:avLst/>
                    </a:prstGeom>
                    <a:noFill/>
                    <a:ln>
                      <a:noFill/>
                    </a:ln>
                  </pic:spPr>
                </pic:pic>
              </a:graphicData>
            </a:graphic>
          </wp:inline>
        </w:drawing>
      </w:r>
      <w:r w:rsidRPr="006451FC" w:rsidR="0A61E852">
        <w:rPr>
          <w:rFonts w:ascii="Times New Roman" w:hAnsi="Times New Roman" w:cs="Times New Roman"/>
        </w:rPr>
        <w:br/>
      </w:r>
      <w:r w:rsidRPr="006451FC">
        <w:rPr>
          <w:rFonts w:ascii="Times New Roman" w:hAnsi="Times New Roman" w:eastAsia="Times New Roman" w:cs="Times New Roman"/>
          <w:lang w:val="es-CO" w:eastAsia="es-CO"/>
        </w:rPr>
        <w:t xml:space="preserve">Fuente: Encuesta de Docentes, </w:t>
      </w:r>
      <w:r w:rsidRPr="006451FC" w:rsidR="086DB4F5">
        <w:rPr>
          <w:rFonts w:ascii="Times New Roman" w:hAnsi="Times New Roman" w:eastAsia="Times New Roman" w:cs="Times New Roman"/>
          <w:lang w:val="es-CO" w:eastAsia="es-CO"/>
        </w:rPr>
        <w:t>p</w:t>
      </w:r>
      <w:r w:rsidRPr="006451FC">
        <w:rPr>
          <w:rFonts w:ascii="Times New Roman" w:hAnsi="Times New Roman" w:eastAsia="Times New Roman" w:cs="Times New Roman"/>
          <w:lang w:val="es-CO" w:eastAsia="es-CO"/>
        </w:rPr>
        <w:t>roceso de Autoevaluación 2025</w:t>
      </w:r>
      <w:r w:rsidRPr="006451FC" w:rsidR="086DB4F5">
        <w:rPr>
          <w:rFonts w:ascii="Times New Roman" w:hAnsi="Times New Roman" w:eastAsia="Times New Roman" w:cs="Times New Roman"/>
          <w:lang w:val="es-CO" w:eastAsia="es-CO"/>
        </w:rPr>
        <w:t>.</w:t>
      </w:r>
    </w:p>
    <w:p w:rsidRPr="006451FC" w:rsidR="7E172A74" w:rsidP="7E172A74" w:rsidRDefault="7E172A74" w14:paraId="58888018" w14:textId="710559D9">
      <w:pPr>
        <w:spacing w:after="0" w:line="276" w:lineRule="auto"/>
        <w:jc w:val="center"/>
        <w:rPr>
          <w:rFonts w:ascii="Times New Roman" w:hAnsi="Times New Roman" w:eastAsia="Times New Roman" w:cs="Times New Roman"/>
          <w:lang w:val="es-CO" w:eastAsia="es-CO"/>
        </w:rPr>
      </w:pPr>
    </w:p>
    <w:p w:rsidRPr="006451FC" w:rsidR="00BC6BAE" w:rsidP="3FAE1183" w:rsidRDefault="39B2D7B8" w14:paraId="5F4162F9" w14:textId="602DF65D">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permanencia de los docentes en el programa se ha consolidado gracias a un ambiente académico favorable, apoyado por la </w:t>
      </w:r>
      <w:r w:rsidRPr="006451FC" w:rsidR="46E9B8EE">
        <w:rPr>
          <w:rFonts w:ascii="Times New Roman" w:hAnsi="Times New Roman" w:cs="Times New Roman"/>
          <w:lang w:val="es-CO"/>
        </w:rPr>
        <w:t>C</w:t>
      </w:r>
      <w:r w:rsidRPr="006451FC">
        <w:rPr>
          <w:rFonts w:ascii="Times New Roman" w:hAnsi="Times New Roman" w:cs="Times New Roman"/>
          <w:lang w:val="es-CO"/>
        </w:rPr>
        <w:t>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rsidRPr="006451FC" w:rsidR="3FAE1183" w:rsidP="3FAE1183" w:rsidRDefault="3FAE1183" w14:paraId="7C6E5B8F" w14:textId="794F8452">
      <w:pPr>
        <w:spacing w:beforeAutospacing="1" w:after="0" w:line="276" w:lineRule="auto"/>
        <w:jc w:val="both"/>
        <w:rPr>
          <w:rFonts w:ascii="Times New Roman" w:hAnsi="Times New Roman" w:cs="Times New Roman"/>
          <w:lang w:val="es-CO"/>
        </w:rPr>
      </w:pPr>
    </w:p>
    <w:p w:rsidRPr="006451FC" w:rsidR="00BC6BAE" w:rsidP="7E172A74" w:rsidRDefault="0A61E852" w14:paraId="6A7ED5FA" w14:textId="02CA8B68">
      <w:pPr>
        <w:spacing w:before="100" w:beforeAutospacing="1" w:line="276" w:lineRule="auto"/>
        <w:jc w:val="both"/>
        <w:rPr>
          <w:rFonts w:ascii="Times New Roman" w:hAnsi="Times New Roman" w:cs="Times New Roman"/>
          <w:lang w:val="es-CO"/>
        </w:rPr>
      </w:pPr>
      <w:r w:rsidRPr="006451FC">
        <w:rPr>
          <w:rFonts w:ascii="Times New Roman" w:hAnsi="Times New Roman" w:cs="Times New Roman"/>
          <w:lang w:val="es-CO"/>
        </w:rPr>
        <w:t xml:space="preserve">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 Esta tendencia se confirma en la encuesta aplicada, donde el 88% de los docentes manifestó estar “de acuerdo” o “totalmente de acuerdo” en que los criterios académicos para la selección y vinculación de profesores son adecuados y pertinentes para garantizar la calidad. Estos resultados, presentados en la siguiente </w:t>
      </w:r>
      <w:r w:rsidRPr="006451FC" w:rsidR="4536AF95">
        <w:rPr>
          <w:rFonts w:ascii="Times New Roman" w:hAnsi="Times New Roman" w:cs="Times New Roman"/>
          <w:lang w:val="es-CO"/>
        </w:rPr>
        <w:t>ilustración</w:t>
      </w:r>
      <w:r w:rsidRPr="006451FC">
        <w:rPr>
          <w:rFonts w:ascii="Times New Roman" w:hAnsi="Times New Roman" w:cs="Times New Roman"/>
          <w:lang w:val="es-CO"/>
        </w:rPr>
        <w:t>, respaldan la existencia de mecanismos claros y transparentes que aseguran la consolidación de un cuerpo docente altamente cualificado y comprometido.</w:t>
      </w:r>
    </w:p>
    <w:p w:rsidRPr="006451FC" w:rsidR="00BC6BAE" w:rsidP="000C4C41" w:rsidRDefault="472A59F6" w14:paraId="3962E53D" w14:textId="3EA1D63B">
      <w:pPr>
        <w:spacing w:after="0" w:line="276" w:lineRule="auto"/>
        <w:jc w:val="center"/>
        <w:rPr>
          <w:rFonts w:ascii="Times New Roman" w:hAnsi="Times New Roman" w:eastAsia="Times New Roman" w:cs="Times New Roman"/>
          <w:lang w:val="es-CO" w:eastAsia="es-CO"/>
        </w:rPr>
      </w:pPr>
      <w:bookmarkStart w:name="_Toc211321951" w:id="89"/>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12</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0A61E852">
        <w:rPr>
          <w:rFonts w:ascii="Times New Roman" w:hAnsi="Times New Roman" w:eastAsia="Times New Roman" w:cs="Times New Roman"/>
          <w:lang w:val="es-CO" w:eastAsia="es-CO"/>
        </w:rPr>
        <w:t>Percepción de los docentes sobre la pertinencia de los criterios académicos de selección y vinculación</w:t>
      </w:r>
      <w:r w:rsidRPr="006451FC" w:rsidR="5D357CC9">
        <w:rPr>
          <w:rFonts w:ascii="Times New Roman" w:hAnsi="Times New Roman" w:eastAsia="Times New Roman" w:cs="Times New Roman"/>
          <w:lang w:val="es-CO" w:eastAsia="es-CO"/>
        </w:rPr>
        <w:t>.</w:t>
      </w:r>
      <w:bookmarkEnd w:id="89"/>
    </w:p>
    <w:p w:rsidRPr="006451FC" w:rsidR="00BC6BAE" w:rsidP="000C4C41" w:rsidRDefault="2B49ED71" w14:paraId="1EE3CAC3" w14:textId="2A47057B">
      <w:pPr>
        <w:spacing w:after="0" w:line="276" w:lineRule="auto"/>
        <w:jc w:val="center"/>
        <w:rPr>
          <w:rFonts w:ascii="Times New Roman" w:hAnsi="Times New Roman" w:eastAsia="Times New Roman" w:cs="Times New Roman"/>
          <w:lang w:val="es-CO" w:eastAsia="es-CO"/>
        </w:rPr>
      </w:pPr>
      <w:r w:rsidRPr="006451FC">
        <w:rPr>
          <w:rFonts w:ascii="Times New Roman" w:hAnsi="Times New Roman" w:cs="Times New Roman"/>
          <w:noProof/>
        </w:rPr>
        <w:drawing>
          <wp:inline distT="0" distB="0" distL="0" distR="0" wp14:anchorId="4684C146" wp14:editId="14C98E48">
            <wp:extent cx="4239429" cy="225153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a:ext>
                      </a:extLst>
                    </a:blip>
                    <a:srcRect/>
                    <a:stretch>
                      <a:fillRect/>
                    </a:stretch>
                  </pic:blipFill>
                  <pic:spPr bwMode="auto">
                    <a:xfrm>
                      <a:off x="0" y="0"/>
                      <a:ext cx="4239429" cy="2251537"/>
                    </a:xfrm>
                    <a:prstGeom prst="rect">
                      <a:avLst/>
                    </a:prstGeom>
                    <a:noFill/>
                    <a:ln>
                      <a:noFill/>
                    </a:ln>
                  </pic:spPr>
                </pic:pic>
              </a:graphicData>
            </a:graphic>
          </wp:inline>
        </w:drawing>
      </w:r>
      <w:r w:rsidRPr="006451FC" w:rsidR="00BC6BAE">
        <w:rPr>
          <w:rFonts w:ascii="Times New Roman" w:hAnsi="Times New Roman" w:cs="Times New Roman"/>
        </w:rPr>
        <w:br/>
      </w:r>
      <w:r w:rsidRPr="006451FC">
        <w:rPr>
          <w:rFonts w:ascii="Times New Roman" w:hAnsi="Times New Roman" w:eastAsia="Times New Roman" w:cs="Times New Roman"/>
          <w:lang w:val="es-CO" w:eastAsia="es-CO"/>
        </w:rPr>
        <w:t xml:space="preserve">Fuente: Encuesta de Docentes, </w:t>
      </w:r>
      <w:r w:rsidRPr="006451FC" w:rsidR="2262A091">
        <w:rPr>
          <w:rFonts w:ascii="Times New Roman" w:hAnsi="Times New Roman" w:eastAsia="Times New Roman" w:cs="Times New Roman"/>
          <w:lang w:val="es-CO" w:eastAsia="es-CO"/>
        </w:rPr>
        <w:t>p</w:t>
      </w:r>
      <w:r w:rsidRPr="006451FC">
        <w:rPr>
          <w:rFonts w:ascii="Times New Roman" w:hAnsi="Times New Roman" w:eastAsia="Times New Roman" w:cs="Times New Roman"/>
          <w:lang w:val="es-CO" w:eastAsia="es-CO"/>
        </w:rPr>
        <w:t>roceso de Autoevaluación 2025</w:t>
      </w:r>
      <w:r w:rsidRPr="006451FC" w:rsidR="2262A091">
        <w:rPr>
          <w:rFonts w:ascii="Times New Roman" w:hAnsi="Times New Roman" w:eastAsia="Times New Roman" w:cs="Times New Roman"/>
          <w:lang w:val="es-CO" w:eastAsia="es-CO"/>
        </w:rPr>
        <w:t>.</w:t>
      </w:r>
    </w:p>
    <w:p w:rsidRPr="006451FC" w:rsidR="00224E10" w:rsidP="000C4C41" w:rsidRDefault="0F1DCC64" w14:paraId="49E1E1A5" w14:textId="77777777">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 </w:t>
      </w:r>
    </w:p>
    <w:p w:rsidRPr="006451FC" w:rsidR="00154B75" w:rsidP="6BBB1636" w:rsidRDefault="060F0B3D" w14:paraId="7C83C932" w14:textId="156662D4">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w:t>
      </w:r>
      <w:r w:rsidRPr="006451FC" w:rsidR="4536AF95">
        <w:rPr>
          <w:rFonts w:ascii="Times New Roman" w:hAnsi="Times New Roman" w:cs="Times New Roman"/>
        </w:rPr>
        <w:t>U</w:t>
      </w:r>
      <w:r w:rsidRPr="006451FC">
        <w:rPr>
          <w:rFonts w:ascii="Times New Roman" w:hAnsi="Times New Roman" w:cs="Times New Roman"/>
        </w:rPr>
        <w:t>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rsidRPr="006451FC" w:rsidR="00154B75" w:rsidP="689739AE" w:rsidRDefault="00154B75" w14:paraId="034691A7" w14:textId="3EA9E4B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3" w:id="90"/>
      <w:bookmarkStart w:name="_Toc211324534" w:id="9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8. Selección, vinculación y permanencia</w:t>
      </w:r>
      <w:r w:rsidRPr="006451FC" w:rsidR="00E97B7B">
        <w:rPr>
          <w:rFonts w:ascii="Times New Roman" w:hAnsi="Times New Roman" w:cs="Times New Roman"/>
          <w:i w:val="0"/>
          <w:iCs w:val="0"/>
          <w:color w:val="auto"/>
          <w:sz w:val="22"/>
          <w:szCs w:val="22"/>
        </w:rPr>
        <w:t>.</w:t>
      </w:r>
      <w:bookmarkEnd w:id="90"/>
      <w:bookmarkEnd w:id="91"/>
    </w:p>
    <w:tbl>
      <w:tblPr>
        <w:tblStyle w:val="Tablaconcuadrcula"/>
        <w:tblW w:w="8931" w:type="dxa"/>
        <w:tblInd w:w="-5" w:type="dxa"/>
        <w:tblLook w:val="04A0" w:firstRow="1" w:lastRow="0" w:firstColumn="1" w:lastColumn="0" w:noHBand="0" w:noVBand="1"/>
      </w:tblPr>
      <w:tblGrid>
        <w:gridCol w:w="3122"/>
        <w:gridCol w:w="3122"/>
        <w:gridCol w:w="2687"/>
      </w:tblGrid>
      <w:tr w:rsidRPr="006451FC" w:rsidR="00154B75" w:rsidTr="6BBB1636" w14:paraId="190DAD81" w14:textId="77777777">
        <w:trPr>
          <w:trHeight w:val="297"/>
        </w:trPr>
        <w:tc>
          <w:tcPr>
            <w:tcW w:w="3122" w:type="dxa"/>
            <w:shd w:val="clear" w:color="auto" w:fill="DEEAF6" w:themeFill="accent5" w:themeFillTint="33"/>
            <w:vAlign w:val="center"/>
          </w:tcPr>
          <w:p w:rsidRPr="006451FC" w:rsidR="00154B75" w:rsidP="00E97B7B" w:rsidRDefault="00154B75" w14:paraId="454E722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22" w:type="dxa"/>
            <w:shd w:val="clear" w:color="auto" w:fill="DEEAF6" w:themeFill="accent5" w:themeFillTint="33"/>
            <w:vAlign w:val="center"/>
          </w:tcPr>
          <w:p w:rsidRPr="006451FC" w:rsidR="00154B75" w:rsidP="00E97B7B" w:rsidRDefault="00154B75" w14:paraId="6D7E551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687" w:type="dxa"/>
            <w:shd w:val="clear" w:color="auto" w:fill="DEEAF6" w:themeFill="accent5" w:themeFillTint="33"/>
            <w:vAlign w:val="center"/>
          </w:tcPr>
          <w:p w:rsidRPr="006451FC" w:rsidR="00154B75" w:rsidP="00E97B7B" w:rsidRDefault="00154B75" w14:paraId="2293BED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2DF66DC9" w14:textId="77777777">
        <w:trPr>
          <w:trHeight w:val="276"/>
        </w:trPr>
        <w:tc>
          <w:tcPr>
            <w:tcW w:w="3122" w:type="dxa"/>
            <w:vAlign w:val="center"/>
          </w:tcPr>
          <w:p w:rsidRPr="006451FC" w:rsidR="00A337E8" w:rsidP="00E97B7B" w:rsidRDefault="68FD4110" w14:paraId="3CC5EE74" w14:textId="05B1E82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122" w:type="dxa"/>
            <w:vAlign w:val="center"/>
          </w:tcPr>
          <w:p w:rsidRPr="006451FC" w:rsidR="00A337E8" w:rsidP="00E97B7B" w:rsidRDefault="68FD4110" w14:paraId="1059A1A6" w14:textId="1522C12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687" w:type="dxa"/>
            <w:vAlign w:val="center"/>
          </w:tcPr>
          <w:p w:rsidRPr="006451FC" w:rsidR="00A337E8" w:rsidP="00E97B7B" w:rsidRDefault="68FD4110" w14:paraId="599B180C" w14:textId="25BDAC1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17,13</w:t>
            </w:r>
          </w:p>
        </w:tc>
      </w:tr>
    </w:tbl>
    <w:p w:rsidRPr="006451FC" w:rsidR="00154B75" w:rsidP="6BBB1636" w:rsidRDefault="00154B75" w14:paraId="61DE814C" w14:textId="38CAE230">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E97B7B">
        <w:rPr>
          <w:rFonts w:ascii="Times New Roman" w:hAnsi="Times New Roman" w:cs="Times New Roman"/>
        </w:rPr>
        <w:t>.</w:t>
      </w:r>
    </w:p>
    <w:p w:rsidRPr="006451FC" w:rsidR="00470930" w:rsidP="000C4C41" w:rsidRDefault="00D97984" w14:paraId="3BED74F7" w14:textId="41FBF79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9. Estatuto </w:t>
      </w:r>
      <w:r w:rsidRPr="006451FC" w:rsidR="00553FBA">
        <w:rPr>
          <w:rFonts w:ascii="Times New Roman" w:hAnsi="Times New Roman" w:cs="Times New Roman"/>
          <w:b/>
          <w:bCs/>
        </w:rPr>
        <w:t>p</w:t>
      </w:r>
      <w:r w:rsidRPr="006451FC">
        <w:rPr>
          <w:rFonts w:ascii="Times New Roman" w:hAnsi="Times New Roman" w:cs="Times New Roman"/>
          <w:b/>
          <w:bCs/>
        </w:rPr>
        <w:t xml:space="preserve">rofesoral </w:t>
      </w:r>
    </w:p>
    <w:p w:rsidRPr="006451FC" w:rsidR="00224E10" w:rsidP="6BBB1636" w:rsidRDefault="0F1DCC64" w14:paraId="035E41D8" w14:textId="73DD8A95">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labor docente en la Maestría en Ciencias de la Información y las Comunicaciones se rige por el Estatuto </w:t>
      </w:r>
      <w:r w:rsidRPr="006451FC" w:rsidR="400E80EC">
        <w:rPr>
          <w:rFonts w:ascii="Times New Roman" w:hAnsi="Times New Roman" w:cs="Times New Roman"/>
        </w:rPr>
        <w:t>D</w:t>
      </w:r>
      <w:r w:rsidRPr="006451FC" w:rsidR="0A61E852">
        <w:rPr>
          <w:rFonts w:ascii="Times New Roman" w:hAnsi="Times New Roman" w:cs="Times New Roman"/>
        </w:rPr>
        <w:t>ocente</w:t>
      </w:r>
      <w:r w:rsidRPr="006451FC">
        <w:rPr>
          <w:rFonts w:ascii="Times New Roman" w:hAnsi="Times New Roman" w:cs="Times New Roman"/>
        </w:rPr>
        <w:t xml:space="preserve"> de la Universidad Distrital Francisco José de Caldas, adoptado mediante el </w:t>
      </w:r>
      <w:hyperlink r:id="rId45">
        <w:r w:rsidRPr="006451FC">
          <w:rPr>
            <w:rStyle w:val="Hipervnculo"/>
            <w:rFonts w:ascii="Times New Roman" w:hAnsi="Times New Roman" w:cs="Times New Roman"/>
          </w:rPr>
          <w:t>Acuerdo 011 del 15 de noviembre de 2002 del Consejo Superior Universitario</w:t>
        </w:r>
      </w:hyperlink>
      <w:r w:rsidRPr="006451FC">
        <w:rPr>
          <w:rFonts w:ascii="Times New Roman" w:hAnsi="Times New Roman" w:cs="Times New Roman"/>
        </w:rPr>
        <w:t>. Este estatuto regula las condiciones de vinculación, permanencia, evaluación y promoción de los profesores, estableciendo un marco normativo para el ejercicio académico.</w:t>
      </w:r>
      <w:r w:rsidRPr="006451FC" w:rsidR="637EC820">
        <w:rPr>
          <w:rFonts w:ascii="Times New Roman" w:hAnsi="Times New Roman" w:cs="Times New Roman"/>
        </w:rPr>
        <w:t xml:space="preserve"> </w:t>
      </w:r>
      <w:r w:rsidRPr="006451FC">
        <w:rPr>
          <w:rFonts w:ascii="Times New Roman" w:hAnsi="Times New Roman" w:cs="Times New Roman"/>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rsidRPr="006451FC" w:rsidR="731C33D0" w:rsidP="7E172A74" w:rsidRDefault="731C33D0" w14:paraId="3F9CB458" w14:textId="2ABB159E">
      <w:pPr>
        <w:pStyle w:val="Sinespaciado"/>
        <w:spacing w:before="240" w:line="276" w:lineRule="auto"/>
        <w:jc w:val="both"/>
        <w:rPr>
          <w:rFonts w:ascii="Times New Roman" w:hAnsi="Times New Roman" w:eastAsia="Times New Roman" w:cs="Times New Roman"/>
        </w:rPr>
      </w:pPr>
      <w:r w:rsidRPr="006451FC">
        <w:rPr>
          <w:rFonts w:ascii="Times New Roman" w:hAnsi="Times New Roman" w:eastAsia="Times New Roman" w:cs="Times New Roman"/>
        </w:rPr>
        <w:t>Al estar claramente definidas las obligaciones, responsabilidades, derechos, así como las reglas para el manejo de acciones disciplinares, sistemas de evaluación del desempeño, escalafón profesional, promoción de capacitación, formación, desarrollo profesional y reconocimientos, se brinda la seguridad y estabilidad necesaria para crear condiciones de mejoramiento personal y profesional de los docentes en pro también, de la calidad del programa de Maestría, lo que se puede evidenciar con la permanencia de la planta docente que ingresó por concurso de méritos a la Maestría, la cual se mantiene sin cambios desde el 2009, y aunque seguramente se requiere nuevo personal, la retención del talento actual disponible se mantiene.</w:t>
      </w:r>
    </w:p>
    <w:p w:rsidRPr="006451FC" w:rsidR="003D7840" w:rsidP="6BBB1636" w:rsidRDefault="435D9ABE" w14:paraId="572A95E6" w14:textId="7D70DAB0">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Estatuto </w:t>
      </w:r>
      <w:r w:rsidRPr="006451FC" w:rsidR="0B441852">
        <w:rPr>
          <w:rFonts w:ascii="Times New Roman" w:hAnsi="Times New Roman" w:cs="Times New Roman"/>
          <w:lang w:val="es-CO"/>
        </w:rPr>
        <w:t>Docente</w:t>
      </w:r>
      <w:r w:rsidRPr="006451FC">
        <w:rPr>
          <w:rFonts w:ascii="Times New Roman" w:hAnsi="Times New Roman" w:cs="Times New Roman"/>
          <w:lang w:val="es-CO"/>
        </w:rPr>
        <w:t xml:space="preserve"> garantiza transparencia, equidad y estabilidad en la carrera docente, favoreciendo la consolidación de un cuerpo académico altamente formado y comprometido. S</w:t>
      </w:r>
      <w:r w:rsidRPr="006451FC" w:rsidR="38DED8D6">
        <w:rPr>
          <w:rFonts w:ascii="Times New Roman" w:hAnsi="Times New Roman" w:cs="Times New Roman"/>
          <w:lang w:val="es-CO"/>
        </w:rPr>
        <w:t>in embargo, s</w:t>
      </w:r>
      <w:r w:rsidRPr="006451FC">
        <w:rPr>
          <w:rFonts w:ascii="Times New Roman" w:hAnsi="Times New Roman" w:cs="Times New Roman"/>
          <w:lang w:val="es-CO"/>
        </w:rPr>
        <w:t>e requiere avanzar en su actualización para responder a nuevas dinámicas de la educación superior.</w:t>
      </w:r>
    </w:p>
    <w:p w:rsidRPr="006451FC" w:rsidR="006B3E29" w:rsidP="689739AE" w:rsidRDefault="006B3E29" w14:paraId="6106AAF4" w14:textId="1F4DF65F">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4" w:id="92"/>
      <w:bookmarkStart w:name="_Toc211324535" w:id="9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9. Estatuto profesoral</w:t>
      </w:r>
      <w:r w:rsidRPr="006451FC" w:rsidR="00E97B7B">
        <w:rPr>
          <w:rFonts w:ascii="Times New Roman" w:hAnsi="Times New Roman" w:cs="Times New Roman"/>
          <w:i w:val="0"/>
          <w:iCs w:val="0"/>
          <w:color w:val="auto"/>
          <w:sz w:val="22"/>
          <w:szCs w:val="22"/>
        </w:rPr>
        <w:t>.</w:t>
      </w:r>
      <w:bookmarkEnd w:id="92"/>
      <w:bookmarkEnd w:id="93"/>
    </w:p>
    <w:tbl>
      <w:tblPr>
        <w:tblStyle w:val="Tablaconcuadrcula"/>
        <w:tblW w:w="8988" w:type="dxa"/>
        <w:tblInd w:w="-5" w:type="dxa"/>
        <w:tblLook w:val="04A0" w:firstRow="1" w:lastRow="0" w:firstColumn="1" w:lastColumn="0" w:noHBand="0" w:noVBand="1"/>
      </w:tblPr>
      <w:tblGrid>
        <w:gridCol w:w="2996"/>
        <w:gridCol w:w="2996"/>
        <w:gridCol w:w="2996"/>
      </w:tblGrid>
      <w:tr w:rsidRPr="006451FC" w:rsidR="006B3E29" w:rsidTr="6BBB1636" w14:paraId="64D65DC3" w14:textId="77777777">
        <w:trPr>
          <w:trHeight w:val="287"/>
        </w:trPr>
        <w:tc>
          <w:tcPr>
            <w:tcW w:w="2996" w:type="dxa"/>
            <w:shd w:val="clear" w:color="auto" w:fill="DEEAF6" w:themeFill="accent5" w:themeFillTint="33"/>
            <w:vAlign w:val="center"/>
          </w:tcPr>
          <w:p w:rsidRPr="006451FC" w:rsidR="006B3E29" w:rsidP="00E97B7B" w:rsidRDefault="006B3E29" w14:paraId="57D930D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rsidRPr="006451FC" w:rsidR="006B3E29" w:rsidP="00E97B7B" w:rsidRDefault="006B3E29" w14:paraId="4232F4D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rsidRPr="006451FC" w:rsidR="006B3E29" w:rsidP="00E97B7B" w:rsidRDefault="006B3E29" w14:paraId="37E8461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0587F60A" w14:textId="77777777">
        <w:trPr>
          <w:trHeight w:val="271"/>
        </w:trPr>
        <w:tc>
          <w:tcPr>
            <w:tcW w:w="2996" w:type="dxa"/>
            <w:vAlign w:val="center"/>
          </w:tcPr>
          <w:p w:rsidRPr="006451FC" w:rsidR="00A337E8" w:rsidP="00E97B7B" w:rsidRDefault="68FD4110" w14:paraId="0ED7E785" w14:textId="203090F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6" w:type="dxa"/>
            <w:vAlign w:val="center"/>
          </w:tcPr>
          <w:p w:rsidRPr="006451FC" w:rsidR="00A337E8" w:rsidP="00E97B7B" w:rsidRDefault="68FD4110" w14:paraId="0BD99F74" w14:textId="023748CD">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6" w:type="dxa"/>
            <w:vAlign w:val="center"/>
          </w:tcPr>
          <w:p w:rsidRPr="006451FC" w:rsidR="00A337E8" w:rsidP="00E97B7B" w:rsidRDefault="68FD4110" w14:paraId="36C6D937" w14:textId="25B1EBC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13,73</w:t>
            </w:r>
          </w:p>
        </w:tc>
      </w:tr>
    </w:tbl>
    <w:p w:rsidRPr="006451FC" w:rsidR="006B3E29" w:rsidP="6BBB1636" w:rsidRDefault="006B3E29" w14:paraId="4BF6960E" w14:textId="303A703D">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E97B7B">
        <w:rPr>
          <w:rFonts w:ascii="Times New Roman" w:hAnsi="Times New Roman" w:cs="Times New Roman"/>
        </w:rPr>
        <w:t>.</w:t>
      </w:r>
    </w:p>
    <w:p w:rsidRPr="006451FC" w:rsidR="3FAE1183" w:rsidP="00912689" w:rsidRDefault="447731F7" w14:paraId="1036140D" w14:textId="729A6549">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10. Número, dedicación, nivel de formación y experiencia   </w:t>
      </w:r>
    </w:p>
    <w:p w:rsidRPr="006451FC" w:rsidR="6BBB1636" w:rsidP="7E172A74" w:rsidRDefault="435D9ABE" w14:paraId="4C821E62" w14:textId="31BB12E1">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w:t>
      </w:r>
      <w:r w:rsidRPr="006451FC" w:rsidR="5C23C5FA">
        <w:rPr>
          <w:rFonts w:eastAsiaTheme="minorEastAsia"/>
          <w:sz w:val="22"/>
          <w:szCs w:val="22"/>
          <w:lang w:eastAsia="en-US"/>
        </w:rPr>
        <w:t>U</w:t>
      </w:r>
      <w:r w:rsidRPr="006451FC">
        <w:rPr>
          <w:rFonts w:eastAsiaTheme="minorEastAsia"/>
          <w:sz w:val="22"/>
          <w:szCs w:val="22"/>
          <w:lang w:eastAsia="en-US"/>
        </w:rPr>
        <w:t>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rsidR="003D7840" w:rsidP="7E172A74" w:rsidRDefault="435D9ABE" w14:paraId="25C13011" w14:textId="282C8B18">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rsidR="00912689" w:rsidP="7E172A74" w:rsidRDefault="00912689" w14:paraId="4FE0EF02" w14:textId="77777777">
      <w:pPr>
        <w:pStyle w:val="NormalWeb"/>
        <w:spacing w:after="0" w:afterAutospacing="0" w:line="276" w:lineRule="auto"/>
        <w:jc w:val="both"/>
        <w:rPr>
          <w:rFonts w:eastAsiaTheme="minorEastAsia"/>
          <w:sz w:val="22"/>
          <w:szCs w:val="22"/>
          <w:lang w:eastAsia="en-US"/>
        </w:rPr>
      </w:pPr>
    </w:p>
    <w:p w:rsidRPr="006451FC" w:rsidR="7E172A74" w:rsidP="24D56419" w:rsidRDefault="00F57958" w14:paraId="5D9F37BC" w14:textId="31098E8B" w14:noSpellErr="1">
      <w:pPr>
        <w:pStyle w:val="NormalWeb"/>
        <w:spacing w:after="0" w:afterAutospacing="off" w:line="276" w:lineRule="auto"/>
        <w:jc w:val="center"/>
        <w:rPr>
          <w:rFonts w:eastAsia="ＭＳ 明朝" w:eastAsiaTheme="minorEastAsia"/>
        </w:rPr>
      </w:pPr>
      <w:r w:rsidRPr="24D56419" w:rsidR="2CCA5A45">
        <w:rPr>
          <w:rFonts w:eastAsia="ＭＳ 明朝" w:eastAsiaTheme="minorEastAsia"/>
          <w:sz w:val="22"/>
          <w:szCs w:val="22"/>
          <w:lang w:eastAsia="en-US"/>
        </w:rPr>
        <w:t xml:space="preserve">Tabla 20 </w:t>
      </w:r>
      <w:r w:rsidRPr="24D56419" w:rsidR="2CCA5A45">
        <w:rPr>
          <w:rFonts w:eastAsia="ＭＳ 明朝" w:eastAsiaTheme="minorEastAsia"/>
          <w:sz w:val="22"/>
          <w:szCs w:val="22"/>
          <w:lang w:eastAsia="en-US"/>
        </w:rPr>
        <w:t xml:space="preserve">Promedio de dedicación de </w:t>
      </w:r>
      <w:commentRangeStart w:id="83963743"/>
      <w:r w:rsidRPr="24D56419" w:rsidR="2CCA5A45">
        <w:rPr>
          <w:rFonts w:eastAsia="ＭＳ 明朝" w:eastAsiaTheme="minorEastAsia"/>
          <w:sz w:val="22"/>
          <w:szCs w:val="22"/>
          <w:lang w:eastAsia="en-US"/>
        </w:rPr>
        <w:t>profesores</w:t>
      </w:r>
      <w:commentRangeEnd w:id="83963743"/>
      <w:r>
        <w:rPr>
          <w:rStyle w:val="CommentReference"/>
        </w:rPr>
        <w:commentReference w:id="83963743"/>
      </w:r>
    </w:p>
    <w:tbl>
      <w:tblPr>
        <w:tblW w:w="0" w:type="auto"/>
        <w:jc w:val="center"/>
        <w:tblLayout w:type="fixed"/>
        <w:tblLook w:val="04A0" w:firstRow="1" w:lastRow="0" w:firstColumn="1" w:lastColumn="0" w:noHBand="0" w:noVBand="1"/>
      </w:tblPr>
      <w:tblGrid>
        <w:gridCol w:w="4491"/>
        <w:gridCol w:w="1960"/>
      </w:tblGrid>
      <w:tr w:rsidRPr="006451FC" w:rsidR="7E172A74" w:rsidTr="00250CD7" w14:paraId="1B88CDD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shd w:val="clear" w:color="auto" w:fill="D9E2F3" w:themeFill="accent1" w:themeFillTint="33"/>
            <w:tcMar>
              <w:left w:w="70" w:type="dxa"/>
              <w:right w:w="70" w:type="dxa"/>
            </w:tcMar>
            <w:vAlign w:val="center"/>
          </w:tcPr>
          <w:p w:rsidRPr="006451FC" w:rsidR="7E172A74" w:rsidP="7E172A74" w:rsidRDefault="2FBB4235" w14:paraId="0AA711F8" w14:textId="0C1714A2">
            <w:pPr>
              <w:spacing w:after="0"/>
              <w:jc w:val="center"/>
              <w:rPr>
                <w:rFonts w:ascii="Times New Roman" w:hAnsi="Times New Roman" w:eastAsia="Times New Roman" w:cs="Times New Roman"/>
                <w:b/>
                <w:bCs/>
                <w:color w:val="000000" w:themeColor="text1"/>
              </w:rPr>
            </w:pPr>
            <w:r w:rsidRPr="006451FC">
              <w:rPr>
                <w:rFonts w:ascii="Times New Roman" w:hAnsi="Times New Roman" w:eastAsia="Times New Roman" w:cs="Times New Roman"/>
                <w:b/>
                <w:bCs/>
                <w:color w:val="000000" w:themeColor="text1"/>
              </w:rPr>
              <w:t>ACTIVIDAD PLAN DE TRABAJO</w:t>
            </w:r>
          </w:p>
        </w:tc>
        <w:tc>
          <w:tcPr>
            <w:tcW w:w="1960" w:type="dxa"/>
            <w:tcBorders>
              <w:top w:val="single" w:color="auto" w:sz="8" w:space="0"/>
              <w:left w:val="single" w:color="auto" w:sz="8" w:space="0"/>
              <w:bottom w:val="single" w:color="auto" w:sz="8" w:space="0"/>
              <w:right w:val="single" w:color="auto" w:sz="8" w:space="0"/>
            </w:tcBorders>
            <w:shd w:val="clear" w:color="auto" w:fill="D9E2F3" w:themeFill="accent1" w:themeFillTint="33"/>
            <w:tcMar>
              <w:left w:w="70" w:type="dxa"/>
              <w:right w:w="70" w:type="dxa"/>
            </w:tcMar>
            <w:vAlign w:val="center"/>
          </w:tcPr>
          <w:p w:rsidRPr="006451FC" w:rsidR="7E172A74" w:rsidP="7E172A74" w:rsidRDefault="2FBB4235" w14:paraId="0887105C" w14:textId="0AA70175">
            <w:pPr>
              <w:spacing w:after="0"/>
              <w:jc w:val="center"/>
              <w:rPr>
                <w:rFonts w:ascii="Times New Roman" w:hAnsi="Times New Roman" w:eastAsia="Times New Roman" w:cs="Times New Roman"/>
                <w:b/>
                <w:bCs/>
                <w:color w:val="000000" w:themeColor="text1"/>
              </w:rPr>
            </w:pPr>
            <w:r w:rsidRPr="006451FC">
              <w:rPr>
                <w:rFonts w:ascii="Times New Roman" w:hAnsi="Times New Roman" w:eastAsia="Times New Roman" w:cs="Times New Roman"/>
                <w:b/>
                <w:bCs/>
                <w:color w:val="000000" w:themeColor="text1"/>
              </w:rPr>
              <w:t>Promedio horas</w:t>
            </w:r>
          </w:p>
        </w:tc>
      </w:tr>
      <w:tr w:rsidRPr="006451FC" w:rsidR="7E172A74" w:rsidTr="3FAE1183" w14:paraId="69F9C2E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6060205A" w14:textId="1B3FF272">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Asesoría trabajos de grado</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40C10D53" w14:textId="0577E17F">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3,3</w:t>
            </w:r>
          </w:p>
        </w:tc>
      </w:tr>
      <w:tr w:rsidRPr="006451FC" w:rsidR="7E172A74" w:rsidTr="3FAE1183" w14:paraId="1F903FDC"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5599FA12" w14:textId="778E9520">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Atención a estudiantes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011FCC53" w14:textId="1D9E4AF8">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2,5</w:t>
            </w:r>
          </w:p>
        </w:tc>
      </w:tr>
      <w:tr w:rsidRPr="006451FC" w:rsidR="7E172A74" w:rsidTr="3FAE1183" w14:paraId="32C6088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22FB58A4" w14:textId="0710A456">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Corrección trabajos y evaluación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6C043EC7" w14:textId="4D64A285">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3,5</w:t>
            </w:r>
          </w:p>
        </w:tc>
      </w:tr>
      <w:tr w:rsidRPr="006451FC" w:rsidR="7E172A74" w:rsidTr="3FAE1183" w14:paraId="5E73FAE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7509B24C" w14:textId="4A3BCF55">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Dirección grupos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1BC141D4" w14:textId="24E150E8">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1,4</w:t>
            </w:r>
          </w:p>
        </w:tc>
      </w:tr>
      <w:tr w:rsidRPr="006451FC" w:rsidR="7E172A74" w:rsidTr="3FAE1183" w14:paraId="5322C67F"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5E7300AB" w14:textId="58B9A0C0">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Participación grupos de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3F76E555" w14:textId="0DBE4099">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1,2</w:t>
            </w:r>
          </w:p>
        </w:tc>
      </w:tr>
      <w:tr w:rsidRPr="006451FC" w:rsidR="7E172A74" w:rsidTr="3FAE1183" w14:paraId="792032E8"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0A3BD125" w14:textId="30BF7CC4">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Preparación clase</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1E06073A" w14:textId="7615A567">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5,3</w:t>
            </w:r>
          </w:p>
        </w:tc>
      </w:tr>
      <w:tr w:rsidRPr="006451FC" w:rsidR="7E172A74" w:rsidTr="3FAE1183" w14:paraId="16266F7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61E26DDF" w14:textId="39B5CA7B">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Productividad académica</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4BA4D8C5" w14:textId="61332BF8">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2,7</w:t>
            </w:r>
          </w:p>
        </w:tc>
      </w:tr>
      <w:tr w:rsidRPr="006451FC" w:rsidR="7E172A74" w:rsidTr="3FAE1183" w14:paraId="4FCD4441"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459C7F75" w14:textId="35CFEA5D">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Proyectos de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6143249E" w14:textId="3164EB2F">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1,1</w:t>
            </w:r>
          </w:p>
        </w:tc>
      </w:tr>
      <w:tr w:rsidRPr="006451FC" w:rsidR="7E172A74" w:rsidTr="3FAE1183" w14:paraId="5444781B"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219CDADA" w14:textId="66051622">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Seminarios de actualización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56CF78C1" w14:textId="17F110B9">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1,7</w:t>
            </w:r>
          </w:p>
        </w:tc>
      </w:tr>
      <w:tr w:rsidRPr="006451FC" w:rsidR="7E172A74" w:rsidTr="3FAE1183" w14:paraId="7E0B0DCB"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12E14893" w14:textId="261E7022">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Participación en actividades curriculares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412D6F5A" w14:textId="61481A3E">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0,4</w:t>
            </w:r>
          </w:p>
        </w:tc>
      </w:tr>
      <w:tr w:rsidRPr="006451FC" w:rsidR="7E172A74" w:rsidTr="3FAE1183" w14:paraId="4D9738D0"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19CC72C6" w14:textId="14A1EE7C">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Participación en grupos de trabajo académico</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1D7876C6" w14:textId="0C22EC6B">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0,3</w:t>
            </w:r>
          </w:p>
        </w:tc>
      </w:tr>
      <w:tr w:rsidRPr="006451FC" w:rsidR="7E172A74" w:rsidTr="3FAE1183" w14:paraId="58A719D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6451FC" w:rsidR="7E172A74" w:rsidP="7E172A74" w:rsidRDefault="2FBB4235" w14:paraId="51B204F2" w14:textId="112F8CB9">
            <w:pPr>
              <w:spacing w:after="0"/>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Horas lectivas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6451FC" w:rsidR="7E172A74" w:rsidP="7E172A74" w:rsidRDefault="2FBB4235" w14:paraId="54344069" w14:textId="485BB7A4">
            <w:pPr>
              <w:spacing w:after="0"/>
              <w:jc w:val="center"/>
              <w:rPr>
                <w:rFonts w:ascii="Times New Roman" w:hAnsi="Times New Roman" w:eastAsia="Times New Roman" w:cs="Times New Roman"/>
                <w:color w:val="000000" w:themeColor="text1"/>
              </w:rPr>
            </w:pPr>
            <w:r w:rsidRPr="006451FC">
              <w:rPr>
                <w:rFonts w:ascii="Times New Roman" w:hAnsi="Times New Roman" w:eastAsia="Times New Roman" w:cs="Times New Roman"/>
                <w:color w:val="000000" w:themeColor="text1"/>
              </w:rPr>
              <w:t>12,7</w:t>
            </w:r>
          </w:p>
        </w:tc>
      </w:tr>
    </w:tbl>
    <w:p w:rsidRPr="006451FC" w:rsidR="16608620" w:rsidP="00F57958" w:rsidRDefault="00F57958" w14:paraId="1A4C235F" w14:textId="1E35B299">
      <w:pPr>
        <w:spacing w:line="257" w:lineRule="auto"/>
        <w:jc w:val="center"/>
        <w:rPr>
          <w:rFonts w:ascii="Times New Roman" w:hAnsi="Times New Roman" w:eastAsia="Times New Roman" w:cs="Times New Roman"/>
          <w:lang w:val="es-CO"/>
        </w:rPr>
      </w:pPr>
      <w:r w:rsidRPr="006451FC">
        <w:rPr>
          <w:rFonts w:ascii="Times New Roman" w:hAnsi="Times New Roman" w:cs="Times New Roman"/>
        </w:rPr>
        <w:t>Fuente: Proyecto curricular</w:t>
      </w:r>
    </w:p>
    <w:p w:rsidRPr="006451FC" w:rsidR="16608620" w:rsidP="3FAE1183" w:rsidRDefault="36A4496E" w14:paraId="6BCCFBFC" w14:textId="25688493">
      <w:pPr>
        <w:spacing w:line="257" w:lineRule="auto"/>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De donde se puede inferir que en promedio los docentes le dedican 24 horas a labores relacionadas con las actividades de docencia (horas lectivas, atención a estudiantes, corrección y evaluación de trabajos, preparación de clase y horas lectivas), 9.7 horas en promedio a tareas relacionadas con la investigación (asesoría de trabajos de grado, dirección y participación en grupos de investigación, productividad académica y proyectos de investigación), lo que suma en promedio 33.7 horas de las 40 del plan de trabajo en actividades relacionadas con la docencia y la investigación.</w:t>
      </w:r>
    </w:p>
    <w:p w:rsidRPr="006451FC" w:rsidR="16608620" w:rsidP="7E172A74" w:rsidRDefault="36A4496E" w14:paraId="2C243271" w14:textId="4ACDC092">
      <w:pPr>
        <w:spacing w:line="257" w:lineRule="auto"/>
        <w:jc w:val="both"/>
        <w:rPr>
          <w:rFonts w:ascii="Times New Roman" w:hAnsi="Times New Roman" w:eastAsia="Times New Roman" w:cs="Times New Roman"/>
          <w:lang w:val="es-CO"/>
        </w:rPr>
      </w:pPr>
      <w:r w:rsidRPr="006451FC">
        <w:rPr>
          <w:rFonts w:ascii="Times New Roman" w:hAnsi="Times New Roman" w:eastAsia="Times New Roman" w:cs="Times New Roman"/>
          <w:lang w:val="es-CO"/>
        </w:rPr>
        <w:t>En la actualidad se cuenta con seis docentes de planta que ingresaron mediante concurso público al programa de la Maestría en Ciencias de la Información y las Comunicaciones, todos ellos cuentan con título de doctorado, y los demás profesores, que son colaboradores con la Maestría, son 9 que lo hacen con regularidad, y de ellos el 55.6% tienen título de doctor, el 33.3% están realizando estudios de doctorado y el 11% tiene Maestría, pero no cuenta con estudios de Doctorado.</w:t>
      </w:r>
    </w:p>
    <w:p w:rsidRPr="006451FC" w:rsidR="003D7840" w:rsidP="7E172A74" w:rsidRDefault="435D9ABE" w14:paraId="7F5DC8C0"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rsidRPr="006451FC" w:rsidR="006541B9" w:rsidP="689739AE" w:rsidRDefault="006541B9" w14:paraId="50D569B2" w14:textId="3934C862">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5" w:id="94"/>
      <w:bookmarkStart w:name="_Toc211324536" w:id="9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10. Número, dedicación, nivel de formación y experiencia</w:t>
      </w:r>
      <w:r w:rsidRPr="006451FC" w:rsidR="004B0E35">
        <w:rPr>
          <w:rFonts w:ascii="Times New Roman" w:hAnsi="Times New Roman" w:cs="Times New Roman"/>
          <w:i w:val="0"/>
          <w:iCs w:val="0"/>
          <w:color w:val="auto"/>
          <w:sz w:val="22"/>
          <w:szCs w:val="22"/>
        </w:rPr>
        <w:t>.</w:t>
      </w:r>
      <w:bookmarkEnd w:id="94"/>
      <w:bookmarkEnd w:id="95"/>
    </w:p>
    <w:tbl>
      <w:tblPr>
        <w:tblStyle w:val="Tablaconcuadrcula"/>
        <w:tblW w:w="8940" w:type="dxa"/>
        <w:tblInd w:w="-5" w:type="dxa"/>
        <w:tblLook w:val="04A0" w:firstRow="1" w:lastRow="0" w:firstColumn="1" w:lastColumn="0" w:noHBand="0" w:noVBand="1"/>
      </w:tblPr>
      <w:tblGrid>
        <w:gridCol w:w="2980"/>
        <w:gridCol w:w="2980"/>
        <w:gridCol w:w="2980"/>
      </w:tblGrid>
      <w:tr w:rsidRPr="006451FC" w:rsidR="006541B9" w:rsidTr="6BBB1636" w14:paraId="5F727095" w14:textId="77777777">
        <w:trPr>
          <w:trHeight w:val="291"/>
        </w:trPr>
        <w:tc>
          <w:tcPr>
            <w:tcW w:w="2980" w:type="dxa"/>
            <w:shd w:val="clear" w:color="auto" w:fill="DEEAF6" w:themeFill="accent5" w:themeFillTint="33"/>
            <w:vAlign w:val="center"/>
          </w:tcPr>
          <w:p w:rsidRPr="006451FC" w:rsidR="006541B9" w:rsidP="004B0E35" w:rsidRDefault="006541B9" w14:paraId="2644B2B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rsidRPr="006451FC" w:rsidR="006541B9" w:rsidP="004B0E35" w:rsidRDefault="006541B9" w14:paraId="3488391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rsidRPr="006451FC" w:rsidR="006541B9" w:rsidP="004B0E35" w:rsidRDefault="006541B9" w14:paraId="690427A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3DDFE69B" w14:textId="77777777">
        <w:trPr>
          <w:trHeight w:val="271"/>
        </w:trPr>
        <w:tc>
          <w:tcPr>
            <w:tcW w:w="2980" w:type="dxa"/>
            <w:vAlign w:val="center"/>
          </w:tcPr>
          <w:p w:rsidRPr="006451FC" w:rsidR="00A337E8" w:rsidP="004B0E35" w:rsidRDefault="68FD4110" w14:paraId="4455FD70" w14:textId="2EBA7CD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0" w:type="dxa"/>
            <w:vAlign w:val="center"/>
          </w:tcPr>
          <w:p w:rsidRPr="006451FC" w:rsidR="00A337E8" w:rsidP="004B0E35" w:rsidRDefault="68FD4110" w14:paraId="31E88E73" w14:textId="43548259">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0" w:type="dxa"/>
            <w:vAlign w:val="center"/>
          </w:tcPr>
          <w:p w:rsidRPr="006451FC" w:rsidR="00A337E8" w:rsidP="004B0E35" w:rsidRDefault="68FD4110" w14:paraId="41ADA6AC" w14:textId="6C97AAF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15,74</w:t>
            </w:r>
          </w:p>
        </w:tc>
      </w:tr>
    </w:tbl>
    <w:p w:rsidRPr="006451FC" w:rsidR="00470930" w:rsidP="000C4C41" w:rsidRDefault="006541B9" w14:paraId="5D59989F" w14:textId="02424919">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B0E35">
        <w:rPr>
          <w:rFonts w:ascii="Times New Roman" w:hAnsi="Times New Roman" w:cs="Times New Roman"/>
        </w:rPr>
        <w:t>.</w:t>
      </w:r>
    </w:p>
    <w:p w:rsidRPr="006451FC" w:rsidR="00D97984" w:rsidP="000C4C41" w:rsidRDefault="39B7B66B" w14:paraId="0FBCBC97" w14:textId="140C550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11. Desarrollo </w:t>
      </w:r>
      <w:r w:rsidRPr="006451FC" w:rsidR="551FEF8F">
        <w:rPr>
          <w:rFonts w:ascii="Times New Roman" w:hAnsi="Times New Roman" w:cs="Times New Roman"/>
          <w:b/>
          <w:bCs/>
        </w:rPr>
        <w:t>p</w:t>
      </w:r>
      <w:r w:rsidRPr="006451FC">
        <w:rPr>
          <w:rFonts w:ascii="Times New Roman" w:hAnsi="Times New Roman" w:cs="Times New Roman"/>
          <w:b/>
          <w:bCs/>
        </w:rPr>
        <w:t xml:space="preserve">rofesoral   </w:t>
      </w:r>
    </w:p>
    <w:p w:rsidRPr="006451FC" w:rsidR="7E172A74" w:rsidP="7E172A74" w:rsidRDefault="0506D4AD" w14:paraId="4A8B15CC" w14:textId="6ED7B14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w:t>
      </w:r>
      <w:r w:rsidRPr="006451FC" w:rsidR="435D9ABE">
        <w:rPr>
          <w:rFonts w:eastAsiaTheme="minorEastAsia"/>
          <w:sz w:val="22"/>
          <w:szCs w:val="22"/>
          <w:lang w:eastAsia="en-US"/>
        </w:rPr>
        <w:t xml:space="preserve">a </w:t>
      </w:r>
      <w:r w:rsidRPr="006451FC" w:rsidR="045DA804">
        <w:rPr>
          <w:rFonts w:eastAsiaTheme="minorEastAsia"/>
          <w:sz w:val="22"/>
          <w:szCs w:val="22"/>
          <w:lang w:eastAsia="en-US"/>
        </w:rPr>
        <w:t>U</w:t>
      </w:r>
      <w:r w:rsidRPr="006451FC" w:rsidR="435D9ABE">
        <w:rPr>
          <w:rFonts w:eastAsiaTheme="minorEastAsia"/>
          <w:sz w:val="22"/>
          <w:szCs w:val="22"/>
          <w:lang w:eastAsia="en-US"/>
        </w:rPr>
        <w:t>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investigativa y de innovación. Estas acciones han contribuido a consolidar un cuerpo docente altamente capacitado y comprometido con la calidad académica.</w:t>
      </w:r>
    </w:p>
    <w:p w:rsidRPr="006451FC" w:rsidR="003D7840" w:rsidP="7E172A74" w:rsidRDefault="435D9ABE" w14:paraId="2035AD36"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rsidRPr="006451FC" w:rsidR="00E16D9C" w:rsidP="689739AE" w:rsidRDefault="00E16D9C" w14:paraId="01E00199" w14:textId="1F71AF6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6" w:id="96"/>
      <w:bookmarkStart w:name="_Toc211324537" w:id="9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11. Desarrollo profesoral</w:t>
      </w:r>
      <w:r w:rsidRPr="006451FC" w:rsidR="004B0E35">
        <w:rPr>
          <w:rFonts w:ascii="Times New Roman" w:hAnsi="Times New Roman" w:cs="Times New Roman"/>
          <w:i w:val="0"/>
          <w:iCs w:val="0"/>
          <w:color w:val="auto"/>
          <w:sz w:val="22"/>
          <w:szCs w:val="22"/>
        </w:rPr>
        <w:t>.</w:t>
      </w:r>
      <w:bookmarkEnd w:id="96"/>
      <w:bookmarkEnd w:id="97"/>
    </w:p>
    <w:tbl>
      <w:tblPr>
        <w:tblStyle w:val="Tablaconcuadrcula"/>
        <w:tblW w:w="9003" w:type="dxa"/>
        <w:tblInd w:w="-5" w:type="dxa"/>
        <w:tblLook w:val="04A0" w:firstRow="1" w:lastRow="0" w:firstColumn="1" w:lastColumn="0" w:noHBand="0" w:noVBand="1"/>
      </w:tblPr>
      <w:tblGrid>
        <w:gridCol w:w="3001"/>
        <w:gridCol w:w="3001"/>
        <w:gridCol w:w="3001"/>
      </w:tblGrid>
      <w:tr w:rsidRPr="006451FC" w:rsidR="00E16D9C" w:rsidTr="6BBB1636" w14:paraId="5405FD33" w14:textId="77777777">
        <w:trPr>
          <w:trHeight w:val="321"/>
        </w:trPr>
        <w:tc>
          <w:tcPr>
            <w:tcW w:w="3001" w:type="dxa"/>
            <w:shd w:val="clear" w:color="auto" w:fill="DEEAF6" w:themeFill="accent5" w:themeFillTint="33"/>
            <w:vAlign w:val="center"/>
          </w:tcPr>
          <w:p w:rsidRPr="006451FC" w:rsidR="00E16D9C" w:rsidP="004B0E35" w:rsidRDefault="00E16D9C" w14:paraId="09A9E90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1" w:type="dxa"/>
            <w:shd w:val="clear" w:color="auto" w:fill="DEEAF6" w:themeFill="accent5" w:themeFillTint="33"/>
            <w:vAlign w:val="center"/>
          </w:tcPr>
          <w:p w:rsidRPr="006451FC" w:rsidR="00E16D9C" w:rsidP="004B0E35" w:rsidRDefault="00E16D9C" w14:paraId="565C9B7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1" w:type="dxa"/>
            <w:shd w:val="clear" w:color="auto" w:fill="DEEAF6" w:themeFill="accent5" w:themeFillTint="33"/>
            <w:vAlign w:val="center"/>
          </w:tcPr>
          <w:p w:rsidRPr="006451FC" w:rsidR="00E16D9C" w:rsidP="004B0E35" w:rsidRDefault="00E16D9C" w14:paraId="39C4F55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2BACF965" w14:textId="77777777">
        <w:trPr>
          <w:trHeight w:val="299"/>
        </w:trPr>
        <w:tc>
          <w:tcPr>
            <w:tcW w:w="3001" w:type="dxa"/>
            <w:vAlign w:val="center"/>
          </w:tcPr>
          <w:p w:rsidRPr="006451FC" w:rsidR="00A337E8" w:rsidP="004B0E35" w:rsidRDefault="68FD4110" w14:paraId="04CF7681" w14:textId="3F1D738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3001" w:type="dxa"/>
            <w:vAlign w:val="center"/>
          </w:tcPr>
          <w:p w:rsidRPr="006451FC" w:rsidR="00A337E8" w:rsidP="004B0E35" w:rsidRDefault="68FD4110" w14:paraId="2601F8B3" w14:textId="6D445C9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4,3</w:t>
            </w:r>
          </w:p>
        </w:tc>
        <w:tc>
          <w:tcPr>
            <w:tcW w:w="3001" w:type="dxa"/>
            <w:vAlign w:val="center"/>
          </w:tcPr>
          <w:p w:rsidRPr="006451FC" w:rsidR="00A337E8" w:rsidP="004B0E35" w:rsidRDefault="68FD4110" w14:paraId="34AEA998" w14:textId="7553E17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15,28</w:t>
            </w:r>
          </w:p>
        </w:tc>
      </w:tr>
    </w:tbl>
    <w:p w:rsidRPr="006451FC" w:rsidR="006541B9" w:rsidP="6BBB1636" w:rsidRDefault="00E16D9C" w14:paraId="104D3189" w14:textId="6DC7CACB">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B0E35">
        <w:rPr>
          <w:rFonts w:ascii="Times New Roman" w:hAnsi="Times New Roman" w:cs="Times New Roman"/>
        </w:rPr>
        <w:t>.</w:t>
      </w:r>
    </w:p>
    <w:p w:rsidRPr="006451FC" w:rsidR="00D97984" w:rsidP="000C4C41" w:rsidRDefault="00D97984" w14:paraId="569BA20E" w14:textId="5EAE6A6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12. Estímulos a </w:t>
      </w:r>
      <w:r w:rsidRPr="006451FC" w:rsidR="00553FBA">
        <w:rPr>
          <w:rFonts w:ascii="Times New Roman" w:hAnsi="Times New Roman" w:cs="Times New Roman"/>
          <w:b/>
          <w:bCs/>
        </w:rPr>
        <w:t xml:space="preserve">la trayectoria profesoral   </w:t>
      </w:r>
    </w:p>
    <w:p w:rsidRPr="006451FC" w:rsidR="00D1277C" w:rsidP="6BBB1636" w:rsidRDefault="6A0759DC" w14:paraId="30487CD1" w14:textId="46612B94">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w:t>
      </w:r>
      <w:r w:rsidRPr="006451FC" w:rsidR="6F431756">
        <w:rPr>
          <w:rFonts w:ascii="Times New Roman" w:hAnsi="Times New Roman" w:cs="Times New Roman"/>
        </w:rPr>
        <w:t>Docente</w:t>
      </w:r>
      <w:r w:rsidRPr="006451FC">
        <w:rPr>
          <w:rFonts w:ascii="Times New Roman" w:hAnsi="Times New Roman" w:cs="Times New Roman"/>
        </w:rPr>
        <w:t>,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r w:rsidRPr="006451FC" w:rsidR="3451B2A5">
        <w:rPr>
          <w:rFonts w:ascii="Times New Roman" w:hAnsi="Times New Roman" w:cs="Times New Roman"/>
        </w:rPr>
        <w:t>.</w:t>
      </w:r>
    </w:p>
    <w:p w:rsidRPr="006451FC" w:rsidR="3FAE1183" w:rsidP="3FAE1183" w:rsidRDefault="3FAE1183" w14:paraId="372D0193" w14:textId="574A9FA6">
      <w:pPr>
        <w:pStyle w:val="Sinespaciado"/>
        <w:spacing w:line="276" w:lineRule="auto"/>
        <w:jc w:val="both"/>
        <w:rPr>
          <w:rFonts w:ascii="Times New Roman" w:hAnsi="Times New Roman" w:cs="Times New Roman"/>
        </w:rPr>
      </w:pPr>
    </w:p>
    <w:p w:rsidR="00D1277C" w:rsidP="00912689" w:rsidRDefault="0EDDBBA8" w14:paraId="2583AC36" w14:textId="033E1106">
      <w:pPr>
        <w:spacing w:line="276" w:lineRule="auto"/>
        <w:jc w:val="both"/>
        <w:rPr>
          <w:rFonts w:ascii="Times New Roman" w:hAnsi="Times New Roman" w:cs="Times New Roman"/>
          <w:lang w:val="es-CO"/>
        </w:rPr>
      </w:pPr>
      <w:r w:rsidRPr="006451FC">
        <w:rPr>
          <w:rFonts w:ascii="Times New Roman" w:hAnsi="Times New Roman" w:cs="Times New Roman"/>
          <w:lang w:val="es-CO"/>
        </w:rPr>
        <w:t xml:space="preserve">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resultados, presentados en la siguiente </w:t>
      </w:r>
      <w:r w:rsidRPr="006451FC" w:rsidR="22F0D7F1">
        <w:rPr>
          <w:rFonts w:ascii="Times New Roman" w:hAnsi="Times New Roman" w:cs="Times New Roman"/>
          <w:lang w:val="es-CO"/>
        </w:rPr>
        <w:t>ilustración</w:t>
      </w:r>
      <w:r w:rsidRPr="006451FC">
        <w:rPr>
          <w:rFonts w:ascii="Times New Roman" w:hAnsi="Times New Roman" w:cs="Times New Roman"/>
          <w:lang w:val="es-CO"/>
        </w:rPr>
        <w:t>,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rsidR="00912689" w:rsidP="00912689" w:rsidRDefault="00912689" w14:paraId="7F1FB8DD" w14:textId="7F04047F">
      <w:pPr>
        <w:spacing w:line="276" w:lineRule="auto"/>
        <w:jc w:val="both"/>
        <w:rPr>
          <w:rFonts w:ascii="Times New Roman" w:hAnsi="Times New Roman" w:cs="Times New Roman"/>
          <w:lang w:val="es-CO"/>
        </w:rPr>
      </w:pPr>
    </w:p>
    <w:p w:rsidR="00912689" w:rsidP="00912689" w:rsidRDefault="00912689" w14:paraId="582D89FA" w14:textId="6E711017">
      <w:pPr>
        <w:spacing w:line="276" w:lineRule="auto"/>
        <w:jc w:val="both"/>
        <w:rPr>
          <w:rFonts w:ascii="Times New Roman" w:hAnsi="Times New Roman" w:cs="Times New Roman"/>
          <w:lang w:val="es-CO"/>
        </w:rPr>
      </w:pPr>
    </w:p>
    <w:p w:rsidR="00912689" w:rsidP="00912689" w:rsidRDefault="00912689" w14:paraId="02834017" w14:textId="6E50D47A">
      <w:pPr>
        <w:spacing w:line="276" w:lineRule="auto"/>
        <w:jc w:val="both"/>
        <w:rPr>
          <w:rFonts w:ascii="Times New Roman" w:hAnsi="Times New Roman" w:cs="Times New Roman"/>
          <w:lang w:val="es-CO"/>
        </w:rPr>
      </w:pPr>
    </w:p>
    <w:p w:rsidR="00912689" w:rsidP="00912689" w:rsidRDefault="00912689" w14:paraId="2DF44D6C" w14:textId="0807968C">
      <w:pPr>
        <w:spacing w:line="276" w:lineRule="auto"/>
        <w:jc w:val="both"/>
        <w:rPr>
          <w:rFonts w:ascii="Times New Roman" w:hAnsi="Times New Roman" w:cs="Times New Roman"/>
          <w:lang w:val="es-CO"/>
        </w:rPr>
      </w:pPr>
    </w:p>
    <w:p w:rsidR="00912689" w:rsidP="00912689" w:rsidRDefault="00912689" w14:paraId="26271ABB" w14:textId="3B68A9A1">
      <w:pPr>
        <w:spacing w:line="276" w:lineRule="auto"/>
        <w:jc w:val="both"/>
        <w:rPr>
          <w:rFonts w:ascii="Times New Roman" w:hAnsi="Times New Roman" w:cs="Times New Roman"/>
          <w:lang w:val="es-CO"/>
        </w:rPr>
      </w:pPr>
    </w:p>
    <w:p w:rsidR="00912689" w:rsidP="00912689" w:rsidRDefault="00912689" w14:paraId="39406732" w14:textId="1B719DAF">
      <w:pPr>
        <w:spacing w:line="276" w:lineRule="auto"/>
        <w:jc w:val="both"/>
        <w:rPr>
          <w:rFonts w:ascii="Times New Roman" w:hAnsi="Times New Roman" w:cs="Times New Roman"/>
          <w:lang w:val="es-CO"/>
        </w:rPr>
      </w:pPr>
    </w:p>
    <w:p w:rsidR="00912689" w:rsidP="00912689" w:rsidRDefault="00912689" w14:paraId="70BB03C2" w14:textId="5E5566D4">
      <w:pPr>
        <w:spacing w:line="276" w:lineRule="auto"/>
        <w:jc w:val="both"/>
        <w:rPr>
          <w:rFonts w:ascii="Times New Roman" w:hAnsi="Times New Roman" w:cs="Times New Roman"/>
          <w:lang w:val="es-CO"/>
        </w:rPr>
      </w:pPr>
    </w:p>
    <w:p w:rsidRPr="006451FC" w:rsidR="00912689" w:rsidP="00912689" w:rsidRDefault="00912689" w14:paraId="0D56C8BB" w14:textId="77777777">
      <w:pPr>
        <w:spacing w:line="276" w:lineRule="auto"/>
        <w:jc w:val="both"/>
        <w:rPr>
          <w:rFonts w:ascii="Times New Roman" w:hAnsi="Times New Roman" w:cs="Times New Roman"/>
          <w:lang w:val="es-CO"/>
        </w:rPr>
      </w:pPr>
    </w:p>
    <w:p w:rsidRPr="006451FC" w:rsidR="00D1277C" w:rsidP="000C4C41" w:rsidRDefault="472A59F6" w14:paraId="109D2DCD" w14:textId="61A46EE5">
      <w:pPr>
        <w:spacing w:after="0" w:line="276" w:lineRule="auto"/>
        <w:jc w:val="center"/>
        <w:rPr>
          <w:rFonts w:ascii="Times New Roman" w:hAnsi="Times New Roman" w:eastAsia="Times New Roman" w:cs="Times New Roman"/>
          <w:lang w:val="es-CO" w:eastAsia="es-CO"/>
        </w:rPr>
      </w:pPr>
      <w:bookmarkStart w:name="_Toc211321952" w:id="98"/>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13</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0EDDBBA8">
        <w:rPr>
          <w:rFonts w:ascii="Times New Roman" w:hAnsi="Times New Roman" w:eastAsia="Times New Roman" w:cs="Times New Roman"/>
          <w:lang w:val="es-CO" w:eastAsia="es-CO"/>
        </w:rPr>
        <w:t>Percepción de los docentes sobre la pertinencia y efectividad de las políticas de estímulos a la trayectoria profesoral</w:t>
      </w:r>
      <w:r w:rsidRPr="006451FC" w:rsidR="104A6DBB">
        <w:rPr>
          <w:rFonts w:ascii="Times New Roman" w:hAnsi="Times New Roman" w:eastAsia="Times New Roman" w:cs="Times New Roman"/>
          <w:lang w:val="es-CO" w:eastAsia="es-CO"/>
        </w:rPr>
        <w:t>.</w:t>
      </w:r>
      <w:bookmarkEnd w:id="98"/>
    </w:p>
    <w:p w:rsidRPr="006451FC" w:rsidR="00D1277C" w:rsidP="000C4C41" w:rsidRDefault="23D08BB4" w14:paraId="4772606B" w14:textId="3AFAEC7F">
      <w:pPr>
        <w:spacing w:after="0" w:line="276" w:lineRule="auto"/>
        <w:jc w:val="center"/>
        <w:rPr>
          <w:rFonts w:ascii="Times New Roman" w:hAnsi="Times New Roman" w:eastAsia="Times New Roman" w:cs="Times New Roman"/>
          <w:lang w:val="es-CO" w:eastAsia="es-CO"/>
        </w:rPr>
      </w:pPr>
      <w:r w:rsidRPr="006451FC">
        <w:rPr>
          <w:rFonts w:ascii="Times New Roman" w:hAnsi="Times New Roman" w:cs="Times New Roman"/>
          <w:noProof/>
        </w:rPr>
        <w:drawing>
          <wp:inline distT="0" distB="0" distL="0" distR="0" wp14:anchorId="475BCFB3" wp14:editId="7AB2919D">
            <wp:extent cx="3955759" cy="235966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0" y="0"/>
                      <a:ext cx="3955759" cy="2359663"/>
                    </a:xfrm>
                    <a:prstGeom prst="rect">
                      <a:avLst/>
                    </a:prstGeom>
                    <a:noFill/>
                    <a:ln>
                      <a:noFill/>
                    </a:ln>
                  </pic:spPr>
                </pic:pic>
              </a:graphicData>
            </a:graphic>
          </wp:inline>
        </w:drawing>
      </w:r>
      <w:r w:rsidRPr="006451FC" w:rsidR="00D1277C">
        <w:rPr>
          <w:rFonts w:ascii="Times New Roman" w:hAnsi="Times New Roman" w:cs="Times New Roman"/>
        </w:rPr>
        <w:br/>
      </w:r>
      <w:r w:rsidRPr="006451FC">
        <w:rPr>
          <w:rFonts w:ascii="Times New Roman" w:hAnsi="Times New Roman" w:eastAsia="Times New Roman" w:cs="Times New Roman"/>
          <w:lang w:val="es-CO" w:eastAsia="es-CO"/>
        </w:rPr>
        <w:t xml:space="preserve">Fuente: Encuesta de Docentes, </w:t>
      </w:r>
      <w:r w:rsidRPr="006451FC" w:rsidR="6B2CFD50">
        <w:rPr>
          <w:rFonts w:ascii="Times New Roman" w:hAnsi="Times New Roman" w:eastAsia="Times New Roman" w:cs="Times New Roman"/>
          <w:lang w:val="es-CO" w:eastAsia="es-CO"/>
        </w:rPr>
        <w:t>p</w:t>
      </w:r>
      <w:r w:rsidRPr="006451FC">
        <w:rPr>
          <w:rFonts w:ascii="Times New Roman" w:hAnsi="Times New Roman" w:eastAsia="Times New Roman" w:cs="Times New Roman"/>
          <w:lang w:val="es-CO" w:eastAsia="es-CO"/>
        </w:rPr>
        <w:t>roceso de Autoevaluación 2025</w:t>
      </w:r>
      <w:r w:rsidRPr="006451FC" w:rsidR="6B2CFD50">
        <w:rPr>
          <w:rFonts w:ascii="Times New Roman" w:hAnsi="Times New Roman" w:eastAsia="Times New Roman" w:cs="Times New Roman"/>
          <w:lang w:val="es-CO" w:eastAsia="es-CO"/>
        </w:rPr>
        <w:t>.</w:t>
      </w:r>
    </w:p>
    <w:p w:rsidRPr="006451FC" w:rsidR="003E25E6" w:rsidP="6BBB1636" w:rsidRDefault="435D9ABE" w14:paraId="21384644" w14:textId="777A7B55">
      <w:pPr>
        <w:pStyle w:val="Sinespaciado"/>
        <w:spacing w:before="240" w:line="276" w:lineRule="auto"/>
        <w:jc w:val="both"/>
        <w:rPr>
          <w:rFonts w:ascii="Times New Roman" w:hAnsi="Times New Roman" w:cs="Times New Roman"/>
        </w:rPr>
      </w:pPr>
      <w:r w:rsidRPr="006451FC">
        <w:rPr>
          <w:rFonts w:ascii="Times New Roman" w:hAnsi="Times New Roman" w:cs="Times New Roman"/>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rsidRPr="006451FC" w:rsidR="003E25E6" w:rsidP="689739AE" w:rsidRDefault="003E25E6" w14:paraId="06EC7027" w14:textId="061D303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7" w:id="99"/>
      <w:bookmarkStart w:name="_Toc211324538" w:id="10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12. Estímulos a la trayectoria profesoral</w:t>
      </w:r>
      <w:r w:rsidRPr="006451FC" w:rsidR="004B0E35">
        <w:rPr>
          <w:rFonts w:ascii="Times New Roman" w:hAnsi="Times New Roman" w:cs="Times New Roman"/>
          <w:i w:val="0"/>
          <w:iCs w:val="0"/>
          <w:color w:val="auto"/>
          <w:sz w:val="22"/>
          <w:szCs w:val="22"/>
        </w:rPr>
        <w:t>.</w:t>
      </w:r>
      <w:bookmarkEnd w:id="99"/>
      <w:bookmarkEnd w:id="100"/>
    </w:p>
    <w:tbl>
      <w:tblPr>
        <w:tblStyle w:val="Tablaconcuadrcula"/>
        <w:tblW w:w="8925" w:type="dxa"/>
        <w:tblInd w:w="-5" w:type="dxa"/>
        <w:tblLook w:val="04A0" w:firstRow="1" w:lastRow="0" w:firstColumn="1" w:lastColumn="0" w:noHBand="0" w:noVBand="1"/>
      </w:tblPr>
      <w:tblGrid>
        <w:gridCol w:w="2975"/>
        <w:gridCol w:w="2975"/>
        <w:gridCol w:w="2975"/>
      </w:tblGrid>
      <w:tr w:rsidRPr="006451FC" w:rsidR="003E25E6" w:rsidTr="6BBB1636" w14:paraId="64646BD9" w14:textId="77777777">
        <w:trPr>
          <w:trHeight w:val="306"/>
        </w:trPr>
        <w:tc>
          <w:tcPr>
            <w:tcW w:w="2975" w:type="dxa"/>
            <w:shd w:val="clear" w:color="auto" w:fill="DEEAF6" w:themeFill="accent5" w:themeFillTint="33"/>
            <w:vAlign w:val="center"/>
          </w:tcPr>
          <w:p w:rsidRPr="006451FC" w:rsidR="003E25E6" w:rsidP="004B0E35" w:rsidRDefault="003E25E6" w14:paraId="37974CA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5" w:type="dxa"/>
            <w:shd w:val="clear" w:color="auto" w:fill="DEEAF6" w:themeFill="accent5" w:themeFillTint="33"/>
            <w:vAlign w:val="center"/>
          </w:tcPr>
          <w:p w:rsidRPr="006451FC" w:rsidR="003E25E6" w:rsidP="004B0E35" w:rsidRDefault="003E25E6" w14:paraId="42647D4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5" w:type="dxa"/>
            <w:shd w:val="clear" w:color="auto" w:fill="DEEAF6" w:themeFill="accent5" w:themeFillTint="33"/>
            <w:vAlign w:val="center"/>
          </w:tcPr>
          <w:p w:rsidRPr="006451FC" w:rsidR="003E25E6" w:rsidP="004B0E35" w:rsidRDefault="003E25E6" w14:paraId="2426179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A337E8" w:rsidTr="6BBB1636" w14:paraId="6329325B" w14:textId="77777777">
        <w:trPr>
          <w:trHeight w:val="285"/>
        </w:trPr>
        <w:tc>
          <w:tcPr>
            <w:tcW w:w="2975" w:type="dxa"/>
            <w:vAlign w:val="center"/>
          </w:tcPr>
          <w:p w:rsidRPr="006451FC" w:rsidR="00A337E8" w:rsidP="004B0E35" w:rsidRDefault="68FD4110" w14:paraId="7B8A5C2A" w14:textId="75EDA349">
            <w:pPr>
              <w:jc w:val="center"/>
              <w:rPr>
                <w:rFonts w:ascii="Times New Roman" w:hAnsi="Times New Roman" w:cs="Times New Roman"/>
                <w:color w:val="000000"/>
                <w:sz w:val="20"/>
                <w:szCs w:val="20"/>
              </w:rPr>
            </w:pPr>
            <w:r w:rsidRPr="006451FC">
              <w:rPr>
                <w:rFonts w:ascii="Times New Roman" w:hAnsi="Times New Roman" w:cs="Times New Roman"/>
                <w:sz w:val="20"/>
                <w:szCs w:val="20"/>
              </w:rPr>
              <w:t>Se cumple plenamente</w:t>
            </w:r>
          </w:p>
        </w:tc>
        <w:tc>
          <w:tcPr>
            <w:tcW w:w="2975" w:type="dxa"/>
            <w:vAlign w:val="center"/>
          </w:tcPr>
          <w:p w:rsidRPr="006451FC" w:rsidR="00A337E8" w:rsidP="004B0E35" w:rsidRDefault="68FD4110" w14:paraId="05FEAC86" w14:textId="248F4B2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75" w:type="dxa"/>
            <w:vAlign w:val="center"/>
          </w:tcPr>
          <w:p w:rsidRPr="006451FC" w:rsidR="00A337E8" w:rsidP="004B0E35" w:rsidRDefault="68FD4110" w14:paraId="162D4E80" w14:textId="636B37E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10,34</w:t>
            </w:r>
          </w:p>
        </w:tc>
      </w:tr>
    </w:tbl>
    <w:p w:rsidRPr="006451FC" w:rsidR="003E25E6" w:rsidP="6BBB1636" w:rsidRDefault="003E25E6" w14:paraId="3E7DAD31" w14:textId="481E79D5">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B0E35">
        <w:rPr>
          <w:rFonts w:ascii="Times New Roman" w:hAnsi="Times New Roman" w:cs="Times New Roman"/>
        </w:rPr>
        <w:t>.</w:t>
      </w:r>
    </w:p>
    <w:p w:rsidRPr="006451FC" w:rsidR="00D97984" w:rsidP="000C4C41" w:rsidRDefault="00D97984" w14:paraId="2BA4CB94" w14:textId="7E1A0379">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 xml:space="preserve">Característica 13. Producción, </w:t>
      </w:r>
      <w:r w:rsidRPr="006451FC" w:rsidR="00553FBA">
        <w:rPr>
          <w:rFonts w:ascii="Times New Roman" w:hAnsi="Times New Roman" w:cs="Times New Roman"/>
          <w:b/>
          <w:bCs/>
        </w:rPr>
        <w:t xml:space="preserve">pertinencia, utilización e impacto de material docente  </w:t>
      </w:r>
    </w:p>
    <w:p w:rsidRPr="006451FC" w:rsidR="00D1277C" w:rsidP="6BBB1636" w:rsidRDefault="0EDDBBA8" w14:paraId="17C34D06" w14:textId="12CE547A">
      <w:pPr>
        <w:spacing w:after="0" w:line="276" w:lineRule="auto"/>
        <w:jc w:val="both"/>
        <w:rPr>
          <w:rFonts w:ascii="Times New Roman" w:hAnsi="Times New Roman" w:cs="Times New Roman"/>
          <w:lang w:val="es-CO"/>
        </w:rPr>
      </w:pPr>
      <w:r w:rsidRPr="006451FC">
        <w:rPr>
          <w:rFonts w:ascii="Times New Roman" w:hAnsi="Times New Roman" w:cs="Times New Roman"/>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rsidRPr="006451FC" w:rsidR="00D1277C" w:rsidP="6BBB1636" w:rsidRDefault="0EDDBBA8" w14:paraId="3F5624B2" w14:textId="5F59EC1F">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w:t>
      </w:r>
      <w:r w:rsidRPr="006451FC" w:rsidR="6A007814">
        <w:rPr>
          <w:rFonts w:ascii="Times New Roman" w:hAnsi="Times New Roman" w:cs="Times New Roman"/>
          <w:lang w:val="es-CO"/>
        </w:rPr>
        <w:t xml:space="preserve">del proceso de evaluación docente de los últimos </w:t>
      </w:r>
      <w:r w:rsidRPr="006451FC" w:rsidR="5F25CC14">
        <w:rPr>
          <w:rFonts w:ascii="Times New Roman" w:hAnsi="Times New Roman" w:cs="Times New Roman"/>
          <w:lang w:val="es-CO"/>
        </w:rPr>
        <w:t>semestres.</w:t>
      </w:r>
      <w:r w:rsidRPr="006451FC">
        <w:rPr>
          <w:rFonts w:ascii="Times New Roman" w:hAnsi="Times New Roman" w:cs="Times New Roman"/>
          <w:lang w:val="es-CO"/>
        </w:rPr>
        <w:t xml:space="preserve"> 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w:t>
      </w:r>
    </w:p>
    <w:p w:rsidRPr="006451FC" w:rsidR="00085522" w:rsidP="7E172A74" w:rsidRDefault="15CEE721" w14:paraId="2BB83ECB" w14:textId="718A0150">
      <w:pPr>
        <w:pStyle w:val="Descripcin"/>
        <w:keepNext/>
        <w:spacing w:before="240" w:after="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 xml:space="preserve">De igual forma, el 86% valoró positivamente que el material académico producido por los docentes es pertinente y adecuado con los objetivos de la Maestría, con apenas un 4% en desacuerdo. Este hallazgo, </w:t>
      </w:r>
      <w:r w:rsidRPr="006451FC">
        <w:rPr>
          <w:rFonts w:ascii="Times New Roman" w:hAnsi="Times New Roman" w:cs="Times New Roman"/>
          <w:i w:val="0"/>
          <w:iCs w:val="0"/>
          <w:color w:val="auto"/>
          <w:sz w:val="22"/>
          <w:szCs w:val="22"/>
          <w:lang w:val="es-CO"/>
        </w:rPr>
        <w:t>representado en la siguiente ilustración, confirma que el programa articula metodologías coherentes con los resultados de aprendizaje, promoviendo una formación integral y pertinente.</w:t>
      </w:r>
    </w:p>
    <w:p w:rsidRPr="006451FC" w:rsidR="2D1A3123" w:rsidP="7E172A74" w:rsidRDefault="15CEE721" w14:paraId="40B04E99" w14:textId="7C3F42BF">
      <w:pPr>
        <w:pStyle w:val="Descripcin"/>
        <w:keepNext/>
        <w:spacing w:before="240" w:after="0" w:line="276" w:lineRule="auto"/>
        <w:jc w:val="center"/>
        <w:rPr>
          <w:rFonts w:ascii="Times New Roman" w:hAnsi="Times New Roman" w:cs="Times New Roman"/>
          <w:i w:val="0"/>
          <w:iCs w:val="0"/>
          <w:color w:val="auto"/>
          <w:sz w:val="22"/>
          <w:szCs w:val="22"/>
          <w:lang w:val="es-CO"/>
        </w:rPr>
      </w:pPr>
      <w:bookmarkStart w:name="_Toc211321953" w:id="101"/>
      <w:r w:rsidRPr="006451FC">
        <w:rPr>
          <w:rFonts w:ascii="Times New Roman" w:hAnsi="Times New Roman" w:cs="Times New Roman"/>
          <w:i w:val="0"/>
          <w:iCs w:val="0"/>
          <w:color w:val="auto"/>
          <w:sz w:val="22"/>
          <w:szCs w:val="22"/>
        </w:rPr>
        <w:t xml:space="preserve">Ilustración </w:t>
      </w:r>
      <w:r w:rsidRPr="006451FC" w:rsidR="2D1A3123">
        <w:rPr>
          <w:rFonts w:ascii="Times New Roman" w:hAnsi="Times New Roman" w:cs="Times New Roman"/>
          <w:i w:val="0"/>
          <w:iCs w:val="0"/>
          <w:color w:val="auto"/>
          <w:sz w:val="22"/>
          <w:szCs w:val="22"/>
        </w:rPr>
        <w:fldChar w:fldCharType="begin"/>
      </w:r>
      <w:r w:rsidRPr="006451FC" w:rsidR="2D1A3123">
        <w:rPr>
          <w:rFonts w:ascii="Times New Roman" w:hAnsi="Times New Roman" w:cs="Times New Roman"/>
          <w:i w:val="0"/>
          <w:iCs w:val="0"/>
          <w:color w:val="auto"/>
          <w:sz w:val="22"/>
          <w:szCs w:val="22"/>
        </w:rPr>
        <w:instrText xml:space="preserve"> SEQ Ilustración \* ARABIC </w:instrText>
      </w:r>
      <w:r w:rsidRPr="006451FC" w:rsidR="2D1A3123">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14</w:t>
      </w:r>
      <w:r w:rsidRPr="006451FC" w:rsidR="2D1A3123">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w:t>
      </w:r>
      <w:r w:rsidRPr="006451FC">
        <w:rPr>
          <w:rFonts w:ascii="Times New Roman" w:hAnsi="Times New Roman" w:cs="Times New Roman"/>
          <w:i w:val="0"/>
          <w:iCs w:val="0"/>
          <w:color w:val="auto"/>
          <w:sz w:val="22"/>
          <w:szCs w:val="22"/>
          <w:lang w:val="es-CO"/>
        </w:rPr>
        <w:t>Percepción de los estudiantes sobre la pertinencia del material académico producido por los docentes.</w:t>
      </w:r>
      <w:bookmarkEnd w:id="101"/>
    </w:p>
    <w:p w:rsidRPr="006451FC" w:rsidR="2D1A3123" w:rsidP="3FAE1183" w:rsidRDefault="671A3622" w14:paraId="53F82EB4" w14:textId="3C381770">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noProof/>
        </w:rPr>
        <w:drawing>
          <wp:inline distT="0" distB="0" distL="0" distR="0" wp14:anchorId="0E146E5B" wp14:editId="25D8E07B">
            <wp:extent cx="3436882" cy="2235677"/>
            <wp:effectExtent l="0" t="0" r="0" b="0"/>
            <wp:docPr id="16469694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a:ext>
                      </a:extLst>
                    </a:blip>
                    <a:srcRect/>
                    <a:stretch>
                      <a:fillRect/>
                    </a:stretch>
                  </pic:blipFill>
                  <pic:spPr bwMode="auto">
                    <a:xfrm>
                      <a:off x="0" y="0"/>
                      <a:ext cx="3484005" cy="2266331"/>
                    </a:xfrm>
                    <a:prstGeom prst="rect">
                      <a:avLst/>
                    </a:prstGeom>
                    <a:noFill/>
                    <a:ln>
                      <a:noFill/>
                    </a:ln>
                  </pic:spPr>
                </pic:pic>
              </a:graphicData>
            </a:graphic>
          </wp:inline>
        </w:drawing>
      </w:r>
    </w:p>
    <w:p w:rsidRPr="006451FC" w:rsidR="2D1A3123" w:rsidP="7E172A74" w:rsidRDefault="15CEE721" w14:paraId="44190703" w14:textId="64BDF5C8">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Fuente: Encuesta de Estudiantes, proceso de Autoevaluación 2025.</w:t>
      </w:r>
    </w:p>
    <w:p w:rsidRPr="006451FC" w:rsidR="00D1277C" w:rsidP="6BBB1636" w:rsidRDefault="0EDDBBA8" w14:paraId="039F0F2C" w14:textId="458DCFC6">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consolidación de la producción y utilización de material docente también se refleja en la percepción de los profesores, quienes reconocen que su participación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w:t>
      </w:r>
      <w:r w:rsidRPr="006451FC" w:rsidR="6A066989">
        <w:rPr>
          <w:rFonts w:ascii="Times New Roman" w:hAnsi="Times New Roman" w:cs="Times New Roman"/>
          <w:lang w:val="es-CO"/>
        </w:rPr>
        <w:t xml:space="preserve">presentado </w:t>
      </w:r>
      <w:r w:rsidRPr="006451FC">
        <w:rPr>
          <w:rFonts w:ascii="Times New Roman" w:hAnsi="Times New Roman" w:cs="Times New Roman"/>
          <w:lang w:val="es-CO"/>
        </w:rPr>
        <w:t xml:space="preserve">en </w:t>
      </w:r>
      <w:r w:rsidRPr="006451FC" w:rsidR="6A066989">
        <w:rPr>
          <w:rFonts w:ascii="Times New Roman" w:hAnsi="Times New Roman" w:cs="Times New Roman"/>
          <w:lang w:val="es-CO"/>
        </w:rPr>
        <w:t>ilustración 13</w:t>
      </w:r>
      <w:r w:rsidRPr="006451FC">
        <w:rPr>
          <w:rFonts w:ascii="Times New Roman" w:hAnsi="Times New Roman" w:cs="Times New Roman"/>
          <w:lang w:val="es-CO"/>
        </w:rPr>
        <w:t>, confirma que la producción y aprovechamiento de recursos docentes es percibida como un factor positivo en la calidad del proceso formativo, y refuerza la necesidad de continuar ampliando la visibilidad y actualización de estos insumos.</w:t>
      </w:r>
    </w:p>
    <w:p w:rsidRPr="006451FC" w:rsidR="00D1277C" w:rsidP="6BBB1636" w:rsidRDefault="472A59F6" w14:paraId="0815B64C" w14:textId="21F08762">
      <w:pPr>
        <w:spacing w:before="240" w:after="0" w:line="276" w:lineRule="auto"/>
        <w:jc w:val="center"/>
        <w:rPr>
          <w:rFonts w:ascii="Times New Roman" w:hAnsi="Times New Roman" w:cs="Times New Roman"/>
          <w:noProof/>
          <w:lang w:val="es-CO"/>
        </w:rPr>
      </w:pPr>
      <w:bookmarkStart w:name="_Toc211321954" w:id="102"/>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15</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0EDDBBA8">
        <w:rPr>
          <w:rFonts w:ascii="Times New Roman" w:hAnsi="Times New Roman" w:cs="Times New Roman"/>
          <w:lang w:val="es-CO"/>
        </w:rPr>
        <w:t>Percepción de los docentes sobre el impacto de la participación en actividades académicas en la producción y utilización de material docente</w:t>
      </w:r>
      <w:r w:rsidRPr="006451FC" w:rsidR="104A6DBB">
        <w:rPr>
          <w:rFonts w:ascii="Times New Roman" w:hAnsi="Times New Roman" w:cs="Times New Roman"/>
          <w:lang w:val="es-CO"/>
        </w:rPr>
        <w:t>.</w:t>
      </w:r>
      <w:bookmarkEnd w:id="102"/>
    </w:p>
    <w:p w:rsidRPr="006451FC" w:rsidR="002F6771" w:rsidP="6BBB1636" w:rsidRDefault="2FD17682" w14:paraId="222943DF" w14:textId="234B3B63">
      <w:pPr>
        <w:spacing w:after="0" w:line="276" w:lineRule="auto"/>
        <w:jc w:val="center"/>
        <w:rPr>
          <w:rFonts w:ascii="Times New Roman" w:hAnsi="Times New Roman" w:cs="Times New Roman"/>
          <w:lang w:val="es-CO"/>
        </w:rPr>
      </w:pPr>
      <w:r w:rsidRPr="006451FC">
        <w:rPr>
          <w:rFonts w:ascii="Times New Roman" w:hAnsi="Times New Roman" w:cs="Times New Roman"/>
          <w:noProof/>
        </w:rPr>
        <w:drawing>
          <wp:inline distT="0" distB="0" distL="0" distR="0" wp14:anchorId="1831FC0A" wp14:editId="3B89DB7C">
            <wp:extent cx="3885130" cy="2317532"/>
            <wp:effectExtent l="0" t="0" r="127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43308" cy="2352236"/>
                    </a:xfrm>
                    <a:prstGeom prst="rect">
                      <a:avLst/>
                    </a:prstGeom>
                    <a:noFill/>
                    <a:ln>
                      <a:noFill/>
                    </a:ln>
                  </pic:spPr>
                </pic:pic>
              </a:graphicData>
            </a:graphic>
          </wp:inline>
        </w:drawing>
      </w:r>
    </w:p>
    <w:p w:rsidRPr="006451FC" w:rsidR="00D1277C" w:rsidP="6BBB1636" w:rsidRDefault="0EDDBBA8" w14:paraId="43FF34A3" w14:textId="1C3EB2F7">
      <w:pPr>
        <w:spacing w:line="276" w:lineRule="auto"/>
        <w:jc w:val="center"/>
        <w:rPr>
          <w:rFonts w:ascii="Times New Roman" w:hAnsi="Times New Roman" w:cs="Times New Roman"/>
          <w:lang w:val="es-CO"/>
        </w:rPr>
      </w:pPr>
      <w:r w:rsidRPr="006451FC">
        <w:rPr>
          <w:rFonts w:ascii="Times New Roman" w:hAnsi="Times New Roman" w:cs="Times New Roman"/>
          <w:lang w:val="es-CO"/>
        </w:rPr>
        <w:t xml:space="preserve">Fuente: Encuesta de Docentes, </w:t>
      </w:r>
      <w:r w:rsidRPr="006451FC" w:rsidR="104A6DBB">
        <w:rPr>
          <w:rFonts w:ascii="Times New Roman" w:hAnsi="Times New Roman" w:cs="Times New Roman"/>
          <w:lang w:val="es-CO"/>
        </w:rPr>
        <w:t>p</w:t>
      </w:r>
      <w:r w:rsidRPr="006451FC">
        <w:rPr>
          <w:rFonts w:ascii="Times New Roman" w:hAnsi="Times New Roman" w:cs="Times New Roman"/>
          <w:lang w:val="es-CO"/>
        </w:rPr>
        <w:t>roceso de Autoevaluación 2025</w:t>
      </w:r>
      <w:r w:rsidRPr="006451FC" w:rsidR="104A6DBB">
        <w:rPr>
          <w:rFonts w:ascii="Times New Roman" w:hAnsi="Times New Roman" w:cs="Times New Roman"/>
          <w:lang w:val="es-CO"/>
        </w:rPr>
        <w:t>.</w:t>
      </w:r>
    </w:p>
    <w:p w:rsidRPr="006451FC" w:rsidR="00033CB1" w:rsidP="6BBB1636" w:rsidRDefault="0EDDBBA8" w14:paraId="7AA13083" w14:textId="342AB0EF">
      <w:pPr>
        <w:spacing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programa ha consolidado un sistema sólido de producción y utilización de material docente, respaldado por normativas institucionales claras sobre propiedad intelectual y política editorial. Los 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w:t>
      </w:r>
      <w:r w:rsidRPr="006451FC">
        <w:rPr>
          <w:rFonts w:ascii="Times New Roman" w:hAnsi="Times New Roman" w:cs="Times New Roman"/>
          <w:lang w:val="es-CO"/>
        </w:rPr>
        <w:t>la calidad educativa. En conjunto, esta característica representa un factor positivo que contribuye al cumplimiento de los estándares de acreditación.</w:t>
      </w:r>
    </w:p>
    <w:p w:rsidRPr="006451FC" w:rsidR="00894C18" w:rsidP="689739AE" w:rsidRDefault="00894C18" w14:paraId="41D75768" w14:textId="40E8F9B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8" w:id="103"/>
      <w:bookmarkStart w:name="_Toc211324539" w:id="10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13. Producción, pertinencia, utilización e impacto del material docente</w:t>
      </w:r>
      <w:r w:rsidRPr="006451FC" w:rsidR="004B0E35">
        <w:rPr>
          <w:rFonts w:ascii="Times New Roman" w:hAnsi="Times New Roman" w:cs="Times New Roman"/>
          <w:i w:val="0"/>
          <w:iCs w:val="0"/>
          <w:color w:val="auto"/>
          <w:sz w:val="22"/>
          <w:szCs w:val="22"/>
        </w:rPr>
        <w:t>.</w:t>
      </w:r>
      <w:bookmarkEnd w:id="103"/>
      <w:bookmarkEnd w:id="104"/>
    </w:p>
    <w:tbl>
      <w:tblPr>
        <w:tblStyle w:val="Tablaconcuadrcula"/>
        <w:tblW w:w="8976" w:type="dxa"/>
        <w:tblInd w:w="-5" w:type="dxa"/>
        <w:tblLook w:val="04A0" w:firstRow="1" w:lastRow="0" w:firstColumn="1" w:lastColumn="0" w:noHBand="0" w:noVBand="1"/>
      </w:tblPr>
      <w:tblGrid>
        <w:gridCol w:w="2992"/>
        <w:gridCol w:w="2992"/>
        <w:gridCol w:w="2992"/>
      </w:tblGrid>
      <w:tr w:rsidRPr="006451FC" w:rsidR="00894C18" w:rsidTr="6BBB1636" w14:paraId="2D017F16" w14:textId="77777777">
        <w:trPr>
          <w:trHeight w:val="321"/>
        </w:trPr>
        <w:tc>
          <w:tcPr>
            <w:tcW w:w="2992" w:type="dxa"/>
            <w:shd w:val="clear" w:color="auto" w:fill="DEEAF6" w:themeFill="accent5" w:themeFillTint="33"/>
            <w:vAlign w:val="center"/>
          </w:tcPr>
          <w:p w:rsidRPr="006451FC" w:rsidR="00894C18" w:rsidP="004B0E35" w:rsidRDefault="00894C18" w14:paraId="7D40FB5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894C18" w:rsidP="004B0E35" w:rsidRDefault="00894C18" w14:paraId="40F6E1D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894C18" w:rsidP="004B0E35" w:rsidRDefault="00894C18" w14:paraId="5A41E52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894C18" w:rsidTr="6BBB1636" w14:paraId="395BD6F4" w14:textId="77777777">
        <w:trPr>
          <w:trHeight w:val="299"/>
        </w:trPr>
        <w:tc>
          <w:tcPr>
            <w:tcW w:w="2992" w:type="dxa"/>
            <w:vAlign w:val="center"/>
          </w:tcPr>
          <w:p w:rsidRPr="006451FC" w:rsidR="00894C18" w:rsidP="004B0E35" w:rsidRDefault="24EF0293" w14:paraId="2D752804" w14:textId="0DE5B27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2992" w:type="dxa"/>
            <w:vAlign w:val="center"/>
          </w:tcPr>
          <w:p w:rsidRPr="006451FC" w:rsidR="00894C18" w:rsidP="004B0E35" w:rsidRDefault="4EB6EB32" w14:paraId="028CDDB3" w14:textId="576B90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3,0</w:t>
            </w:r>
          </w:p>
        </w:tc>
        <w:tc>
          <w:tcPr>
            <w:tcW w:w="2992" w:type="dxa"/>
            <w:vAlign w:val="center"/>
          </w:tcPr>
          <w:p w:rsidRPr="006451FC" w:rsidR="00894C18" w:rsidP="004B0E35" w:rsidRDefault="21595DD9" w14:paraId="7121D100" w14:textId="468068B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11,73</w:t>
            </w:r>
          </w:p>
        </w:tc>
      </w:tr>
    </w:tbl>
    <w:p w:rsidRPr="006451FC" w:rsidR="003E25E6" w:rsidP="6BBB1636" w:rsidRDefault="00894C18" w14:paraId="3CD440EB" w14:textId="61366C7D">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4B0E35">
        <w:rPr>
          <w:rFonts w:ascii="Times New Roman" w:hAnsi="Times New Roman" w:cs="Times New Roman"/>
        </w:rPr>
        <w:t>.</w:t>
      </w:r>
    </w:p>
    <w:p w:rsidRPr="006451FC" w:rsidR="00470930" w:rsidP="000C4C41" w:rsidRDefault="00D97984" w14:paraId="18FD9FFD" w14:textId="34C30B16">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14. Remuneración por </w:t>
      </w:r>
      <w:r w:rsidRPr="006451FC" w:rsidR="00553FBA">
        <w:rPr>
          <w:rFonts w:ascii="Times New Roman" w:hAnsi="Times New Roman" w:cs="Times New Roman"/>
          <w:b/>
          <w:bCs/>
        </w:rPr>
        <w:t>m</w:t>
      </w:r>
      <w:r w:rsidRPr="006451FC">
        <w:rPr>
          <w:rFonts w:ascii="Times New Roman" w:hAnsi="Times New Roman" w:cs="Times New Roman"/>
          <w:b/>
          <w:bCs/>
        </w:rPr>
        <w:t xml:space="preserve">éritos </w:t>
      </w:r>
    </w:p>
    <w:p w:rsidRPr="006451FC" w:rsidR="005A140A" w:rsidP="6BBB1636" w:rsidRDefault="7D51C783" w14:paraId="18382BE3" w14:textId="77777777">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La Universidad Distrital Francisco José de Caldas ha consolidado un sistema institucional robusto de remuneración por méritos, que busca reconocer y estimular la excelencia académica del profesorado. Este sistema se fundamenta en normativas claras que garantizan transparencia y equidad, incluyendo:</w:t>
      </w:r>
    </w:p>
    <w:p w:rsidRPr="006451FC" w:rsidR="005A140A" w:rsidP="00231F21" w:rsidRDefault="7D51C783" w14:paraId="3DF868C6" w14:textId="77777777">
      <w:pPr>
        <w:pStyle w:val="Sinespaciado"/>
        <w:numPr>
          <w:ilvl w:val="0"/>
          <w:numId w:val="14"/>
        </w:numPr>
        <w:spacing w:line="276" w:lineRule="auto"/>
        <w:jc w:val="both"/>
        <w:rPr>
          <w:rFonts w:ascii="Times New Roman" w:hAnsi="Times New Roman" w:cs="Times New Roman"/>
        </w:rPr>
      </w:pPr>
      <w:r w:rsidRPr="006451FC">
        <w:rPr>
          <w:rFonts w:ascii="Times New Roman" w:hAnsi="Times New Roman" w:cs="Times New Roman"/>
        </w:rPr>
        <w:t>Estatuto de Propiedad Intelectual (</w:t>
      </w:r>
      <w:hyperlink r:id="rId49">
        <w:r w:rsidRPr="006451FC">
          <w:rPr>
            <w:rStyle w:val="Hipervnculo"/>
            <w:rFonts w:ascii="Times New Roman" w:hAnsi="Times New Roman" w:cs="Times New Roman"/>
          </w:rPr>
          <w:t>Acuerdo No. 004 de 2012</w:t>
        </w:r>
      </w:hyperlink>
      <w:r w:rsidRPr="006451FC">
        <w:rPr>
          <w:rFonts w:ascii="Times New Roman" w:hAnsi="Times New Roman" w:cs="Times New Roman"/>
        </w:rPr>
        <w:t>), que regula la creación y uso de material docente.</w:t>
      </w:r>
    </w:p>
    <w:p w:rsidRPr="006451FC" w:rsidR="005A140A" w:rsidP="00231F21" w:rsidRDefault="7D51C783" w14:paraId="7DD84E71" w14:textId="77777777">
      <w:pPr>
        <w:pStyle w:val="Sinespaciado"/>
        <w:numPr>
          <w:ilvl w:val="0"/>
          <w:numId w:val="14"/>
        </w:numPr>
        <w:spacing w:line="276" w:lineRule="auto"/>
        <w:jc w:val="both"/>
        <w:rPr>
          <w:rFonts w:ascii="Times New Roman" w:hAnsi="Times New Roman" w:cs="Times New Roman"/>
        </w:rPr>
      </w:pPr>
      <w:r w:rsidRPr="006451FC">
        <w:rPr>
          <w:rFonts w:ascii="Times New Roman" w:hAnsi="Times New Roman" w:cs="Times New Roman"/>
        </w:rPr>
        <w:t>Política Editorial (</w:t>
      </w:r>
      <w:hyperlink r:id="rId50">
        <w:r w:rsidRPr="006451FC">
          <w:rPr>
            <w:rStyle w:val="Hipervnculo"/>
            <w:rFonts w:ascii="Times New Roman" w:hAnsi="Times New Roman" w:cs="Times New Roman"/>
          </w:rPr>
          <w:t>Acuerdo No. 022 de 2012</w:t>
        </w:r>
      </w:hyperlink>
      <w:r w:rsidRPr="006451FC">
        <w:rPr>
          <w:rFonts w:ascii="Times New Roman" w:hAnsi="Times New Roman" w:cs="Times New Roman"/>
        </w:rPr>
        <w:t>), que orienta la publicación y difusión de contenidos académicos.</w:t>
      </w:r>
    </w:p>
    <w:p w:rsidRPr="006451FC" w:rsidR="005A140A" w:rsidP="00231F21" w:rsidRDefault="7D51C783" w14:paraId="6E462F12" w14:textId="77777777">
      <w:pPr>
        <w:pStyle w:val="Sinespaciado"/>
        <w:numPr>
          <w:ilvl w:val="0"/>
          <w:numId w:val="14"/>
        </w:numPr>
        <w:spacing w:after="240" w:line="276" w:lineRule="auto"/>
        <w:jc w:val="both"/>
        <w:rPr>
          <w:rFonts w:ascii="Times New Roman" w:hAnsi="Times New Roman" w:cs="Times New Roman"/>
        </w:rPr>
      </w:pPr>
      <w:r w:rsidRPr="006451FC">
        <w:rPr>
          <w:rFonts w:ascii="Times New Roman" w:hAnsi="Times New Roman" w:cs="Times New Roman"/>
        </w:rPr>
        <w:t>Reglamento de la Política Editorial (</w:t>
      </w:r>
      <w:hyperlink r:id="rId51">
        <w:r w:rsidRPr="006451FC">
          <w:rPr>
            <w:rStyle w:val="Hipervnculo"/>
            <w:rFonts w:ascii="Times New Roman" w:hAnsi="Times New Roman" w:cs="Times New Roman"/>
          </w:rPr>
          <w:t>Acuerdo No. 023 de 2012</w:t>
        </w:r>
      </w:hyperlink>
      <w:r w:rsidRPr="006451FC">
        <w:rPr>
          <w:rFonts w:ascii="Times New Roman" w:hAnsi="Times New Roman" w:cs="Times New Roman"/>
        </w:rPr>
        <w:t>) y su modificación (Acuerdo No. 024 de 2012), que detallan procedimientos y criterios para la gestión editorial.</w:t>
      </w:r>
    </w:p>
    <w:p w:rsidRPr="006451FC" w:rsidR="005A140A" w:rsidP="6BBB1636" w:rsidRDefault="7D51C783" w14:paraId="1588C6A5" w14:textId="02630F17">
      <w:pPr>
        <w:pStyle w:val="Sinespaciado"/>
        <w:spacing w:line="276" w:lineRule="auto"/>
        <w:jc w:val="both"/>
        <w:rPr>
          <w:rFonts w:ascii="Times New Roman" w:hAnsi="Times New Roman" w:cs="Times New Roman"/>
        </w:rPr>
      </w:pPr>
      <w:r w:rsidRPr="006451FC">
        <w:rPr>
          <w:rFonts w:ascii="Times New Roman" w:hAnsi="Times New Roman" w:cs="Times New Roman"/>
        </w:rPr>
        <w:t>El sistema considera criterios de evaluación integrales tales como producción intelectual, participación en proyectos de investigación, innovación pedagógica y contribución al desarrollo institucional. Adicionalmente, se complementa con eventos institucionales de exaltación docente que refuerzan la cultura de reconocimiento, motivación y sentido de pertenencia.</w:t>
      </w:r>
    </w:p>
    <w:p w:rsidR="00D1277C" w:rsidP="7E172A74" w:rsidRDefault="0EDDBBA8" w14:paraId="01898471" w14:textId="635A76AE">
      <w:pPr>
        <w:pStyle w:val="NormalWeb"/>
        <w:spacing w:after="24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percepción del profesorado confirma la pertinencia de este sistema: en la encuesta aplicada, un 76% de los docentes manifestó estar “de acuerdo” o “totalmente de acuerdo” en que la remuneración recibida corresponde adecuadamente a sus méritos académicos y profesionales, así como a sus contribuciones en investigación; mientras que solo un 6% expresó desacuerdo y un 18% se mostró neutral. Estos resultados, </w:t>
      </w:r>
      <w:r w:rsidRPr="006451FC" w:rsidR="00CD79F6">
        <w:rPr>
          <w:rFonts w:eastAsiaTheme="minorEastAsia"/>
          <w:sz w:val="22"/>
          <w:szCs w:val="22"/>
          <w:lang w:eastAsia="en-US"/>
        </w:rPr>
        <w:t>presentados</w:t>
      </w:r>
      <w:r w:rsidRPr="006451FC">
        <w:rPr>
          <w:rFonts w:eastAsiaTheme="minorEastAsia"/>
          <w:sz w:val="22"/>
          <w:szCs w:val="22"/>
          <w:lang w:eastAsia="en-US"/>
        </w:rPr>
        <w:t xml:space="preserve"> en la siguiente </w:t>
      </w:r>
      <w:r w:rsidRPr="006451FC" w:rsidR="00CD79F6">
        <w:rPr>
          <w:rFonts w:eastAsiaTheme="minorEastAsia"/>
          <w:sz w:val="22"/>
          <w:szCs w:val="22"/>
          <w:lang w:eastAsia="en-US"/>
        </w:rPr>
        <w:t>ilustración</w:t>
      </w:r>
      <w:r w:rsidRPr="006451FC">
        <w:rPr>
          <w:rFonts w:eastAsiaTheme="minorEastAsia"/>
          <w:sz w:val="22"/>
          <w:szCs w:val="22"/>
          <w:lang w:eastAsia="en-US"/>
        </w:rPr>
        <w:t>, evidencian que el sistema de remuneración por méritos es valorado positivamente por la comunidad docente, al tiempo que plantea la necesidad de seguir fortaleciendo los mecanismos de ajuste y equidad.</w:t>
      </w:r>
    </w:p>
    <w:p w:rsidR="00912689" w:rsidP="7E172A74" w:rsidRDefault="00912689" w14:paraId="2087E594" w14:textId="187F159E">
      <w:pPr>
        <w:pStyle w:val="NormalWeb"/>
        <w:spacing w:after="240" w:afterAutospacing="0" w:line="276" w:lineRule="auto"/>
        <w:jc w:val="both"/>
        <w:rPr>
          <w:rFonts w:eastAsiaTheme="minorEastAsia"/>
          <w:sz w:val="22"/>
          <w:szCs w:val="22"/>
          <w:lang w:eastAsia="en-US"/>
        </w:rPr>
      </w:pPr>
    </w:p>
    <w:p w:rsidR="00912689" w:rsidP="7E172A74" w:rsidRDefault="00912689" w14:paraId="5E6D0060" w14:textId="216F00EC">
      <w:pPr>
        <w:pStyle w:val="NormalWeb"/>
        <w:spacing w:after="240" w:afterAutospacing="0" w:line="276" w:lineRule="auto"/>
        <w:jc w:val="both"/>
        <w:rPr>
          <w:rFonts w:eastAsiaTheme="minorEastAsia"/>
          <w:sz w:val="22"/>
          <w:szCs w:val="22"/>
          <w:lang w:eastAsia="en-US"/>
        </w:rPr>
      </w:pPr>
    </w:p>
    <w:p w:rsidR="00912689" w:rsidP="7E172A74" w:rsidRDefault="00912689" w14:paraId="3A832332" w14:textId="2F3BF252">
      <w:pPr>
        <w:pStyle w:val="NormalWeb"/>
        <w:spacing w:after="240" w:afterAutospacing="0" w:line="276" w:lineRule="auto"/>
        <w:jc w:val="both"/>
        <w:rPr>
          <w:rFonts w:eastAsiaTheme="minorEastAsia"/>
          <w:sz w:val="22"/>
          <w:szCs w:val="22"/>
          <w:lang w:eastAsia="en-US"/>
        </w:rPr>
      </w:pPr>
    </w:p>
    <w:p w:rsidRPr="006451FC" w:rsidR="00912689" w:rsidP="7E172A74" w:rsidRDefault="00912689" w14:paraId="29CBFE58" w14:textId="77777777">
      <w:pPr>
        <w:pStyle w:val="NormalWeb"/>
        <w:spacing w:after="240" w:afterAutospacing="0" w:line="276" w:lineRule="auto"/>
        <w:jc w:val="both"/>
        <w:rPr>
          <w:rFonts w:eastAsiaTheme="minorEastAsia"/>
          <w:sz w:val="22"/>
          <w:szCs w:val="22"/>
          <w:lang w:eastAsia="en-US"/>
        </w:rPr>
      </w:pPr>
    </w:p>
    <w:p w:rsidRPr="006451FC" w:rsidR="002D4472" w:rsidP="7E172A74" w:rsidRDefault="472A59F6" w14:paraId="51CEB84B" w14:textId="238686F5">
      <w:pPr>
        <w:pStyle w:val="NormalWeb"/>
        <w:spacing w:before="0" w:beforeAutospacing="0" w:after="0" w:afterAutospacing="0" w:line="276" w:lineRule="auto"/>
        <w:jc w:val="center"/>
        <w:rPr>
          <w:rStyle w:val="Textoennegrita"/>
          <w:b w:val="0"/>
          <w:bCs w:val="0"/>
          <w:noProof/>
        </w:rPr>
      </w:pPr>
      <w:bookmarkStart w:name="_Toc211321955" w:id="105"/>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16</w:t>
      </w:r>
      <w:r w:rsidRPr="006451FC" w:rsidR="00A64B63">
        <w:rPr>
          <w:sz w:val="22"/>
          <w:szCs w:val="22"/>
        </w:rPr>
        <w:fldChar w:fldCharType="end"/>
      </w:r>
      <w:r w:rsidRPr="006451FC">
        <w:rPr>
          <w:sz w:val="22"/>
          <w:szCs w:val="22"/>
        </w:rPr>
        <w:t xml:space="preserve"> </w:t>
      </w:r>
      <w:r w:rsidRPr="006451FC" w:rsidR="0EDDBBA8">
        <w:rPr>
          <w:rStyle w:val="Textoennegrita"/>
          <w:b w:val="0"/>
          <w:bCs w:val="0"/>
          <w:sz w:val="22"/>
          <w:szCs w:val="22"/>
        </w:rPr>
        <w:t>Percepción de los docentes sobre la remuneración recibida en relación con méritos académicos y profesionales</w:t>
      </w:r>
      <w:r w:rsidRPr="006451FC" w:rsidR="495DD881">
        <w:rPr>
          <w:rStyle w:val="Textoennegrita"/>
          <w:b w:val="0"/>
          <w:bCs w:val="0"/>
          <w:sz w:val="22"/>
          <w:szCs w:val="22"/>
        </w:rPr>
        <w:t>.</w:t>
      </w:r>
      <w:bookmarkEnd w:id="105"/>
    </w:p>
    <w:p w:rsidRPr="006451FC" w:rsidR="00D1277C" w:rsidP="6BBB1636" w:rsidRDefault="002D4472" w14:paraId="13AA9242" w14:textId="0280F4C9">
      <w:pPr>
        <w:pStyle w:val="NormalWeb"/>
        <w:spacing w:before="0" w:beforeAutospacing="0" w:after="0" w:afterAutospacing="0" w:line="276" w:lineRule="auto"/>
        <w:jc w:val="center"/>
        <w:rPr>
          <w:b/>
          <w:bCs/>
          <w:sz w:val="22"/>
          <w:szCs w:val="22"/>
        </w:rPr>
      </w:pPr>
      <w:r w:rsidRPr="006451FC">
        <w:rPr>
          <w:noProof/>
        </w:rPr>
        <w:drawing>
          <wp:inline distT="0" distB="0" distL="0" distR="0" wp14:anchorId="283B66D6" wp14:editId="4C4C907A">
            <wp:extent cx="4381805" cy="261380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85622" cy="2616081"/>
                    </a:xfrm>
                    <a:prstGeom prst="rect">
                      <a:avLst/>
                    </a:prstGeom>
                    <a:noFill/>
                    <a:ln>
                      <a:noFill/>
                    </a:ln>
                  </pic:spPr>
                </pic:pic>
              </a:graphicData>
            </a:graphic>
          </wp:inline>
        </w:drawing>
      </w:r>
      <w:r w:rsidRPr="006451FC">
        <w:br/>
      </w:r>
      <w:r w:rsidRPr="006451FC" w:rsidR="00D1277C">
        <w:rPr>
          <w:rStyle w:val="nfasis"/>
          <w:i w:val="0"/>
          <w:iCs w:val="0"/>
          <w:sz w:val="22"/>
          <w:szCs w:val="22"/>
        </w:rPr>
        <w:t xml:space="preserve">Fuente: Encuesta de Docentes, </w:t>
      </w:r>
      <w:r w:rsidRPr="006451FC" w:rsidR="00534DCE">
        <w:rPr>
          <w:rStyle w:val="nfasis"/>
          <w:i w:val="0"/>
          <w:iCs w:val="0"/>
          <w:sz w:val="22"/>
          <w:szCs w:val="22"/>
        </w:rPr>
        <w:t>p</w:t>
      </w:r>
      <w:r w:rsidRPr="006451FC" w:rsidR="00D1277C">
        <w:rPr>
          <w:rStyle w:val="nfasis"/>
          <w:i w:val="0"/>
          <w:iCs w:val="0"/>
          <w:sz w:val="22"/>
          <w:szCs w:val="22"/>
        </w:rPr>
        <w:t>roceso de Autoevaluación 2025</w:t>
      </w:r>
      <w:r w:rsidRPr="006451FC" w:rsidR="00534DCE">
        <w:rPr>
          <w:rStyle w:val="nfasis"/>
          <w:i w:val="0"/>
          <w:iCs w:val="0"/>
          <w:sz w:val="22"/>
          <w:szCs w:val="22"/>
        </w:rPr>
        <w:t>.</w:t>
      </w:r>
    </w:p>
    <w:p w:rsidRPr="006451FC" w:rsidR="00B5728C" w:rsidP="6BBB1636" w:rsidRDefault="7D51C783" w14:paraId="7196E765" w14:textId="600B1F72">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rsidRPr="006451FC" w:rsidR="00B5728C" w:rsidP="689739AE" w:rsidRDefault="00B5728C" w14:paraId="453809D9" w14:textId="6384FEFC">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9" w:id="106"/>
      <w:bookmarkStart w:name="_Toc211324540" w:id="10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14. Remuneración por méritos</w:t>
      </w:r>
      <w:r w:rsidRPr="006451FC" w:rsidR="00534DCE">
        <w:rPr>
          <w:rFonts w:ascii="Times New Roman" w:hAnsi="Times New Roman" w:cs="Times New Roman"/>
          <w:i w:val="0"/>
          <w:iCs w:val="0"/>
          <w:color w:val="auto"/>
          <w:sz w:val="22"/>
          <w:szCs w:val="22"/>
        </w:rPr>
        <w:t>.</w:t>
      </w:r>
      <w:bookmarkEnd w:id="106"/>
      <w:bookmarkEnd w:id="107"/>
    </w:p>
    <w:tbl>
      <w:tblPr>
        <w:tblStyle w:val="Tablaconcuadrcula"/>
        <w:tblW w:w="8964" w:type="dxa"/>
        <w:tblInd w:w="-5" w:type="dxa"/>
        <w:tblLook w:val="04A0" w:firstRow="1" w:lastRow="0" w:firstColumn="1" w:lastColumn="0" w:noHBand="0" w:noVBand="1"/>
      </w:tblPr>
      <w:tblGrid>
        <w:gridCol w:w="2988"/>
        <w:gridCol w:w="2988"/>
        <w:gridCol w:w="2988"/>
      </w:tblGrid>
      <w:tr w:rsidRPr="006451FC" w:rsidR="00B5728C" w:rsidTr="6BBB1636" w14:paraId="752DABEE" w14:textId="77777777">
        <w:trPr>
          <w:trHeight w:val="331"/>
        </w:trPr>
        <w:tc>
          <w:tcPr>
            <w:tcW w:w="2988" w:type="dxa"/>
            <w:shd w:val="clear" w:color="auto" w:fill="DEEAF6" w:themeFill="accent5" w:themeFillTint="33"/>
            <w:vAlign w:val="center"/>
          </w:tcPr>
          <w:p w:rsidRPr="006451FC" w:rsidR="00B5728C" w:rsidP="00534DCE" w:rsidRDefault="00B5728C" w14:paraId="11DEA2E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B5728C" w:rsidP="00534DCE" w:rsidRDefault="00B5728C" w14:paraId="251D107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B5728C" w:rsidP="00534DCE" w:rsidRDefault="00B5728C" w14:paraId="670CE80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C87CE9" w:rsidTr="6BBB1636" w14:paraId="6762371E" w14:textId="77777777">
        <w:trPr>
          <w:trHeight w:val="307"/>
        </w:trPr>
        <w:tc>
          <w:tcPr>
            <w:tcW w:w="2988" w:type="dxa"/>
            <w:vAlign w:val="center"/>
          </w:tcPr>
          <w:p w:rsidRPr="006451FC" w:rsidR="00C87CE9" w:rsidP="00534DCE" w:rsidRDefault="24EF0293" w14:paraId="7429B86D" w14:textId="61A4AA2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C87CE9" w:rsidP="00534DCE" w:rsidRDefault="4EB6EB32" w14:paraId="7F952E3F" w14:textId="0521B40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C87CE9" w:rsidP="00534DCE" w:rsidRDefault="4EB6EB32" w14:paraId="191C2272" w14:textId="4A5590D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9,41</w:t>
            </w:r>
          </w:p>
        </w:tc>
      </w:tr>
    </w:tbl>
    <w:p w:rsidRPr="006451FC" w:rsidR="00894C18" w:rsidP="6BBB1636" w:rsidRDefault="00B5728C" w14:paraId="6BDED291" w14:textId="1A39145B">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34DCE">
        <w:rPr>
          <w:rFonts w:ascii="Times New Roman" w:hAnsi="Times New Roman" w:cs="Times New Roman"/>
        </w:rPr>
        <w:t>.</w:t>
      </w:r>
    </w:p>
    <w:p w:rsidRPr="006451FC" w:rsidR="00470930" w:rsidP="000C4C41" w:rsidRDefault="00D97984" w14:paraId="707CD90E" w14:textId="4E808C90">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 xml:space="preserve">Característica 15. Evaluación de </w:t>
      </w:r>
      <w:r w:rsidRPr="006451FC" w:rsidR="00553FBA">
        <w:rPr>
          <w:rFonts w:ascii="Times New Roman" w:hAnsi="Times New Roman" w:cs="Times New Roman"/>
          <w:b/>
          <w:bCs/>
        </w:rPr>
        <w:t>p</w:t>
      </w:r>
      <w:r w:rsidRPr="006451FC">
        <w:rPr>
          <w:rFonts w:ascii="Times New Roman" w:hAnsi="Times New Roman" w:cs="Times New Roman"/>
          <w:b/>
          <w:bCs/>
        </w:rPr>
        <w:t xml:space="preserve">rofesores  </w:t>
      </w:r>
    </w:p>
    <w:p w:rsidRPr="006451FC" w:rsidR="0028204C" w:rsidP="6BBB1636" w:rsidRDefault="060AB5CA" w14:paraId="146C892D" w14:textId="4CFC97BA">
      <w:pPr>
        <w:pStyle w:val="Sinespaciado"/>
        <w:spacing w:line="276" w:lineRule="auto"/>
        <w:jc w:val="both"/>
        <w:rPr>
          <w:rFonts w:ascii="Times New Roman" w:hAnsi="Times New Roman" w:cs="Times New Roman"/>
        </w:rPr>
      </w:pPr>
      <w:r w:rsidRPr="006451FC">
        <w:rPr>
          <w:rFonts w:ascii="Times New Roman" w:hAnsi="Times New Roman" w:cs="Times New Roman"/>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r w:rsidRPr="006451FC" w:rsidR="2A2EE18D">
        <w:rPr>
          <w:rFonts w:ascii="Times New Roman" w:hAnsi="Times New Roman" w:cs="Times New Roman"/>
        </w:rPr>
        <w:t xml:space="preserve"> </w:t>
      </w:r>
      <w:r w:rsidRPr="006451FC">
        <w:rPr>
          <w:rFonts w:ascii="Times New Roman" w:hAnsi="Times New Roman" w:cs="Times New Roman"/>
        </w:rPr>
        <w:t>Este sistema considera diferentes instrumentos de evaluación, entre los que se destacan: encuestas de satisfacción estudiantil, evaluaciones por pares académicos, autoevaluación docente</w:t>
      </w:r>
      <w:r w:rsidRPr="006451FC" w:rsidR="2A2EE18D">
        <w:rPr>
          <w:rFonts w:ascii="Times New Roman" w:hAnsi="Times New Roman" w:cs="Times New Roman"/>
        </w:rPr>
        <w:t>,</w:t>
      </w:r>
      <w:r w:rsidRPr="006451FC">
        <w:rPr>
          <w:rFonts w:ascii="Times New Roman" w:hAnsi="Times New Roman" w:cs="Times New Roman"/>
        </w:rPr>
        <w:t xml:space="preserve"> y seguimiento por los Consejos Curriculares. La combinación de estas herramientas permite obtener una visión integral del desempeño de los profesores, abarcando aspectos pedagógicos, académicos y de gestión educativa.</w:t>
      </w:r>
    </w:p>
    <w:p w:rsidR="0028204C" w:rsidP="3FAE1183" w:rsidRDefault="0B7A2E4E" w14:paraId="74A0FF44" w14:textId="39EA1988">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revisión documental y estadística evidencia que los resultados de estas evaluaciones se utilizan de manera efectiva para la toma de decisiones en la asignación de </w:t>
      </w:r>
      <w:r w:rsidRPr="006451FC" w:rsidR="47F85046">
        <w:rPr>
          <w:rFonts w:ascii="Times New Roman" w:hAnsi="Times New Roman" w:cs="Times New Roman"/>
        </w:rPr>
        <w:t>la carga docente</w:t>
      </w:r>
      <w:r w:rsidRPr="006451FC">
        <w:rPr>
          <w:rFonts w:ascii="Times New Roman" w:hAnsi="Times New Roman" w:cs="Times New Roman"/>
        </w:rPr>
        <w:t>,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rsidRPr="006451FC" w:rsidR="00912689" w:rsidP="3FAE1183" w:rsidRDefault="00912689" w14:paraId="64E246CD" w14:textId="77777777">
      <w:pPr>
        <w:pStyle w:val="Sinespaciado"/>
        <w:spacing w:before="240" w:line="276" w:lineRule="auto"/>
        <w:jc w:val="both"/>
        <w:rPr>
          <w:rFonts w:ascii="Times New Roman" w:hAnsi="Times New Roman" w:cs="Times New Roman"/>
        </w:rPr>
      </w:pPr>
    </w:p>
    <w:p w:rsidRPr="006451FC" w:rsidR="0028204C" w:rsidP="3FAE1183" w:rsidRDefault="5EF35276" w14:paraId="63BB4E37" w14:textId="7AF41BFF">
      <w:pPr>
        <w:pStyle w:val="Sinespaciado"/>
        <w:spacing w:before="240" w:line="276" w:lineRule="auto"/>
        <w:jc w:val="center"/>
        <w:rPr>
          <w:rFonts w:ascii="Times New Roman" w:hAnsi="Times New Roman" w:cs="Times New Roman"/>
        </w:rPr>
      </w:pPr>
      <w:bookmarkStart w:name="_Toc211321956" w:id="108"/>
      <w:r w:rsidRPr="006451FC">
        <w:rPr>
          <w:rFonts w:ascii="Times New Roman" w:hAnsi="Times New Roman" w:cs="Times New Roman"/>
        </w:rPr>
        <w:t xml:space="preserve">Ilustración </w:t>
      </w:r>
      <w:r w:rsidRPr="006451FC" w:rsidR="060AB5CA">
        <w:rPr>
          <w:rFonts w:ascii="Times New Roman" w:hAnsi="Times New Roman" w:cs="Times New Roman"/>
        </w:rPr>
        <w:fldChar w:fldCharType="begin"/>
      </w:r>
      <w:r w:rsidRPr="006451FC" w:rsidR="060AB5CA">
        <w:rPr>
          <w:rFonts w:ascii="Times New Roman" w:hAnsi="Times New Roman" w:cs="Times New Roman"/>
        </w:rPr>
        <w:instrText xml:space="preserve"> SEQ Ilustración \* ARABIC </w:instrText>
      </w:r>
      <w:r w:rsidRPr="006451FC" w:rsidR="060AB5CA">
        <w:rPr>
          <w:rFonts w:ascii="Times New Roman" w:hAnsi="Times New Roman" w:cs="Times New Roman"/>
        </w:rPr>
        <w:fldChar w:fldCharType="separate"/>
      </w:r>
      <w:r w:rsidR="00B054BE">
        <w:rPr>
          <w:rFonts w:ascii="Times New Roman" w:hAnsi="Times New Roman" w:cs="Times New Roman"/>
          <w:noProof/>
        </w:rPr>
        <w:t>17</w:t>
      </w:r>
      <w:r w:rsidRPr="006451FC" w:rsidR="060AB5CA">
        <w:rPr>
          <w:rFonts w:ascii="Times New Roman" w:hAnsi="Times New Roman" w:cs="Times New Roman"/>
        </w:rPr>
        <w:fldChar w:fldCharType="end"/>
      </w:r>
      <w:r w:rsidRPr="006451FC">
        <w:rPr>
          <w:rFonts w:ascii="Times New Roman" w:hAnsi="Times New Roman" w:cs="Times New Roman"/>
        </w:rPr>
        <w:t xml:space="preserve"> Percepción de los docentes sobre la transparencia y eficacia de los mecanismos de evaluación profesoral.</w:t>
      </w:r>
      <w:bookmarkEnd w:id="108"/>
    </w:p>
    <w:p w:rsidRPr="006451FC" w:rsidR="0028204C" w:rsidP="006451FC" w:rsidRDefault="5EF35276" w14:paraId="2D5C0246" w14:textId="10F46DD8">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35F370EE" wp14:editId="761FB7B2">
            <wp:extent cx="3622708" cy="2147977"/>
            <wp:effectExtent l="0" t="0" r="0" b="5080"/>
            <wp:docPr id="84039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6769" name=""/>
                    <pic:cNvPicPr/>
                  </pic:nvPicPr>
                  <pic:blipFill>
                    <a:blip r:embed="rId53">
                      <a:extLst>
                        <a:ext uri="{28A0092B-C50C-407E-A947-70E740481C1C}">
                          <a14:useLocalDpi xmlns:a14="http://schemas.microsoft.com/office/drawing/2010/main"/>
                        </a:ext>
                      </a:extLst>
                    </a:blip>
                    <a:stretch>
                      <a:fillRect/>
                    </a:stretch>
                  </pic:blipFill>
                  <pic:spPr>
                    <a:xfrm>
                      <a:off x="0" y="0"/>
                      <a:ext cx="3633573" cy="2154419"/>
                    </a:xfrm>
                    <a:prstGeom prst="rect">
                      <a:avLst/>
                    </a:prstGeom>
                  </pic:spPr>
                </pic:pic>
              </a:graphicData>
            </a:graphic>
          </wp:inline>
        </w:drawing>
      </w:r>
    </w:p>
    <w:p w:rsidRPr="006451FC" w:rsidR="0028204C" w:rsidP="3FAE1183" w:rsidRDefault="5EF35276" w14:paraId="222BD985" w14:textId="4D4AD00B">
      <w:pPr>
        <w:pStyle w:val="Sinespaciado"/>
        <w:spacing w:before="240" w:line="276" w:lineRule="auto"/>
        <w:jc w:val="center"/>
        <w:rPr>
          <w:rFonts w:ascii="Times New Roman" w:hAnsi="Times New Roman" w:cs="Times New Roman"/>
        </w:rPr>
      </w:pPr>
      <w:r w:rsidRPr="006451FC">
        <w:rPr>
          <w:rFonts w:ascii="Times New Roman" w:hAnsi="Times New Roman" w:cs="Times New Roman"/>
        </w:rPr>
        <w:t>Fuente: Encuesta de estudiantes, proceso de Autoevaluación 2025.</w:t>
      </w:r>
    </w:p>
    <w:p w:rsidRPr="006451FC" w:rsidR="0028204C" w:rsidP="6BBB1636" w:rsidRDefault="75E4C81B" w14:paraId="6BCC6830" w14:textId="0EEB99FC">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percepción de los docentes refuerza esta valoración: en la encuesta aplicada, un 64% manifestó estar “de acuerdo” o “totalmente de acuerdo” en que los criterios y mecanismos utilizados para la evaluación son transparentes, accesibles y eficaces, mientras que un 24% se mostró neutral y un 12% expresó desacuerdo. Estos resultados, presentados en la siguiente </w:t>
      </w:r>
      <w:r w:rsidRPr="006451FC" w:rsidR="3091666A">
        <w:rPr>
          <w:rFonts w:ascii="Times New Roman" w:hAnsi="Times New Roman" w:cs="Times New Roman"/>
        </w:rPr>
        <w:t>ilustración</w:t>
      </w:r>
      <w:r w:rsidRPr="006451FC">
        <w:rPr>
          <w:rFonts w:ascii="Times New Roman" w:hAnsi="Times New Roman" w:cs="Times New Roman"/>
        </w:rPr>
        <w:t>, demuestran que el programa cuenta con un sistema integral y transparente de evaluación docente, cuyos resultados tienen un impacto positivo en la calidad de la enseñanza.</w:t>
      </w:r>
    </w:p>
    <w:p w:rsidRPr="006451FC" w:rsidR="0028204C" w:rsidP="6BBB1636" w:rsidRDefault="472A59F6" w14:paraId="152F1884" w14:textId="01E31248">
      <w:pPr>
        <w:pStyle w:val="Sinespaciado"/>
        <w:spacing w:before="240" w:line="276" w:lineRule="auto"/>
        <w:jc w:val="center"/>
        <w:rPr>
          <w:rFonts w:ascii="Times New Roman" w:hAnsi="Times New Roman" w:cs="Times New Roman"/>
        </w:rPr>
      </w:pPr>
      <w:bookmarkStart w:name="_Toc211321957" w:id="109"/>
      <w:r w:rsidRPr="006451FC">
        <w:rPr>
          <w:rFonts w:ascii="Times New Roman" w:hAnsi="Times New Roman" w:cs="Times New Roman"/>
        </w:rPr>
        <w:t xml:space="preserve">Ilustración </w:t>
      </w:r>
      <w:r w:rsidRPr="006451FC" w:rsidR="00A64B63">
        <w:rPr>
          <w:rFonts w:ascii="Times New Roman" w:hAnsi="Times New Roman" w:cs="Times New Roman"/>
        </w:rPr>
        <w:fldChar w:fldCharType="begin"/>
      </w:r>
      <w:r w:rsidRPr="006451FC" w:rsidR="00A64B63">
        <w:rPr>
          <w:rFonts w:ascii="Times New Roman" w:hAnsi="Times New Roman" w:cs="Times New Roman"/>
        </w:rPr>
        <w:instrText xml:space="preserve"> SEQ Ilustración \* ARABIC </w:instrText>
      </w:r>
      <w:r w:rsidRPr="006451FC" w:rsidR="00A64B63">
        <w:rPr>
          <w:rFonts w:ascii="Times New Roman" w:hAnsi="Times New Roman" w:cs="Times New Roman"/>
        </w:rPr>
        <w:fldChar w:fldCharType="separate"/>
      </w:r>
      <w:r w:rsidR="00B054BE">
        <w:rPr>
          <w:rFonts w:ascii="Times New Roman" w:hAnsi="Times New Roman" w:cs="Times New Roman"/>
          <w:noProof/>
        </w:rPr>
        <w:t>18</w:t>
      </w:r>
      <w:r w:rsidRPr="006451FC" w:rsidR="00A64B63">
        <w:rPr>
          <w:rFonts w:ascii="Times New Roman" w:hAnsi="Times New Roman" w:cs="Times New Roman"/>
        </w:rPr>
        <w:fldChar w:fldCharType="end"/>
      </w:r>
      <w:r w:rsidRPr="006451FC">
        <w:rPr>
          <w:rFonts w:ascii="Times New Roman" w:hAnsi="Times New Roman" w:cs="Times New Roman"/>
        </w:rPr>
        <w:t xml:space="preserve"> </w:t>
      </w:r>
      <w:r w:rsidRPr="006451FC" w:rsidR="060AB5CA">
        <w:rPr>
          <w:rFonts w:ascii="Times New Roman" w:hAnsi="Times New Roman" w:cs="Times New Roman"/>
        </w:rPr>
        <w:t>Percepción de los docentes sobre la transparencia y eficacia de los mecanismos de evaluación profesoral</w:t>
      </w:r>
      <w:r w:rsidRPr="006451FC" w:rsidR="495DD881">
        <w:rPr>
          <w:rFonts w:ascii="Times New Roman" w:hAnsi="Times New Roman" w:cs="Times New Roman"/>
        </w:rPr>
        <w:t>.</w:t>
      </w:r>
      <w:bookmarkEnd w:id="109"/>
    </w:p>
    <w:p w:rsidRPr="006451FC" w:rsidR="0028204C" w:rsidP="6BBB1636" w:rsidRDefault="060AB5CA" w14:paraId="365762A9" w14:textId="384ECEE4">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41EB5C20" wp14:editId="51CD00AE">
            <wp:extent cx="3923920" cy="2337758"/>
            <wp:effectExtent l="0" t="0" r="63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36771" cy="2345414"/>
                    </a:xfrm>
                    <a:prstGeom prst="rect">
                      <a:avLst/>
                    </a:prstGeom>
                    <a:noFill/>
                    <a:ln>
                      <a:noFill/>
                    </a:ln>
                  </pic:spPr>
                </pic:pic>
              </a:graphicData>
            </a:graphic>
          </wp:inline>
        </w:drawing>
      </w:r>
    </w:p>
    <w:p w:rsidRPr="006451FC" w:rsidR="0028204C" w:rsidP="6BBB1636" w:rsidRDefault="060AB5CA" w14:paraId="4ACC4CFB" w14:textId="7E0FD942">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Encuesta de Docentes, </w:t>
      </w:r>
      <w:r w:rsidRPr="006451FC" w:rsidR="495DD881">
        <w:rPr>
          <w:rFonts w:ascii="Times New Roman" w:hAnsi="Times New Roman" w:cs="Times New Roman"/>
        </w:rPr>
        <w:t>p</w:t>
      </w:r>
      <w:r w:rsidRPr="006451FC">
        <w:rPr>
          <w:rFonts w:ascii="Times New Roman" w:hAnsi="Times New Roman" w:cs="Times New Roman"/>
        </w:rPr>
        <w:t>roceso de Autoevaluación 2025</w:t>
      </w:r>
      <w:r w:rsidRPr="006451FC" w:rsidR="495DD881">
        <w:rPr>
          <w:rFonts w:ascii="Times New Roman" w:hAnsi="Times New Roman" w:cs="Times New Roman"/>
        </w:rPr>
        <w:t>.</w:t>
      </w:r>
    </w:p>
    <w:p w:rsidRPr="006451FC" w:rsidR="005A140A" w:rsidP="6BBB1636" w:rsidRDefault="060AB5CA" w14:paraId="1A21FB3D" w14:textId="3AFE30F5">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en consecuencia, dispone de un sistema robusto que combina encuestas estudiantiles, evaluaciones por pares y autoevaluación,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rsidRPr="006451FC" w:rsidR="009629AA" w:rsidP="689739AE" w:rsidRDefault="009629AA" w14:paraId="7D571A27" w14:textId="219FBF8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0" w:id="110"/>
      <w:bookmarkStart w:name="_Toc211324541" w:id="11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15. Evaluación de profesores</w:t>
      </w:r>
      <w:r w:rsidRPr="006451FC" w:rsidR="00534DCE">
        <w:rPr>
          <w:rFonts w:ascii="Times New Roman" w:hAnsi="Times New Roman" w:cs="Times New Roman"/>
          <w:i w:val="0"/>
          <w:iCs w:val="0"/>
          <w:color w:val="auto"/>
          <w:sz w:val="22"/>
          <w:szCs w:val="22"/>
        </w:rPr>
        <w:t>.</w:t>
      </w:r>
      <w:bookmarkEnd w:id="110"/>
      <w:bookmarkEnd w:id="111"/>
    </w:p>
    <w:tbl>
      <w:tblPr>
        <w:tblStyle w:val="Tablaconcuadrcula"/>
        <w:tblW w:w="9027" w:type="dxa"/>
        <w:tblInd w:w="-5" w:type="dxa"/>
        <w:tblLook w:val="04A0" w:firstRow="1" w:lastRow="0" w:firstColumn="1" w:lastColumn="0" w:noHBand="0" w:noVBand="1"/>
      </w:tblPr>
      <w:tblGrid>
        <w:gridCol w:w="3009"/>
        <w:gridCol w:w="3009"/>
        <w:gridCol w:w="3009"/>
      </w:tblGrid>
      <w:tr w:rsidRPr="006451FC" w:rsidR="009629AA" w:rsidTr="6BBB1636" w14:paraId="4EFC346A" w14:textId="77777777">
        <w:trPr>
          <w:trHeight w:val="321"/>
        </w:trPr>
        <w:tc>
          <w:tcPr>
            <w:tcW w:w="3009" w:type="dxa"/>
            <w:shd w:val="clear" w:color="auto" w:fill="DEEAF6" w:themeFill="accent5" w:themeFillTint="33"/>
            <w:vAlign w:val="center"/>
          </w:tcPr>
          <w:p w:rsidRPr="006451FC" w:rsidR="009629AA" w:rsidP="00534DCE" w:rsidRDefault="009629AA" w14:paraId="1193494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rsidRPr="006451FC" w:rsidR="009629AA" w:rsidP="00534DCE" w:rsidRDefault="009629AA" w14:paraId="5A6DD21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rsidRPr="006451FC" w:rsidR="009629AA" w:rsidP="00534DCE" w:rsidRDefault="009629AA" w14:paraId="4222E01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C87CE9" w:rsidTr="6BBB1636" w14:paraId="3F8D765A" w14:textId="77777777">
        <w:trPr>
          <w:trHeight w:val="299"/>
        </w:trPr>
        <w:tc>
          <w:tcPr>
            <w:tcW w:w="3009" w:type="dxa"/>
            <w:vAlign w:val="center"/>
          </w:tcPr>
          <w:p w:rsidRPr="006451FC" w:rsidR="00C87CE9" w:rsidP="00534DCE" w:rsidRDefault="24EF0293" w14:paraId="3C73A0B9" w14:textId="71871B7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9" w:type="dxa"/>
            <w:vAlign w:val="center"/>
          </w:tcPr>
          <w:p w:rsidRPr="006451FC" w:rsidR="00C87CE9" w:rsidP="00534DCE" w:rsidRDefault="4EB6EB32" w14:paraId="3AE9A75C" w14:textId="6736B7F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9" w:type="dxa"/>
            <w:vAlign w:val="center"/>
          </w:tcPr>
          <w:p w:rsidRPr="006451FC" w:rsidR="00C87CE9" w:rsidP="00534DCE" w:rsidRDefault="4EB6EB32" w14:paraId="30C63935" w14:textId="6FE65DA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6,64</w:t>
            </w:r>
          </w:p>
        </w:tc>
      </w:tr>
    </w:tbl>
    <w:p w:rsidRPr="006451FC" w:rsidR="009629AA" w:rsidP="6BBB1636" w:rsidRDefault="009629AA" w14:paraId="31023B34" w14:textId="1D7E2488">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34DCE">
        <w:rPr>
          <w:rFonts w:ascii="Times New Roman" w:hAnsi="Times New Roman" w:cs="Times New Roman"/>
        </w:rPr>
        <w:t>.</w:t>
      </w:r>
    </w:p>
    <w:p w:rsidRPr="006451FC" w:rsidR="00D97984" w:rsidP="000C4C41" w:rsidRDefault="00D97984" w14:paraId="3877C0A8" w14:textId="7777777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6451FC" w:rsidR="005A140A" w:rsidP="7E172A74" w:rsidRDefault="7D51C783" w14:paraId="2E0EC636" w14:textId="65CFA9B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análisis de las características del Factor</w:t>
      </w:r>
      <w:r w:rsidRPr="006451FC" w:rsidR="04D1148A">
        <w:rPr>
          <w:rFonts w:eastAsiaTheme="minorEastAsia"/>
          <w:sz w:val="22"/>
          <w:szCs w:val="22"/>
          <w:lang w:eastAsia="en-US"/>
        </w:rPr>
        <w:t xml:space="preserve"> 3.</w:t>
      </w:r>
      <w:r w:rsidRPr="006451FC">
        <w:rPr>
          <w:rFonts w:eastAsiaTheme="minorEastAsia"/>
          <w:sz w:val="22"/>
          <w:szCs w:val="22"/>
          <w:lang w:eastAsia="en-US"/>
        </w:rPr>
        <w:t xml:space="preserve"> Profesor</w:t>
      </w:r>
      <w:r w:rsidRPr="006451FC" w:rsidR="04D1148A">
        <w:rPr>
          <w:rFonts w:eastAsiaTheme="minorEastAsia"/>
          <w:sz w:val="22"/>
          <w:szCs w:val="22"/>
          <w:lang w:eastAsia="en-US"/>
        </w:rPr>
        <w:t>es</w:t>
      </w:r>
      <w:r w:rsidRPr="006451FC">
        <w:rPr>
          <w:rFonts w:eastAsiaTheme="minorEastAsia"/>
          <w:sz w:val="22"/>
          <w:szCs w:val="22"/>
          <w:lang w:eastAsia="en-US"/>
        </w:rPr>
        <w:t xml:space="preserve"> demuestra que el programa mantiene un cuerpo docente altamente c</w:t>
      </w:r>
      <w:r w:rsidRPr="006451FC" w:rsidR="04D1148A">
        <w:rPr>
          <w:rFonts w:eastAsiaTheme="minorEastAsia"/>
          <w:sz w:val="22"/>
          <w:szCs w:val="22"/>
          <w:lang w:eastAsia="en-US"/>
        </w:rPr>
        <w:t>u</w:t>
      </w:r>
      <w:r w:rsidRPr="006451FC">
        <w:rPr>
          <w:rFonts w:eastAsiaTheme="minorEastAsia"/>
          <w:sz w:val="22"/>
          <w:szCs w:val="22"/>
          <w:lang w:eastAsia="en-US"/>
        </w:rPr>
        <w:t xml:space="preserve">alificado, comprometido y coherente con los objetivos de formación de la </w:t>
      </w:r>
      <w:r w:rsidRPr="006451FC" w:rsidR="04D1148A">
        <w:rPr>
          <w:rFonts w:eastAsiaTheme="minorEastAsia"/>
          <w:sz w:val="22"/>
          <w:szCs w:val="22"/>
          <w:lang w:eastAsia="en-US"/>
        </w:rPr>
        <w:t>M</w:t>
      </w:r>
      <w:r w:rsidRPr="006451FC">
        <w:rPr>
          <w:rFonts w:eastAsiaTheme="minorEastAsia"/>
          <w:sz w:val="22"/>
          <w:szCs w:val="22"/>
          <w:lang w:eastAsia="en-US"/>
        </w:rPr>
        <w:t>aestría. La institución garantiza la selección de profesores con la dedicación, nivel de formación, experiencia y vinculación adecuados, respaldados por marcos normativos claros y mecanismos de desarrollo profesional.</w:t>
      </w:r>
    </w:p>
    <w:p w:rsidRPr="006451FC" w:rsidR="005A140A" w:rsidP="7E172A74" w:rsidRDefault="7D51C783" w14:paraId="07D6C576"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estímulos a la trayectoria, la remuneración por méritos, la producción y utilización de material docente, así como los procesos de evaluación, constituyen instrumentos efectivos que promueven la mejora continua, la innovación pedagógica y la excelencia académica. Estos elementos se articulan con los referentes filosóficos, pedagógicos y organizacionales del programa, consolidando la identidad de la comunidad académica.</w:t>
      </w:r>
    </w:p>
    <w:p w:rsidRPr="006451FC" w:rsidR="005A140A" w:rsidP="7E172A74" w:rsidRDefault="7D51C783" w14:paraId="5561EA0D"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sistematicidad en el seguimiento del desarrollo académico y pedagógico, la cualificación permanente de los docentes y la implementación de mecanismos de reconocimiento evidencian un compromiso sostenido con la calidad. En conjunto, el Factor Profesoral representa un elemento estratégico y positivo para la acreditación en alta calidad, asegurando que la formación de los estudiantes se desarrolle en un entorno académico riguroso, motivador y coherente con las mejores prácticas institucionales.</w:t>
      </w:r>
    </w:p>
    <w:p w:rsidRPr="006451FC" w:rsidR="002D13F8" w:rsidP="689739AE" w:rsidRDefault="002D13F8" w14:paraId="7FE29B7C" w14:textId="7F0CE06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1" w:id="112"/>
      <w:bookmarkStart w:name="_Toc211324542" w:id="11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Factor3. Profesores</w:t>
      </w:r>
      <w:r w:rsidRPr="006451FC" w:rsidR="00534DCE">
        <w:rPr>
          <w:rFonts w:ascii="Times New Roman" w:hAnsi="Times New Roman" w:cs="Times New Roman"/>
          <w:i w:val="0"/>
          <w:iCs w:val="0"/>
          <w:color w:val="auto"/>
          <w:sz w:val="22"/>
          <w:szCs w:val="22"/>
        </w:rPr>
        <w:t>.</w:t>
      </w:r>
      <w:bookmarkEnd w:id="112"/>
      <w:bookmarkEnd w:id="113"/>
    </w:p>
    <w:tbl>
      <w:tblPr>
        <w:tblStyle w:val="Tablaconcuadrcula"/>
        <w:tblW w:w="9067" w:type="dxa"/>
        <w:tblLayout w:type="fixed"/>
        <w:tblLook w:val="04A0" w:firstRow="1" w:lastRow="0" w:firstColumn="1" w:lastColumn="0" w:noHBand="0" w:noVBand="1"/>
      </w:tblPr>
      <w:tblGrid>
        <w:gridCol w:w="2263"/>
        <w:gridCol w:w="1985"/>
        <w:gridCol w:w="1417"/>
        <w:gridCol w:w="1418"/>
        <w:gridCol w:w="1984"/>
      </w:tblGrid>
      <w:tr w:rsidRPr="006451FC" w:rsidR="00AE5618" w:rsidTr="6BBB1636" w14:paraId="7F43450C" w14:textId="77777777">
        <w:trPr>
          <w:trHeight w:val="447"/>
        </w:trPr>
        <w:tc>
          <w:tcPr>
            <w:tcW w:w="4248" w:type="dxa"/>
            <w:gridSpan w:val="2"/>
            <w:shd w:val="clear" w:color="auto" w:fill="DEEAF6" w:themeFill="accent5" w:themeFillTint="33"/>
            <w:vAlign w:val="center"/>
          </w:tcPr>
          <w:p w:rsidRPr="006451FC" w:rsidR="00AE5618" w:rsidP="00534DCE" w:rsidRDefault="00AE5618" w14:paraId="751E9FE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rsidRPr="006451FC" w:rsidR="00AE5618" w:rsidP="00534DCE" w:rsidRDefault="00AE5618" w14:paraId="32E9537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984" w:type="dxa"/>
            <w:vMerge w:val="restart"/>
            <w:shd w:val="clear" w:color="auto" w:fill="DEEAF6" w:themeFill="accent5" w:themeFillTint="33"/>
            <w:vAlign w:val="center"/>
          </w:tcPr>
          <w:p w:rsidRPr="006451FC" w:rsidR="00AE5618" w:rsidP="00534DCE" w:rsidRDefault="00AE5618" w14:paraId="3F2EBE3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C87CE9" w:rsidTr="6BBB1636" w14:paraId="64EFEA47" w14:textId="77777777">
        <w:trPr>
          <w:trHeight w:val="270"/>
        </w:trPr>
        <w:tc>
          <w:tcPr>
            <w:tcW w:w="2263" w:type="dxa"/>
            <w:shd w:val="clear" w:color="auto" w:fill="DEEAF6" w:themeFill="accent5" w:themeFillTint="33"/>
            <w:vAlign w:val="center"/>
          </w:tcPr>
          <w:p w:rsidRPr="006451FC" w:rsidR="00C87CE9" w:rsidP="00486B65" w:rsidRDefault="24EF0293" w14:paraId="52BCE91A" w14:textId="1A175D4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5" w:type="dxa"/>
            <w:shd w:val="clear" w:color="auto" w:fill="DEEAF6" w:themeFill="accent5" w:themeFillTint="33"/>
            <w:vAlign w:val="center"/>
          </w:tcPr>
          <w:p w:rsidRPr="006451FC" w:rsidR="00C87CE9" w:rsidP="00486B65" w:rsidRDefault="24EF0293" w14:paraId="34475B25" w14:textId="04359A0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417" w:type="dxa"/>
            <w:shd w:val="clear" w:color="auto" w:fill="DEEAF6" w:themeFill="accent5" w:themeFillTint="33"/>
            <w:vAlign w:val="center"/>
          </w:tcPr>
          <w:p w:rsidRPr="006451FC" w:rsidR="00C87CE9" w:rsidP="00486B65" w:rsidRDefault="24EF0293" w14:paraId="308065F8" w14:textId="2E9967B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rsidRPr="006451FC" w:rsidR="00C87CE9" w:rsidP="00486B65" w:rsidRDefault="24EF0293" w14:paraId="48D4B887" w14:textId="049AED89">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984" w:type="dxa"/>
            <w:vMerge/>
          </w:tcPr>
          <w:p w:rsidRPr="006451FC" w:rsidR="00C87CE9" w:rsidP="00486B65" w:rsidRDefault="00C87CE9" w14:paraId="23B8004A" w14:textId="77777777">
            <w:pPr>
              <w:pStyle w:val="Sinespaciado"/>
              <w:jc w:val="center"/>
              <w:rPr>
                <w:rFonts w:ascii="Times New Roman" w:hAnsi="Times New Roman" w:cs="Times New Roman"/>
                <w:b/>
                <w:bCs/>
                <w:sz w:val="20"/>
                <w:szCs w:val="20"/>
              </w:rPr>
            </w:pPr>
          </w:p>
        </w:tc>
      </w:tr>
      <w:tr w:rsidRPr="006451FC" w:rsidR="00C87CE9" w:rsidTr="6BBB1636" w14:paraId="1DFC4D08" w14:textId="77777777">
        <w:trPr>
          <w:trHeight w:val="245"/>
        </w:trPr>
        <w:tc>
          <w:tcPr>
            <w:tcW w:w="2263" w:type="dxa"/>
            <w:vAlign w:val="center"/>
          </w:tcPr>
          <w:p w:rsidRPr="006451FC" w:rsidR="00C87CE9" w:rsidP="00534DCE" w:rsidRDefault="24EF0293" w14:paraId="62FB8600" w14:textId="46974423">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5" w:type="dxa"/>
            <w:vAlign w:val="center"/>
          </w:tcPr>
          <w:p w:rsidRPr="006451FC" w:rsidR="00C87CE9" w:rsidP="00534DCE" w:rsidRDefault="24EF0293" w14:paraId="66509087" w14:textId="341DC25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417" w:type="dxa"/>
            <w:vAlign w:val="center"/>
          </w:tcPr>
          <w:p w:rsidRPr="006451FC" w:rsidR="00C87CE9" w:rsidP="00534DCE" w:rsidRDefault="4EB6EB32" w14:paraId="3BC585C7" w14:textId="74B646D8">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4,2</w:t>
            </w:r>
          </w:p>
        </w:tc>
        <w:tc>
          <w:tcPr>
            <w:tcW w:w="1418" w:type="dxa"/>
            <w:vAlign w:val="center"/>
          </w:tcPr>
          <w:p w:rsidRPr="006451FC" w:rsidR="00C87CE9" w:rsidP="00534DCE" w:rsidRDefault="4EB6EB32" w14:paraId="23A9EB00" w14:textId="0FC8BD3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4,7</w:t>
            </w:r>
          </w:p>
        </w:tc>
        <w:tc>
          <w:tcPr>
            <w:tcW w:w="1984" w:type="dxa"/>
            <w:vAlign w:val="center"/>
          </w:tcPr>
          <w:p w:rsidRPr="006451FC" w:rsidR="00C87CE9" w:rsidP="00486B65" w:rsidRDefault="4EB6EB32" w14:paraId="48A93252" w14:textId="481611B1">
            <w:pPr>
              <w:pStyle w:val="Sinespaciado"/>
              <w:jc w:val="center"/>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11,67%</w:t>
            </w:r>
          </w:p>
        </w:tc>
      </w:tr>
      <w:tr w:rsidRPr="006451FC" w:rsidR="00AE5618" w:rsidTr="6BBB1636" w14:paraId="76110632" w14:textId="77777777">
        <w:trPr>
          <w:trHeight w:val="379"/>
        </w:trPr>
        <w:tc>
          <w:tcPr>
            <w:tcW w:w="4248" w:type="dxa"/>
            <w:gridSpan w:val="2"/>
            <w:shd w:val="clear" w:color="auto" w:fill="DEEAF6" w:themeFill="accent5" w:themeFillTint="33"/>
            <w:vAlign w:val="center"/>
          </w:tcPr>
          <w:p w:rsidRPr="006451FC" w:rsidR="00AE5618" w:rsidP="00534DCE" w:rsidRDefault="00AE5618" w14:paraId="7323EC3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9" w:type="dxa"/>
            <w:gridSpan w:val="3"/>
            <w:shd w:val="clear" w:color="auto" w:fill="DEEAF6" w:themeFill="accent5" w:themeFillTint="33"/>
            <w:vAlign w:val="center"/>
          </w:tcPr>
          <w:p w:rsidRPr="006451FC" w:rsidR="00AE5618" w:rsidP="00534DCE" w:rsidRDefault="00AE5618" w14:paraId="44290E2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AE5618" w:rsidTr="6BBB1636" w14:paraId="733AAA98" w14:textId="77777777">
        <w:trPr>
          <w:trHeight w:val="245"/>
        </w:trPr>
        <w:tc>
          <w:tcPr>
            <w:tcW w:w="4248" w:type="dxa"/>
            <w:gridSpan w:val="2"/>
          </w:tcPr>
          <w:p w:rsidRPr="006451FC" w:rsidR="00B765FA" w:rsidP="00231F21" w:rsidRDefault="11AAD1A4" w14:paraId="117C7AFB" w14:textId="4E4600A0">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un Estatuto Docente (Acuerdo 011 de 2002) que regula la selección, vinculación, permanencia y evaluación del profesorado, asegurando transparencia y mérito académico.</w:t>
            </w:r>
          </w:p>
          <w:p w:rsidRPr="006451FC" w:rsidR="00B765FA" w:rsidP="00231F21" w:rsidRDefault="11AAD1A4" w14:paraId="1DEF5E7B" w14:textId="09951087">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Planta docente con alto nivel de formación, predominio de profesores con título de maestría y doctorado, y experiencia en investigación y docencia en áreas afines al programa</w:t>
            </w:r>
            <w:r w:rsidRPr="006451FC" w:rsidR="3D7C3555">
              <w:rPr>
                <w:rFonts w:ascii="Times New Roman" w:hAnsi="Times New Roman" w:cs="Times New Roman"/>
                <w:color w:val="000000" w:themeColor="text1"/>
                <w:sz w:val="20"/>
                <w:szCs w:val="20"/>
              </w:rPr>
              <w:t>.</w:t>
            </w:r>
          </w:p>
          <w:p w:rsidRPr="006451FC" w:rsidR="00B765FA" w:rsidP="00231F21" w:rsidRDefault="11AAD1A4" w14:paraId="6F5223BD" w14:textId="035265F0">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Participación activa de los docentes en grupos de investigación reconocidos por Minciencias, lo que fortalece la producción científica y la pertinencia académica. </w:t>
            </w:r>
          </w:p>
          <w:p w:rsidRPr="006451FC" w:rsidR="00B765FA" w:rsidP="00231F21" w:rsidRDefault="11AAD1A4" w14:paraId="3F953B4B" w14:textId="5F4C6D49">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Consolidación de planes de trabajo docente que incluyen actividades de docencia, investigación, extensión y gestión académica. </w:t>
            </w:r>
          </w:p>
          <w:p w:rsidRPr="006451FC" w:rsidR="00B765FA" w:rsidP="00231F21" w:rsidRDefault="11AAD1A4" w14:paraId="24596724" w14:textId="0E98122D">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Disponibilidad de estímulos institucionales para la formación avanzada, la movilidad académica y la producción investigativa, que contribuyen al desarrollo profesoral. </w:t>
            </w:r>
          </w:p>
          <w:p w:rsidRPr="006451FC" w:rsidR="00AE5618" w:rsidP="00231F21" w:rsidRDefault="11AAD1A4" w14:paraId="387461B2" w14:textId="36A7C6E9">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Evaluación docente sistemática, realizada a través de encuestas institucionales y procesos de autoevaluación que permiten retroalimentar la práctica pedagógica. </w:t>
            </w:r>
          </w:p>
        </w:tc>
        <w:tc>
          <w:tcPr>
            <w:tcW w:w="4819" w:type="dxa"/>
            <w:gridSpan w:val="3"/>
          </w:tcPr>
          <w:p w:rsidRPr="006451FC" w:rsidR="00B765FA" w:rsidP="00231F21" w:rsidRDefault="11AAD1A4" w14:paraId="525E8657" w14:textId="52C2B603">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Limitación en el número de docentes de planta dedicados de forma exclusiva al programa, lo que genera alta participación de profesores de vinculación ocasional.</w:t>
            </w:r>
          </w:p>
          <w:p w:rsidRPr="006451FC" w:rsidR="00B765FA" w:rsidP="00231F21" w:rsidRDefault="11AAD1A4" w14:paraId="3BD24346" w14:textId="1AC2234A">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Necesidad de fortalecer los estímulos a la trayectoria profesoral, especialmente en lo relacionado con la producción académica de alto impacto y la internacionalización.</w:t>
            </w:r>
          </w:p>
          <w:p w:rsidRPr="006451FC" w:rsidR="00B765FA" w:rsidP="00231F21" w:rsidRDefault="11AAD1A4" w14:paraId="1A2BDD30" w14:textId="5BAF0F0A">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Persisten retos en la remuneración diferencial por méritos, lo que podría limitar la atracción y permanencia de profesores altamente calificados.</w:t>
            </w:r>
          </w:p>
          <w:p w:rsidRPr="006451FC" w:rsidR="00B765FA" w:rsidP="00231F21" w:rsidRDefault="11AAD1A4" w14:paraId="3AE04D62" w14:textId="58D92D94">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Algunos resultados de encuestas reflejan la percepción de los estudiantes sobre la necesidad de mayor actualización pedagógica y tecnológica en ciertos docentes.</w:t>
            </w:r>
          </w:p>
          <w:p w:rsidRPr="006451FC" w:rsidR="00AE5618" w:rsidP="00231F21" w:rsidRDefault="11AAD1A4" w14:paraId="63D4BBEF" w14:textId="4E1838C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Se requiere ampliar la participación del profesorado en redes académicas y proyectos internacionales a fin de robustecer la visibilidad global del programa.</w:t>
            </w:r>
          </w:p>
        </w:tc>
      </w:tr>
    </w:tbl>
    <w:p w:rsidRPr="006451FC" w:rsidR="00AE5618" w:rsidP="000C4C41" w:rsidRDefault="00AE5618" w14:paraId="2CAF8334" w14:textId="1EE9788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34DCE">
        <w:rPr>
          <w:rFonts w:ascii="Times New Roman" w:hAnsi="Times New Roman" w:cs="Times New Roman"/>
        </w:rPr>
        <w:t>.</w:t>
      </w:r>
    </w:p>
    <w:p w:rsidRPr="006451FC" w:rsidR="00D97984" w:rsidP="00231F21" w:rsidRDefault="39B7B66B" w14:paraId="6526B26A" w14:textId="4DB314E5">
      <w:pPr>
        <w:pStyle w:val="Ttulo3"/>
        <w:numPr>
          <w:ilvl w:val="2"/>
          <w:numId w:val="31"/>
        </w:numPr>
        <w:spacing w:line="276" w:lineRule="auto"/>
        <w:rPr>
          <w:rFonts w:cs="Times New Roman"/>
        </w:rPr>
      </w:pPr>
      <w:bookmarkStart w:name="_Toc1065683152" w:id="114"/>
      <w:bookmarkStart w:name="_Toc211321922" w:id="115"/>
      <w:r w:rsidRPr="006451FC">
        <w:rPr>
          <w:rFonts w:cs="Times New Roman"/>
        </w:rPr>
        <w:t>Factor 4. Egresados</w:t>
      </w:r>
      <w:bookmarkEnd w:id="114"/>
      <w:bookmarkEnd w:id="115"/>
      <w:r w:rsidRPr="006451FC">
        <w:rPr>
          <w:rFonts w:cs="Times New Roman"/>
        </w:rPr>
        <w:t xml:space="preserve"> </w:t>
      </w:r>
    </w:p>
    <w:p w:rsidRPr="006451FC" w:rsidR="00E148F2" w:rsidP="000C4C41" w:rsidRDefault="00D97984" w14:paraId="5C605C40" w14:textId="4A4EB13A">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16. Seguimiento </w:t>
      </w:r>
      <w:r w:rsidRPr="006451FC" w:rsidR="007674E0">
        <w:rPr>
          <w:rFonts w:ascii="Times New Roman" w:hAnsi="Times New Roman" w:cs="Times New Roman"/>
          <w:b/>
          <w:bCs/>
        </w:rPr>
        <w:t>a</w:t>
      </w:r>
      <w:r w:rsidRPr="006451FC">
        <w:rPr>
          <w:rFonts w:ascii="Times New Roman" w:hAnsi="Times New Roman" w:cs="Times New Roman"/>
          <w:b/>
          <w:bCs/>
        </w:rPr>
        <w:t xml:space="preserve"> los </w:t>
      </w:r>
      <w:r w:rsidRPr="006451FC" w:rsidR="007674E0">
        <w:rPr>
          <w:rFonts w:ascii="Times New Roman" w:hAnsi="Times New Roman" w:cs="Times New Roman"/>
          <w:b/>
          <w:bCs/>
        </w:rPr>
        <w:t>e</w:t>
      </w:r>
      <w:r w:rsidRPr="006451FC">
        <w:rPr>
          <w:rFonts w:ascii="Times New Roman" w:hAnsi="Times New Roman" w:cs="Times New Roman"/>
          <w:b/>
          <w:bCs/>
        </w:rPr>
        <w:t xml:space="preserve">gresados  </w:t>
      </w:r>
    </w:p>
    <w:p w:rsidRPr="006451FC" w:rsidR="005A140A" w:rsidP="7E172A74" w:rsidRDefault="7D51C783" w14:paraId="0456C46C" w14:textId="0BCFFBE0">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r w:rsidRPr="006451FC" w:rsidR="2F7A14F1">
        <w:rPr>
          <w:rFonts w:eastAsiaTheme="minorEastAsia"/>
          <w:sz w:val="22"/>
          <w:szCs w:val="22"/>
          <w:lang w:eastAsia="en-US"/>
        </w:rPr>
        <w:t xml:space="preserve"> </w:t>
      </w:r>
      <w:r w:rsidRPr="006451FC">
        <w:rPr>
          <w:rFonts w:eastAsiaTheme="minorEastAsia"/>
          <w:sz w:val="22"/>
          <w:szCs w:val="22"/>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rsidR="0028204C" w:rsidP="7E172A74" w:rsidRDefault="7D51C783" w14:paraId="0D9DA996" w14:textId="5D5413BC">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análisis documental y estadístico evidencia que los egresados de la </w:t>
      </w:r>
      <w:r w:rsidRPr="006451FC" w:rsidR="457E04A6">
        <w:rPr>
          <w:rFonts w:eastAsiaTheme="minorEastAsia"/>
          <w:sz w:val="22"/>
          <w:szCs w:val="22"/>
          <w:lang w:eastAsia="en-US"/>
        </w:rPr>
        <w:t>M</w:t>
      </w:r>
      <w:r w:rsidRPr="006451FC">
        <w:rPr>
          <w:rFonts w:eastAsiaTheme="minorEastAsia"/>
          <w:sz w:val="22"/>
          <w:szCs w:val="22"/>
          <w:lang w:eastAsia="en-US"/>
        </w:rPr>
        <w:t>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w:t>
      </w:r>
      <w:r w:rsidRPr="006451FC" w:rsidR="25AFB22F">
        <w:rPr>
          <w:rFonts w:eastAsiaTheme="minorEastAsia"/>
          <w:sz w:val="22"/>
          <w:szCs w:val="22"/>
          <w:lang w:eastAsia="en-US"/>
        </w:rPr>
        <w:t xml:space="preserve"> </w:t>
      </w:r>
      <w:r w:rsidRPr="006451FC" w:rsidR="060AB5CA">
        <w:rPr>
          <w:rFonts w:eastAsiaTheme="minorEastAsia"/>
          <w:sz w:val="22"/>
          <w:szCs w:val="22"/>
          <w:lang w:eastAsia="en-US"/>
        </w:rPr>
        <w:t xml:space="preserve">Esta percepción se confirma en la encuesta de egresados, en la cual el 58% manifestó estar “de acuerdo” o “totalmente de acuerdo” en que la </w:t>
      </w:r>
      <w:r w:rsidRPr="006451FC" w:rsidR="395247DE">
        <w:rPr>
          <w:rFonts w:eastAsiaTheme="minorEastAsia"/>
          <w:sz w:val="22"/>
          <w:szCs w:val="22"/>
          <w:lang w:eastAsia="en-US"/>
        </w:rPr>
        <w:t>M</w:t>
      </w:r>
      <w:r w:rsidRPr="006451FC" w:rsidR="060AB5CA">
        <w:rPr>
          <w:rFonts w:eastAsiaTheme="minorEastAsia"/>
          <w:sz w:val="22"/>
          <w:szCs w:val="22"/>
          <w:lang w:eastAsia="en-US"/>
        </w:rPr>
        <w:t xml:space="preserve">aestría les ha abierto nuevas oportunidades laborales y académicas, mientras que solo un 8% expresó desacuerdo. Este hallazgo, representado en la siguiente </w:t>
      </w:r>
      <w:r w:rsidRPr="006451FC" w:rsidR="395247DE">
        <w:rPr>
          <w:rFonts w:eastAsiaTheme="minorEastAsia"/>
          <w:sz w:val="22"/>
          <w:szCs w:val="22"/>
          <w:lang w:eastAsia="en-US"/>
        </w:rPr>
        <w:t>ilustración</w:t>
      </w:r>
      <w:r w:rsidRPr="006451FC" w:rsidR="060AB5CA">
        <w:rPr>
          <w:rFonts w:eastAsiaTheme="minorEastAsia"/>
          <w:sz w:val="22"/>
          <w:szCs w:val="22"/>
          <w:lang w:eastAsia="en-US"/>
        </w:rPr>
        <w:t>, demuestra el impacto positivo del programa en la inserción laboral de sus egresados y su coherencia con las demandas del entorno profesional.</w:t>
      </w:r>
    </w:p>
    <w:p w:rsidRPr="006451FC" w:rsidR="005F4C9E" w:rsidP="005F4C9E" w:rsidRDefault="005F4C9E" w14:paraId="7D85FA9F" w14:textId="1741A422">
      <w:pPr>
        <w:pStyle w:val="NormalWeb"/>
        <w:tabs>
          <w:tab w:val="left" w:pos="666"/>
          <w:tab w:val="left" w:pos="3165"/>
        </w:tabs>
        <w:spacing w:before="0" w:beforeAutospacing="0" w:after="0" w:afterAutospacing="0" w:line="276" w:lineRule="auto"/>
        <w:jc w:val="both"/>
        <w:rPr>
          <w:rFonts w:eastAsiaTheme="minorEastAsia"/>
          <w:sz w:val="22"/>
          <w:szCs w:val="22"/>
          <w:lang w:eastAsia="en-US"/>
        </w:rPr>
      </w:pPr>
      <w:r>
        <w:rPr>
          <w:rFonts w:eastAsiaTheme="minorEastAsia"/>
          <w:sz w:val="22"/>
          <w:szCs w:val="22"/>
          <w:lang w:eastAsia="en-US"/>
        </w:rPr>
        <w:tab/>
      </w:r>
      <w:r>
        <w:rPr>
          <w:rFonts w:eastAsiaTheme="minorEastAsia"/>
          <w:sz w:val="22"/>
          <w:szCs w:val="22"/>
          <w:lang w:eastAsia="en-US"/>
        </w:rPr>
        <w:tab/>
      </w:r>
    </w:p>
    <w:p w:rsidRPr="006451FC" w:rsidR="0028204C" w:rsidP="7E172A74" w:rsidRDefault="472A59F6" w14:paraId="566D754F" w14:textId="7F410561">
      <w:pPr>
        <w:pStyle w:val="NormalWeb"/>
        <w:spacing w:before="0" w:beforeAutospacing="0" w:after="0" w:afterAutospacing="0" w:line="276" w:lineRule="auto"/>
        <w:jc w:val="center"/>
        <w:rPr>
          <w:rStyle w:val="Textoennegrita"/>
          <w:b w:val="0"/>
          <w:bCs w:val="0"/>
          <w:sz w:val="22"/>
          <w:szCs w:val="22"/>
        </w:rPr>
      </w:pPr>
      <w:bookmarkStart w:name="_Toc211321958" w:id="116"/>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19</w:t>
      </w:r>
      <w:r w:rsidRPr="006451FC" w:rsidR="00A64B63">
        <w:rPr>
          <w:sz w:val="22"/>
          <w:szCs w:val="22"/>
        </w:rPr>
        <w:fldChar w:fldCharType="end"/>
      </w:r>
      <w:r w:rsidRPr="006451FC">
        <w:rPr>
          <w:sz w:val="22"/>
          <w:szCs w:val="22"/>
        </w:rPr>
        <w:t xml:space="preserve"> </w:t>
      </w:r>
      <w:r w:rsidRPr="006451FC" w:rsidR="060AB5CA">
        <w:rPr>
          <w:rStyle w:val="Textoennegrita"/>
          <w:b w:val="0"/>
          <w:bCs w:val="0"/>
          <w:sz w:val="22"/>
          <w:szCs w:val="22"/>
        </w:rPr>
        <w:t xml:space="preserve">Percepción de los egresados sobre la contribución de la </w:t>
      </w:r>
      <w:r w:rsidRPr="006451FC" w:rsidR="395247DE">
        <w:rPr>
          <w:rStyle w:val="Textoennegrita"/>
          <w:b w:val="0"/>
          <w:bCs w:val="0"/>
          <w:sz w:val="22"/>
          <w:szCs w:val="22"/>
        </w:rPr>
        <w:t>M</w:t>
      </w:r>
      <w:r w:rsidRPr="006451FC" w:rsidR="060AB5CA">
        <w:rPr>
          <w:rStyle w:val="Textoennegrita"/>
          <w:b w:val="0"/>
          <w:bCs w:val="0"/>
          <w:sz w:val="22"/>
          <w:szCs w:val="22"/>
        </w:rPr>
        <w:t>aestría a nuevas oportunidades laborales</w:t>
      </w:r>
      <w:r w:rsidRPr="006451FC" w:rsidR="5D7EB033">
        <w:rPr>
          <w:rStyle w:val="Textoennegrita"/>
          <w:b w:val="0"/>
          <w:bCs w:val="0"/>
          <w:sz w:val="22"/>
          <w:szCs w:val="22"/>
        </w:rPr>
        <w:t>.</w:t>
      </w:r>
      <w:bookmarkEnd w:id="116"/>
    </w:p>
    <w:p w:rsidRPr="006451FC" w:rsidR="0028204C" w:rsidP="6BBB1636" w:rsidRDefault="0028204C" w14:paraId="747F9C1B" w14:textId="0A6397D9">
      <w:pPr>
        <w:pStyle w:val="NormalWeb"/>
        <w:spacing w:before="0" w:beforeAutospacing="0" w:after="0" w:afterAutospacing="0" w:line="276" w:lineRule="auto"/>
        <w:jc w:val="center"/>
        <w:rPr>
          <w:sz w:val="22"/>
          <w:szCs w:val="22"/>
        </w:rPr>
      </w:pPr>
      <w:r w:rsidRPr="006451FC">
        <w:rPr>
          <w:noProof/>
        </w:rPr>
        <w:drawing>
          <wp:inline distT="0" distB="0" distL="0" distR="0" wp14:anchorId="7730654D" wp14:editId="2EE3E6AC">
            <wp:extent cx="4044950" cy="257551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55744" cy="2582389"/>
                    </a:xfrm>
                    <a:prstGeom prst="rect">
                      <a:avLst/>
                    </a:prstGeom>
                    <a:noFill/>
                    <a:ln>
                      <a:noFill/>
                    </a:ln>
                  </pic:spPr>
                </pic:pic>
              </a:graphicData>
            </a:graphic>
          </wp:inline>
        </w:drawing>
      </w:r>
      <w:r w:rsidRPr="006451FC">
        <w:br/>
      </w:r>
      <w:r w:rsidRPr="006451FC">
        <w:rPr>
          <w:rStyle w:val="nfasis"/>
          <w:i w:val="0"/>
          <w:iCs w:val="0"/>
          <w:sz w:val="22"/>
          <w:szCs w:val="22"/>
        </w:rPr>
        <w:t xml:space="preserve">Fuente: Encuesta de Egresados, </w:t>
      </w:r>
      <w:r w:rsidRPr="006451FC" w:rsidR="00D07D24">
        <w:rPr>
          <w:rStyle w:val="nfasis"/>
          <w:i w:val="0"/>
          <w:iCs w:val="0"/>
          <w:sz w:val="22"/>
          <w:szCs w:val="22"/>
        </w:rPr>
        <w:t>p</w:t>
      </w:r>
      <w:r w:rsidRPr="006451FC">
        <w:rPr>
          <w:rStyle w:val="nfasis"/>
          <w:i w:val="0"/>
          <w:iCs w:val="0"/>
          <w:sz w:val="22"/>
          <w:szCs w:val="22"/>
        </w:rPr>
        <w:t>roceso de Autoevaluación 2025</w:t>
      </w:r>
      <w:r w:rsidRPr="006451FC" w:rsidR="00D07D24">
        <w:rPr>
          <w:rStyle w:val="nfasis"/>
          <w:i w:val="0"/>
          <w:iCs w:val="0"/>
          <w:sz w:val="22"/>
          <w:szCs w:val="22"/>
        </w:rPr>
        <w:t>.</w:t>
      </w:r>
    </w:p>
    <w:p w:rsidRPr="006451FC" w:rsidR="00233A0D" w:rsidP="6BBB1636" w:rsidRDefault="060AB5CA" w14:paraId="6A3BE0A1" w14:textId="7644EACA">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El programa cuenta con mecanismos estructurados y sistemáticos para dar seguimiento a sus egresados, evaluando su desempeño profesional, inserción laboral y aportes al contexto social. La información </w:t>
      </w:r>
      <w:r w:rsidRPr="006451FC">
        <w:rPr>
          <w:rFonts w:ascii="Times New Roman" w:hAnsi="Times New Roman" w:cs="Times New Roman"/>
        </w:rPr>
        <w:t>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rsidRPr="006451FC" w:rsidR="00233A0D" w:rsidP="689739AE" w:rsidRDefault="00233A0D" w14:paraId="16257574" w14:textId="51EBC0A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2" w:id="117"/>
      <w:bookmarkStart w:name="_Toc211324543" w:id="11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16. Seguimiento a los egresados</w:t>
      </w:r>
      <w:r w:rsidRPr="006451FC" w:rsidR="00D07D24">
        <w:rPr>
          <w:rFonts w:ascii="Times New Roman" w:hAnsi="Times New Roman" w:cs="Times New Roman"/>
          <w:i w:val="0"/>
          <w:iCs w:val="0"/>
          <w:color w:val="auto"/>
          <w:sz w:val="22"/>
          <w:szCs w:val="22"/>
        </w:rPr>
        <w:t>.</w:t>
      </w:r>
      <w:bookmarkEnd w:id="117"/>
      <w:bookmarkEnd w:id="118"/>
    </w:p>
    <w:tbl>
      <w:tblPr>
        <w:tblStyle w:val="Tablaconcuadrcula"/>
        <w:tblW w:w="8940" w:type="dxa"/>
        <w:tblInd w:w="-5" w:type="dxa"/>
        <w:tblLook w:val="04A0" w:firstRow="1" w:lastRow="0" w:firstColumn="1" w:lastColumn="0" w:noHBand="0" w:noVBand="1"/>
      </w:tblPr>
      <w:tblGrid>
        <w:gridCol w:w="2980"/>
        <w:gridCol w:w="2980"/>
        <w:gridCol w:w="2980"/>
      </w:tblGrid>
      <w:tr w:rsidRPr="006451FC" w:rsidR="00233A0D" w:rsidTr="6BBB1636" w14:paraId="701B64DA" w14:textId="77777777">
        <w:trPr>
          <w:trHeight w:val="282"/>
        </w:trPr>
        <w:tc>
          <w:tcPr>
            <w:tcW w:w="2980" w:type="dxa"/>
            <w:shd w:val="clear" w:color="auto" w:fill="DEEAF6" w:themeFill="accent5" w:themeFillTint="33"/>
            <w:vAlign w:val="center"/>
          </w:tcPr>
          <w:p w:rsidRPr="006451FC" w:rsidR="00233A0D" w:rsidP="00D07D24" w:rsidRDefault="00233A0D" w14:paraId="3617AB5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rsidRPr="006451FC" w:rsidR="00233A0D" w:rsidP="00D07D24" w:rsidRDefault="00233A0D" w14:paraId="4516393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rsidRPr="006451FC" w:rsidR="00233A0D" w:rsidP="00D07D24" w:rsidRDefault="00233A0D" w14:paraId="009F08A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795B17" w:rsidTr="6BBB1636" w14:paraId="3CAC193B" w14:textId="77777777">
        <w:trPr>
          <w:trHeight w:val="262"/>
        </w:trPr>
        <w:tc>
          <w:tcPr>
            <w:tcW w:w="2980" w:type="dxa"/>
            <w:vAlign w:val="center"/>
          </w:tcPr>
          <w:p w:rsidRPr="006451FC" w:rsidR="00795B17" w:rsidP="00D07D24" w:rsidRDefault="7C4A7A45" w14:paraId="65F8E0E7" w14:textId="5DD373B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0" w:type="dxa"/>
            <w:vAlign w:val="center"/>
          </w:tcPr>
          <w:p w:rsidRPr="006451FC" w:rsidR="00795B17" w:rsidP="00D07D24" w:rsidRDefault="5C37E009" w14:paraId="17D8DDE7" w14:textId="140BBD2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0" w:type="dxa"/>
            <w:vAlign w:val="center"/>
          </w:tcPr>
          <w:p w:rsidRPr="006451FC" w:rsidR="00795B17" w:rsidP="00D07D24" w:rsidRDefault="5C37E009" w14:paraId="75C5B48A" w14:textId="22AC8FB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54.76</w:t>
            </w:r>
          </w:p>
        </w:tc>
      </w:tr>
    </w:tbl>
    <w:p w:rsidRPr="006451FC" w:rsidR="00E148F2" w:rsidP="000C4C41" w:rsidRDefault="00233A0D" w14:paraId="3503A4CD" w14:textId="77E49003">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D97984" w:rsidP="000C4C41" w:rsidRDefault="39B7B66B" w14:paraId="046368D1" w14:textId="79ECDDBC">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17. Impacto de </w:t>
      </w:r>
      <w:r w:rsidRPr="006451FC" w:rsidR="2918D5E2">
        <w:rPr>
          <w:rFonts w:ascii="Times New Roman" w:hAnsi="Times New Roman" w:cs="Times New Roman"/>
          <w:b/>
          <w:bCs/>
        </w:rPr>
        <w:t>los egresados en el medio social y académico</w:t>
      </w:r>
    </w:p>
    <w:p w:rsidRPr="006451FC" w:rsidR="00A909A3" w:rsidP="7E172A74" w:rsidRDefault="43C21711" w14:paraId="4BEAC7C2"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rsidR="7E172A74" w:rsidP="006451FC" w:rsidRDefault="336E55CD" w14:paraId="6A1FDCE4" w14:textId="194A0315">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rsidRPr="006451FC" w:rsidR="006451FC" w:rsidP="006451FC" w:rsidRDefault="006451FC" w14:paraId="47650D1A" w14:textId="77777777">
      <w:pPr>
        <w:pStyle w:val="NormalWeb"/>
        <w:spacing w:before="0" w:beforeAutospacing="0" w:after="0" w:afterAutospacing="0" w:line="276" w:lineRule="auto"/>
        <w:jc w:val="both"/>
        <w:rPr>
          <w:rFonts w:eastAsiaTheme="minorEastAsia"/>
          <w:sz w:val="22"/>
          <w:szCs w:val="22"/>
          <w:lang w:eastAsia="en-US"/>
        </w:rPr>
      </w:pPr>
    </w:p>
    <w:p w:rsidRPr="006451FC" w:rsidR="414E4F1B" w:rsidP="006451FC" w:rsidRDefault="5858C69D" w14:paraId="6DD6E674" w14:textId="0F51B616">
      <w:pPr>
        <w:spacing w:line="276" w:lineRule="auto"/>
        <w:jc w:val="both"/>
        <w:rPr>
          <w:rFonts w:ascii="Times New Roman" w:hAnsi="Times New Roman" w:cs="Times New Roman" w:eastAsiaTheme="minorEastAsia"/>
          <w:lang w:val="es-CO"/>
        </w:rPr>
      </w:pPr>
      <w:r w:rsidRPr="006451FC">
        <w:rPr>
          <w:rFonts w:ascii="Times New Roman" w:hAnsi="Times New Roman" w:cs="Times New Roman" w:eastAsiaTheme="minorEastAsia"/>
          <w:lang w:val="es-CO"/>
        </w:rPr>
        <w:t>De los egresados encuestados (que no son profesores de la universidad), el 47.21% de ellos se dedican al sector tecnológico, lo que incluye desarrollo de software, IA, ciberseguridad y telecomunicaciones. El 30.56% de los egresados encuestados están en el sector público, y el 13.89% se dedican al comercio o al sector de servicios de educación, salud, finanzas, etc.</w:t>
      </w:r>
    </w:p>
    <w:p w:rsidRPr="006451FC" w:rsidR="7E172A74" w:rsidP="006451FC" w:rsidRDefault="7E172A74" w14:paraId="51D1F839" w14:textId="72B6FE6E">
      <w:pPr>
        <w:pStyle w:val="NormalWeb"/>
        <w:spacing w:before="0" w:beforeAutospacing="0" w:after="0" w:afterAutospacing="0" w:line="276" w:lineRule="auto"/>
        <w:jc w:val="both"/>
        <w:rPr>
          <w:rFonts w:eastAsiaTheme="minorEastAsia"/>
          <w:sz w:val="22"/>
          <w:szCs w:val="22"/>
          <w:lang w:eastAsia="en-US"/>
        </w:rPr>
      </w:pPr>
    </w:p>
    <w:p w:rsidR="00A909A3" w:rsidP="006451FC" w:rsidRDefault="43C21711" w14:paraId="1994A782" w14:textId="0C289BDD">
      <w:pPr>
        <w:pStyle w:val="NormalWeb"/>
        <w:spacing w:before="0" w:beforeAutospacing="0"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retroalimentación obtenida del seguimiento de egresados también confirma esta relevancia. En la encuesta aplicada, el 94% </w:t>
      </w:r>
      <w:r w:rsidRPr="006451FC" w:rsidR="10C81E84">
        <w:rPr>
          <w:rFonts w:eastAsiaTheme="minorEastAsia"/>
          <w:sz w:val="22"/>
          <w:szCs w:val="22"/>
          <w:lang w:eastAsia="en-US"/>
        </w:rPr>
        <w:t xml:space="preserve">de los egresados </w:t>
      </w:r>
      <w:r w:rsidRPr="006451FC">
        <w:rPr>
          <w:rFonts w:eastAsiaTheme="minorEastAsia"/>
          <w:sz w:val="22"/>
          <w:szCs w:val="22"/>
          <w:lang w:eastAsia="en-US"/>
        </w:rPr>
        <w:t xml:space="preserve">manifestó estar “de acuerdo” o “totalmente de acuerdo” en que las competencias adquiridas durante la </w:t>
      </w:r>
      <w:r w:rsidRPr="006451FC" w:rsidR="10C81E84">
        <w:rPr>
          <w:rFonts w:eastAsiaTheme="minorEastAsia"/>
          <w:sz w:val="22"/>
          <w:szCs w:val="22"/>
          <w:lang w:eastAsia="en-US"/>
        </w:rPr>
        <w:t>M</w:t>
      </w:r>
      <w:r w:rsidRPr="006451FC">
        <w:rPr>
          <w:rFonts w:eastAsiaTheme="minorEastAsia"/>
          <w:sz w:val="22"/>
          <w:szCs w:val="22"/>
          <w:lang w:eastAsia="en-US"/>
        </w:rPr>
        <w:t xml:space="preserve">aestría han sido suficientes y relevantes para su desarrollo profesional, mientras que solo un 6% expresó desacuerdo. Estos resultados, presentados en la siguiente </w:t>
      </w:r>
      <w:r w:rsidRPr="006451FC" w:rsidR="10C81E84">
        <w:rPr>
          <w:rFonts w:eastAsiaTheme="minorEastAsia"/>
          <w:sz w:val="22"/>
          <w:szCs w:val="22"/>
          <w:lang w:eastAsia="en-US"/>
        </w:rPr>
        <w:t>ilustración</w:t>
      </w:r>
      <w:r w:rsidRPr="006451FC">
        <w:rPr>
          <w:rFonts w:eastAsiaTheme="minorEastAsia"/>
          <w:sz w:val="22"/>
          <w:szCs w:val="22"/>
          <w:lang w:eastAsia="en-US"/>
        </w:rPr>
        <w:t xml:space="preserve">, demuestran que la formación recibida ha tenido un impacto directo en </w:t>
      </w:r>
      <w:r w:rsidRPr="006451FC" w:rsidR="10C81E84">
        <w:rPr>
          <w:rFonts w:eastAsiaTheme="minorEastAsia"/>
          <w:sz w:val="22"/>
          <w:szCs w:val="22"/>
          <w:lang w:eastAsia="en-US"/>
        </w:rPr>
        <w:t>el</w:t>
      </w:r>
      <w:r w:rsidRPr="006451FC">
        <w:rPr>
          <w:rFonts w:eastAsiaTheme="minorEastAsia"/>
          <w:sz w:val="22"/>
          <w:szCs w:val="22"/>
          <w:lang w:eastAsia="en-US"/>
        </w:rPr>
        <w:t xml:space="preserve"> desempeño profesional y académico, y permiten evidenciar la contribución de los egresados a la transformación social y al fortalecimiento del campo disciplinar.</w:t>
      </w:r>
    </w:p>
    <w:p w:rsidR="005F4C9E" w:rsidP="006451FC" w:rsidRDefault="005F4C9E" w14:paraId="0CF02436" w14:textId="73A9E48F">
      <w:pPr>
        <w:pStyle w:val="NormalWeb"/>
        <w:spacing w:before="0" w:beforeAutospacing="0" w:after="0" w:afterAutospacing="0" w:line="276" w:lineRule="auto"/>
        <w:jc w:val="both"/>
        <w:rPr>
          <w:rFonts w:eastAsiaTheme="minorEastAsia"/>
          <w:sz w:val="22"/>
          <w:szCs w:val="22"/>
          <w:lang w:eastAsia="en-US"/>
        </w:rPr>
      </w:pPr>
    </w:p>
    <w:p w:rsidR="005F4C9E" w:rsidP="006451FC" w:rsidRDefault="005F4C9E" w14:paraId="57B243F3" w14:textId="67E9ED44">
      <w:pPr>
        <w:pStyle w:val="NormalWeb"/>
        <w:spacing w:before="0" w:beforeAutospacing="0" w:after="0" w:afterAutospacing="0" w:line="276" w:lineRule="auto"/>
        <w:jc w:val="both"/>
        <w:rPr>
          <w:rFonts w:eastAsiaTheme="minorEastAsia"/>
          <w:sz w:val="22"/>
          <w:szCs w:val="22"/>
          <w:lang w:eastAsia="en-US"/>
        </w:rPr>
      </w:pPr>
    </w:p>
    <w:p w:rsidR="005F4C9E" w:rsidP="006451FC" w:rsidRDefault="005F4C9E" w14:paraId="14404257" w14:textId="724848A7">
      <w:pPr>
        <w:pStyle w:val="NormalWeb"/>
        <w:spacing w:before="0" w:beforeAutospacing="0" w:after="0" w:afterAutospacing="0" w:line="276" w:lineRule="auto"/>
        <w:jc w:val="both"/>
        <w:rPr>
          <w:rFonts w:eastAsiaTheme="minorEastAsia"/>
          <w:sz w:val="22"/>
          <w:szCs w:val="22"/>
          <w:lang w:eastAsia="en-US"/>
        </w:rPr>
      </w:pPr>
    </w:p>
    <w:p w:rsidR="005F4C9E" w:rsidP="006451FC" w:rsidRDefault="005F4C9E" w14:paraId="5A181338" w14:textId="2E9E96EB">
      <w:pPr>
        <w:pStyle w:val="NormalWeb"/>
        <w:spacing w:before="0" w:beforeAutospacing="0" w:after="0" w:afterAutospacing="0" w:line="276" w:lineRule="auto"/>
        <w:jc w:val="both"/>
        <w:rPr>
          <w:rFonts w:eastAsiaTheme="minorEastAsia"/>
          <w:sz w:val="22"/>
          <w:szCs w:val="22"/>
          <w:lang w:eastAsia="en-US"/>
        </w:rPr>
      </w:pPr>
    </w:p>
    <w:p w:rsidR="005F4C9E" w:rsidP="006451FC" w:rsidRDefault="005F4C9E" w14:paraId="15107D01" w14:textId="1F741663">
      <w:pPr>
        <w:pStyle w:val="NormalWeb"/>
        <w:spacing w:before="0" w:beforeAutospacing="0" w:after="0" w:afterAutospacing="0" w:line="276" w:lineRule="auto"/>
        <w:jc w:val="both"/>
        <w:rPr>
          <w:rFonts w:eastAsiaTheme="minorEastAsia"/>
          <w:sz w:val="22"/>
          <w:szCs w:val="22"/>
          <w:lang w:eastAsia="en-US"/>
        </w:rPr>
      </w:pPr>
    </w:p>
    <w:p w:rsidR="005F4C9E" w:rsidP="006451FC" w:rsidRDefault="005F4C9E" w14:paraId="438B851E" w14:textId="319C7286">
      <w:pPr>
        <w:pStyle w:val="NormalWeb"/>
        <w:spacing w:before="0" w:beforeAutospacing="0" w:after="0" w:afterAutospacing="0" w:line="276" w:lineRule="auto"/>
        <w:jc w:val="both"/>
        <w:rPr>
          <w:rFonts w:eastAsiaTheme="minorEastAsia"/>
          <w:sz w:val="22"/>
          <w:szCs w:val="22"/>
          <w:lang w:eastAsia="en-US"/>
        </w:rPr>
      </w:pPr>
    </w:p>
    <w:p w:rsidRPr="006451FC" w:rsidR="005F4C9E" w:rsidP="006451FC" w:rsidRDefault="005F4C9E" w14:paraId="59E24483" w14:textId="77777777">
      <w:pPr>
        <w:pStyle w:val="NormalWeb"/>
        <w:spacing w:before="0" w:beforeAutospacing="0" w:after="0" w:afterAutospacing="0" w:line="276" w:lineRule="auto"/>
        <w:jc w:val="both"/>
        <w:rPr>
          <w:rFonts w:eastAsiaTheme="minorEastAsia"/>
          <w:sz w:val="22"/>
          <w:szCs w:val="22"/>
          <w:lang w:eastAsia="en-US"/>
        </w:rPr>
      </w:pPr>
    </w:p>
    <w:p w:rsidRPr="006451FC" w:rsidR="00A909A3" w:rsidP="7E172A74" w:rsidRDefault="472A59F6" w14:paraId="1C93C32D" w14:textId="7C786767">
      <w:pPr>
        <w:pStyle w:val="NormalWeb"/>
        <w:spacing w:before="240" w:beforeAutospacing="0" w:after="0" w:afterAutospacing="0" w:line="276" w:lineRule="auto"/>
        <w:jc w:val="center"/>
        <w:rPr>
          <w:rFonts w:eastAsiaTheme="minorEastAsia"/>
          <w:sz w:val="22"/>
          <w:szCs w:val="22"/>
          <w:lang w:eastAsia="en-US"/>
        </w:rPr>
      </w:pPr>
      <w:bookmarkStart w:name="_Toc211321959" w:id="119"/>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20</w:t>
      </w:r>
      <w:r w:rsidRPr="006451FC" w:rsidR="00A64B63">
        <w:rPr>
          <w:sz w:val="22"/>
          <w:szCs w:val="22"/>
        </w:rPr>
        <w:fldChar w:fldCharType="end"/>
      </w:r>
      <w:r w:rsidRPr="006451FC">
        <w:rPr>
          <w:sz w:val="22"/>
          <w:szCs w:val="22"/>
        </w:rPr>
        <w:t xml:space="preserve"> </w:t>
      </w:r>
      <w:r w:rsidRPr="006451FC" w:rsidR="43C21711">
        <w:rPr>
          <w:rFonts w:eastAsiaTheme="minorEastAsia"/>
          <w:sz w:val="22"/>
          <w:szCs w:val="22"/>
          <w:lang w:eastAsia="en-US"/>
        </w:rPr>
        <w:t>Percepción de los egresados sobre la relevancia de las competencias adquiridas y su impacto en el desarrollo profesional</w:t>
      </w:r>
      <w:r w:rsidRPr="006451FC" w:rsidR="5D7EB033">
        <w:rPr>
          <w:rFonts w:eastAsiaTheme="minorEastAsia"/>
          <w:sz w:val="22"/>
          <w:szCs w:val="22"/>
          <w:lang w:eastAsia="en-US"/>
        </w:rPr>
        <w:t>.</w:t>
      </w:r>
      <w:bookmarkEnd w:id="119"/>
    </w:p>
    <w:p w:rsidRPr="006451FC" w:rsidR="00A909A3" w:rsidP="7E172A74" w:rsidRDefault="43C21711" w14:paraId="76EAEA42" w14:textId="124F6A4C">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259E734C" wp14:editId="5C297A29">
            <wp:extent cx="4319752" cy="2594248"/>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39020" cy="2605820"/>
                    </a:xfrm>
                    <a:prstGeom prst="rect">
                      <a:avLst/>
                    </a:prstGeom>
                    <a:noFill/>
                    <a:ln>
                      <a:noFill/>
                    </a:ln>
                  </pic:spPr>
                </pic:pic>
              </a:graphicData>
            </a:graphic>
          </wp:inline>
        </w:drawing>
      </w:r>
      <w:r w:rsidRPr="006451FC" w:rsidR="00A909A3">
        <w:br/>
      </w:r>
      <w:r w:rsidRPr="006451FC">
        <w:rPr>
          <w:rFonts w:eastAsiaTheme="minorEastAsia"/>
          <w:sz w:val="22"/>
          <w:szCs w:val="22"/>
          <w:lang w:eastAsia="en-US"/>
        </w:rPr>
        <w:t xml:space="preserve">Fuente: Encuesta de Egresados, </w:t>
      </w:r>
      <w:r w:rsidRPr="006451FC" w:rsidR="5D7EB033">
        <w:rPr>
          <w:rFonts w:eastAsiaTheme="minorEastAsia"/>
          <w:sz w:val="22"/>
          <w:szCs w:val="22"/>
          <w:lang w:eastAsia="en-US"/>
        </w:rPr>
        <w:t>p</w:t>
      </w:r>
      <w:r w:rsidRPr="006451FC">
        <w:rPr>
          <w:rFonts w:eastAsiaTheme="minorEastAsia"/>
          <w:sz w:val="22"/>
          <w:szCs w:val="22"/>
          <w:lang w:eastAsia="en-US"/>
        </w:rPr>
        <w:t>roceso de Autoevaluación 2025</w:t>
      </w:r>
      <w:r w:rsidRPr="006451FC" w:rsidR="5D7EB033">
        <w:rPr>
          <w:rFonts w:eastAsiaTheme="minorEastAsia"/>
          <w:sz w:val="22"/>
          <w:szCs w:val="22"/>
          <w:lang w:eastAsia="en-US"/>
        </w:rPr>
        <w:t>.</w:t>
      </w:r>
    </w:p>
    <w:p w:rsidRPr="006451FC" w:rsidR="6BBB1636" w:rsidP="7E172A74" w:rsidRDefault="6BBB1636" w14:paraId="06AE108F" w14:textId="538FE57E">
      <w:pPr>
        <w:pStyle w:val="NormalWeb"/>
        <w:spacing w:before="0" w:beforeAutospacing="0" w:after="0" w:afterAutospacing="0" w:line="276" w:lineRule="auto"/>
        <w:jc w:val="center"/>
        <w:rPr>
          <w:rFonts w:eastAsiaTheme="minorEastAsia"/>
          <w:sz w:val="22"/>
          <w:szCs w:val="22"/>
          <w:lang w:eastAsia="en-US"/>
        </w:rPr>
      </w:pPr>
    </w:p>
    <w:p w:rsidRPr="006451FC" w:rsidR="00A909A3" w:rsidP="7E172A74" w:rsidRDefault="43C21711" w14:paraId="2D29E37C"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Esta característica constituye un factor positivo que fortalece la reputación académica y la contribución social de la institución.</w:t>
      </w:r>
    </w:p>
    <w:p w:rsidRPr="006451FC" w:rsidR="0046599D" w:rsidP="689739AE" w:rsidRDefault="0046599D" w14:paraId="290364DE" w14:textId="15F3C11B">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3" w:id="120"/>
      <w:bookmarkStart w:name="_Toc211324544" w:id="12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17. Impacto de los egresados en el medio social y académico</w:t>
      </w:r>
      <w:r w:rsidRPr="006451FC" w:rsidR="00D07D24">
        <w:rPr>
          <w:rFonts w:ascii="Times New Roman" w:hAnsi="Times New Roman" w:cs="Times New Roman"/>
          <w:i w:val="0"/>
          <w:iCs w:val="0"/>
          <w:color w:val="auto"/>
          <w:sz w:val="22"/>
          <w:szCs w:val="22"/>
        </w:rPr>
        <w:t>.</w:t>
      </w:r>
      <w:bookmarkEnd w:id="120"/>
      <w:bookmarkEnd w:id="121"/>
    </w:p>
    <w:tbl>
      <w:tblPr>
        <w:tblStyle w:val="Tablaconcuadrcula"/>
        <w:tblW w:w="8964" w:type="dxa"/>
        <w:tblInd w:w="-5" w:type="dxa"/>
        <w:tblLook w:val="04A0" w:firstRow="1" w:lastRow="0" w:firstColumn="1" w:lastColumn="0" w:noHBand="0" w:noVBand="1"/>
      </w:tblPr>
      <w:tblGrid>
        <w:gridCol w:w="2988"/>
        <w:gridCol w:w="2988"/>
        <w:gridCol w:w="2988"/>
      </w:tblGrid>
      <w:tr w:rsidRPr="006451FC" w:rsidR="0046599D" w:rsidTr="6BBB1636" w14:paraId="1A081688" w14:textId="77777777">
        <w:trPr>
          <w:trHeight w:val="676"/>
        </w:trPr>
        <w:tc>
          <w:tcPr>
            <w:tcW w:w="2988" w:type="dxa"/>
            <w:shd w:val="clear" w:color="auto" w:fill="DEEAF6" w:themeFill="accent5" w:themeFillTint="33"/>
            <w:vAlign w:val="center"/>
          </w:tcPr>
          <w:p w:rsidRPr="006451FC" w:rsidR="0046599D" w:rsidP="00D07D24" w:rsidRDefault="0046599D" w14:paraId="02414ED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46599D" w:rsidP="00D07D24" w:rsidRDefault="0046599D" w14:paraId="1E79B4A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46599D" w:rsidP="00D07D24" w:rsidRDefault="0046599D" w14:paraId="3E13D61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795B17" w:rsidTr="6BBB1636" w14:paraId="60DFE38B" w14:textId="77777777">
        <w:trPr>
          <w:trHeight w:val="306"/>
        </w:trPr>
        <w:tc>
          <w:tcPr>
            <w:tcW w:w="2988" w:type="dxa"/>
            <w:vAlign w:val="center"/>
          </w:tcPr>
          <w:p w:rsidRPr="006451FC" w:rsidR="00795B17" w:rsidP="00D07D24" w:rsidRDefault="7C4A7A45" w14:paraId="43551667" w14:textId="17FC38C3">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2988" w:type="dxa"/>
            <w:vAlign w:val="center"/>
          </w:tcPr>
          <w:p w:rsidRPr="006451FC" w:rsidR="00795B17" w:rsidP="00D07D24" w:rsidRDefault="5C37E009" w14:paraId="324953B2" w14:textId="421A463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4,3</w:t>
            </w:r>
          </w:p>
        </w:tc>
        <w:tc>
          <w:tcPr>
            <w:tcW w:w="2988" w:type="dxa"/>
            <w:vAlign w:val="center"/>
          </w:tcPr>
          <w:p w:rsidRPr="006451FC" w:rsidR="00795B17" w:rsidP="00D07D24" w:rsidRDefault="5C37E009" w14:paraId="421CAB2E" w14:textId="789A18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45.24</w:t>
            </w:r>
          </w:p>
        </w:tc>
      </w:tr>
    </w:tbl>
    <w:p w:rsidRPr="006451FC" w:rsidR="0046599D" w:rsidP="6BBB1636" w:rsidRDefault="0046599D" w14:paraId="0829318D" w14:textId="16091C21">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D97984" w:rsidP="000C4C41" w:rsidRDefault="00D97984" w14:paraId="74B8CE99" w14:textId="7777777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rsidRPr="006451FC" w:rsidR="00CD0882" w:rsidP="7E172A74" w:rsidRDefault="5A13B7A2" w14:paraId="6B33B91B" w14:textId="64C4508E">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mantiene un sistema sólido de seguimiento y evaluación de egresados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rsidRPr="006451FC" w:rsidR="00CD0882" w:rsidP="7E172A74" w:rsidRDefault="5A13B7A2" w14:paraId="3A512FC7"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impacto de los egresados evidencia la relevancia y excelencia del programa, reflejada en su liderazgo en ámbitos profesionales y académicos, así como en su participación en redes y proyectos que aportan soluciones innovadoras al contexto. La retroalimentación obtenida se integra en la actualización curricular, consolidando un ciclo de mejora continua que fortalece la calidad y pertinencia del programa.</w:t>
      </w:r>
    </w:p>
    <w:p w:rsidRPr="006451FC" w:rsidR="0074102D" w:rsidP="689739AE" w:rsidRDefault="0074102D" w14:paraId="760400CB" w14:textId="5CBC149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4" w:id="122"/>
      <w:bookmarkStart w:name="_Toc211324545" w:id="12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4. Egresados</w:t>
      </w:r>
      <w:r w:rsidRPr="006451FC" w:rsidR="00D07D24">
        <w:rPr>
          <w:rFonts w:ascii="Times New Roman" w:hAnsi="Times New Roman" w:cs="Times New Roman"/>
          <w:i w:val="0"/>
          <w:iCs w:val="0"/>
          <w:color w:val="auto"/>
          <w:sz w:val="22"/>
          <w:szCs w:val="22"/>
        </w:rPr>
        <w:t>.</w:t>
      </w:r>
      <w:bookmarkEnd w:id="122"/>
      <w:bookmarkEnd w:id="123"/>
    </w:p>
    <w:tbl>
      <w:tblPr>
        <w:tblStyle w:val="Tablaconcuadrcula"/>
        <w:tblW w:w="9067" w:type="dxa"/>
        <w:tblLayout w:type="fixed"/>
        <w:tblLook w:val="04A0" w:firstRow="1" w:lastRow="0" w:firstColumn="1" w:lastColumn="0" w:noHBand="0" w:noVBand="1"/>
      </w:tblPr>
      <w:tblGrid>
        <w:gridCol w:w="2122"/>
        <w:gridCol w:w="1984"/>
        <w:gridCol w:w="1559"/>
        <w:gridCol w:w="1418"/>
        <w:gridCol w:w="1984"/>
      </w:tblGrid>
      <w:tr w:rsidRPr="006451FC" w:rsidR="008D0DD0" w:rsidTr="6BBB1636" w14:paraId="75B8C034" w14:textId="77777777">
        <w:trPr>
          <w:trHeight w:val="558"/>
        </w:trPr>
        <w:tc>
          <w:tcPr>
            <w:tcW w:w="4106" w:type="dxa"/>
            <w:gridSpan w:val="2"/>
            <w:shd w:val="clear" w:color="auto" w:fill="DEEAF6" w:themeFill="accent5" w:themeFillTint="33"/>
            <w:vAlign w:val="center"/>
          </w:tcPr>
          <w:p w:rsidRPr="006451FC" w:rsidR="008D0DD0" w:rsidP="00D07D24" w:rsidRDefault="008D0DD0" w14:paraId="159F6A9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7" w:type="dxa"/>
            <w:gridSpan w:val="2"/>
            <w:shd w:val="clear" w:color="auto" w:fill="DEEAF6" w:themeFill="accent5" w:themeFillTint="33"/>
            <w:vAlign w:val="center"/>
          </w:tcPr>
          <w:p w:rsidRPr="006451FC" w:rsidR="008D0DD0" w:rsidP="00D07D24" w:rsidRDefault="008D0DD0" w14:paraId="1FC8630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984" w:type="dxa"/>
            <w:vMerge w:val="restart"/>
            <w:shd w:val="clear" w:color="auto" w:fill="DEEAF6" w:themeFill="accent5" w:themeFillTint="33"/>
            <w:vAlign w:val="center"/>
          </w:tcPr>
          <w:p w:rsidRPr="006451FC" w:rsidR="008D0DD0" w:rsidP="00D07D24" w:rsidRDefault="008D0DD0" w14:paraId="2CD4AB3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795B17" w:rsidTr="6BBB1636" w14:paraId="6BE1857C" w14:textId="77777777">
        <w:trPr>
          <w:trHeight w:val="96"/>
        </w:trPr>
        <w:tc>
          <w:tcPr>
            <w:tcW w:w="2122" w:type="dxa"/>
            <w:shd w:val="clear" w:color="auto" w:fill="DEEAF6" w:themeFill="accent5" w:themeFillTint="33"/>
            <w:vAlign w:val="center"/>
          </w:tcPr>
          <w:p w:rsidRPr="006451FC" w:rsidR="00795B17" w:rsidP="00D07D24" w:rsidRDefault="7C4A7A45" w14:paraId="4BB294AF" w14:textId="1080BD2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4" w:type="dxa"/>
            <w:shd w:val="clear" w:color="auto" w:fill="DEEAF6" w:themeFill="accent5" w:themeFillTint="33"/>
            <w:vAlign w:val="center"/>
          </w:tcPr>
          <w:p w:rsidRPr="006451FC" w:rsidR="00795B17" w:rsidP="00D07D24" w:rsidRDefault="7C4A7A45" w14:paraId="1CFED8EA" w14:textId="1B5C786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559" w:type="dxa"/>
            <w:shd w:val="clear" w:color="auto" w:fill="DEEAF6" w:themeFill="accent5" w:themeFillTint="33"/>
            <w:vAlign w:val="center"/>
          </w:tcPr>
          <w:p w:rsidRPr="006451FC" w:rsidR="00795B17" w:rsidP="00D07D24" w:rsidRDefault="7C4A7A45" w14:paraId="77D44C97" w14:textId="03A4297A">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rsidRPr="006451FC" w:rsidR="00795B17" w:rsidP="00D07D24" w:rsidRDefault="7C4A7A45" w14:paraId="268B36EA" w14:textId="359B0F7A">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984" w:type="dxa"/>
            <w:vMerge/>
            <w:vAlign w:val="center"/>
          </w:tcPr>
          <w:p w:rsidRPr="006451FC" w:rsidR="00795B17" w:rsidP="00D07D24" w:rsidRDefault="00795B17" w14:paraId="45C684CD" w14:textId="77777777">
            <w:pPr>
              <w:pStyle w:val="Sinespaciado"/>
              <w:jc w:val="center"/>
              <w:rPr>
                <w:rFonts w:ascii="Times New Roman" w:hAnsi="Times New Roman" w:cs="Times New Roman"/>
                <w:b/>
                <w:bCs/>
                <w:sz w:val="20"/>
                <w:szCs w:val="20"/>
              </w:rPr>
            </w:pPr>
          </w:p>
        </w:tc>
      </w:tr>
      <w:tr w:rsidRPr="006451FC" w:rsidR="00795B17" w:rsidTr="6BBB1636" w14:paraId="36499B9A" w14:textId="77777777">
        <w:trPr>
          <w:trHeight w:val="245"/>
        </w:trPr>
        <w:tc>
          <w:tcPr>
            <w:tcW w:w="2122" w:type="dxa"/>
            <w:vAlign w:val="center"/>
          </w:tcPr>
          <w:p w:rsidRPr="006451FC" w:rsidR="00795B17" w:rsidP="00D07D24" w:rsidRDefault="7C4A7A45" w14:paraId="45CADE28" w14:textId="18AD99E2">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4" w:type="dxa"/>
            <w:vAlign w:val="center"/>
          </w:tcPr>
          <w:p w:rsidRPr="006451FC" w:rsidR="00795B17" w:rsidP="00D07D24" w:rsidRDefault="7C4A7A45" w14:paraId="12B984F8" w14:textId="56F52F6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559" w:type="dxa"/>
            <w:vAlign w:val="center"/>
          </w:tcPr>
          <w:p w:rsidRPr="006451FC" w:rsidR="00795B17" w:rsidP="00D07D24" w:rsidRDefault="5C37E009" w14:paraId="722EC8CD" w14:textId="138ECFF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rsidRPr="006451FC" w:rsidR="00795B17" w:rsidP="00D07D24" w:rsidRDefault="5C37E009" w14:paraId="07DA4ED9" w14:textId="1AABEA2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4,8</w:t>
            </w:r>
          </w:p>
        </w:tc>
        <w:tc>
          <w:tcPr>
            <w:tcW w:w="1984" w:type="dxa"/>
            <w:vAlign w:val="center"/>
          </w:tcPr>
          <w:p w:rsidRPr="006451FC" w:rsidR="00795B17" w:rsidP="00D07D24" w:rsidRDefault="5C37E009" w14:paraId="5D0F7D5F" w14:textId="4A88240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10,80%</w:t>
            </w:r>
          </w:p>
        </w:tc>
      </w:tr>
      <w:tr w:rsidRPr="006451FC" w:rsidR="008D0DD0" w:rsidTr="6BBB1636" w14:paraId="5BAB24CD" w14:textId="77777777">
        <w:trPr>
          <w:trHeight w:val="405"/>
        </w:trPr>
        <w:tc>
          <w:tcPr>
            <w:tcW w:w="4106" w:type="dxa"/>
            <w:gridSpan w:val="2"/>
            <w:shd w:val="clear" w:color="auto" w:fill="DEEAF6" w:themeFill="accent5" w:themeFillTint="33"/>
            <w:vAlign w:val="center"/>
          </w:tcPr>
          <w:p w:rsidRPr="006451FC" w:rsidR="008D0DD0" w:rsidP="00D07D24" w:rsidRDefault="008D0DD0" w14:paraId="40E3209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61" w:type="dxa"/>
            <w:gridSpan w:val="3"/>
            <w:shd w:val="clear" w:color="auto" w:fill="DEEAF6" w:themeFill="accent5" w:themeFillTint="33"/>
            <w:vAlign w:val="center"/>
          </w:tcPr>
          <w:p w:rsidRPr="006451FC" w:rsidR="008D0DD0" w:rsidP="00D07D24" w:rsidRDefault="008D0DD0" w14:paraId="6466ED5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8D0DD0" w:rsidTr="6BBB1636" w14:paraId="1D5A0DCD" w14:textId="77777777">
        <w:trPr>
          <w:trHeight w:val="245"/>
        </w:trPr>
        <w:tc>
          <w:tcPr>
            <w:tcW w:w="4106" w:type="dxa"/>
            <w:gridSpan w:val="2"/>
          </w:tcPr>
          <w:p w:rsidRPr="006451FC" w:rsidR="00B765FA" w:rsidP="00231F21" w:rsidRDefault="11AAD1A4" w14:paraId="3FBA86E8" w14:textId="77777777">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Existencia de mecanismos de seguimiento a egresados, a través de encuestas y espacios de retroalimentación, que permiten identificar logros y necesidades de formación complementaria.</w:t>
            </w:r>
          </w:p>
          <w:p w:rsidRPr="006451FC" w:rsidR="00B765FA" w:rsidP="00231F21" w:rsidRDefault="11AAD1A4" w14:paraId="033BA325" w14:textId="77777777">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Alta pertinencia e impacto de los egresados en el medio académico, social y productivo, evidenciada en su participación en proyectos de investigación, cargos de liderazgo y sectores estratégicos de las TIC.</w:t>
            </w:r>
          </w:p>
          <w:p w:rsidRPr="006451FC" w:rsidR="00B765FA" w:rsidP="00231F21" w:rsidRDefault="11AAD1A4" w14:paraId="42745990" w14:textId="77777777">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Los egresados mantienen un vínculo con el programa mediante participación en eventos académicos, conferencias, tutorías y actividades de proyección social, lo que fortalece la retroalimentación y el sentido de pertenencia.</w:t>
            </w:r>
          </w:p>
          <w:p w:rsidRPr="006451FC" w:rsidR="008D0DD0" w:rsidP="00231F21" w:rsidRDefault="11AAD1A4" w14:paraId="20B17B0E" w14:textId="240ECFC2">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 xml:space="preserve">Reconocimiento en las encuestas </w:t>
            </w:r>
            <w:r w:rsidRPr="006451FC" w:rsidR="27AFBC49">
              <w:rPr>
                <w:rFonts w:eastAsiaTheme="minorEastAsia"/>
                <w:color w:val="000000" w:themeColor="text1"/>
                <w:sz w:val="20"/>
                <w:szCs w:val="20"/>
                <w:lang w:eastAsia="en-US"/>
              </w:rPr>
              <w:t>a</w:t>
            </w:r>
            <w:r w:rsidRPr="006451FC">
              <w:rPr>
                <w:rFonts w:eastAsiaTheme="minorEastAsia"/>
                <w:color w:val="000000" w:themeColor="text1"/>
                <w:sz w:val="20"/>
                <w:szCs w:val="20"/>
                <w:lang w:eastAsia="en-US"/>
              </w:rPr>
              <w:t xml:space="preserve"> </w:t>
            </w:r>
            <w:r w:rsidRPr="006451FC" w:rsidR="27AFBC49">
              <w:rPr>
                <w:rFonts w:eastAsiaTheme="minorEastAsia"/>
                <w:color w:val="000000" w:themeColor="text1"/>
                <w:sz w:val="20"/>
                <w:szCs w:val="20"/>
                <w:lang w:eastAsia="en-US"/>
              </w:rPr>
              <w:t xml:space="preserve">egresados </w:t>
            </w:r>
            <w:r w:rsidRPr="006451FC">
              <w:rPr>
                <w:rFonts w:eastAsiaTheme="minorEastAsia"/>
                <w:color w:val="000000" w:themeColor="text1"/>
                <w:sz w:val="20"/>
                <w:szCs w:val="20"/>
                <w:lang w:eastAsia="en-US"/>
              </w:rPr>
              <w:t>que la formación recibida les ha permitido desarrollar competencias para la solución de problemas complejos y aportar a la transformación tecnológica y social.</w:t>
            </w:r>
          </w:p>
        </w:tc>
        <w:tc>
          <w:tcPr>
            <w:tcW w:w="4961" w:type="dxa"/>
            <w:gridSpan w:val="3"/>
          </w:tcPr>
          <w:p w:rsidRPr="006451FC" w:rsidR="00B765FA" w:rsidP="00231F21" w:rsidRDefault="11AAD1A4" w14:paraId="2EFB6BF5" w14:textId="6744FE92">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color w:val="000000" w:themeColor="text1"/>
                <w:sz w:val="20"/>
                <w:szCs w:val="20"/>
              </w:rPr>
              <w:t xml:space="preserve">Necesidad de consolidar un sistema institucional más robusto de </w:t>
            </w:r>
            <w:r w:rsidRPr="006451FC">
              <w:rPr>
                <w:rFonts w:eastAsiaTheme="minorEastAsia"/>
                <w:color w:val="000000" w:themeColor="text1"/>
                <w:sz w:val="20"/>
                <w:szCs w:val="20"/>
                <w:lang w:eastAsia="en-US"/>
              </w:rPr>
              <w:t>seguimiento y trazabilidad de la trayectoria profesional de los egresados que permita sistematizar información de empleabilidad, impacto e inserción laboral.</w:t>
            </w:r>
          </w:p>
          <w:p w:rsidRPr="006451FC" w:rsidR="00B765FA" w:rsidP="00231F21" w:rsidRDefault="11AAD1A4" w14:paraId="2D5F20DF" w14:textId="456D317E">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el fortalecimiento de la red de egresados, con mayor frecuencia de encuentros y espacios de articulación con estudiantes y docentes activos.</w:t>
            </w:r>
          </w:p>
          <w:p w:rsidRPr="006451FC" w:rsidR="00B765FA" w:rsidP="00231F21" w:rsidRDefault="11AAD1A4" w14:paraId="0F98BC95" w14:textId="58906F84">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Se identifica como oportunidad la ampliación de estrategias de internacionalización para egresados, favoreciendo su participación en redes globales y movilidad académica posterior a la graduación.</w:t>
            </w:r>
          </w:p>
          <w:p w:rsidRPr="006451FC" w:rsidR="008D0DD0" w:rsidP="00231F21" w:rsidRDefault="11AAD1A4" w14:paraId="53CA9244" w14:textId="71875EFE">
            <w:pPr>
              <w:pStyle w:val="NormalWeb"/>
              <w:numPr>
                <w:ilvl w:val="0"/>
                <w:numId w:val="28"/>
              </w:numPr>
              <w:spacing w:before="0" w:beforeAutospacing="0" w:after="0" w:afterAutospacing="0"/>
              <w:ind w:left="314" w:hanging="265"/>
              <w:jc w:val="both"/>
              <w:rPr>
                <w:color w:val="000000"/>
                <w:sz w:val="20"/>
                <w:szCs w:val="20"/>
              </w:rPr>
            </w:pPr>
            <w:r w:rsidRPr="006451FC">
              <w:rPr>
                <w:rFonts w:eastAsiaTheme="minorEastAsia"/>
                <w:color w:val="000000" w:themeColor="text1"/>
                <w:sz w:val="20"/>
                <w:szCs w:val="20"/>
                <w:lang w:eastAsia="en-US"/>
              </w:rPr>
              <w:t>Limitada disponibilidad de información sistemática sobre los aportes específicos de los egresados al sector productivo y a la innovación</w:t>
            </w:r>
            <w:r w:rsidRPr="006451FC">
              <w:rPr>
                <w:color w:val="000000" w:themeColor="text1"/>
                <w:sz w:val="20"/>
                <w:szCs w:val="20"/>
              </w:rPr>
              <w:t xml:space="preserve"> tecnológica.</w:t>
            </w:r>
          </w:p>
        </w:tc>
      </w:tr>
    </w:tbl>
    <w:p w:rsidRPr="006451FC" w:rsidR="008D0DD0" w:rsidP="000C4C41" w:rsidRDefault="008D0DD0" w14:paraId="22D035CF" w14:textId="222D539D">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D97984" w:rsidP="00231F21" w:rsidRDefault="39B7B66B" w14:paraId="70DAB805" w14:textId="36DC21AE">
      <w:pPr>
        <w:pStyle w:val="Ttulo3"/>
        <w:numPr>
          <w:ilvl w:val="2"/>
          <w:numId w:val="31"/>
        </w:numPr>
        <w:spacing w:line="276" w:lineRule="auto"/>
        <w:rPr>
          <w:rFonts w:cs="Times New Roman"/>
          <w:b w:val="0"/>
        </w:rPr>
      </w:pPr>
      <w:bookmarkStart w:name="_Toc1088837377" w:id="124"/>
      <w:bookmarkStart w:name="_Toc211321923" w:id="125"/>
      <w:r w:rsidRPr="006451FC">
        <w:rPr>
          <w:rFonts w:cs="Times New Roman"/>
        </w:rPr>
        <w:t>Factor 5. Aspectos Académicos y Resultados de Aprendizaje</w:t>
      </w:r>
      <w:bookmarkEnd w:id="124"/>
      <w:bookmarkEnd w:id="125"/>
      <w:r w:rsidRPr="006451FC">
        <w:rPr>
          <w:rFonts w:cs="Times New Roman"/>
        </w:rPr>
        <w:t xml:space="preserve"> </w:t>
      </w:r>
    </w:p>
    <w:p w:rsidRPr="006451FC" w:rsidR="008D0DD0" w:rsidP="000C4C41" w:rsidRDefault="00D97984" w14:paraId="74EFD1D4" w14:textId="09EC6032">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18. Integralidad </w:t>
      </w:r>
      <w:r w:rsidRPr="006451FC" w:rsidR="008D487B">
        <w:rPr>
          <w:rFonts w:ascii="Times New Roman" w:hAnsi="Times New Roman" w:cs="Times New Roman"/>
          <w:b/>
          <w:bCs/>
        </w:rPr>
        <w:t xml:space="preserve">de los aspectos curriculares  </w:t>
      </w:r>
    </w:p>
    <w:p w:rsidRPr="006451FC" w:rsidR="00537618" w:rsidP="7E172A74" w:rsidRDefault="0D31A766" w14:paraId="27122923" w14:textId="04828EA8">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w:t>
      </w:r>
      <w:r w:rsidRPr="006451FC" w:rsidR="05D5AFFE">
        <w:rPr>
          <w:rFonts w:ascii="Times New Roman" w:hAnsi="Times New Roman" w:cs="Times New Roman"/>
          <w:lang w:val="es-CO"/>
        </w:rPr>
        <w:t>M</w:t>
      </w:r>
      <w:r w:rsidRPr="006451FC">
        <w:rPr>
          <w:rFonts w:ascii="Times New Roman" w:hAnsi="Times New Roman" w:cs="Times New Roman"/>
          <w:lang w:val="es-CO"/>
        </w:rPr>
        <w:t>aestría mediante mecanismos como:</w:t>
      </w:r>
    </w:p>
    <w:p w:rsidRPr="006451FC" w:rsidR="00537618" w:rsidP="00231F21" w:rsidRDefault="0D31A766" w14:paraId="7EC0E14D" w14:textId="7865B4C8">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Actualización periódica de los syllabus y revisión de la estructura de la </w:t>
      </w:r>
      <w:r w:rsidRPr="006451FC" w:rsidR="05D5AFFE">
        <w:rPr>
          <w:rFonts w:ascii="Times New Roman" w:hAnsi="Times New Roman" w:cs="Times New Roman"/>
          <w:lang w:val="es-CO"/>
        </w:rPr>
        <w:t>M</w:t>
      </w:r>
      <w:r w:rsidRPr="006451FC">
        <w:rPr>
          <w:rFonts w:ascii="Times New Roman" w:hAnsi="Times New Roman" w:cs="Times New Roman"/>
          <w:lang w:val="es-CO"/>
        </w:rPr>
        <w:t>aestría, asegurando alineación con los resultados de aprendizaje esperados y la pertinencia académica.</w:t>
      </w:r>
    </w:p>
    <w:p w:rsidRPr="006451FC" w:rsidR="00537618" w:rsidP="00231F21" w:rsidRDefault="0D31A766" w14:paraId="48905303" w14:textId="77777777">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Reuniones del Consejo Curricular y encuentros de profesores, que permiten ajustes continuos y articulación entre las asignaturas, profundizaciones, pasantías, movilidad curricular y trabajos de grado.</w:t>
      </w:r>
    </w:p>
    <w:p w:rsidRPr="006451FC" w:rsidR="00537618" w:rsidP="00231F21" w:rsidRDefault="0D31A766" w14:paraId="63CD86A9" w14:textId="77777777">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Aplicación de encuestas y mecanismos de retroalimentación, incluyendo transición a resultados de aprendizaje (RA), para evaluar la efectividad de la enseñanza y la percepción estudiantil.</w:t>
      </w:r>
    </w:p>
    <w:p w:rsidRPr="006451FC" w:rsidR="00537618" w:rsidP="00231F21" w:rsidRDefault="0D31A766" w14:paraId="5EB3E2CD" w14:textId="77777777">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Cumplimiento del Reglamento de Posgrados y normas de doble titulación, que garantizan claridad en los requisitos académicos y coherencia con estándares nacionales e internacionales.</w:t>
      </w:r>
    </w:p>
    <w:p w:rsidRPr="006451FC" w:rsidR="00537618" w:rsidP="00231F21" w:rsidRDefault="0D31A766" w14:paraId="3610B168" w14:textId="77777777">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Integración de investigación, extensión y publicaciones, asegurando que los estudiantes apliquen teoría y metodología en contextos reales, fortaleciendo la pertinencia profesional.</w:t>
      </w:r>
    </w:p>
    <w:p w:rsidRPr="006451FC" w:rsidR="005B03A5" w:rsidP="6BBB1636" w:rsidRDefault="005B03A5" w14:paraId="7920DAA7" w14:textId="702951C9">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rsidRPr="006451FC" w:rsidR="005B03A5" w:rsidP="6BBB1636" w:rsidRDefault="005B03A5" w14:paraId="4414598F" w14:textId="54552441">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rsidRPr="006451FC" w:rsidR="005B03A5" w:rsidP="7E172A74" w:rsidRDefault="472A59F6" w14:paraId="5FA6E70B" w14:textId="3223D36E">
      <w:pPr>
        <w:pStyle w:val="NormalWeb"/>
        <w:spacing w:before="240" w:beforeAutospacing="0" w:after="0" w:afterAutospacing="0" w:line="276" w:lineRule="auto"/>
        <w:jc w:val="center"/>
        <w:rPr>
          <w:rFonts w:eastAsiaTheme="minorEastAsia"/>
          <w:sz w:val="22"/>
          <w:szCs w:val="22"/>
          <w:lang w:eastAsia="en-US"/>
        </w:rPr>
      </w:pPr>
      <w:bookmarkStart w:name="_Toc211321960" w:id="126"/>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21</w:t>
      </w:r>
      <w:r w:rsidRPr="006451FC" w:rsidR="00A64B63">
        <w:rPr>
          <w:sz w:val="22"/>
          <w:szCs w:val="22"/>
        </w:rPr>
        <w:fldChar w:fldCharType="end"/>
      </w:r>
      <w:r w:rsidRPr="006451FC">
        <w:rPr>
          <w:sz w:val="22"/>
          <w:szCs w:val="22"/>
        </w:rPr>
        <w:t xml:space="preserve"> </w:t>
      </w:r>
      <w:r w:rsidRPr="006451FC" w:rsidR="4F7681B3">
        <w:rPr>
          <w:rFonts w:eastAsiaTheme="minorEastAsia"/>
          <w:sz w:val="22"/>
          <w:szCs w:val="22"/>
          <w:lang w:eastAsia="en-US"/>
        </w:rPr>
        <w:t>Percepción de los estudiantes sobre la pertinencia de las estrategias de flexibilidad curricular</w:t>
      </w:r>
      <w:r w:rsidRPr="006451FC" w:rsidR="5D7EB033">
        <w:rPr>
          <w:rFonts w:eastAsiaTheme="minorEastAsia"/>
          <w:sz w:val="22"/>
          <w:szCs w:val="22"/>
          <w:lang w:eastAsia="en-US"/>
        </w:rPr>
        <w:t>.</w:t>
      </w:r>
      <w:bookmarkEnd w:id="126"/>
    </w:p>
    <w:p w:rsidRPr="006451FC" w:rsidR="005B03A5" w:rsidP="6BBB1636" w:rsidRDefault="005B03A5" w14:paraId="0938A9EB" w14:textId="1818DD00">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65D0B0D9" wp14:editId="20633D8E">
            <wp:extent cx="3520353" cy="2289975"/>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555245" cy="2312672"/>
                    </a:xfrm>
                    <a:prstGeom prst="rect">
                      <a:avLst/>
                    </a:prstGeom>
                    <a:noFill/>
                    <a:ln>
                      <a:noFill/>
                    </a:ln>
                  </pic:spPr>
                </pic:pic>
              </a:graphicData>
            </a:graphic>
          </wp:inline>
        </w:drawing>
      </w:r>
    </w:p>
    <w:p w:rsidRPr="006451FC" w:rsidR="005B03A5" w:rsidP="6BBB1636" w:rsidRDefault="005B03A5" w14:paraId="451A6EAF" w14:textId="7921FD5F">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Estudiantes, </w:t>
      </w:r>
      <w:r w:rsidRPr="006451FC" w:rsidR="00D07D24">
        <w:rPr>
          <w:rFonts w:eastAsiaTheme="minorEastAsia"/>
          <w:sz w:val="22"/>
          <w:szCs w:val="22"/>
          <w:lang w:eastAsia="en-US"/>
        </w:rPr>
        <w:t>p</w:t>
      </w:r>
      <w:r w:rsidRPr="006451FC">
        <w:rPr>
          <w:rFonts w:eastAsiaTheme="minorEastAsia"/>
          <w:sz w:val="22"/>
          <w:szCs w:val="22"/>
          <w:lang w:eastAsia="en-US"/>
        </w:rPr>
        <w:t>roceso de Autoevaluación 2025</w:t>
      </w:r>
      <w:r w:rsidRPr="006451FC" w:rsidR="00D07D24">
        <w:rPr>
          <w:rFonts w:eastAsiaTheme="minorEastAsia"/>
          <w:sz w:val="22"/>
          <w:szCs w:val="22"/>
          <w:lang w:eastAsia="en-US"/>
        </w:rPr>
        <w:t>.</w:t>
      </w:r>
    </w:p>
    <w:p w:rsidRPr="006451FC" w:rsidR="005B03A5" w:rsidP="7E172A74" w:rsidRDefault="472A59F6" w14:paraId="34E17163" w14:textId="2372E3ED">
      <w:pPr>
        <w:pStyle w:val="NormalWeb"/>
        <w:spacing w:before="240" w:beforeAutospacing="0" w:after="0" w:afterAutospacing="0" w:line="276" w:lineRule="auto"/>
        <w:jc w:val="center"/>
        <w:rPr>
          <w:rFonts w:eastAsiaTheme="minorEastAsia"/>
          <w:sz w:val="22"/>
          <w:szCs w:val="22"/>
          <w:lang w:eastAsia="en-US"/>
        </w:rPr>
      </w:pPr>
      <w:bookmarkStart w:name="_Toc211321961" w:id="127"/>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22</w:t>
      </w:r>
      <w:r w:rsidRPr="006451FC" w:rsidR="00A64B63">
        <w:rPr>
          <w:sz w:val="22"/>
          <w:szCs w:val="22"/>
        </w:rPr>
        <w:fldChar w:fldCharType="end"/>
      </w:r>
      <w:r w:rsidRPr="006451FC">
        <w:rPr>
          <w:sz w:val="22"/>
          <w:szCs w:val="22"/>
        </w:rPr>
        <w:t xml:space="preserve"> </w:t>
      </w:r>
      <w:r w:rsidRPr="006451FC" w:rsidR="4F7681B3">
        <w:rPr>
          <w:rFonts w:eastAsiaTheme="minorEastAsia"/>
          <w:sz w:val="22"/>
          <w:szCs w:val="22"/>
          <w:lang w:eastAsia="en-US"/>
        </w:rPr>
        <w:t>Percepción de los estudiantes sobre la coherencia y efectividad de las estrategias pedagógicas</w:t>
      </w:r>
      <w:r w:rsidRPr="006451FC" w:rsidR="5D7EB033">
        <w:rPr>
          <w:rFonts w:eastAsiaTheme="minorEastAsia"/>
          <w:sz w:val="22"/>
          <w:szCs w:val="22"/>
          <w:lang w:eastAsia="en-US"/>
        </w:rPr>
        <w:t>.</w:t>
      </w:r>
      <w:bookmarkEnd w:id="127"/>
    </w:p>
    <w:p w:rsidRPr="006451FC" w:rsidR="005B03A5" w:rsidP="6BBB1636" w:rsidRDefault="005B03A5" w14:paraId="0B109BCC" w14:textId="772CD822">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177EA1FB" wp14:editId="0E2BA58D">
            <wp:extent cx="3479471" cy="2263382"/>
            <wp:effectExtent l="0" t="0" r="6985"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98345" cy="2275659"/>
                    </a:xfrm>
                    <a:prstGeom prst="rect">
                      <a:avLst/>
                    </a:prstGeom>
                    <a:noFill/>
                    <a:ln>
                      <a:noFill/>
                    </a:ln>
                  </pic:spPr>
                </pic:pic>
              </a:graphicData>
            </a:graphic>
          </wp:inline>
        </w:drawing>
      </w:r>
    </w:p>
    <w:p w:rsidRPr="006451FC" w:rsidR="005B03A5" w:rsidP="6BBB1636" w:rsidRDefault="005B03A5" w14:paraId="21EA3F33" w14:textId="1EEBFA49">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Estudiantes, </w:t>
      </w:r>
      <w:r w:rsidRPr="006451FC" w:rsidR="00D07D24">
        <w:rPr>
          <w:rFonts w:eastAsiaTheme="minorEastAsia"/>
          <w:sz w:val="22"/>
          <w:szCs w:val="22"/>
          <w:lang w:eastAsia="en-US"/>
        </w:rPr>
        <w:t>p</w:t>
      </w:r>
      <w:r w:rsidRPr="006451FC">
        <w:rPr>
          <w:rFonts w:eastAsiaTheme="minorEastAsia"/>
          <w:sz w:val="22"/>
          <w:szCs w:val="22"/>
          <w:lang w:eastAsia="en-US"/>
        </w:rPr>
        <w:t>roceso de Autoevaluación 2025</w:t>
      </w:r>
      <w:r w:rsidRPr="006451FC" w:rsidR="00D07D24">
        <w:rPr>
          <w:rFonts w:eastAsiaTheme="minorEastAsia"/>
          <w:sz w:val="22"/>
          <w:szCs w:val="22"/>
          <w:lang w:eastAsia="en-US"/>
        </w:rPr>
        <w:t>.</w:t>
      </w:r>
    </w:p>
    <w:p w:rsidRPr="006451FC" w:rsidR="005B03A5" w:rsidP="6BBB1636" w:rsidRDefault="005B03A5" w14:paraId="7C95F58B" w14:textId="7D6EE1DE">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De manera complementaria, en la encuesta a egresados, el 94% manifestó que las competencias adquiridas durante la </w:t>
      </w:r>
      <w:r w:rsidRPr="006451FC" w:rsidR="00D36333">
        <w:rPr>
          <w:rFonts w:eastAsiaTheme="minorEastAsia"/>
          <w:sz w:val="22"/>
          <w:szCs w:val="22"/>
          <w:lang w:eastAsia="en-US"/>
        </w:rPr>
        <w:t>M</w:t>
      </w:r>
      <w:r w:rsidRPr="006451FC">
        <w:rPr>
          <w:rFonts w:eastAsiaTheme="minorEastAsia"/>
          <w:sz w:val="22"/>
          <w:szCs w:val="22"/>
          <w:lang w:eastAsia="en-US"/>
        </w:rPr>
        <w:t>aestría han sido suficientes y relevantes para su desarrollo profesional, lo que refuerza la coherencia entre el plan curricular y las exigencias del entorno laboral y académico.</w:t>
      </w:r>
    </w:p>
    <w:p w:rsidRPr="006451FC" w:rsidR="005B03A5" w:rsidP="7E172A74" w:rsidRDefault="472A59F6" w14:paraId="1A782CDD" w14:textId="099EC116">
      <w:pPr>
        <w:pStyle w:val="NormalWeb"/>
        <w:spacing w:before="240" w:beforeAutospacing="0" w:after="0" w:afterAutospacing="0" w:line="276" w:lineRule="auto"/>
        <w:jc w:val="center"/>
        <w:rPr>
          <w:rFonts w:eastAsiaTheme="minorEastAsia"/>
          <w:sz w:val="22"/>
          <w:szCs w:val="22"/>
          <w:lang w:eastAsia="en-US"/>
        </w:rPr>
      </w:pPr>
      <w:bookmarkStart w:name="_Toc211321962" w:id="128"/>
      <w:r w:rsidRPr="006451FC">
        <w:rPr>
          <w:sz w:val="22"/>
          <w:szCs w:val="22"/>
        </w:rPr>
        <w:t xml:space="preserve">Ilustración </w:t>
      </w:r>
      <w:r w:rsidRPr="006451FC" w:rsidR="00A64B63">
        <w:rPr>
          <w:sz w:val="22"/>
          <w:szCs w:val="22"/>
        </w:rPr>
        <w:fldChar w:fldCharType="begin"/>
      </w:r>
      <w:r w:rsidRPr="006451FC" w:rsidR="00A64B63">
        <w:rPr>
          <w:sz w:val="22"/>
          <w:szCs w:val="22"/>
        </w:rPr>
        <w:instrText xml:space="preserve"> SEQ Ilustración \* ARABIC </w:instrText>
      </w:r>
      <w:r w:rsidRPr="006451FC" w:rsidR="00A64B63">
        <w:rPr>
          <w:sz w:val="22"/>
          <w:szCs w:val="22"/>
        </w:rPr>
        <w:fldChar w:fldCharType="separate"/>
      </w:r>
      <w:r w:rsidR="00B054BE">
        <w:rPr>
          <w:noProof/>
          <w:sz w:val="22"/>
          <w:szCs w:val="22"/>
        </w:rPr>
        <w:t>23</w:t>
      </w:r>
      <w:r w:rsidRPr="006451FC" w:rsidR="00A64B63">
        <w:rPr>
          <w:sz w:val="22"/>
          <w:szCs w:val="22"/>
        </w:rPr>
        <w:fldChar w:fldCharType="end"/>
      </w:r>
      <w:r w:rsidRPr="006451FC">
        <w:rPr>
          <w:sz w:val="22"/>
          <w:szCs w:val="22"/>
        </w:rPr>
        <w:t xml:space="preserve"> </w:t>
      </w:r>
      <w:r w:rsidRPr="006451FC" w:rsidR="4F7681B3">
        <w:rPr>
          <w:rFonts w:eastAsiaTheme="minorEastAsia"/>
          <w:sz w:val="22"/>
          <w:szCs w:val="22"/>
          <w:lang w:eastAsia="en-US"/>
        </w:rPr>
        <w:t>Percepción de los egresados sobre la relevancia de las competencias adquiridas</w:t>
      </w:r>
      <w:r w:rsidRPr="006451FC" w:rsidR="5D7EB033">
        <w:rPr>
          <w:rFonts w:eastAsiaTheme="minorEastAsia"/>
          <w:sz w:val="22"/>
          <w:szCs w:val="22"/>
          <w:lang w:eastAsia="en-US"/>
        </w:rPr>
        <w:t>.</w:t>
      </w:r>
      <w:bookmarkEnd w:id="128"/>
    </w:p>
    <w:p w:rsidRPr="006451FC" w:rsidR="005B03A5" w:rsidP="6BBB1636" w:rsidRDefault="005B03A5" w14:paraId="4D037A74" w14:textId="779A4FE8">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7AAC78C7" wp14:editId="2EB5819B">
            <wp:extent cx="4358166" cy="2617076"/>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8161" cy="2641093"/>
                    </a:xfrm>
                    <a:prstGeom prst="rect">
                      <a:avLst/>
                    </a:prstGeom>
                    <a:noFill/>
                    <a:ln>
                      <a:noFill/>
                    </a:ln>
                  </pic:spPr>
                </pic:pic>
              </a:graphicData>
            </a:graphic>
          </wp:inline>
        </w:drawing>
      </w:r>
    </w:p>
    <w:p w:rsidRPr="006451FC" w:rsidR="005B03A5" w:rsidP="6BBB1636" w:rsidRDefault="005B03A5" w14:paraId="349ACB40" w14:textId="108576A4">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Egresados, </w:t>
      </w:r>
      <w:r w:rsidRPr="006451FC" w:rsidR="00D07D24">
        <w:rPr>
          <w:rFonts w:eastAsiaTheme="minorEastAsia"/>
          <w:sz w:val="22"/>
          <w:szCs w:val="22"/>
          <w:lang w:eastAsia="en-US"/>
        </w:rPr>
        <w:t>p</w:t>
      </w:r>
      <w:r w:rsidRPr="006451FC">
        <w:rPr>
          <w:rFonts w:eastAsiaTheme="minorEastAsia"/>
          <w:sz w:val="22"/>
          <w:szCs w:val="22"/>
          <w:lang w:eastAsia="en-US"/>
        </w:rPr>
        <w:t>roceso de Autoevaluación 2025</w:t>
      </w:r>
      <w:r w:rsidRPr="006451FC" w:rsidR="00D07D24">
        <w:rPr>
          <w:rFonts w:eastAsiaTheme="minorEastAsia"/>
          <w:sz w:val="22"/>
          <w:szCs w:val="22"/>
          <w:lang w:eastAsia="en-US"/>
        </w:rPr>
        <w:t>.</w:t>
      </w:r>
    </w:p>
    <w:p w:rsidRPr="006451FC" w:rsidR="001E54E6" w:rsidP="7E172A74" w:rsidRDefault="4FF1FB19" w14:paraId="2D131E43" w14:textId="31741C3C">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académico demuestra que su estructura curricular está diseñada para garantizar la formación integral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rsidRPr="006451FC" w:rsidR="001E54E6" w:rsidP="7E172A74" w:rsidRDefault="4FF1FB19" w14:paraId="517CC6E2"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inclusión de componentes de investigación, extensión e internacionalización, junto con la aplicación de mecanismos de flexibilidad curricular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rsidRPr="006451FC" w:rsidR="00B41016" w:rsidP="689739AE" w:rsidRDefault="00B41016" w14:paraId="545B6FEC" w14:textId="366EC84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5" w:id="129"/>
      <w:bookmarkStart w:name="_Toc211324546" w:id="13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18. Integralidad de los aspectos curriculares académico</w:t>
      </w:r>
      <w:r w:rsidRPr="006451FC" w:rsidR="00D07D24">
        <w:rPr>
          <w:rFonts w:ascii="Times New Roman" w:hAnsi="Times New Roman" w:cs="Times New Roman"/>
          <w:i w:val="0"/>
          <w:iCs w:val="0"/>
          <w:color w:val="auto"/>
          <w:sz w:val="22"/>
          <w:szCs w:val="22"/>
        </w:rPr>
        <w:t>.</w:t>
      </w:r>
      <w:bookmarkEnd w:id="129"/>
      <w:bookmarkEnd w:id="130"/>
    </w:p>
    <w:tbl>
      <w:tblPr>
        <w:tblStyle w:val="Tablaconcuadrcula"/>
        <w:tblW w:w="8964" w:type="dxa"/>
        <w:tblInd w:w="-5" w:type="dxa"/>
        <w:tblLook w:val="04A0" w:firstRow="1" w:lastRow="0" w:firstColumn="1" w:lastColumn="0" w:noHBand="0" w:noVBand="1"/>
      </w:tblPr>
      <w:tblGrid>
        <w:gridCol w:w="2988"/>
        <w:gridCol w:w="2988"/>
        <w:gridCol w:w="2988"/>
      </w:tblGrid>
      <w:tr w:rsidRPr="006451FC" w:rsidR="00B41016" w:rsidTr="6BBB1636" w14:paraId="5D8A1AC4" w14:textId="77777777">
        <w:trPr>
          <w:trHeight w:val="316"/>
        </w:trPr>
        <w:tc>
          <w:tcPr>
            <w:tcW w:w="2988" w:type="dxa"/>
            <w:shd w:val="clear" w:color="auto" w:fill="DEEAF6" w:themeFill="accent5" w:themeFillTint="33"/>
            <w:vAlign w:val="center"/>
          </w:tcPr>
          <w:p w:rsidRPr="006451FC" w:rsidR="00B41016" w:rsidP="00D07D24" w:rsidRDefault="00B41016" w14:paraId="52E186D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B41016" w:rsidP="00D07D24" w:rsidRDefault="00B41016" w14:paraId="30FE588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B41016" w:rsidP="00D07D24" w:rsidRDefault="00B41016" w14:paraId="2897AB0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B41016" w:rsidTr="6BBB1636" w14:paraId="058691BB" w14:textId="77777777">
        <w:trPr>
          <w:trHeight w:val="294"/>
        </w:trPr>
        <w:tc>
          <w:tcPr>
            <w:tcW w:w="2988" w:type="dxa"/>
            <w:vAlign w:val="center"/>
          </w:tcPr>
          <w:p w:rsidRPr="006451FC" w:rsidR="00B41016" w:rsidP="00D07D24" w:rsidRDefault="43A5E594" w14:paraId="1631B383" w14:textId="034B44C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B41016" w:rsidP="00D07D24" w:rsidRDefault="466A7690" w14:paraId="0BC0680F" w14:textId="4F9650A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B41016" w:rsidP="00D07D24" w:rsidRDefault="5D5FD011" w14:paraId="6F64B527" w14:textId="58013C5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17.16</w:t>
            </w:r>
          </w:p>
        </w:tc>
      </w:tr>
    </w:tbl>
    <w:p w:rsidRPr="006451FC" w:rsidR="00B41016" w:rsidP="6BBB1636" w:rsidRDefault="00B41016" w14:paraId="16917074" w14:textId="517B808B">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D97984" w:rsidP="000C4C41" w:rsidRDefault="00D97984" w14:paraId="52F179AC" w14:textId="08C0734A" w14:noSpellErr="1">
      <w:pPr>
        <w:pStyle w:val="Sinespaciado"/>
        <w:spacing w:before="240" w:line="276" w:lineRule="auto"/>
        <w:rPr>
          <w:rFonts w:ascii="Times New Roman" w:hAnsi="Times New Roman" w:cs="Times New Roman"/>
          <w:b w:val="1"/>
          <w:bCs w:val="1"/>
        </w:rPr>
      </w:pPr>
      <w:r w:rsidRPr="24D56419" w:rsidR="7652B8A8">
        <w:rPr>
          <w:rFonts w:ascii="Times New Roman" w:hAnsi="Times New Roman" w:cs="Times New Roman"/>
          <w:b w:val="1"/>
          <w:bCs w:val="1"/>
        </w:rPr>
        <w:t xml:space="preserve">Característica 19. Flexibilidad de los </w:t>
      </w:r>
      <w:r w:rsidRPr="24D56419" w:rsidR="7B5AE650">
        <w:rPr>
          <w:rFonts w:ascii="Times New Roman" w:hAnsi="Times New Roman" w:cs="Times New Roman"/>
          <w:b w:val="1"/>
          <w:bCs w:val="1"/>
        </w:rPr>
        <w:t xml:space="preserve">aspectos </w:t>
      </w:r>
      <w:r w:rsidRPr="24D56419" w:rsidR="7B5AE650">
        <w:rPr>
          <w:rFonts w:ascii="Times New Roman" w:hAnsi="Times New Roman" w:cs="Times New Roman"/>
          <w:b w:val="1"/>
          <w:bCs w:val="1"/>
          <w:highlight w:val="yellow"/>
          <w:rPrChange w:author="COMITE DE CURRICULO Y CALIDAD POSGRADOS" w:date="2025-10-28T21:38:39.648Z" w:id="773210374">
            <w:rPr>
              <w:rFonts w:ascii="Times New Roman" w:hAnsi="Times New Roman" w:cs="Times New Roman"/>
              <w:b w:val="1"/>
              <w:bCs w:val="1"/>
            </w:rPr>
          </w:rPrChange>
        </w:rPr>
        <w:t>curriculares</w:t>
      </w:r>
      <w:r w:rsidRPr="24D56419" w:rsidR="7B5AE650">
        <w:rPr>
          <w:rFonts w:ascii="Times New Roman" w:hAnsi="Times New Roman" w:cs="Times New Roman"/>
          <w:b w:val="1"/>
          <w:bCs w:val="1"/>
        </w:rPr>
        <w:t xml:space="preserve">  </w:t>
      </w:r>
    </w:p>
    <w:p w:rsidRPr="006451FC" w:rsidR="00D47724" w:rsidP="7E172A74" w:rsidRDefault="164F7C6D" w14:paraId="71729919" w14:textId="77777777">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rsidRPr="006451FC" w:rsidR="00D47724" w:rsidP="00231F21" w:rsidRDefault="164F7C6D" w14:paraId="54684FF0" w14:textId="77777777">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Elección de énfasis: Los estudiantes pueden seleccionar entre cuatro énfasis al momento de ingresar: Ingeniería de Software, Geomática, Inteligencia Artificial y Teleinformática.</w:t>
      </w:r>
    </w:p>
    <w:p w:rsidRPr="006451FC" w:rsidR="00D47724" w:rsidP="00231F21" w:rsidRDefault="164F7C6D" w14:paraId="40CF8DC4" w14:textId="77777777">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Espacios académicos electivos del énfasis: Cada estudiante selecciona tres espacios académicos de una bolsa de opciones dentro de su énfasis.</w:t>
      </w:r>
    </w:p>
    <w:p w:rsidRPr="006451FC" w:rsidR="00D47724" w:rsidP="00231F21" w:rsidRDefault="164F7C6D" w14:paraId="757E8166" w14:textId="77777777">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rsidRPr="006451FC" w:rsidR="00D47724" w:rsidP="00231F21" w:rsidRDefault="4E83300D" w14:paraId="11372729" w14:textId="464ACBDC">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r w:rsidRPr="006451FC" w:rsidR="15D60379">
        <w:rPr>
          <w:rFonts w:ascii="Times New Roman" w:hAnsi="Times New Roman" w:cs="Times New Roman"/>
          <w:lang w:val="es-CO"/>
        </w:rPr>
        <w:t>el</w:t>
      </w:r>
      <w:r w:rsidRPr="006451FC">
        <w:rPr>
          <w:rFonts w:ascii="Times New Roman" w:hAnsi="Times New Roman" w:cs="Times New Roman"/>
          <w:lang w:val="es-CO"/>
        </w:rPr>
        <w:t xml:space="preserve"> enriquecimiento de la formación.</w:t>
      </w:r>
    </w:p>
    <w:p w:rsidRPr="006451FC" w:rsidR="00D47724" w:rsidP="00231F21" w:rsidRDefault="164F7C6D" w14:paraId="0BE6022D" w14:textId="77777777">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rsidR="00D47724" w:rsidP="7E172A74" w:rsidRDefault="164F7C6D" w14:paraId="11EE2742" w14:textId="6E9CEB19">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Adicionalmente, la Maestría fomenta la movilidad académica de los docentes, tanto internos como visitantes, a través de convocatorias de financiación para socialización de resultados de investigación, participación en eventos nacionales e </w:t>
      </w:r>
      <w:r w:rsidRPr="007A6658">
        <w:rPr>
          <w:rFonts w:ascii="Times New Roman" w:hAnsi="Times New Roman" w:cs="Times New Roman"/>
          <w:lang w:val="es-CO"/>
        </w:rPr>
        <w:t>internacionales, y colaboración con otros programas y doctorados. Esto fortalece la calidad de la enseñanza y la interacción con experiencias académicas externas.</w:t>
      </w:r>
    </w:p>
    <w:p w:rsidRPr="007A6658" w:rsidR="007A6658" w:rsidP="007A6658" w:rsidRDefault="007A6658" w14:paraId="14F42255" w14:textId="77777777">
      <w:pPr>
        <w:spacing w:after="0" w:line="276" w:lineRule="auto"/>
        <w:jc w:val="both"/>
        <w:rPr>
          <w:rFonts w:ascii="Times New Roman" w:hAnsi="Times New Roman" w:cs="Times New Roman"/>
          <w:lang w:val="es-CO"/>
        </w:rPr>
      </w:pPr>
    </w:p>
    <w:p w:rsidRPr="007A6658" w:rsidR="22711ECB" w:rsidP="007A6658" w:rsidRDefault="22711ECB" w14:paraId="36662D32" w14:textId="530673C8">
      <w:pPr>
        <w:spacing w:line="257" w:lineRule="auto"/>
        <w:jc w:val="both"/>
        <w:rPr>
          <w:rFonts w:ascii="Times New Roman" w:hAnsi="Times New Roman" w:eastAsia="Calibri" w:cs="Times New Roman"/>
          <w:lang w:val="es-CO"/>
        </w:rPr>
      </w:pPr>
      <w:r w:rsidRPr="007A6658">
        <w:rPr>
          <w:rFonts w:ascii="Times New Roman" w:hAnsi="Times New Roman" w:eastAsia="Calibri" w:cs="Times New Roman"/>
          <w:lang w:val="es-CO"/>
        </w:rPr>
        <w:t xml:space="preserve">Los egresados de la Maestría en Ciencias de la Información y las Comunicaciones podrán homologar créditos académicos en cualquier postgrado de la Universidad Distrital, previo estudio del Consejo Curricular del Posgrado al cual solicita la homologación, de acuerdo con el Parágrafo Segundo de la Resolución 095 del 24 de septiembre del 2013 del Consejo Académico de la Universidad. En lo referente a la homologación de créditos para otros programas de posgrado de otras universidades, cada universidad tiene un procedimiento autónomo y específico, sin embargo, al estar el programa de la Maestría con Acreditación de Alta Calidad, y además, que todas las asignaturas son de 4 créditos académicos, normalmente cumplen con los requisitos de aceptación de homologación, </w:t>
      </w:r>
      <w:r w:rsidRPr="007A6658" w:rsidR="00F8088A">
        <w:rPr>
          <w:rFonts w:ascii="Times New Roman" w:hAnsi="Times New Roman" w:eastAsia="Calibri" w:cs="Times New Roman"/>
          <w:lang w:val="es-CO"/>
        </w:rPr>
        <w:t>más</w:t>
      </w:r>
      <w:r w:rsidRPr="007A6658">
        <w:rPr>
          <w:rFonts w:ascii="Times New Roman" w:hAnsi="Times New Roman" w:eastAsia="Calibri" w:cs="Times New Roman"/>
          <w:lang w:val="es-CO"/>
        </w:rPr>
        <w:t xml:space="preserve"> allá de los contenidos a ser homologados y de los topes máximos de créditos homologables, y la nota mínima establecida para que sea homologable por parte de las otras universidades.</w:t>
      </w:r>
    </w:p>
    <w:p w:rsidRPr="007A6658" w:rsidR="22711ECB" w:rsidP="007A6658" w:rsidRDefault="22711ECB" w14:paraId="425E228C" w14:textId="2D14B2EA">
      <w:pPr>
        <w:spacing w:line="257" w:lineRule="auto"/>
        <w:jc w:val="both"/>
        <w:rPr>
          <w:rFonts w:ascii="Times New Roman" w:hAnsi="Times New Roman" w:eastAsia="Calibri" w:cs="Times New Roman"/>
          <w:lang w:val="es-CO"/>
        </w:rPr>
      </w:pPr>
      <w:r w:rsidRPr="007A6658">
        <w:rPr>
          <w:rFonts w:ascii="Times New Roman" w:hAnsi="Times New Roman" w:eastAsia="Calibri" w:cs="Times New Roman"/>
          <w:lang w:val="es-CO"/>
        </w:rPr>
        <w:t>Un claro ejemplo de la flexibilidad de homologación se presenta entre los estudiantes que terminan la Maestría en CIC e ingresan al Doctorado en Ingeniería, donde puede homologar hasta el 27% de los espacios académicos del Doctorado, que no son dedicados al trabajo de investigación, previa solicitud y evaluación del Consejo Curricular del Doctorado.</w:t>
      </w:r>
    </w:p>
    <w:p w:rsidR="22711ECB" w:rsidP="007A6658" w:rsidRDefault="22711ECB" w14:paraId="11B3A6A8" w14:textId="5269B98E">
      <w:pPr>
        <w:spacing w:beforeAutospacing="1" w:after="0" w:line="276" w:lineRule="auto"/>
        <w:jc w:val="both"/>
        <w:rPr>
          <w:rFonts w:ascii="Times New Roman" w:hAnsi="Times New Roman" w:eastAsia="Calibri" w:cs="Times New Roman"/>
          <w:lang w:val="es-CO"/>
        </w:rPr>
      </w:pPr>
      <w:r w:rsidRPr="007A6658">
        <w:rPr>
          <w:rFonts w:ascii="Times New Roman" w:hAnsi="Times New Roman" w:eastAsia="Calibri" w:cs="Times New Roman"/>
          <w:lang w:val="es-CO"/>
        </w:rPr>
        <w:t>La normativa de la Universidad Distrital garantiza que, de cumplir los requisitos, en los posgrados de la misma Universidad es posible realizar las homologaciones de créditos cursados, por créditos del posgrado al cual lo solicita, por supuesto, previo estudio de homologación, permitiendo de esta forma la flexibilidad al interior de la Universidad.</w:t>
      </w:r>
    </w:p>
    <w:p w:rsidRPr="00B74D40" w:rsidR="00B74D40" w:rsidP="00B74D40" w:rsidRDefault="00B74D40" w14:paraId="26AF3C2F" w14:textId="3994A2A3">
      <w:pPr>
        <w:spacing w:beforeAutospacing="1" w:after="0" w:line="276" w:lineRule="auto"/>
        <w:jc w:val="center"/>
        <w:rPr>
          <w:rFonts w:ascii="Times New Roman" w:hAnsi="Times New Roman" w:cs="Times New Roman"/>
        </w:rPr>
      </w:pPr>
      <w:bookmarkStart w:name="_Toc211324547" w:id="131"/>
      <w:r w:rsidRPr="00B74D40">
        <w:rPr>
          <w:rFonts w:ascii="Times New Roman" w:hAnsi="Times New Roman" w:cs="Times New Roman"/>
        </w:rPr>
        <w:t xml:space="preserve">Tabla </w:t>
      </w:r>
      <w:r w:rsidRPr="00B74D40">
        <w:rPr>
          <w:rFonts w:ascii="Times New Roman" w:hAnsi="Times New Roman" w:cs="Times New Roman"/>
        </w:rPr>
        <w:fldChar w:fldCharType="begin"/>
      </w:r>
      <w:r w:rsidRPr="00B74D40">
        <w:rPr>
          <w:rFonts w:ascii="Times New Roman" w:hAnsi="Times New Roman" w:cs="Times New Roman"/>
        </w:rPr>
        <w:instrText xml:space="preserve"> SEQ Tabla \* ARABIC </w:instrText>
      </w:r>
      <w:r w:rsidRPr="00B74D40">
        <w:rPr>
          <w:rFonts w:ascii="Times New Roman" w:hAnsi="Times New Roman" w:cs="Times New Roman"/>
        </w:rPr>
        <w:fldChar w:fldCharType="separate"/>
      </w:r>
      <w:r w:rsidR="00901F34">
        <w:rPr>
          <w:rFonts w:ascii="Times New Roman" w:hAnsi="Times New Roman" w:cs="Times New Roman"/>
          <w:noProof/>
        </w:rPr>
        <w:t>32</w:t>
      </w:r>
      <w:r w:rsidRPr="00B74D40">
        <w:rPr>
          <w:rFonts w:ascii="Times New Roman" w:hAnsi="Times New Roman" w:cs="Times New Roman"/>
        </w:rPr>
        <w:fldChar w:fldCharType="end"/>
      </w:r>
      <w:r w:rsidRPr="00B74D40">
        <w:rPr>
          <w:rFonts w:ascii="Times New Roman" w:hAnsi="Times New Roman" w:cs="Times New Roman"/>
        </w:rPr>
        <w:t>. Docentes visitantes que prestaron algún servicio (cursos, seminarios, workshop, entre otros) enmarcado en las temáticas de los énfasis del proyecto y al cual tenían acceso los estudiantes</w:t>
      </w:r>
      <w:bookmarkEnd w:id="131"/>
    </w:p>
    <w:tbl>
      <w:tblPr>
        <w:tblW w:w="9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914"/>
        <w:gridCol w:w="2443"/>
        <w:gridCol w:w="1166"/>
        <w:gridCol w:w="1843"/>
        <w:gridCol w:w="1700"/>
      </w:tblGrid>
      <w:tr w:rsidRPr="007A6658" w:rsidR="00B74D40" w:rsidTr="00B74D40" w14:paraId="567B5EE3" w14:textId="77777777">
        <w:trPr>
          <w:trHeight w:val="433"/>
        </w:trPr>
        <w:tc>
          <w:tcPr>
            <w:tcW w:w="1914" w:type="dxa"/>
            <w:vMerge w:val="restart"/>
            <w:shd w:val="clear" w:color="auto" w:fill="auto"/>
            <w:vAlign w:val="center"/>
            <w:hideMark/>
          </w:tcPr>
          <w:p w:rsidRPr="007A6658" w:rsidR="00B74D40" w:rsidP="007A6658" w:rsidRDefault="00B74D40" w14:paraId="3B163723" w14:textId="77777777">
            <w:pPr>
              <w:spacing w:after="0" w:line="240" w:lineRule="auto"/>
              <w:jc w:val="center"/>
              <w:rPr>
                <w:rFonts w:ascii="Times New Roman" w:hAnsi="Times New Roman" w:eastAsia="Times New Roman" w:cs="Times New Roman"/>
                <w:b/>
                <w:bCs/>
                <w:color w:val="000000"/>
                <w:lang w:val="es-CO" w:eastAsia="es-CO"/>
              </w:rPr>
            </w:pPr>
            <w:r w:rsidRPr="007A6658">
              <w:rPr>
                <w:rFonts w:ascii="Times New Roman" w:hAnsi="Times New Roman" w:eastAsia="Times New Roman" w:cs="Times New Roman"/>
                <w:b/>
                <w:bCs/>
                <w:color w:val="000000"/>
                <w:lang w:val="es-CO" w:eastAsia="es-CO"/>
              </w:rPr>
              <w:t>Nombre completo</w:t>
            </w:r>
          </w:p>
        </w:tc>
        <w:tc>
          <w:tcPr>
            <w:tcW w:w="2443" w:type="dxa"/>
            <w:vMerge w:val="restart"/>
            <w:shd w:val="clear" w:color="auto" w:fill="auto"/>
            <w:vAlign w:val="center"/>
            <w:hideMark/>
          </w:tcPr>
          <w:p w:rsidRPr="007A6658" w:rsidR="00B74D40" w:rsidP="007A6658" w:rsidRDefault="00B74D40" w14:paraId="5E4E071D" w14:textId="77777777">
            <w:pPr>
              <w:spacing w:after="0" w:line="240" w:lineRule="auto"/>
              <w:jc w:val="center"/>
              <w:rPr>
                <w:rFonts w:ascii="Times New Roman" w:hAnsi="Times New Roman" w:eastAsia="Times New Roman" w:cs="Times New Roman"/>
                <w:b/>
                <w:bCs/>
                <w:color w:val="000000"/>
                <w:lang w:val="es-CO" w:eastAsia="es-CO"/>
              </w:rPr>
            </w:pPr>
            <w:r w:rsidRPr="007A6658">
              <w:rPr>
                <w:rFonts w:ascii="Times New Roman" w:hAnsi="Times New Roman" w:eastAsia="Times New Roman" w:cs="Times New Roman"/>
                <w:b/>
                <w:bCs/>
                <w:color w:val="000000"/>
                <w:lang w:val="es-CO" w:eastAsia="es-CO"/>
              </w:rPr>
              <w:t xml:space="preserve">Entidad de origen </w:t>
            </w:r>
          </w:p>
        </w:tc>
        <w:tc>
          <w:tcPr>
            <w:tcW w:w="1166" w:type="dxa"/>
            <w:vMerge w:val="restart"/>
            <w:shd w:val="clear" w:color="auto" w:fill="auto"/>
            <w:vAlign w:val="center"/>
            <w:hideMark/>
          </w:tcPr>
          <w:p w:rsidRPr="007A6658" w:rsidR="00B74D40" w:rsidP="007A6658" w:rsidRDefault="00B74D40" w14:paraId="7273D5B9" w14:textId="77777777">
            <w:pPr>
              <w:spacing w:after="0" w:line="240" w:lineRule="auto"/>
              <w:jc w:val="center"/>
              <w:rPr>
                <w:rFonts w:ascii="Times New Roman" w:hAnsi="Times New Roman" w:eastAsia="Times New Roman" w:cs="Times New Roman"/>
                <w:b/>
                <w:bCs/>
                <w:color w:val="000000"/>
                <w:lang w:val="es-CO" w:eastAsia="es-CO"/>
              </w:rPr>
            </w:pPr>
            <w:r w:rsidRPr="007A6658">
              <w:rPr>
                <w:rFonts w:ascii="Times New Roman" w:hAnsi="Times New Roman" w:eastAsia="Times New Roman" w:cs="Times New Roman"/>
                <w:b/>
                <w:bCs/>
                <w:color w:val="000000"/>
                <w:lang w:val="es-CO" w:eastAsia="es-CO"/>
              </w:rPr>
              <w:t>País</w:t>
            </w:r>
          </w:p>
        </w:tc>
        <w:tc>
          <w:tcPr>
            <w:tcW w:w="1843" w:type="dxa"/>
            <w:vMerge w:val="restart"/>
            <w:shd w:val="clear" w:color="auto" w:fill="auto"/>
            <w:vAlign w:val="center"/>
            <w:hideMark/>
          </w:tcPr>
          <w:p w:rsidRPr="007A6658" w:rsidR="00B74D40" w:rsidP="007A6658" w:rsidRDefault="00B74D40" w14:paraId="60DB1384" w14:textId="77777777">
            <w:pPr>
              <w:spacing w:after="0" w:line="240" w:lineRule="auto"/>
              <w:jc w:val="center"/>
              <w:rPr>
                <w:rFonts w:ascii="Times New Roman" w:hAnsi="Times New Roman" w:eastAsia="Times New Roman" w:cs="Times New Roman"/>
                <w:b/>
                <w:bCs/>
                <w:color w:val="000000"/>
                <w:lang w:val="es-CO" w:eastAsia="es-CO"/>
              </w:rPr>
            </w:pPr>
            <w:r w:rsidRPr="007A6658">
              <w:rPr>
                <w:rFonts w:ascii="Times New Roman" w:hAnsi="Times New Roman" w:eastAsia="Times New Roman" w:cs="Times New Roman"/>
                <w:b/>
                <w:bCs/>
                <w:color w:val="000000"/>
                <w:lang w:val="es-CO" w:eastAsia="es-CO"/>
              </w:rPr>
              <w:t>Objeto</w:t>
            </w:r>
          </w:p>
        </w:tc>
        <w:tc>
          <w:tcPr>
            <w:tcW w:w="1700" w:type="dxa"/>
            <w:vMerge w:val="restart"/>
            <w:shd w:val="clear" w:color="000000" w:fill="D9E1F2"/>
            <w:vAlign w:val="center"/>
            <w:hideMark/>
          </w:tcPr>
          <w:p w:rsidRPr="007A6658" w:rsidR="00B74D40" w:rsidP="007A6658" w:rsidRDefault="00B74D40" w14:paraId="4467A03F" w14:textId="77777777">
            <w:pPr>
              <w:spacing w:after="0" w:line="240" w:lineRule="auto"/>
              <w:jc w:val="center"/>
              <w:rPr>
                <w:rFonts w:ascii="Times New Roman" w:hAnsi="Times New Roman" w:eastAsia="Times New Roman" w:cs="Times New Roman"/>
                <w:b/>
                <w:bCs/>
                <w:color w:val="000000"/>
                <w:lang w:val="es-CO" w:eastAsia="es-CO"/>
              </w:rPr>
            </w:pPr>
            <w:r w:rsidRPr="007A6658">
              <w:rPr>
                <w:rFonts w:ascii="Times New Roman" w:hAnsi="Times New Roman" w:eastAsia="Times New Roman" w:cs="Times New Roman"/>
                <w:b/>
                <w:bCs/>
                <w:color w:val="000000"/>
                <w:lang w:val="es-CO" w:eastAsia="es-CO"/>
              </w:rPr>
              <w:t>Duración Tiempo Estadía (días)</w:t>
            </w:r>
          </w:p>
        </w:tc>
      </w:tr>
      <w:tr w:rsidRPr="007A6658" w:rsidR="00B74D40" w:rsidTr="00B74D40" w14:paraId="5B529AD0" w14:textId="77777777">
        <w:trPr>
          <w:trHeight w:val="433"/>
        </w:trPr>
        <w:tc>
          <w:tcPr>
            <w:tcW w:w="1914" w:type="dxa"/>
            <w:vMerge/>
            <w:vAlign w:val="center"/>
            <w:hideMark/>
          </w:tcPr>
          <w:p w:rsidRPr="007A6658" w:rsidR="00B74D40" w:rsidP="007A6658" w:rsidRDefault="00B74D40" w14:paraId="55F407AD" w14:textId="77777777">
            <w:pPr>
              <w:spacing w:after="0" w:line="240" w:lineRule="auto"/>
              <w:rPr>
                <w:rFonts w:ascii="Times New Roman" w:hAnsi="Times New Roman" w:eastAsia="Times New Roman" w:cs="Times New Roman"/>
                <w:b/>
                <w:bCs/>
                <w:color w:val="000000"/>
                <w:lang w:val="es-CO" w:eastAsia="es-CO"/>
              </w:rPr>
            </w:pPr>
          </w:p>
        </w:tc>
        <w:tc>
          <w:tcPr>
            <w:tcW w:w="2443" w:type="dxa"/>
            <w:vMerge/>
            <w:vAlign w:val="center"/>
            <w:hideMark/>
          </w:tcPr>
          <w:p w:rsidRPr="007A6658" w:rsidR="00B74D40" w:rsidP="007A6658" w:rsidRDefault="00B74D40" w14:paraId="0DD75031" w14:textId="77777777">
            <w:pPr>
              <w:spacing w:after="0" w:line="240" w:lineRule="auto"/>
              <w:rPr>
                <w:rFonts w:ascii="Times New Roman" w:hAnsi="Times New Roman" w:eastAsia="Times New Roman" w:cs="Times New Roman"/>
                <w:b/>
                <w:bCs/>
                <w:color w:val="000000"/>
                <w:lang w:val="es-CO" w:eastAsia="es-CO"/>
              </w:rPr>
            </w:pPr>
          </w:p>
        </w:tc>
        <w:tc>
          <w:tcPr>
            <w:tcW w:w="1166" w:type="dxa"/>
            <w:vMerge/>
            <w:vAlign w:val="center"/>
            <w:hideMark/>
          </w:tcPr>
          <w:p w:rsidRPr="007A6658" w:rsidR="00B74D40" w:rsidP="007A6658" w:rsidRDefault="00B74D40" w14:paraId="182C2133" w14:textId="77777777">
            <w:pPr>
              <w:spacing w:after="0" w:line="240" w:lineRule="auto"/>
              <w:rPr>
                <w:rFonts w:ascii="Times New Roman" w:hAnsi="Times New Roman" w:eastAsia="Times New Roman" w:cs="Times New Roman"/>
                <w:b/>
                <w:bCs/>
                <w:color w:val="000000"/>
                <w:lang w:val="es-CO" w:eastAsia="es-CO"/>
              </w:rPr>
            </w:pPr>
          </w:p>
        </w:tc>
        <w:tc>
          <w:tcPr>
            <w:tcW w:w="1843" w:type="dxa"/>
            <w:vMerge/>
            <w:vAlign w:val="center"/>
            <w:hideMark/>
          </w:tcPr>
          <w:p w:rsidRPr="007A6658" w:rsidR="00B74D40" w:rsidP="007A6658" w:rsidRDefault="00B74D40" w14:paraId="70025A3F" w14:textId="77777777">
            <w:pPr>
              <w:spacing w:after="0" w:line="240" w:lineRule="auto"/>
              <w:rPr>
                <w:rFonts w:ascii="Times New Roman" w:hAnsi="Times New Roman" w:eastAsia="Times New Roman" w:cs="Times New Roman"/>
                <w:b/>
                <w:bCs/>
                <w:color w:val="000000"/>
                <w:lang w:val="es-CO" w:eastAsia="es-CO"/>
              </w:rPr>
            </w:pPr>
          </w:p>
        </w:tc>
        <w:tc>
          <w:tcPr>
            <w:tcW w:w="1700" w:type="dxa"/>
            <w:vMerge/>
            <w:vAlign w:val="center"/>
            <w:hideMark/>
          </w:tcPr>
          <w:p w:rsidRPr="007A6658" w:rsidR="00B74D40" w:rsidP="007A6658" w:rsidRDefault="00B74D40" w14:paraId="186AFC02" w14:textId="77777777">
            <w:pPr>
              <w:spacing w:after="0" w:line="240" w:lineRule="auto"/>
              <w:rPr>
                <w:rFonts w:ascii="Times New Roman" w:hAnsi="Times New Roman" w:eastAsia="Times New Roman" w:cs="Times New Roman"/>
                <w:b/>
                <w:bCs/>
                <w:color w:val="000000"/>
                <w:lang w:val="es-CO" w:eastAsia="es-CO"/>
              </w:rPr>
            </w:pPr>
          </w:p>
        </w:tc>
      </w:tr>
      <w:tr w:rsidRPr="007A6658" w:rsidR="00B74D40" w:rsidTr="00B74D40" w14:paraId="6BED518C" w14:textId="77777777">
        <w:trPr>
          <w:trHeight w:val="540"/>
        </w:trPr>
        <w:tc>
          <w:tcPr>
            <w:tcW w:w="1914" w:type="dxa"/>
            <w:shd w:val="clear" w:color="auto" w:fill="auto"/>
            <w:vAlign w:val="center"/>
            <w:hideMark/>
          </w:tcPr>
          <w:p w:rsidRPr="007A6658" w:rsidR="00B74D40" w:rsidP="007A6658" w:rsidRDefault="00B74D40" w14:paraId="0B09FF5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Hebbertt Sira Ramírez</w:t>
            </w:r>
          </w:p>
        </w:tc>
        <w:tc>
          <w:tcPr>
            <w:tcW w:w="2443" w:type="dxa"/>
            <w:shd w:val="clear" w:color="auto" w:fill="auto"/>
            <w:vAlign w:val="center"/>
            <w:hideMark/>
          </w:tcPr>
          <w:p w:rsidRPr="007A6658" w:rsidR="00B74D40" w:rsidP="007A6658" w:rsidRDefault="00B74D40" w14:paraId="1995AE62"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 xml:space="preserve">IEEE CCAC 2023 </w:t>
            </w:r>
          </w:p>
        </w:tc>
        <w:tc>
          <w:tcPr>
            <w:tcW w:w="1166" w:type="dxa"/>
            <w:shd w:val="clear" w:color="auto" w:fill="auto"/>
            <w:vAlign w:val="center"/>
            <w:hideMark/>
          </w:tcPr>
          <w:p w:rsidRPr="007A6658" w:rsidR="00B74D40" w:rsidP="007A6658" w:rsidRDefault="00B74D40" w14:paraId="1E4FB02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Popayán, Colombia</w:t>
            </w:r>
          </w:p>
        </w:tc>
        <w:tc>
          <w:tcPr>
            <w:tcW w:w="1843" w:type="dxa"/>
            <w:shd w:val="clear" w:color="auto" w:fill="auto"/>
            <w:vAlign w:val="center"/>
            <w:hideMark/>
          </w:tcPr>
          <w:p w:rsidRPr="007A6658" w:rsidR="00B74D40" w:rsidP="007A6658" w:rsidRDefault="00B74D40" w14:paraId="7225BE1A" w14:textId="66EFEB88">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Conferencista </w:t>
            </w:r>
          </w:p>
        </w:tc>
        <w:tc>
          <w:tcPr>
            <w:tcW w:w="1700" w:type="dxa"/>
            <w:shd w:val="clear" w:color="000000" w:fill="D9E1F2"/>
            <w:vAlign w:val="center"/>
            <w:hideMark/>
          </w:tcPr>
          <w:p w:rsidRPr="007A6658" w:rsidR="00B74D40" w:rsidP="007A6658" w:rsidRDefault="00B74D40" w14:paraId="309F5785"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4</w:t>
            </w:r>
          </w:p>
        </w:tc>
      </w:tr>
      <w:tr w:rsidRPr="007A6658" w:rsidR="00B74D40" w:rsidTr="00B74D40" w14:paraId="414B978E" w14:textId="77777777">
        <w:trPr>
          <w:trHeight w:val="270"/>
        </w:trPr>
        <w:tc>
          <w:tcPr>
            <w:tcW w:w="1914" w:type="dxa"/>
            <w:shd w:val="clear" w:color="auto" w:fill="auto"/>
            <w:vAlign w:val="center"/>
            <w:hideMark/>
          </w:tcPr>
          <w:p w:rsidRPr="007A6658" w:rsidR="00B74D40" w:rsidP="007A6658" w:rsidRDefault="00B74D40" w14:paraId="0A5E459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Elvira Susana Bocos Álvarez</w:t>
            </w:r>
          </w:p>
        </w:tc>
        <w:tc>
          <w:tcPr>
            <w:tcW w:w="2443" w:type="dxa"/>
            <w:shd w:val="clear" w:color="auto" w:fill="auto"/>
            <w:vAlign w:val="center"/>
            <w:hideMark/>
          </w:tcPr>
          <w:p w:rsidRPr="007A6658" w:rsidR="00B74D40" w:rsidP="007A6658" w:rsidRDefault="00B74D40" w14:paraId="5DA0BB0C"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Doctorado en Ingeniería</w:t>
            </w:r>
          </w:p>
        </w:tc>
        <w:tc>
          <w:tcPr>
            <w:tcW w:w="1166" w:type="dxa"/>
            <w:shd w:val="clear" w:color="auto" w:fill="auto"/>
            <w:vAlign w:val="center"/>
            <w:hideMark/>
          </w:tcPr>
          <w:p w:rsidRPr="007A6658" w:rsidR="00B74D40" w:rsidP="007A6658" w:rsidRDefault="00B74D40" w14:paraId="7A34AB9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hideMark/>
          </w:tcPr>
          <w:p w:rsidRPr="007A6658" w:rsidR="00B74D40" w:rsidP="007A6658" w:rsidRDefault="00B74D40" w14:paraId="51A81088" w14:textId="1518520A">
            <w:pPr>
              <w:spacing w:after="0" w:line="240" w:lineRule="auto"/>
              <w:rPr>
                <w:rFonts w:ascii="Times New Roman" w:hAnsi="Times New Roman" w:eastAsia="Times New Roman" w:cs="Times New Roman"/>
                <w:color w:val="000000"/>
                <w:lang w:val="es-CO" w:eastAsia="es-CO"/>
              </w:rPr>
            </w:pPr>
            <w:r>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7A6658" w:rsidRDefault="00B74D40" w14:paraId="04F18A19"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4</w:t>
            </w:r>
          </w:p>
        </w:tc>
      </w:tr>
      <w:tr w:rsidRPr="007A6658" w:rsidR="00B74D40" w:rsidTr="00B74D40" w14:paraId="70EE830F" w14:textId="77777777">
        <w:trPr>
          <w:trHeight w:val="270"/>
        </w:trPr>
        <w:tc>
          <w:tcPr>
            <w:tcW w:w="1914" w:type="dxa"/>
            <w:shd w:val="clear" w:color="auto" w:fill="auto"/>
            <w:vAlign w:val="center"/>
            <w:hideMark/>
          </w:tcPr>
          <w:p w:rsidRPr="007A6658" w:rsidR="00B74D40" w:rsidP="007A6658" w:rsidRDefault="00B74D40" w14:paraId="0C01FE74"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Lorna Uden</w:t>
            </w:r>
          </w:p>
        </w:tc>
        <w:tc>
          <w:tcPr>
            <w:tcW w:w="2443" w:type="dxa"/>
            <w:shd w:val="clear" w:color="auto" w:fill="auto"/>
            <w:vAlign w:val="center"/>
            <w:hideMark/>
          </w:tcPr>
          <w:p w:rsidRPr="007A6658" w:rsidR="00B74D40" w:rsidP="007A6658" w:rsidRDefault="00B74D40" w14:paraId="438B4FC7"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Doctorado en Ingeniería</w:t>
            </w:r>
          </w:p>
        </w:tc>
        <w:tc>
          <w:tcPr>
            <w:tcW w:w="1166" w:type="dxa"/>
            <w:shd w:val="clear" w:color="auto" w:fill="auto"/>
            <w:vAlign w:val="center"/>
            <w:hideMark/>
          </w:tcPr>
          <w:p w:rsidRPr="007A6658" w:rsidR="00B74D40" w:rsidP="007A6658" w:rsidRDefault="00B74D40" w14:paraId="52806281"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hideMark/>
          </w:tcPr>
          <w:p w:rsidRPr="007A6658" w:rsidR="00B74D40" w:rsidP="007A6658" w:rsidRDefault="00B74D40" w14:paraId="224FC735" w14:textId="6DB62789">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7A6658" w:rsidRDefault="00B74D40" w14:paraId="5271C063"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4</w:t>
            </w:r>
          </w:p>
        </w:tc>
      </w:tr>
      <w:tr w:rsidRPr="007A6658" w:rsidR="00B74D40" w:rsidTr="00B74D40" w14:paraId="28693158" w14:textId="77777777">
        <w:trPr>
          <w:trHeight w:val="270"/>
        </w:trPr>
        <w:tc>
          <w:tcPr>
            <w:tcW w:w="1914" w:type="dxa"/>
            <w:shd w:val="clear" w:color="auto" w:fill="auto"/>
            <w:vAlign w:val="center"/>
            <w:hideMark/>
          </w:tcPr>
          <w:p w:rsidRPr="007A6658" w:rsidR="00B74D40" w:rsidP="007A6658" w:rsidRDefault="00B74D40" w14:paraId="0926C246"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Henry Leonardo López Salamanca</w:t>
            </w:r>
          </w:p>
        </w:tc>
        <w:tc>
          <w:tcPr>
            <w:tcW w:w="2443" w:type="dxa"/>
            <w:shd w:val="clear" w:color="auto" w:fill="auto"/>
            <w:vAlign w:val="center"/>
            <w:hideMark/>
          </w:tcPr>
          <w:p w:rsidRPr="007A6658" w:rsidR="00B74D40" w:rsidP="007A6658" w:rsidRDefault="00B74D40" w14:paraId="2EF7B99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Doctorado en Ingeniería</w:t>
            </w:r>
          </w:p>
        </w:tc>
        <w:tc>
          <w:tcPr>
            <w:tcW w:w="1166" w:type="dxa"/>
            <w:shd w:val="clear" w:color="auto" w:fill="auto"/>
            <w:vAlign w:val="center"/>
            <w:hideMark/>
          </w:tcPr>
          <w:p w:rsidRPr="007A6658" w:rsidR="00B74D40" w:rsidP="007A6658" w:rsidRDefault="00B74D40" w14:paraId="7097BE9A"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hideMark/>
          </w:tcPr>
          <w:p w:rsidRPr="007A6658" w:rsidR="00B74D40" w:rsidP="007A6658" w:rsidRDefault="00B74D40" w14:paraId="0878179B" w14:textId="0017983A">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7A6658" w:rsidRDefault="00B74D40" w14:paraId="4271F24C"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11</w:t>
            </w:r>
          </w:p>
        </w:tc>
      </w:tr>
      <w:tr w:rsidRPr="007A6658" w:rsidR="00B74D40" w:rsidTr="00B74D40" w14:paraId="1034801C" w14:textId="77777777">
        <w:trPr>
          <w:trHeight w:val="540"/>
        </w:trPr>
        <w:tc>
          <w:tcPr>
            <w:tcW w:w="1914" w:type="dxa"/>
            <w:shd w:val="clear" w:color="auto" w:fill="auto"/>
            <w:vAlign w:val="center"/>
            <w:hideMark/>
          </w:tcPr>
          <w:p w:rsidRPr="007A6658" w:rsidR="00B74D40" w:rsidP="007A6658" w:rsidRDefault="00B74D40" w14:paraId="6696BE61"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Alejandro Palacios</w:t>
            </w:r>
          </w:p>
        </w:tc>
        <w:tc>
          <w:tcPr>
            <w:tcW w:w="2443" w:type="dxa"/>
            <w:shd w:val="clear" w:color="auto" w:fill="auto"/>
            <w:vAlign w:val="center"/>
            <w:hideMark/>
          </w:tcPr>
          <w:p w:rsidRPr="007A6658" w:rsidR="00B74D40" w:rsidP="007A6658" w:rsidRDefault="00B74D40" w14:paraId="40127F0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I Congreso Internacional de Avalúos</w:t>
            </w:r>
          </w:p>
        </w:tc>
        <w:tc>
          <w:tcPr>
            <w:tcW w:w="1166" w:type="dxa"/>
            <w:shd w:val="clear" w:color="auto" w:fill="auto"/>
            <w:vAlign w:val="center"/>
            <w:hideMark/>
          </w:tcPr>
          <w:p w:rsidRPr="007A6658" w:rsidR="00B74D40" w:rsidP="007A6658" w:rsidRDefault="00B74D40" w14:paraId="20A0300C"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hideMark/>
          </w:tcPr>
          <w:p w:rsidRPr="007A6658" w:rsidR="00B74D40" w:rsidP="007A6658" w:rsidRDefault="00B74D40" w14:paraId="3C60038B" w14:textId="042CFC28">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7A6658" w:rsidR="00B74D40" w:rsidP="007A6658" w:rsidRDefault="00B74D40" w14:paraId="7A39A323"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2</w:t>
            </w:r>
          </w:p>
        </w:tc>
      </w:tr>
      <w:tr w:rsidRPr="007A6658" w:rsidR="00B74D40" w:rsidTr="00B74D40" w14:paraId="55D64C95" w14:textId="77777777">
        <w:trPr>
          <w:trHeight w:val="540"/>
        </w:trPr>
        <w:tc>
          <w:tcPr>
            <w:tcW w:w="1914" w:type="dxa"/>
            <w:shd w:val="clear" w:color="auto" w:fill="auto"/>
            <w:vAlign w:val="center"/>
            <w:hideMark/>
          </w:tcPr>
          <w:p w:rsidRPr="007A6658" w:rsidR="00B74D40" w:rsidP="007A6658" w:rsidRDefault="00B74D40" w14:paraId="4923788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Javier Furlong Salgado</w:t>
            </w:r>
          </w:p>
        </w:tc>
        <w:tc>
          <w:tcPr>
            <w:tcW w:w="2443" w:type="dxa"/>
            <w:shd w:val="clear" w:color="auto" w:fill="auto"/>
            <w:vAlign w:val="center"/>
            <w:hideMark/>
          </w:tcPr>
          <w:p w:rsidRPr="007A6658" w:rsidR="00B74D40" w:rsidP="007A6658" w:rsidRDefault="00B74D40" w14:paraId="70D3C262"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I Congreso Internacional de Avalúos</w:t>
            </w:r>
          </w:p>
        </w:tc>
        <w:tc>
          <w:tcPr>
            <w:tcW w:w="1166" w:type="dxa"/>
            <w:shd w:val="clear" w:color="auto" w:fill="auto"/>
            <w:vAlign w:val="center"/>
            <w:hideMark/>
          </w:tcPr>
          <w:p w:rsidRPr="007A6658" w:rsidR="00B74D40" w:rsidP="007A6658" w:rsidRDefault="00B74D40" w14:paraId="06D526A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hideMark/>
          </w:tcPr>
          <w:p w:rsidRPr="007A6658" w:rsidR="00B74D40" w:rsidP="007A6658" w:rsidRDefault="00B74D40" w14:paraId="3A38DB04" w14:textId="4CD24B7E">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Reconocimiento a invitado nacional</w:t>
            </w:r>
          </w:p>
        </w:tc>
        <w:tc>
          <w:tcPr>
            <w:tcW w:w="1700" w:type="dxa"/>
            <w:shd w:val="clear" w:color="000000" w:fill="D9E1F2"/>
            <w:vAlign w:val="center"/>
            <w:hideMark/>
          </w:tcPr>
          <w:p w:rsidRPr="007A6658" w:rsidR="00B74D40" w:rsidP="007A6658" w:rsidRDefault="00B74D40" w14:paraId="018B3E01"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2</w:t>
            </w:r>
          </w:p>
        </w:tc>
      </w:tr>
      <w:tr w:rsidRPr="007A6658" w:rsidR="00B74D40" w:rsidTr="00B74D40" w14:paraId="50FAC67D" w14:textId="77777777">
        <w:trPr>
          <w:trHeight w:val="841"/>
        </w:trPr>
        <w:tc>
          <w:tcPr>
            <w:tcW w:w="1914" w:type="dxa"/>
            <w:shd w:val="clear" w:color="auto" w:fill="auto"/>
            <w:vAlign w:val="center"/>
            <w:hideMark/>
          </w:tcPr>
          <w:p w:rsidRPr="007A6658" w:rsidR="00B74D40" w:rsidP="00B74D40" w:rsidRDefault="00B74D40" w14:paraId="1944CE05"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Jorge David Beluche Jurado</w:t>
            </w:r>
          </w:p>
        </w:tc>
        <w:tc>
          <w:tcPr>
            <w:tcW w:w="2443" w:type="dxa"/>
            <w:shd w:val="clear" w:color="auto" w:fill="auto"/>
            <w:vAlign w:val="center"/>
            <w:hideMark/>
          </w:tcPr>
          <w:p w:rsidRPr="007A6658" w:rsidR="00B74D40" w:rsidP="00B74D40" w:rsidRDefault="00B74D40" w14:paraId="7FA0453E"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I Congreso Internacional de Avalúos</w:t>
            </w:r>
          </w:p>
        </w:tc>
        <w:tc>
          <w:tcPr>
            <w:tcW w:w="1166" w:type="dxa"/>
            <w:shd w:val="clear" w:color="auto" w:fill="auto"/>
            <w:vAlign w:val="center"/>
            <w:hideMark/>
          </w:tcPr>
          <w:p w:rsidRPr="007A6658" w:rsidR="00B74D40" w:rsidP="00B74D40" w:rsidRDefault="00B74D40" w14:paraId="428D5AE7"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43E521AA" w14:textId="697ABADC">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7A6658" w:rsidR="00B74D40" w:rsidP="00B74D40" w:rsidRDefault="00B74D40" w14:paraId="409FE401"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2</w:t>
            </w:r>
          </w:p>
        </w:tc>
      </w:tr>
      <w:tr w:rsidRPr="007A6658" w:rsidR="00B74D40" w:rsidTr="00B74D40" w14:paraId="2BCDE49E" w14:textId="77777777">
        <w:trPr>
          <w:trHeight w:val="810"/>
        </w:trPr>
        <w:tc>
          <w:tcPr>
            <w:tcW w:w="1914" w:type="dxa"/>
            <w:shd w:val="clear" w:color="auto" w:fill="auto"/>
            <w:vAlign w:val="center"/>
            <w:hideMark/>
          </w:tcPr>
          <w:p w:rsidRPr="007A6658" w:rsidR="00B74D40" w:rsidP="00B74D40" w:rsidRDefault="00B74D40" w14:paraId="3F9D983B"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Luis Alberto Bernales Ghacham</w:t>
            </w:r>
          </w:p>
        </w:tc>
        <w:tc>
          <w:tcPr>
            <w:tcW w:w="2443" w:type="dxa"/>
            <w:shd w:val="clear" w:color="auto" w:fill="auto"/>
            <w:vAlign w:val="center"/>
            <w:hideMark/>
          </w:tcPr>
          <w:p w:rsidRPr="007A6658" w:rsidR="00B74D40" w:rsidP="00B74D40" w:rsidRDefault="00B74D40" w14:paraId="1BE5DBB7"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I Congreso Internacional de Avalúos</w:t>
            </w:r>
          </w:p>
        </w:tc>
        <w:tc>
          <w:tcPr>
            <w:tcW w:w="1166" w:type="dxa"/>
            <w:shd w:val="clear" w:color="auto" w:fill="auto"/>
            <w:vAlign w:val="center"/>
            <w:hideMark/>
          </w:tcPr>
          <w:p w:rsidRPr="007A6658" w:rsidR="00B74D40" w:rsidP="00B74D40" w:rsidRDefault="00B74D40" w14:paraId="5C2AAB82"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6C02849F" w14:textId="245F7C0A">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Reconocimiento a invitado nacional</w:t>
            </w:r>
          </w:p>
        </w:tc>
        <w:tc>
          <w:tcPr>
            <w:tcW w:w="1700" w:type="dxa"/>
            <w:shd w:val="clear" w:color="000000" w:fill="D9E1F2"/>
            <w:vAlign w:val="center"/>
            <w:hideMark/>
          </w:tcPr>
          <w:p w:rsidRPr="007A6658" w:rsidR="00B74D40" w:rsidP="00B74D40" w:rsidRDefault="00B74D40" w14:paraId="13EAA523"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2</w:t>
            </w:r>
          </w:p>
        </w:tc>
      </w:tr>
      <w:tr w:rsidRPr="007A6658" w:rsidR="00B74D40" w:rsidTr="00B74D40" w14:paraId="7E99C4F6" w14:textId="77777777">
        <w:trPr>
          <w:trHeight w:val="810"/>
        </w:trPr>
        <w:tc>
          <w:tcPr>
            <w:tcW w:w="1914" w:type="dxa"/>
            <w:shd w:val="clear" w:color="auto" w:fill="auto"/>
            <w:vAlign w:val="center"/>
            <w:hideMark/>
          </w:tcPr>
          <w:p w:rsidRPr="007A6658" w:rsidR="00B74D40" w:rsidP="00B74D40" w:rsidRDefault="00B74D40" w14:paraId="14C83E05"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Robert Laurent Sanabria</w:t>
            </w:r>
          </w:p>
        </w:tc>
        <w:tc>
          <w:tcPr>
            <w:tcW w:w="2443" w:type="dxa"/>
            <w:shd w:val="clear" w:color="auto" w:fill="auto"/>
            <w:vAlign w:val="center"/>
            <w:hideMark/>
          </w:tcPr>
          <w:p w:rsidRPr="007A6658" w:rsidR="00B74D40" w:rsidP="00B74D40" w:rsidRDefault="00B74D40" w14:paraId="60FFF744"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I Congreso Internacional de Avalúos</w:t>
            </w:r>
          </w:p>
        </w:tc>
        <w:tc>
          <w:tcPr>
            <w:tcW w:w="1166" w:type="dxa"/>
            <w:shd w:val="clear" w:color="auto" w:fill="auto"/>
            <w:vAlign w:val="center"/>
            <w:hideMark/>
          </w:tcPr>
          <w:p w:rsidRPr="007A6658" w:rsidR="00B74D40" w:rsidP="00B74D40" w:rsidRDefault="00B74D40" w14:paraId="56BDE76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4E637CB6" w14:textId="76D2CE98">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7A6658" w:rsidR="00B74D40" w:rsidP="00B74D40" w:rsidRDefault="00B74D40" w14:paraId="72854AF6"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2</w:t>
            </w:r>
          </w:p>
        </w:tc>
      </w:tr>
      <w:tr w:rsidRPr="007A6658" w:rsidR="00B74D40" w:rsidTr="00B74D40" w14:paraId="402F6F47" w14:textId="77777777">
        <w:trPr>
          <w:trHeight w:val="270"/>
        </w:trPr>
        <w:tc>
          <w:tcPr>
            <w:tcW w:w="1914" w:type="dxa"/>
            <w:shd w:val="clear" w:color="auto" w:fill="auto"/>
            <w:vAlign w:val="center"/>
            <w:hideMark/>
          </w:tcPr>
          <w:p w:rsidRPr="007A6658" w:rsidR="00B74D40" w:rsidP="00B74D40" w:rsidRDefault="00B74D40" w14:paraId="6C260C79"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Ricardo Naranjo Faccini</w:t>
            </w:r>
          </w:p>
        </w:tc>
        <w:tc>
          <w:tcPr>
            <w:tcW w:w="2443" w:type="dxa"/>
            <w:shd w:val="clear" w:color="auto" w:fill="auto"/>
            <w:vAlign w:val="center"/>
            <w:hideMark/>
          </w:tcPr>
          <w:p w:rsidRPr="007A6658" w:rsidR="00B74D40" w:rsidP="00B74D40" w:rsidRDefault="00B74D40" w14:paraId="0AB96895"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05EDE1E4"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11FF9F6E" w14:textId="304C57B2">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B74D40" w:rsidRDefault="00B74D40" w14:paraId="4380D31A"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w:t>
            </w:r>
          </w:p>
        </w:tc>
      </w:tr>
      <w:tr w:rsidRPr="007A6658" w:rsidR="00B74D40" w:rsidTr="00B74D40" w14:paraId="49E0DE68" w14:textId="77777777">
        <w:trPr>
          <w:trHeight w:val="810"/>
        </w:trPr>
        <w:tc>
          <w:tcPr>
            <w:tcW w:w="1914" w:type="dxa"/>
            <w:shd w:val="clear" w:color="auto" w:fill="auto"/>
            <w:vAlign w:val="center"/>
            <w:hideMark/>
          </w:tcPr>
          <w:p w:rsidRPr="007A6658" w:rsidR="00B74D40" w:rsidP="00B74D40" w:rsidRDefault="00B74D40" w14:paraId="76CCC0AB"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CHRISTIAN SCHWEDE</w:t>
            </w:r>
          </w:p>
        </w:tc>
        <w:tc>
          <w:tcPr>
            <w:tcW w:w="2443" w:type="dxa"/>
            <w:shd w:val="clear" w:color="auto" w:fill="auto"/>
            <w:vAlign w:val="center"/>
            <w:hideMark/>
          </w:tcPr>
          <w:p w:rsidRPr="007A6658" w:rsidR="00B74D40" w:rsidP="00B74D40" w:rsidRDefault="00B74D40" w14:paraId="28086412"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64F3DB6E"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7A360371" w14:textId="7BCD2565">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B74D40" w:rsidRDefault="00B74D40" w14:paraId="7882B82F"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12</w:t>
            </w:r>
          </w:p>
        </w:tc>
      </w:tr>
      <w:tr w:rsidRPr="007A6658" w:rsidR="00B74D40" w:rsidTr="00B74D40" w14:paraId="39373369" w14:textId="77777777">
        <w:trPr>
          <w:trHeight w:val="540"/>
        </w:trPr>
        <w:tc>
          <w:tcPr>
            <w:tcW w:w="1914" w:type="dxa"/>
            <w:shd w:val="clear" w:color="auto" w:fill="auto"/>
            <w:vAlign w:val="center"/>
            <w:hideMark/>
          </w:tcPr>
          <w:p w:rsidRPr="007A6658" w:rsidR="00B74D40" w:rsidP="00B74D40" w:rsidRDefault="00B74D40" w14:paraId="52C11505"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Rafael Esteban Bello Pérez</w:t>
            </w:r>
          </w:p>
        </w:tc>
        <w:tc>
          <w:tcPr>
            <w:tcW w:w="2443" w:type="dxa"/>
            <w:shd w:val="clear" w:color="auto" w:fill="auto"/>
            <w:vAlign w:val="center"/>
            <w:hideMark/>
          </w:tcPr>
          <w:p w:rsidRPr="007A6658" w:rsidR="00B74D40" w:rsidP="00B74D40" w:rsidRDefault="00B74D40" w14:paraId="5450477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26D29A97"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78815E15" w14:textId="08209CD0">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B74D40" w:rsidRDefault="00B74D40" w14:paraId="13DDA608"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12</w:t>
            </w:r>
          </w:p>
        </w:tc>
      </w:tr>
      <w:tr w:rsidRPr="007A6658" w:rsidR="00B74D40" w:rsidTr="00B74D40" w14:paraId="27D5EF72" w14:textId="77777777">
        <w:trPr>
          <w:trHeight w:val="810"/>
        </w:trPr>
        <w:tc>
          <w:tcPr>
            <w:tcW w:w="1914" w:type="dxa"/>
            <w:shd w:val="clear" w:color="auto" w:fill="auto"/>
            <w:vAlign w:val="center"/>
            <w:hideMark/>
          </w:tcPr>
          <w:p w:rsidRPr="007A6658" w:rsidR="00B74D40" w:rsidP="00B74D40" w:rsidRDefault="00B74D40" w14:paraId="15BC06F5"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Johanna Amaya Leal</w:t>
            </w:r>
          </w:p>
        </w:tc>
        <w:tc>
          <w:tcPr>
            <w:tcW w:w="2443" w:type="dxa"/>
            <w:shd w:val="clear" w:color="auto" w:fill="auto"/>
            <w:vAlign w:val="center"/>
            <w:hideMark/>
          </w:tcPr>
          <w:p w:rsidRPr="007A6658" w:rsidR="00B74D40" w:rsidP="00B74D40" w:rsidRDefault="00B74D40" w14:paraId="6963A73D"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2F13BEE1"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238E90E9" w14:textId="792022FB">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Conferencista </w:t>
            </w:r>
          </w:p>
        </w:tc>
        <w:tc>
          <w:tcPr>
            <w:tcW w:w="1700" w:type="dxa"/>
            <w:shd w:val="clear" w:color="000000" w:fill="D9E1F2"/>
            <w:vAlign w:val="center"/>
            <w:hideMark/>
          </w:tcPr>
          <w:p w:rsidRPr="007A6658" w:rsidR="00B74D40" w:rsidP="00B74D40" w:rsidRDefault="00B74D40" w14:paraId="2BA303CF"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3</w:t>
            </w:r>
          </w:p>
        </w:tc>
      </w:tr>
      <w:tr w:rsidRPr="007A6658" w:rsidR="00B74D40" w:rsidTr="00B74D40" w14:paraId="770700FD" w14:textId="77777777">
        <w:trPr>
          <w:trHeight w:val="810"/>
        </w:trPr>
        <w:tc>
          <w:tcPr>
            <w:tcW w:w="1914" w:type="dxa"/>
            <w:shd w:val="clear" w:color="auto" w:fill="auto"/>
            <w:vAlign w:val="center"/>
            <w:hideMark/>
          </w:tcPr>
          <w:p w:rsidRPr="007A6658" w:rsidR="00B74D40" w:rsidP="00B74D40" w:rsidRDefault="00B74D40" w14:paraId="554FBAAF"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Sofía Pérez Guzmán</w:t>
            </w:r>
          </w:p>
        </w:tc>
        <w:tc>
          <w:tcPr>
            <w:tcW w:w="2443" w:type="dxa"/>
            <w:shd w:val="clear" w:color="auto" w:fill="auto"/>
            <w:vAlign w:val="center"/>
            <w:hideMark/>
          </w:tcPr>
          <w:p w:rsidRPr="007A6658" w:rsidR="00B74D40" w:rsidP="00B74D40" w:rsidRDefault="00B74D40" w14:paraId="6EB9B658"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659547F3"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2AF62A64" w14:textId="089661CE">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B74D40" w:rsidRDefault="00B74D40" w14:paraId="63B021A1"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12</w:t>
            </w:r>
          </w:p>
        </w:tc>
      </w:tr>
      <w:tr w:rsidRPr="007A6658" w:rsidR="00B74D40" w:rsidTr="00B74D40" w14:paraId="7D21C948" w14:textId="77777777">
        <w:trPr>
          <w:trHeight w:val="810"/>
        </w:trPr>
        <w:tc>
          <w:tcPr>
            <w:tcW w:w="1914" w:type="dxa"/>
            <w:shd w:val="clear" w:color="auto" w:fill="auto"/>
            <w:vAlign w:val="center"/>
            <w:hideMark/>
          </w:tcPr>
          <w:p w:rsidRPr="007A6658" w:rsidR="00B74D40" w:rsidP="00B74D40" w:rsidRDefault="00B74D40" w14:paraId="62BDF281"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Guillermo O´Perez-Bustamante Ilander</w:t>
            </w:r>
          </w:p>
        </w:tc>
        <w:tc>
          <w:tcPr>
            <w:tcW w:w="2443" w:type="dxa"/>
            <w:shd w:val="clear" w:color="auto" w:fill="auto"/>
            <w:vAlign w:val="center"/>
            <w:hideMark/>
          </w:tcPr>
          <w:p w:rsidRPr="007A6658" w:rsidR="00B74D40" w:rsidP="00B74D40" w:rsidRDefault="00B74D40" w14:paraId="2C0D1DCD"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Facultad de Ingeniería.</w:t>
            </w:r>
          </w:p>
        </w:tc>
        <w:tc>
          <w:tcPr>
            <w:tcW w:w="1166" w:type="dxa"/>
            <w:shd w:val="clear" w:color="auto" w:fill="auto"/>
            <w:vAlign w:val="center"/>
            <w:hideMark/>
          </w:tcPr>
          <w:p w:rsidRPr="007A6658" w:rsidR="00B74D40" w:rsidP="00B74D40" w:rsidRDefault="00B74D40" w14:paraId="0E3CFA46" w14:textId="77777777">
            <w:pPr>
              <w:spacing w:after="0" w:line="240" w:lineRule="auto"/>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Bogotá, Colombia</w:t>
            </w:r>
          </w:p>
        </w:tc>
        <w:tc>
          <w:tcPr>
            <w:tcW w:w="1843" w:type="dxa"/>
            <w:shd w:val="clear" w:color="auto" w:fill="auto"/>
            <w:vAlign w:val="center"/>
          </w:tcPr>
          <w:p w:rsidRPr="007A6658" w:rsidR="00B74D40" w:rsidP="00B74D40" w:rsidRDefault="00B74D40" w14:paraId="5459F6C4" w14:textId="0C32DC5A">
            <w:pPr>
              <w:spacing w:after="0" w:line="240" w:lineRule="auto"/>
              <w:rPr>
                <w:rFonts w:ascii="Times New Roman" w:hAnsi="Times New Roman" w:eastAsia="Times New Roman" w:cs="Times New Roman"/>
                <w:color w:val="000000"/>
                <w:lang w:val="es-CO" w:eastAsia="es-CO"/>
              </w:rPr>
            </w:pPr>
            <w:r w:rsidRPr="00F23B6F">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7A6658" w:rsidR="00B74D40" w:rsidP="00B74D40" w:rsidRDefault="00B74D40" w14:paraId="6F2F1ABD" w14:textId="77777777">
            <w:pPr>
              <w:spacing w:after="0" w:line="240" w:lineRule="auto"/>
              <w:jc w:val="center"/>
              <w:rPr>
                <w:rFonts w:ascii="Times New Roman" w:hAnsi="Times New Roman" w:eastAsia="Times New Roman" w:cs="Times New Roman"/>
                <w:color w:val="000000"/>
                <w:lang w:val="es-CO" w:eastAsia="es-CO"/>
              </w:rPr>
            </w:pPr>
            <w:r w:rsidRPr="007A6658">
              <w:rPr>
                <w:rFonts w:ascii="Times New Roman" w:hAnsi="Times New Roman" w:eastAsia="Times New Roman" w:cs="Times New Roman"/>
                <w:color w:val="000000"/>
                <w:lang w:val="es-CO" w:eastAsia="es-CO"/>
              </w:rPr>
              <w:t>10</w:t>
            </w:r>
          </w:p>
        </w:tc>
      </w:tr>
    </w:tbl>
    <w:p w:rsidRPr="006451FC" w:rsidR="00B74D40" w:rsidP="00B74D40" w:rsidRDefault="00B74D40" w14:paraId="52ACB204" w14:textId="77777777">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Fuente: Proyecto curricular (2023-1 a 2025-1).</w:t>
      </w:r>
    </w:p>
    <w:p w:rsidRPr="006451FC" w:rsidR="00D47724" w:rsidP="7E172A74" w:rsidRDefault="164F7C6D" w14:paraId="7864B736" w14:textId="0663F36B">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rsidRPr="006451FC" w:rsidR="00571E25" w:rsidP="7E172A74" w:rsidRDefault="69703605" w14:paraId="1DC1A607"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académico demuestra una flexibilidad curricular sólida y estructurada,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rsidRPr="006451FC" w:rsidR="00455276" w:rsidP="689739AE" w:rsidRDefault="00455276" w14:paraId="5E8952B7" w14:textId="16301F0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6" w:id="132"/>
      <w:bookmarkStart w:name="_Toc211324548" w:id="13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19. Flexibilidad de los aspectos curriculares</w:t>
      </w:r>
      <w:r w:rsidRPr="006451FC" w:rsidR="00D07D24">
        <w:rPr>
          <w:rFonts w:ascii="Times New Roman" w:hAnsi="Times New Roman" w:cs="Times New Roman"/>
          <w:i w:val="0"/>
          <w:iCs w:val="0"/>
          <w:color w:val="auto"/>
          <w:sz w:val="22"/>
          <w:szCs w:val="22"/>
        </w:rPr>
        <w:t>.</w:t>
      </w:r>
      <w:bookmarkEnd w:id="132"/>
      <w:bookmarkEnd w:id="133"/>
    </w:p>
    <w:tbl>
      <w:tblPr>
        <w:tblStyle w:val="Tablaconcuadrcula"/>
        <w:tblW w:w="9015" w:type="dxa"/>
        <w:tblInd w:w="-5" w:type="dxa"/>
        <w:tblLook w:val="04A0" w:firstRow="1" w:lastRow="0" w:firstColumn="1" w:lastColumn="0" w:noHBand="0" w:noVBand="1"/>
      </w:tblPr>
      <w:tblGrid>
        <w:gridCol w:w="3005"/>
        <w:gridCol w:w="3005"/>
        <w:gridCol w:w="3005"/>
      </w:tblGrid>
      <w:tr w:rsidRPr="006451FC" w:rsidR="00455276" w:rsidTr="6BBB1636" w14:paraId="6E1A365C" w14:textId="77777777">
        <w:trPr>
          <w:trHeight w:val="336"/>
        </w:trPr>
        <w:tc>
          <w:tcPr>
            <w:tcW w:w="3005" w:type="dxa"/>
            <w:shd w:val="clear" w:color="auto" w:fill="DEEAF6" w:themeFill="accent5" w:themeFillTint="33"/>
            <w:vAlign w:val="center"/>
          </w:tcPr>
          <w:p w:rsidRPr="006451FC" w:rsidR="00455276" w:rsidP="00D07D24" w:rsidRDefault="00455276" w14:paraId="55371F8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rsidRPr="006451FC" w:rsidR="00455276" w:rsidP="00D07D24" w:rsidRDefault="00455276" w14:paraId="3EC1713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rsidRPr="006451FC" w:rsidR="00455276" w:rsidP="00D07D24" w:rsidRDefault="00455276" w14:paraId="1E20DF1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455276" w:rsidTr="6BBB1636" w14:paraId="027BA52E" w14:textId="77777777">
        <w:trPr>
          <w:trHeight w:val="312"/>
        </w:trPr>
        <w:tc>
          <w:tcPr>
            <w:tcW w:w="3005" w:type="dxa"/>
            <w:vAlign w:val="center"/>
          </w:tcPr>
          <w:p w:rsidRPr="006451FC" w:rsidR="00455276" w:rsidP="00D07D24" w:rsidRDefault="00D47724" w14:paraId="7EA4678C" w14:textId="12F646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3005" w:type="dxa"/>
            <w:vAlign w:val="center"/>
          </w:tcPr>
          <w:p w:rsidRPr="006451FC" w:rsidR="00455276" w:rsidP="00D07D24" w:rsidRDefault="2860FB46" w14:paraId="04255714" w14:textId="643286A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3005" w:type="dxa"/>
            <w:vAlign w:val="center"/>
          </w:tcPr>
          <w:p w:rsidRPr="006451FC" w:rsidR="00455276" w:rsidP="00D07D24" w:rsidRDefault="5D5FD011" w14:paraId="278A5F6D" w14:textId="68CA63A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14.69</w:t>
            </w:r>
          </w:p>
        </w:tc>
      </w:tr>
    </w:tbl>
    <w:p w:rsidRPr="006451FC" w:rsidR="008D0DD0" w:rsidP="6BBB1636" w:rsidRDefault="00455276" w14:paraId="317E6C3B" w14:textId="2661E521">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8D0DD0" w:rsidP="000C4C41" w:rsidRDefault="00D97984" w14:paraId="01639FC7" w14:textId="70366F9E">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20. Interdisciplinariedad</w:t>
      </w:r>
    </w:p>
    <w:p w:rsidRPr="006451FC" w:rsidR="00571E25" w:rsidP="7E172A74" w:rsidRDefault="69703605" w14:paraId="34577479" w14:textId="77777777">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rsidRPr="006451FC" w:rsidR="00571E25" w:rsidP="7E172A74" w:rsidRDefault="69703605" w14:paraId="1A1C04F9" w14:textId="1054314D">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rsidRPr="006451FC" w:rsidR="00571E25" w:rsidP="7E172A74" w:rsidRDefault="69703605" w14:paraId="2673E14F" w14:textId="37EA55C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rsidRPr="006451FC" w:rsidR="005B03A5" w:rsidP="6BBB1636" w:rsidRDefault="005B03A5" w14:paraId="48FC8F06" w14:textId="77777777">
      <w:pPr>
        <w:pStyle w:val="Sinespaciado"/>
        <w:spacing w:line="276" w:lineRule="auto"/>
        <w:jc w:val="both"/>
        <w:rPr>
          <w:rFonts w:ascii="Times New Roman" w:hAnsi="Times New Roman" w:cs="Times New Roman"/>
        </w:rPr>
      </w:pPr>
    </w:p>
    <w:p w:rsidRPr="006451FC" w:rsidR="00571E25" w:rsidP="6BBB1636" w:rsidRDefault="69703605" w14:paraId="5A65A46F" w14:textId="10954173">
      <w:pPr>
        <w:pStyle w:val="Sinespaciado"/>
        <w:spacing w:line="276" w:lineRule="auto"/>
        <w:jc w:val="both"/>
        <w:rPr>
          <w:rFonts w:ascii="Times New Roman" w:hAnsi="Times New Roman" w:cs="Times New Roman"/>
        </w:rPr>
      </w:pPr>
      <w:r w:rsidRPr="006451FC">
        <w:rPr>
          <w:rFonts w:ascii="Times New Roman" w:hAnsi="Times New Roman" w:cs="Times New Roman"/>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rsidRPr="006451FC" w:rsidR="00EF0A6C" w:rsidP="689739AE" w:rsidRDefault="00EF0A6C" w14:paraId="1A7CABEA" w14:textId="4F234B40">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7" w:id="134"/>
      <w:bookmarkStart w:name="_Toc211324549" w:id="13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20. Interdisciplinariedad</w:t>
      </w:r>
      <w:r w:rsidRPr="006451FC" w:rsidR="00D07D24">
        <w:rPr>
          <w:rFonts w:ascii="Times New Roman" w:hAnsi="Times New Roman" w:cs="Times New Roman"/>
          <w:i w:val="0"/>
          <w:iCs w:val="0"/>
          <w:color w:val="auto"/>
          <w:sz w:val="22"/>
          <w:szCs w:val="22"/>
        </w:rPr>
        <w:t>.</w:t>
      </w:r>
      <w:bookmarkEnd w:id="134"/>
      <w:bookmarkEnd w:id="135"/>
    </w:p>
    <w:tbl>
      <w:tblPr>
        <w:tblStyle w:val="Tablaconcuadrcula"/>
        <w:tblW w:w="8964" w:type="dxa"/>
        <w:tblInd w:w="-5" w:type="dxa"/>
        <w:tblLook w:val="04A0" w:firstRow="1" w:lastRow="0" w:firstColumn="1" w:lastColumn="0" w:noHBand="0" w:noVBand="1"/>
      </w:tblPr>
      <w:tblGrid>
        <w:gridCol w:w="2988"/>
        <w:gridCol w:w="2988"/>
        <w:gridCol w:w="2988"/>
      </w:tblGrid>
      <w:tr w:rsidRPr="006451FC" w:rsidR="00EF0A6C" w:rsidTr="6BBB1636" w14:paraId="048FCB6C" w14:textId="77777777">
        <w:trPr>
          <w:trHeight w:val="341"/>
        </w:trPr>
        <w:tc>
          <w:tcPr>
            <w:tcW w:w="2988" w:type="dxa"/>
            <w:shd w:val="clear" w:color="auto" w:fill="DEEAF6" w:themeFill="accent5" w:themeFillTint="33"/>
            <w:vAlign w:val="center"/>
          </w:tcPr>
          <w:p w:rsidRPr="006451FC" w:rsidR="00EF0A6C" w:rsidP="00D07D24" w:rsidRDefault="00EF0A6C" w14:paraId="3BDBE8C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EF0A6C" w:rsidP="00D07D24" w:rsidRDefault="00EF0A6C" w14:paraId="7E7EF48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EF0A6C" w:rsidP="00D07D24" w:rsidRDefault="00EF0A6C" w14:paraId="6778137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D47724" w:rsidTr="6BBB1636" w14:paraId="0986101F" w14:textId="77777777">
        <w:trPr>
          <w:trHeight w:val="317"/>
        </w:trPr>
        <w:tc>
          <w:tcPr>
            <w:tcW w:w="2988" w:type="dxa"/>
            <w:vAlign w:val="center"/>
          </w:tcPr>
          <w:p w:rsidRPr="006451FC" w:rsidR="00D47724" w:rsidP="00D07D24" w:rsidRDefault="00D47724" w14:paraId="1B7BA622" w14:textId="1263358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D47724" w:rsidP="00D07D24" w:rsidRDefault="2860FB46" w14:paraId="71A12D28" w14:textId="03090E4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D47724" w:rsidP="00D07D24" w:rsidRDefault="2860FB46" w14:paraId="4F4E4A52" w14:textId="5E8D50AD">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12.84</w:t>
            </w:r>
          </w:p>
        </w:tc>
      </w:tr>
    </w:tbl>
    <w:p w:rsidRPr="006451FC" w:rsidR="00EF0A6C" w:rsidP="6BBB1636" w:rsidRDefault="00EF0A6C" w14:paraId="7725310D" w14:textId="3233B453">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D07D24">
        <w:rPr>
          <w:rFonts w:ascii="Times New Roman" w:hAnsi="Times New Roman" w:cs="Times New Roman"/>
        </w:rPr>
        <w:t>.</w:t>
      </w:r>
    </w:p>
    <w:p w:rsidRPr="006451FC" w:rsidR="00085522" w:rsidP="6BBB1636" w:rsidRDefault="63344927" w14:paraId="674823D6" w14:textId="238F9E06">
      <w:pPr>
        <w:pStyle w:val="Sinespaciado"/>
        <w:keepNext/>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21. Estrategias </w:t>
      </w:r>
      <w:r w:rsidRPr="006451FC" w:rsidR="7ED25F89">
        <w:rPr>
          <w:rFonts w:ascii="Times New Roman" w:hAnsi="Times New Roman" w:cs="Times New Roman"/>
          <w:b/>
          <w:bCs/>
        </w:rPr>
        <w:t>p</w:t>
      </w:r>
      <w:r w:rsidRPr="006451FC">
        <w:rPr>
          <w:rFonts w:ascii="Times New Roman" w:hAnsi="Times New Roman" w:cs="Times New Roman"/>
          <w:b/>
          <w:bCs/>
        </w:rPr>
        <w:t>edagógicas</w:t>
      </w:r>
    </w:p>
    <w:p w:rsidRPr="006451FC" w:rsidR="00085522" w:rsidP="6BBB1636" w:rsidRDefault="770A6BFF" w14:paraId="031A5B68" w14:textId="72E679A8">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rsidRPr="006451FC" w:rsidR="00085522" w:rsidP="6BBB1636" w:rsidRDefault="770A6BFF" w14:paraId="68EF407B" w14:textId="6A8C8FC3">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trabajos de grado, se caracteriza por tutorías personalizadas, acompañamiento cercano de los docentes y articulación con los grupos de investigación del programa.</w:t>
      </w:r>
    </w:p>
    <w:p w:rsidR="00085522" w:rsidP="6BBB1636" w:rsidRDefault="770A6BFF" w14:paraId="6106DC9D" w14:textId="524D19AD">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El uso de TIC, como la Suite de Planes</w:t>
      </w:r>
      <w:r w:rsidRPr="006451FC" w:rsidR="4E32854C">
        <w:rPr>
          <w:rFonts w:ascii="Times New Roman" w:hAnsi="Times New Roman" w:cs="Times New Roman"/>
        </w:rPr>
        <w:t>T</w:t>
      </w:r>
      <w:r w:rsidRPr="006451FC">
        <w:rPr>
          <w:rFonts w:ascii="Times New Roman" w:hAnsi="Times New Roman" w:cs="Times New Roman"/>
        </w:rPr>
        <w:t xml:space="preserve">ic y la plataforma Moodle, complementa la enseñanza presencial mediante estrategias sincrónicas y asincrónicas, promoviendo un aprendizaje activo, </w:t>
      </w:r>
      <w:r w:rsidRPr="006451FC">
        <w:rPr>
          <w:rFonts w:ascii="Times New Roman" w:hAnsi="Times New Roman" w:cs="Times New Roman"/>
        </w:rPr>
        <w:t>colaborativo y flexible. La diversidad de metodologías asegura que los estudiantes puedan integrar conocimientos de distintos énfasis y áreas del saber, aplicándolos en contextos reales y complejos.</w:t>
      </w:r>
    </w:p>
    <w:p w:rsidRPr="006451FC" w:rsidR="00B74D40" w:rsidP="00B74D40" w:rsidRDefault="00B74D40" w14:paraId="03838BAB" w14:textId="2A620F22">
      <w:pPr>
        <w:pStyle w:val="NormalWeb"/>
        <w:spacing w:before="240" w:beforeAutospacing="0" w:after="0" w:afterAutospacing="0" w:line="276" w:lineRule="auto"/>
        <w:jc w:val="center"/>
        <w:rPr>
          <w:rFonts w:eastAsiaTheme="minorEastAsia"/>
          <w:sz w:val="22"/>
          <w:szCs w:val="22"/>
          <w:lang w:eastAsia="en-US"/>
        </w:rPr>
      </w:pPr>
      <w:bookmarkStart w:name="_Toc211321963" w:id="136"/>
      <w:r w:rsidRPr="006451FC">
        <w:rPr>
          <w:sz w:val="22"/>
          <w:szCs w:val="22"/>
        </w:rPr>
        <w:t xml:space="preserve">Ilustración </w:t>
      </w:r>
      <w:r w:rsidRPr="006451FC">
        <w:rPr>
          <w:sz w:val="22"/>
          <w:szCs w:val="22"/>
        </w:rPr>
        <w:fldChar w:fldCharType="begin"/>
      </w:r>
      <w:r w:rsidRPr="006451FC">
        <w:rPr>
          <w:sz w:val="22"/>
          <w:szCs w:val="22"/>
        </w:rPr>
        <w:instrText xml:space="preserve"> SEQ Ilustración \* ARABIC </w:instrText>
      </w:r>
      <w:r w:rsidRPr="006451FC">
        <w:rPr>
          <w:sz w:val="22"/>
          <w:szCs w:val="22"/>
        </w:rPr>
        <w:fldChar w:fldCharType="separate"/>
      </w:r>
      <w:r w:rsidR="00B054BE">
        <w:rPr>
          <w:noProof/>
          <w:sz w:val="22"/>
          <w:szCs w:val="22"/>
        </w:rPr>
        <w:t>24</w:t>
      </w:r>
      <w:r w:rsidRPr="006451FC">
        <w:rPr>
          <w:sz w:val="22"/>
          <w:szCs w:val="22"/>
        </w:rPr>
        <w:fldChar w:fldCharType="end"/>
      </w:r>
      <w:r w:rsidRPr="006451FC">
        <w:rPr>
          <w:sz w:val="22"/>
          <w:szCs w:val="22"/>
        </w:rPr>
        <w:t xml:space="preserve"> </w:t>
      </w:r>
      <w:r w:rsidRPr="006451FC">
        <w:rPr>
          <w:rFonts w:eastAsiaTheme="minorEastAsia"/>
          <w:sz w:val="22"/>
          <w:szCs w:val="22"/>
          <w:lang w:eastAsia="en-US"/>
        </w:rPr>
        <w:t xml:space="preserve">Percepción de los </w:t>
      </w:r>
      <w:r>
        <w:rPr>
          <w:rFonts w:eastAsiaTheme="minorEastAsia"/>
          <w:sz w:val="22"/>
          <w:szCs w:val="22"/>
          <w:lang w:eastAsia="en-US"/>
        </w:rPr>
        <w:t xml:space="preserve">estudiantes a </w:t>
      </w:r>
      <w:r w:rsidR="00C8053C">
        <w:rPr>
          <w:rFonts w:eastAsiaTheme="minorEastAsia"/>
          <w:sz w:val="22"/>
          <w:szCs w:val="22"/>
          <w:lang w:eastAsia="en-US"/>
        </w:rPr>
        <w:t>las estrategias pedagógicas de los docentes</w:t>
      </w:r>
      <w:bookmarkEnd w:id="136"/>
    </w:p>
    <w:p w:rsidR="00B74D40" w:rsidP="00C8053C" w:rsidRDefault="00452857" w14:paraId="72DED697" w14:textId="31E7521C">
      <w:pPr>
        <w:pStyle w:val="Sinespaciado"/>
        <w:keepNext/>
        <w:spacing w:line="276" w:lineRule="auto"/>
        <w:jc w:val="center"/>
        <w:rPr>
          <w:rFonts w:ascii="Times New Roman" w:hAnsi="Times New Roman" w:cs="Times New Roman"/>
        </w:rPr>
      </w:pPr>
      <w:r w:rsidRPr="00452857">
        <w:rPr>
          <w:noProof/>
        </w:rPr>
        <w:t xml:space="preserve"> </w:t>
      </w:r>
      <w:r w:rsidRPr="00452857">
        <w:rPr>
          <w:noProof/>
        </w:rPr>
        <w:drawing>
          <wp:inline distT="0" distB="0" distL="0" distR="0" wp14:anchorId="59022E9B" wp14:editId="5EDBD0D5">
            <wp:extent cx="4572000" cy="2666333"/>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05122" cy="2685649"/>
                    </a:xfrm>
                    <a:prstGeom prst="rect">
                      <a:avLst/>
                    </a:prstGeom>
                  </pic:spPr>
                </pic:pic>
              </a:graphicData>
            </a:graphic>
          </wp:inline>
        </w:drawing>
      </w:r>
    </w:p>
    <w:p w:rsidRPr="006451FC" w:rsidR="00C8053C" w:rsidP="00C8053C" w:rsidRDefault="00C8053C" w14:paraId="489C9AA9" w14:textId="46B72845">
      <w:pPr>
        <w:pStyle w:val="Sinespaciado"/>
        <w:keepNext/>
        <w:spacing w:line="276" w:lineRule="auto"/>
        <w:jc w:val="center"/>
        <w:rPr>
          <w:rFonts w:ascii="Times New Roman" w:hAnsi="Times New Roman" w:cs="Times New Roman"/>
        </w:rPr>
      </w:pPr>
      <w:bookmarkStart w:name="_Hlk211320827" w:id="137"/>
      <w:r w:rsidRPr="00C8053C">
        <w:rPr>
          <w:rFonts w:ascii="Times New Roman" w:hAnsi="Times New Roman" w:cs="Times New Roman"/>
        </w:rPr>
        <w:t xml:space="preserve">Fuente: Encuestas de </w:t>
      </w:r>
      <w:r>
        <w:rPr>
          <w:rFonts w:ascii="Times New Roman" w:hAnsi="Times New Roman" w:cs="Times New Roman"/>
        </w:rPr>
        <w:t>estudiantes</w:t>
      </w:r>
      <w:r w:rsidRPr="00C8053C">
        <w:rPr>
          <w:rFonts w:ascii="Times New Roman" w:hAnsi="Times New Roman" w:cs="Times New Roman"/>
        </w:rPr>
        <w:t>, proceso de Autoevaluación 2025.</w:t>
      </w:r>
    </w:p>
    <w:bookmarkEnd w:id="137"/>
    <w:p w:rsidRPr="006451FC" w:rsidR="00085522" w:rsidP="7E172A74" w:rsidRDefault="770A6BFF" w14:paraId="7C37F9C8" w14:textId="30B285BC">
      <w:pPr>
        <w:pStyle w:val="Descripcin"/>
        <w:keepNext/>
        <w:spacing w:before="240" w:after="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 xml:space="preserve">La percepción estudiantil respalda la efectividad de estas estrategias. En la encuesta aplicada a estudiantes, el </w:t>
      </w:r>
      <w:r w:rsidR="00C8053C">
        <w:rPr>
          <w:rFonts w:ascii="Times New Roman" w:hAnsi="Times New Roman" w:cs="Times New Roman"/>
          <w:i w:val="0"/>
          <w:iCs w:val="0"/>
          <w:color w:val="auto"/>
          <w:sz w:val="22"/>
          <w:szCs w:val="22"/>
          <w:lang w:val="es-CO"/>
        </w:rPr>
        <w:t>86</w:t>
      </w:r>
      <w:r w:rsidRPr="006451FC">
        <w:rPr>
          <w:rFonts w:ascii="Times New Roman" w:hAnsi="Times New Roman" w:cs="Times New Roman"/>
          <w:i w:val="0"/>
          <w:iCs w:val="0"/>
          <w:color w:val="auto"/>
          <w:sz w:val="22"/>
          <w:szCs w:val="22"/>
          <w:lang w:val="es-CO"/>
        </w:rPr>
        <w:t>% manifestó estar de acuerdo o totalmente de acuerdo en que las estrategias pedagógicas y los escenarios de práctica son coherentes y efectivos para facilitar los resultados de aprendizaje esperados, mientras que solo un 6% expresó desacuerdo. En conjunto, 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rsidRPr="006451FC" w:rsidR="00081BF9" w:rsidP="689739AE" w:rsidRDefault="00081BF9" w14:paraId="62512115" w14:textId="180AABD2">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8" w:id="138"/>
      <w:bookmarkStart w:name="_Toc211324550" w:id="13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21. Estrategias pedagógicas</w:t>
      </w:r>
      <w:r w:rsidRPr="006451FC" w:rsidR="00FD1B7F">
        <w:rPr>
          <w:rFonts w:ascii="Times New Roman" w:hAnsi="Times New Roman" w:cs="Times New Roman"/>
          <w:i w:val="0"/>
          <w:iCs w:val="0"/>
          <w:color w:val="auto"/>
          <w:sz w:val="22"/>
          <w:szCs w:val="22"/>
        </w:rPr>
        <w:t>.</w:t>
      </w:r>
      <w:bookmarkEnd w:id="138"/>
      <w:bookmarkEnd w:id="139"/>
    </w:p>
    <w:tbl>
      <w:tblPr>
        <w:tblStyle w:val="Tablaconcuadrcula"/>
        <w:tblW w:w="9003" w:type="dxa"/>
        <w:tblInd w:w="-5" w:type="dxa"/>
        <w:tblLook w:val="04A0" w:firstRow="1" w:lastRow="0" w:firstColumn="1" w:lastColumn="0" w:noHBand="0" w:noVBand="1"/>
      </w:tblPr>
      <w:tblGrid>
        <w:gridCol w:w="3001"/>
        <w:gridCol w:w="3001"/>
        <w:gridCol w:w="3001"/>
      </w:tblGrid>
      <w:tr w:rsidRPr="006451FC" w:rsidR="00081BF9" w:rsidTr="6BBB1636" w14:paraId="1527789F" w14:textId="77777777">
        <w:trPr>
          <w:trHeight w:val="331"/>
        </w:trPr>
        <w:tc>
          <w:tcPr>
            <w:tcW w:w="3001" w:type="dxa"/>
            <w:shd w:val="clear" w:color="auto" w:fill="DEEAF6" w:themeFill="accent5" w:themeFillTint="33"/>
            <w:vAlign w:val="center"/>
          </w:tcPr>
          <w:p w:rsidRPr="006451FC" w:rsidR="00081BF9" w:rsidP="00FD1B7F" w:rsidRDefault="00081BF9" w14:paraId="5D6F198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1" w:type="dxa"/>
            <w:shd w:val="clear" w:color="auto" w:fill="DEEAF6" w:themeFill="accent5" w:themeFillTint="33"/>
            <w:vAlign w:val="center"/>
          </w:tcPr>
          <w:p w:rsidRPr="006451FC" w:rsidR="00081BF9" w:rsidP="00FD1B7F" w:rsidRDefault="00081BF9" w14:paraId="0A33A71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1" w:type="dxa"/>
            <w:shd w:val="clear" w:color="auto" w:fill="DEEAF6" w:themeFill="accent5" w:themeFillTint="33"/>
            <w:vAlign w:val="center"/>
          </w:tcPr>
          <w:p w:rsidRPr="006451FC" w:rsidR="00081BF9" w:rsidP="00FD1B7F" w:rsidRDefault="00081BF9" w14:paraId="7A9DDCA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081BF9" w:rsidTr="6BBB1636" w14:paraId="7BB60169" w14:textId="77777777">
        <w:trPr>
          <w:trHeight w:val="308"/>
        </w:trPr>
        <w:tc>
          <w:tcPr>
            <w:tcW w:w="3001" w:type="dxa"/>
            <w:vAlign w:val="center"/>
          </w:tcPr>
          <w:p w:rsidRPr="006451FC" w:rsidR="00081BF9" w:rsidP="00FD1B7F" w:rsidRDefault="00D47724" w14:paraId="264B1FD7" w14:textId="2AD9DF6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3001" w:type="dxa"/>
            <w:vAlign w:val="center"/>
          </w:tcPr>
          <w:p w:rsidRPr="006451FC" w:rsidR="00081BF9" w:rsidP="00FD1B7F" w:rsidRDefault="00D47724" w14:paraId="2B1137CD" w14:textId="440DB52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3,5</w:t>
            </w:r>
          </w:p>
        </w:tc>
        <w:tc>
          <w:tcPr>
            <w:tcW w:w="3001" w:type="dxa"/>
            <w:vAlign w:val="center"/>
          </w:tcPr>
          <w:p w:rsidRPr="006451FC" w:rsidR="00081BF9" w:rsidP="00FD1B7F" w:rsidRDefault="00224E10" w14:paraId="4E966BE5" w14:textId="350DAB2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11.36</w:t>
            </w:r>
          </w:p>
        </w:tc>
      </w:tr>
    </w:tbl>
    <w:p w:rsidRPr="006451FC" w:rsidR="00081BF9" w:rsidP="6BBB1636" w:rsidRDefault="00081BF9" w14:paraId="10611574" w14:textId="524F544D">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FD1B7F">
        <w:rPr>
          <w:rFonts w:ascii="Times New Roman" w:hAnsi="Times New Roman" w:cs="Times New Roman"/>
        </w:rPr>
        <w:t>.</w:t>
      </w:r>
    </w:p>
    <w:p w:rsidRPr="006451FC" w:rsidR="008D0DD0" w:rsidP="000C4C41" w:rsidRDefault="00D97984" w14:paraId="411E1F86" w14:textId="6321E958">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22. Sistema </w:t>
      </w:r>
      <w:r w:rsidRPr="006451FC" w:rsidR="00D16EE8">
        <w:rPr>
          <w:rFonts w:ascii="Times New Roman" w:hAnsi="Times New Roman" w:cs="Times New Roman"/>
          <w:b/>
          <w:bCs/>
        </w:rPr>
        <w:t xml:space="preserve">de evaluación de estudiantes </w:t>
      </w:r>
    </w:p>
    <w:p w:rsidRPr="006451FC" w:rsidR="00F4437A" w:rsidP="6BBB1636" w:rsidRDefault="622662A8" w14:paraId="0E5BC089" w14:textId="0F2D5D7C">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ética y trabajo colaborativo).</w:t>
      </w:r>
      <w:r w:rsidRPr="006451FC" w:rsidR="004B1831">
        <w:rPr>
          <w:rFonts w:ascii="Times New Roman" w:hAnsi="Times New Roman" w:cs="Times New Roman"/>
          <w:lang w:val="es-CO"/>
        </w:rPr>
        <w:t xml:space="preserve"> </w:t>
      </w:r>
      <w:r w:rsidRPr="006451FC">
        <w:rPr>
          <w:rFonts w:ascii="Times New Roman" w:hAnsi="Times New Roman" w:cs="Times New Roman"/>
          <w:lang w:val="es-CO"/>
        </w:rPr>
        <w:t>La evaluación se realiza mediante múltiples instrumentos y estrategias, incluyendo:</w:t>
      </w:r>
    </w:p>
    <w:p w:rsidRPr="006451FC" w:rsidR="00F4437A" w:rsidP="00231F21" w:rsidRDefault="622662A8" w14:paraId="70F60163" w14:textId="77777777">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Pruebas y exámenes que valoran conocimientos teóricos.</w:t>
      </w:r>
    </w:p>
    <w:p w:rsidRPr="006451FC" w:rsidR="00F4437A" w:rsidP="00231F21" w:rsidRDefault="622662A8" w14:paraId="28A026F5" w14:textId="77777777">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Trabajos prácticos y proyectos de investigación que permiten evidenciar la aplicación de conocimientos y competencias en contextos reales.</w:t>
      </w:r>
    </w:p>
    <w:p w:rsidRPr="006451FC" w:rsidR="00F4437A" w:rsidP="00231F21" w:rsidRDefault="622662A8" w14:paraId="23033F60" w14:textId="77777777">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Presentaciones, seminarios y tutorías que evalúan habilidades comunicativas, argumentación y participación en el trabajo en equipo.</w:t>
      </w:r>
    </w:p>
    <w:p w:rsidRPr="006451FC" w:rsidR="00F4437A" w:rsidP="00231F21" w:rsidRDefault="622662A8" w14:paraId="4EA30C75" w14:textId="77777777">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Evaluaciones de seguimiento continuo, retroalimentaciones y registros de desempeño académico, que facilitan la mejora continua y la identificación temprana de necesidades de aprendizaje.</w:t>
      </w:r>
    </w:p>
    <w:p w:rsidRPr="006451FC" w:rsidR="00C8053C" w:rsidP="00C8053C" w:rsidRDefault="622662A8" w14:paraId="65DDBF46" w14:textId="3C7F9C25">
      <w:pPr>
        <w:spacing w:before="100" w:beforeAutospacing="1" w:after="0" w:line="276" w:lineRule="auto"/>
        <w:jc w:val="both"/>
      </w:pPr>
      <w:r w:rsidRPr="006451FC">
        <w:rPr>
          <w:rFonts w:ascii="Times New Roman" w:hAnsi="Times New Roman" w:cs="Times New Roman"/>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rsidRPr="006451FC" w:rsidR="00085522" w:rsidP="7E172A74" w:rsidRDefault="770A6BFF" w14:paraId="65A1DE3C" w14:textId="4B3A2B20">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el programa dispone de un sistema de evaluación integral y coherente con el currículo y los resultados de aprendizaje que mide objetivamente el desarrollo de competencias y favorece la retroalimentación y la mejora permanente. Este sistema asegura que los egresados alcancen las competencias necesarias para su desempeño profesional, reflejando un compromiso sostenido con la calidad, la pertinencia y la excelencia académica del programa.</w:t>
      </w:r>
    </w:p>
    <w:p w:rsidRPr="006451FC" w:rsidR="00DE6712" w:rsidP="689739AE" w:rsidRDefault="00DE6712" w14:paraId="39291236" w14:textId="6C6E5B66">
      <w:pPr>
        <w:pStyle w:val="Descripcin"/>
        <w:keepNext/>
        <w:spacing w:before="240" w:after="0" w:line="276" w:lineRule="auto"/>
        <w:jc w:val="center"/>
        <w:rPr>
          <w:rFonts w:ascii="Times New Roman" w:hAnsi="Times New Roman" w:cs="Times New Roman"/>
          <w:i w:val="0"/>
          <w:iCs w:val="0"/>
          <w:color w:val="auto"/>
          <w:sz w:val="20"/>
          <w:szCs w:val="20"/>
        </w:rPr>
      </w:pPr>
      <w:bookmarkStart w:name="_Toc210979009" w:id="140"/>
      <w:bookmarkStart w:name="_Toc211324551" w:id="14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22. Sistema de evaluación de estudiantes</w:t>
      </w:r>
      <w:r w:rsidRPr="006451FC" w:rsidR="00FD1B7F">
        <w:rPr>
          <w:rFonts w:ascii="Times New Roman" w:hAnsi="Times New Roman" w:cs="Times New Roman"/>
          <w:i w:val="0"/>
          <w:iCs w:val="0"/>
          <w:color w:val="auto"/>
          <w:sz w:val="22"/>
          <w:szCs w:val="22"/>
        </w:rPr>
        <w:t>.</w:t>
      </w:r>
      <w:bookmarkEnd w:id="140"/>
      <w:bookmarkEnd w:id="141"/>
    </w:p>
    <w:tbl>
      <w:tblPr>
        <w:tblStyle w:val="Tablaconcuadrcula"/>
        <w:tblW w:w="9366" w:type="dxa"/>
        <w:tblInd w:w="-5" w:type="dxa"/>
        <w:tblLook w:val="04A0" w:firstRow="1" w:lastRow="0" w:firstColumn="1" w:lastColumn="0" w:noHBand="0" w:noVBand="1"/>
      </w:tblPr>
      <w:tblGrid>
        <w:gridCol w:w="3122"/>
        <w:gridCol w:w="3122"/>
        <w:gridCol w:w="3122"/>
      </w:tblGrid>
      <w:tr w:rsidRPr="006451FC" w:rsidR="00DE6712" w:rsidTr="6BBB1636" w14:paraId="484AF73E" w14:textId="77777777">
        <w:trPr>
          <w:trHeight w:val="297"/>
        </w:trPr>
        <w:tc>
          <w:tcPr>
            <w:tcW w:w="3122" w:type="dxa"/>
            <w:shd w:val="clear" w:color="auto" w:fill="DEEAF6" w:themeFill="accent5" w:themeFillTint="33"/>
            <w:vAlign w:val="center"/>
          </w:tcPr>
          <w:p w:rsidRPr="006451FC" w:rsidR="00DE6712" w:rsidP="00FD1B7F" w:rsidRDefault="00DE6712" w14:paraId="77AC6D97" w14:textId="77777777">
            <w:pPr>
              <w:pStyle w:val="Sinespaciado"/>
              <w:jc w:val="center"/>
              <w:rPr>
                <w:rFonts w:ascii="Times New Roman" w:hAnsi="Times New Roman" w:cs="Times New Roman"/>
                <w:b/>
                <w:bCs/>
              </w:rPr>
            </w:pPr>
            <w:r w:rsidRPr="006451FC">
              <w:rPr>
                <w:rFonts w:ascii="Times New Roman" w:hAnsi="Times New Roman" w:cs="Times New Roman"/>
                <w:b/>
                <w:bCs/>
              </w:rPr>
              <w:t>Grado de cumplimiento</w:t>
            </w:r>
          </w:p>
        </w:tc>
        <w:tc>
          <w:tcPr>
            <w:tcW w:w="3122" w:type="dxa"/>
            <w:shd w:val="clear" w:color="auto" w:fill="DEEAF6" w:themeFill="accent5" w:themeFillTint="33"/>
            <w:vAlign w:val="center"/>
          </w:tcPr>
          <w:p w:rsidRPr="006451FC" w:rsidR="00DE6712" w:rsidP="00FD1B7F" w:rsidRDefault="00DE6712" w14:paraId="2CF5411A" w14:textId="77777777">
            <w:pPr>
              <w:pStyle w:val="Sinespaciado"/>
              <w:jc w:val="center"/>
              <w:rPr>
                <w:rFonts w:ascii="Times New Roman" w:hAnsi="Times New Roman" w:cs="Times New Roman"/>
                <w:b/>
                <w:bCs/>
              </w:rPr>
            </w:pPr>
            <w:r w:rsidRPr="006451FC">
              <w:rPr>
                <w:rFonts w:ascii="Times New Roman" w:hAnsi="Times New Roman" w:cs="Times New Roman"/>
                <w:b/>
                <w:bCs/>
              </w:rPr>
              <w:t>Calificación numérica</w:t>
            </w:r>
          </w:p>
        </w:tc>
        <w:tc>
          <w:tcPr>
            <w:tcW w:w="3122" w:type="dxa"/>
            <w:shd w:val="clear" w:color="auto" w:fill="DEEAF6" w:themeFill="accent5" w:themeFillTint="33"/>
            <w:vAlign w:val="center"/>
          </w:tcPr>
          <w:p w:rsidRPr="006451FC" w:rsidR="00DE6712" w:rsidP="00FD1B7F" w:rsidRDefault="00DE6712" w14:paraId="57CF570A" w14:textId="77777777">
            <w:pPr>
              <w:pStyle w:val="Sinespaciado"/>
              <w:jc w:val="center"/>
              <w:rPr>
                <w:rFonts w:ascii="Times New Roman" w:hAnsi="Times New Roman" w:cs="Times New Roman"/>
                <w:b/>
                <w:bCs/>
              </w:rPr>
            </w:pPr>
            <w:r w:rsidRPr="006451FC">
              <w:rPr>
                <w:rFonts w:ascii="Times New Roman" w:hAnsi="Times New Roman" w:cs="Times New Roman"/>
                <w:b/>
                <w:bCs/>
              </w:rPr>
              <w:t>Ponderación de característica en el factor</w:t>
            </w:r>
          </w:p>
        </w:tc>
      </w:tr>
      <w:tr w:rsidRPr="006451FC" w:rsidR="00DE6712" w:rsidTr="6BBB1636" w14:paraId="66C774E0" w14:textId="77777777">
        <w:trPr>
          <w:trHeight w:val="276"/>
        </w:trPr>
        <w:tc>
          <w:tcPr>
            <w:tcW w:w="3122" w:type="dxa"/>
            <w:vAlign w:val="center"/>
          </w:tcPr>
          <w:p w:rsidRPr="006451FC" w:rsidR="00DE6712" w:rsidP="00FD1B7F" w:rsidRDefault="00D47724" w14:paraId="7EFBF2D7" w14:textId="2C76B682">
            <w:pPr>
              <w:pStyle w:val="Sinespaciado"/>
              <w:jc w:val="center"/>
              <w:rPr>
                <w:rFonts w:ascii="Times New Roman" w:hAnsi="Times New Roman" w:cs="Times New Roman"/>
              </w:rPr>
            </w:pPr>
            <w:r w:rsidRPr="006451FC">
              <w:rPr>
                <w:rFonts w:ascii="Times New Roman" w:hAnsi="Times New Roman" w:cs="Times New Roman"/>
              </w:rPr>
              <w:t>Se cumple aceptablemente</w:t>
            </w:r>
          </w:p>
        </w:tc>
        <w:tc>
          <w:tcPr>
            <w:tcW w:w="3122" w:type="dxa"/>
            <w:vAlign w:val="center"/>
          </w:tcPr>
          <w:p w:rsidRPr="006451FC" w:rsidR="00DE6712" w:rsidP="00FD1B7F" w:rsidRDefault="2860FB46" w14:paraId="22A022D6" w14:textId="1F9A6D98">
            <w:pPr>
              <w:pStyle w:val="Sinespaciado"/>
              <w:jc w:val="center"/>
              <w:rPr>
                <w:rFonts w:ascii="Times New Roman" w:hAnsi="Times New Roman" w:cs="Times New Roman"/>
              </w:rPr>
            </w:pPr>
            <w:r w:rsidRPr="006451FC">
              <w:rPr>
                <w:rFonts w:ascii="Times New Roman" w:hAnsi="Times New Roman" w:cs="Times New Roman"/>
              </w:rPr>
              <w:t>3,7</w:t>
            </w:r>
          </w:p>
        </w:tc>
        <w:tc>
          <w:tcPr>
            <w:tcW w:w="3122" w:type="dxa"/>
            <w:vAlign w:val="center"/>
          </w:tcPr>
          <w:p w:rsidRPr="006451FC" w:rsidR="00DE6712" w:rsidP="00FD1B7F" w:rsidRDefault="5D5FD011" w14:paraId="7465219D" w14:textId="2C948F76">
            <w:pPr>
              <w:pStyle w:val="Sinespaciado"/>
              <w:jc w:val="center"/>
              <w:rPr>
                <w:rFonts w:ascii="Times New Roman" w:hAnsi="Times New Roman" w:cs="Times New Roman"/>
              </w:rPr>
            </w:pPr>
            <w:r w:rsidRPr="006451FC">
              <w:rPr>
                <w:rFonts w:ascii="Times New Roman" w:hAnsi="Times New Roman" w:cs="Times New Roman"/>
              </w:rPr>
              <w:t>7.53</w:t>
            </w:r>
          </w:p>
        </w:tc>
      </w:tr>
    </w:tbl>
    <w:p w:rsidRPr="006451FC" w:rsidR="00DE6712" w:rsidP="6BBB1636" w:rsidRDefault="00DE6712" w14:paraId="0CDBA47F" w14:textId="70F6B232">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FD1B7F">
        <w:rPr>
          <w:rFonts w:ascii="Times New Roman" w:hAnsi="Times New Roman" w:cs="Times New Roman"/>
        </w:rPr>
        <w:t>.</w:t>
      </w:r>
    </w:p>
    <w:p w:rsidRPr="006451FC" w:rsidR="00D97984" w:rsidP="000C4C41" w:rsidRDefault="00D97984" w14:paraId="6F63FBCE" w14:textId="0A8C271A">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23. Resultados de Aprendizaje</w:t>
      </w:r>
    </w:p>
    <w:p w:rsidRPr="006451FC" w:rsidR="00A03F27" w:rsidP="6BBB1636" w:rsidRDefault="00F4437A" w14:paraId="44906773" w14:textId="1DE294FB">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evidencia un logro consistente de los resultados de aprendizaje,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rsidRPr="006451FC" w:rsidR="00123803" w:rsidP="6BBB1636" w:rsidRDefault="00123803" w14:paraId="75D5F242" w14:textId="77777777">
      <w:pPr>
        <w:pStyle w:val="NormalWeb"/>
        <w:spacing w:line="276" w:lineRule="auto"/>
        <w:jc w:val="both"/>
        <w:rPr>
          <w:rFonts w:eastAsiaTheme="minorEastAsia"/>
          <w:sz w:val="22"/>
          <w:szCs w:val="22"/>
          <w:lang w:eastAsia="en-US"/>
        </w:rPr>
      </w:pPr>
      <w:r w:rsidRPr="006451FC">
        <w:rPr>
          <w:rFonts w:eastAsiaTheme="minorEastAsia"/>
          <w:sz w:val="22"/>
          <w:szCs w:val="22"/>
          <w:lang w:eastAsia="en-US"/>
        </w:rPr>
        <w:t>La Universidad se encuentra en un proceso de transición para formular, modelar, implementar y verificar los Resultados de Aprendizaje (RA) en los proyectos curriculares. Este proceso contempla, entre otras acciones:</w:t>
      </w:r>
    </w:p>
    <w:p w:rsidRPr="006451FC" w:rsidR="00154C5D" w:rsidP="00231F21" w:rsidRDefault="00123803" w14:paraId="69BD623F" w14:textId="77777777">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definición y normalización de RA de programa y RA de asignatura, redactados en términos observables y medibles.</w:t>
      </w:r>
    </w:p>
    <w:p w:rsidRPr="006451FC" w:rsidR="00154C5D" w:rsidP="00231F21" w:rsidRDefault="54D70B18" w14:paraId="6592BF3B" w14:textId="77777777">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construcción de matrices de alineación RA–asignaturas–estrategias didácticas–evidencias de desempeño, que aseguran coherencia horizontal y vertical en el plan de estudios.</w:t>
      </w:r>
    </w:p>
    <w:p w:rsidRPr="006451FC" w:rsidR="00154C5D" w:rsidP="00231F21" w:rsidRDefault="54D70B18" w14:paraId="3535DBDC" w14:textId="77777777">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El diseño de rúbricas e indicadores de logro comunes, con criterios y niveles de desempeño comparables entre asignaturas y énfasis.</w:t>
      </w:r>
    </w:p>
    <w:p w:rsidRPr="006451FC" w:rsidR="00154C5D" w:rsidP="00231F21" w:rsidRDefault="54D70B18" w14:paraId="2FFF5CC7" w14:textId="77777777">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calibración y validación de instrumentos (rúbricas, listas de cotejo, portafolios y proyectos integradores), mediante pilotajes y sesiones de coevaluación entre docentes.</w:t>
      </w:r>
    </w:p>
    <w:p w:rsidRPr="006451FC" w:rsidR="00123803" w:rsidP="00231F21" w:rsidRDefault="54D70B18" w14:paraId="26C181EC" w14:textId="32A99D2C">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trazabilidad del aprendizaje a través de portafolios de evidencias y proyectos de investigación/trabajo de grado, articulados con los RA del programa.</w:t>
      </w:r>
    </w:p>
    <w:p w:rsidRPr="00C8053C" w:rsidR="0F00E480" w:rsidP="00C8053C" w:rsidRDefault="0F00E480" w14:paraId="533F2BF8" w14:textId="2F62DE4C">
      <w:pPr>
        <w:spacing w:line="257" w:lineRule="auto"/>
        <w:jc w:val="both"/>
        <w:rPr>
          <w:rFonts w:ascii="Times New Roman" w:hAnsi="Times New Roman" w:eastAsia="Calibri" w:cs="Times New Roman"/>
          <w:lang w:val="es-CO"/>
        </w:rPr>
      </w:pPr>
      <w:r w:rsidRPr="00C8053C">
        <w:rPr>
          <w:rFonts w:ascii="Times New Roman" w:hAnsi="Times New Roman" w:eastAsia="Calibri" w:cs="Times New Roman"/>
          <w:lang w:val="es-CO"/>
        </w:rPr>
        <w:t>En la actualidad, los syllabus de las asignaturas incluyen los resultados de aprendizaje y sus mecanismos de evaluación, si bien como se mencionó con anterioridad, la Universidad está en proceso de transición, y por ende la Maestría también</w:t>
      </w:r>
      <w:r w:rsidRPr="00C8053C" w:rsidR="17028C08">
        <w:rPr>
          <w:rFonts w:ascii="Times New Roman" w:hAnsi="Times New Roman" w:eastAsia="Calibri" w:cs="Times New Roman"/>
          <w:lang w:val="es-CO"/>
        </w:rPr>
        <w:t xml:space="preserve"> lo está</w:t>
      </w:r>
      <w:r w:rsidRPr="00C8053C">
        <w:rPr>
          <w:rFonts w:ascii="Times New Roman" w:hAnsi="Times New Roman" w:eastAsia="Calibri" w:cs="Times New Roman"/>
          <w:lang w:val="es-CO"/>
        </w:rPr>
        <w:t xml:space="preserve">, por lo cual no se ha establecido completamente los resultados de aprendizaje a nivel curricular, </w:t>
      </w:r>
      <w:r w:rsidRPr="00C8053C" w:rsidR="0EBF047B">
        <w:rPr>
          <w:rFonts w:ascii="Times New Roman" w:hAnsi="Times New Roman" w:eastAsia="Calibri" w:cs="Times New Roman"/>
          <w:lang w:val="es-CO"/>
        </w:rPr>
        <w:t xml:space="preserve">pero </w:t>
      </w:r>
      <w:r w:rsidRPr="00C8053C">
        <w:rPr>
          <w:rFonts w:ascii="Times New Roman" w:hAnsi="Times New Roman" w:eastAsia="Calibri" w:cs="Times New Roman"/>
          <w:lang w:val="es-CO"/>
        </w:rPr>
        <w:t xml:space="preserve">si se ha realizado a nivel </w:t>
      </w:r>
      <w:r w:rsidRPr="00C8053C" w:rsidR="00C8053C">
        <w:rPr>
          <w:rFonts w:ascii="Times New Roman" w:hAnsi="Times New Roman" w:eastAsia="Calibri" w:cs="Times New Roman"/>
          <w:lang w:val="es-CO"/>
        </w:rPr>
        <w:t>micro curricular</w:t>
      </w:r>
      <w:r w:rsidRPr="00C8053C">
        <w:rPr>
          <w:rFonts w:ascii="Times New Roman" w:hAnsi="Times New Roman" w:eastAsia="Calibri" w:cs="Times New Roman"/>
          <w:lang w:val="es-CO"/>
        </w:rPr>
        <w:t>.</w:t>
      </w:r>
    </w:p>
    <w:p w:rsidRPr="00C8053C" w:rsidR="006B7C59" w:rsidP="00C8053C" w:rsidRDefault="023A2E65" w14:paraId="79874B1E" w14:textId="458583B3">
      <w:pPr>
        <w:pStyle w:val="NormalWeb"/>
        <w:spacing w:line="276" w:lineRule="auto"/>
        <w:jc w:val="both"/>
        <w:rPr>
          <w:rFonts w:eastAsiaTheme="minorEastAsia"/>
          <w:sz w:val="22"/>
          <w:szCs w:val="22"/>
          <w:lang w:eastAsia="en-US"/>
        </w:rPr>
      </w:pPr>
      <w:r w:rsidRPr="00C8053C">
        <w:rPr>
          <w:rFonts w:eastAsiaTheme="minorEastAsia"/>
          <w:sz w:val="22"/>
          <w:szCs w:val="22"/>
          <w:lang w:eastAsia="en-US"/>
        </w:rPr>
        <w:t>Con esta transición, el programa avanza hacia un modelo plenamente orientado a evidencias en el que cada RA cuenta con evidencias verificables, instrumentos válidos y decisiones de mejora basadas en datos. En consecuencia, se asegura que los estudiantes alcancen y demuestren los</w:t>
      </w:r>
      <w:r w:rsidRPr="006451FC">
        <w:rPr>
          <w:rFonts w:eastAsiaTheme="minorEastAsia"/>
          <w:sz w:val="22"/>
          <w:szCs w:val="22"/>
          <w:lang w:eastAsia="en-US"/>
        </w:rPr>
        <w:t xml:space="preserve"> resultados esperados, manteniendo la coherencia con la misión institucional y fortaleciendo la pertinencia y excelencia académica del programa.</w:t>
      </w:r>
    </w:p>
    <w:p w:rsidRPr="006451FC" w:rsidR="001603F5" w:rsidP="7E172A74" w:rsidRDefault="2629354C" w14:paraId="607799B8" w14:textId="60B5362A">
      <w:pPr>
        <w:pStyle w:val="Descripcin"/>
        <w:keepNext/>
        <w:spacing w:after="0" w:line="276" w:lineRule="auto"/>
        <w:jc w:val="center"/>
        <w:rPr>
          <w:rFonts w:ascii="Times New Roman" w:hAnsi="Times New Roman" w:cs="Times New Roman"/>
          <w:i w:val="0"/>
          <w:iCs w:val="0"/>
          <w:color w:val="auto"/>
          <w:sz w:val="22"/>
          <w:szCs w:val="22"/>
        </w:rPr>
      </w:pPr>
      <w:bookmarkStart w:name="_Toc210979010" w:id="142"/>
      <w:bookmarkStart w:name="_Toc211324552" w:id="143"/>
      <w:r w:rsidRPr="006451FC">
        <w:rPr>
          <w:rFonts w:ascii="Times New Roman" w:hAnsi="Times New Roman" w:cs="Times New Roman"/>
          <w:i w:val="0"/>
          <w:iCs w:val="0"/>
          <w:color w:val="auto"/>
          <w:sz w:val="22"/>
          <w:szCs w:val="22"/>
        </w:rPr>
        <w:t xml:space="preserve">Tabla </w:t>
      </w:r>
      <w:r w:rsidRPr="006451FC" w:rsidR="001603F5">
        <w:rPr>
          <w:rFonts w:ascii="Times New Roman" w:hAnsi="Times New Roman" w:cs="Times New Roman"/>
          <w:i w:val="0"/>
          <w:iCs w:val="0"/>
          <w:color w:val="auto"/>
          <w:sz w:val="22"/>
          <w:szCs w:val="22"/>
        </w:rPr>
        <w:fldChar w:fldCharType="begin"/>
      </w:r>
      <w:r w:rsidRPr="006451FC" w:rsidR="001603F5">
        <w:rPr>
          <w:rFonts w:ascii="Times New Roman" w:hAnsi="Times New Roman" w:cs="Times New Roman"/>
          <w:i w:val="0"/>
          <w:iCs w:val="0"/>
          <w:color w:val="auto"/>
          <w:sz w:val="22"/>
          <w:szCs w:val="22"/>
        </w:rPr>
        <w:instrText xml:space="preserve"> SEQ Tabla \* ARABIC </w:instrText>
      </w:r>
      <w:r w:rsidRPr="006451FC" w:rsidR="001603F5">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37</w:t>
      </w:r>
      <w:r w:rsidRPr="006451FC" w:rsidR="001603F5">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23. Resultados de aprendizaje</w:t>
      </w:r>
      <w:r w:rsidRPr="006451FC" w:rsidR="237DF057">
        <w:rPr>
          <w:rFonts w:ascii="Times New Roman" w:hAnsi="Times New Roman" w:cs="Times New Roman"/>
          <w:i w:val="0"/>
          <w:iCs w:val="0"/>
          <w:color w:val="auto"/>
          <w:sz w:val="22"/>
          <w:szCs w:val="22"/>
        </w:rPr>
        <w:t>.</w:t>
      </w:r>
      <w:bookmarkEnd w:id="142"/>
      <w:bookmarkEnd w:id="143"/>
    </w:p>
    <w:tbl>
      <w:tblPr>
        <w:tblStyle w:val="Tablaconcuadrcula"/>
        <w:tblW w:w="8901" w:type="dxa"/>
        <w:tblInd w:w="-5" w:type="dxa"/>
        <w:tblLook w:val="04A0" w:firstRow="1" w:lastRow="0" w:firstColumn="1" w:lastColumn="0" w:noHBand="0" w:noVBand="1"/>
      </w:tblPr>
      <w:tblGrid>
        <w:gridCol w:w="2967"/>
        <w:gridCol w:w="2967"/>
        <w:gridCol w:w="2967"/>
      </w:tblGrid>
      <w:tr w:rsidRPr="006451FC" w:rsidR="001603F5" w:rsidTr="7E172A74" w14:paraId="240E91F0" w14:textId="77777777">
        <w:trPr>
          <w:trHeight w:val="336"/>
        </w:trPr>
        <w:tc>
          <w:tcPr>
            <w:tcW w:w="2967" w:type="dxa"/>
            <w:shd w:val="clear" w:color="auto" w:fill="DEEAF6" w:themeFill="accent5" w:themeFillTint="33"/>
            <w:vAlign w:val="center"/>
          </w:tcPr>
          <w:p w:rsidRPr="006451FC" w:rsidR="001603F5" w:rsidP="00FD1B7F" w:rsidRDefault="2629354C" w14:paraId="67510FB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67" w:type="dxa"/>
            <w:shd w:val="clear" w:color="auto" w:fill="DEEAF6" w:themeFill="accent5" w:themeFillTint="33"/>
            <w:vAlign w:val="center"/>
          </w:tcPr>
          <w:p w:rsidRPr="006451FC" w:rsidR="001603F5" w:rsidP="00FD1B7F" w:rsidRDefault="2629354C" w14:paraId="2BD3F01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67" w:type="dxa"/>
            <w:shd w:val="clear" w:color="auto" w:fill="DEEAF6" w:themeFill="accent5" w:themeFillTint="33"/>
            <w:vAlign w:val="center"/>
          </w:tcPr>
          <w:p w:rsidRPr="006451FC" w:rsidR="001603F5" w:rsidP="00FD1B7F" w:rsidRDefault="2629354C" w14:paraId="7CAD6BD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1603F5" w:rsidTr="7E172A74" w14:paraId="0959F2AA" w14:textId="77777777">
        <w:trPr>
          <w:trHeight w:val="312"/>
        </w:trPr>
        <w:tc>
          <w:tcPr>
            <w:tcW w:w="2967" w:type="dxa"/>
            <w:vAlign w:val="center"/>
          </w:tcPr>
          <w:p w:rsidRPr="006451FC" w:rsidR="001603F5" w:rsidP="00FD1B7F" w:rsidRDefault="164F7C6D" w14:paraId="5E0169A5" w14:textId="4B3DC97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67" w:type="dxa"/>
            <w:vAlign w:val="center"/>
          </w:tcPr>
          <w:p w:rsidRPr="006451FC" w:rsidR="001603F5" w:rsidP="00FD1B7F" w:rsidRDefault="4E83300D" w14:paraId="773EC763" w14:textId="43CA1B93">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67" w:type="dxa"/>
            <w:vAlign w:val="center"/>
          </w:tcPr>
          <w:p w:rsidRPr="006451FC" w:rsidR="001603F5" w:rsidP="00FD1B7F" w:rsidRDefault="03C77CE9" w14:paraId="3E74291C" w14:textId="0BCCCA4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12.84</w:t>
            </w:r>
          </w:p>
        </w:tc>
      </w:tr>
    </w:tbl>
    <w:p w:rsidRPr="006451FC" w:rsidR="001603F5" w:rsidP="7E172A74" w:rsidRDefault="2629354C" w14:paraId="5ABF0EEA" w14:textId="069CC513">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237DF057">
        <w:rPr>
          <w:rFonts w:ascii="Times New Roman" w:hAnsi="Times New Roman" w:cs="Times New Roman"/>
        </w:rPr>
        <w:t>.</w:t>
      </w:r>
    </w:p>
    <w:p w:rsidRPr="006451FC" w:rsidR="001603F5" w:rsidP="000C4C41" w:rsidRDefault="39B7B66B" w14:paraId="64CEC07B" w14:textId="6A44305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24. Competencias</w:t>
      </w:r>
    </w:p>
    <w:p w:rsidRPr="00C8053C" w:rsidR="00F4437A" w:rsidP="7E172A74" w:rsidRDefault="0F5DDC67" w14:paraId="4565C711" w14:textId="77777777">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rsidRPr="00C8053C" w:rsidR="00F4437A" w:rsidP="00231F21" w:rsidRDefault="0F5DDC67" w14:paraId="6C92B0CA" w14:textId="77777777">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cognitivas: Capacidad de análisis, síntesis y aplicación de conocimientos en ciencias de la información y las comunicaciones, así como comprensión de principios y teorías avanzadas de la disciplina.</w:t>
      </w:r>
    </w:p>
    <w:p w:rsidRPr="00C8053C" w:rsidR="00F4437A" w:rsidP="00231F21" w:rsidRDefault="0F5DDC67" w14:paraId="52951883" w14:textId="77777777">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procedimentales: Habilidades para la investigación científica, resolución de problemas complejos, diseño e implementación de soluciones tecnológicas, gestión de proyectos y uso de herramientas TIC.</w:t>
      </w:r>
    </w:p>
    <w:p w:rsidRPr="00C8053C" w:rsidR="00F4437A" w:rsidP="00231F21" w:rsidRDefault="0F5DDC67" w14:paraId="3CDA3F6B" w14:textId="77777777">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actitudinales y sociales: Trabajo colaborativo, liderazgo, pensamiento crítico, ética profesional, autonomía y capacidad para adaptarse a entornos dinámicos y multidisciplinarios.</w:t>
      </w:r>
    </w:p>
    <w:p w:rsidRPr="00C8053C" w:rsidR="00F4437A" w:rsidP="7E172A74" w:rsidRDefault="0F5DDC67" w14:paraId="1BBFBFF1" w14:textId="77777777">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adquisición de competencias se garantiza mediante:</w:t>
      </w:r>
    </w:p>
    <w:p w:rsidRPr="00C8053C" w:rsidR="00F4437A" w:rsidP="00231F21" w:rsidRDefault="0F5DDC67" w14:paraId="263352C0" w14:textId="77777777">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Estrategias pedagógicas constructivistas que integran clases magistrales, prácticas académicas, talleres, laboratorios, proyectos de investigación y trabajos de grado.</w:t>
      </w:r>
    </w:p>
    <w:p w:rsidRPr="00C8053C" w:rsidR="0059432D" w:rsidP="00231F21" w:rsidRDefault="0F5DDC67" w14:paraId="400A4876" w14:textId="77777777">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Flexibilidad curricular e interdisciplinariedad, que permite a los estudiantes seleccionar énfasis y electivos, participar en movilidad académica y desarrollar habilidades transversales.</w:t>
      </w:r>
    </w:p>
    <w:p w:rsidRPr="00C8053C" w:rsidR="00F4437A" w:rsidP="00231F21" w:rsidRDefault="0F5DDC67" w14:paraId="3270288B" w14:textId="0AAA3D9C">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Evaluación integral y seguimiento de resultados de aprendizaje, que asegura que las competencias alcanzadas sean pertinentes, medibles y alineadas con el perfil de egreso.</w:t>
      </w:r>
    </w:p>
    <w:p w:rsidRPr="00C8053C" w:rsidR="00F030A3" w:rsidP="7E172A74" w:rsidRDefault="00F030A3" w14:paraId="45D29BC8" w14:textId="54537A51">
      <w:pPr>
        <w:pStyle w:val="Sinespaciado"/>
        <w:spacing w:beforeAutospacing="1" w:line="276" w:lineRule="auto"/>
        <w:jc w:val="both"/>
        <w:rPr>
          <w:rFonts w:ascii="Times New Roman" w:hAnsi="Times New Roman" w:cs="Times New Roman"/>
        </w:rPr>
      </w:pPr>
    </w:p>
    <w:p w:rsidRPr="00C8053C" w:rsidR="00F4437A" w:rsidP="7E172A74" w:rsidRDefault="0F5DDC67" w14:paraId="6B11C453" w14:textId="0A4C29B3">
      <w:pPr>
        <w:pStyle w:val="Sinespaciado"/>
        <w:spacing w:line="276" w:lineRule="auto"/>
        <w:jc w:val="both"/>
        <w:rPr>
          <w:rFonts w:ascii="Times New Roman" w:hAnsi="Times New Roman" w:cs="Times New Roman"/>
        </w:rPr>
      </w:pPr>
      <w:r w:rsidRPr="00C8053C">
        <w:rPr>
          <w:rFonts w:ascii="Times New Roman" w:hAnsi="Times New Roman" w:cs="Times New Roman"/>
        </w:rPr>
        <w:t>El programa garantiza el desarrollo de competencias integrales,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rsidRPr="006451FC" w:rsidR="00F030A3" w:rsidP="7E172A74" w:rsidRDefault="016D0C44" w14:paraId="4A3184F6" w14:textId="22EBC87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1" w:id="144"/>
      <w:bookmarkStart w:name="_Toc211324553" w:id="145"/>
      <w:r w:rsidRPr="006451FC">
        <w:rPr>
          <w:rFonts w:ascii="Times New Roman" w:hAnsi="Times New Roman" w:cs="Times New Roman"/>
          <w:i w:val="0"/>
          <w:iCs w:val="0"/>
          <w:color w:val="auto"/>
          <w:sz w:val="22"/>
          <w:szCs w:val="22"/>
        </w:rPr>
        <w:t xml:space="preserve">Tabla </w:t>
      </w:r>
      <w:r w:rsidRPr="006451FC" w:rsidR="00F030A3">
        <w:rPr>
          <w:rFonts w:ascii="Times New Roman" w:hAnsi="Times New Roman" w:cs="Times New Roman"/>
          <w:i w:val="0"/>
          <w:iCs w:val="0"/>
          <w:color w:val="auto"/>
          <w:sz w:val="22"/>
          <w:szCs w:val="22"/>
        </w:rPr>
        <w:fldChar w:fldCharType="begin"/>
      </w:r>
      <w:r w:rsidRPr="006451FC" w:rsidR="00F030A3">
        <w:rPr>
          <w:rFonts w:ascii="Times New Roman" w:hAnsi="Times New Roman" w:cs="Times New Roman"/>
          <w:i w:val="0"/>
          <w:iCs w:val="0"/>
          <w:color w:val="auto"/>
          <w:sz w:val="22"/>
          <w:szCs w:val="22"/>
        </w:rPr>
        <w:instrText xml:space="preserve"> SEQ Tabla \* ARABIC </w:instrText>
      </w:r>
      <w:r w:rsidRPr="006451FC" w:rsidR="00F030A3">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38</w:t>
      </w:r>
      <w:r w:rsidRPr="006451FC" w:rsidR="00F030A3">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24. Competencias</w:t>
      </w:r>
      <w:r w:rsidRPr="006451FC" w:rsidR="237DF057">
        <w:rPr>
          <w:rFonts w:ascii="Times New Roman" w:hAnsi="Times New Roman" w:cs="Times New Roman"/>
          <w:i w:val="0"/>
          <w:iCs w:val="0"/>
          <w:color w:val="auto"/>
          <w:sz w:val="22"/>
          <w:szCs w:val="22"/>
        </w:rPr>
        <w:t>.</w:t>
      </w:r>
      <w:bookmarkEnd w:id="144"/>
      <w:bookmarkEnd w:id="145"/>
    </w:p>
    <w:tbl>
      <w:tblPr>
        <w:tblStyle w:val="Tablaconcuadrcula"/>
        <w:tblW w:w="9027" w:type="dxa"/>
        <w:tblInd w:w="-5" w:type="dxa"/>
        <w:tblLook w:val="04A0" w:firstRow="1" w:lastRow="0" w:firstColumn="1" w:lastColumn="0" w:noHBand="0" w:noVBand="1"/>
      </w:tblPr>
      <w:tblGrid>
        <w:gridCol w:w="3009"/>
        <w:gridCol w:w="3009"/>
        <w:gridCol w:w="3009"/>
      </w:tblGrid>
      <w:tr w:rsidRPr="006451FC" w:rsidR="00F030A3" w:rsidTr="7E172A74" w14:paraId="45894CAB" w14:textId="77777777">
        <w:trPr>
          <w:trHeight w:val="331"/>
        </w:trPr>
        <w:tc>
          <w:tcPr>
            <w:tcW w:w="3009" w:type="dxa"/>
            <w:shd w:val="clear" w:color="auto" w:fill="DEEAF6" w:themeFill="accent5" w:themeFillTint="33"/>
            <w:vAlign w:val="center"/>
          </w:tcPr>
          <w:p w:rsidRPr="006451FC" w:rsidR="00F030A3" w:rsidP="00FD1B7F" w:rsidRDefault="016D0C44" w14:paraId="68C6B17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rsidRPr="006451FC" w:rsidR="00F030A3" w:rsidP="00FD1B7F" w:rsidRDefault="016D0C44" w14:paraId="2994571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rsidRPr="006451FC" w:rsidR="00F030A3" w:rsidP="00FD1B7F" w:rsidRDefault="016D0C44" w14:paraId="3ADCD94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D47724" w:rsidTr="7E172A74" w14:paraId="79B6514A" w14:textId="77777777">
        <w:trPr>
          <w:trHeight w:val="308"/>
        </w:trPr>
        <w:tc>
          <w:tcPr>
            <w:tcW w:w="3009" w:type="dxa"/>
            <w:vAlign w:val="center"/>
          </w:tcPr>
          <w:p w:rsidRPr="006451FC" w:rsidR="00D47724" w:rsidP="00FD1B7F" w:rsidRDefault="164F7C6D" w14:paraId="3F4F12F7" w14:textId="57FA8912">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009" w:type="dxa"/>
            <w:vAlign w:val="center"/>
          </w:tcPr>
          <w:p w:rsidRPr="006451FC" w:rsidR="00D47724" w:rsidP="00FD1B7F" w:rsidRDefault="4E83300D" w14:paraId="57975536" w14:textId="416956EC">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3009" w:type="dxa"/>
            <w:vAlign w:val="center"/>
          </w:tcPr>
          <w:p w:rsidRPr="006451FC" w:rsidR="00D47724" w:rsidP="00FD1B7F" w:rsidRDefault="4E83300D" w14:paraId="63ACDD65" w14:textId="6A16CC8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10.99</w:t>
            </w:r>
          </w:p>
        </w:tc>
      </w:tr>
    </w:tbl>
    <w:p w:rsidRPr="006451FC" w:rsidR="00F030A3" w:rsidP="7E172A74" w:rsidRDefault="016D0C44" w14:paraId="62598FC6" w14:textId="0C0A285E">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237DF057">
        <w:rPr>
          <w:rFonts w:ascii="Times New Roman" w:hAnsi="Times New Roman" w:cs="Times New Roman"/>
        </w:rPr>
        <w:t>.</w:t>
      </w:r>
    </w:p>
    <w:p w:rsidRPr="006451FC" w:rsidR="00B31DD4" w:rsidP="000C4C41" w:rsidRDefault="39B7B66B" w14:paraId="59CD463C" w14:textId="6D2F48AF">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25. Evaluación y </w:t>
      </w:r>
      <w:r w:rsidRPr="006451FC" w:rsidR="16B275C6">
        <w:rPr>
          <w:rFonts w:ascii="Times New Roman" w:hAnsi="Times New Roman" w:cs="Times New Roman"/>
          <w:b/>
          <w:bCs/>
        </w:rPr>
        <w:t>autorregulación del programa académico</w:t>
      </w:r>
    </w:p>
    <w:p w:rsidRPr="00C8053C" w:rsidR="00F4437A" w:rsidP="7E172A74" w:rsidRDefault="0F5DDC67" w14:paraId="20C1AADA" w14:textId="77777777">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implementa un sistema de evaluación y autorregulación institucional que permite revisar de manera continua su pertinencia, calidad y eficacia en la formación de los estudiantes. Este sistema contempla:</w:t>
      </w:r>
    </w:p>
    <w:p w:rsidRPr="00C8053C" w:rsidR="00F4437A" w:rsidP="00231F21" w:rsidRDefault="0F5DDC67" w14:paraId="40C42A1D" w14:textId="77777777">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Monitoreo y seguimiento curricular: Evaluación periódica de los contenidos, estructura curricular, metodología y resultados de aprendizaje para garantizar la coherencia con los objetivos del programa y el perfil de egreso.</w:t>
      </w:r>
    </w:p>
    <w:p w:rsidRPr="00C8053C" w:rsidR="00F4437A" w:rsidP="00231F21" w:rsidRDefault="0F5DDC67" w14:paraId="409067DD" w14:textId="77777777">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Retroalimentación de la comunidad académica: Incorporación de apreciaciones de estudiantes, egresados, docentes y empleadores para identificar fortalezas, áreas de mejora y oportunidades de innovación.</w:t>
      </w:r>
    </w:p>
    <w:p w:rsidRPr="00C8053C" w:rsidR="00F4437A" w:rsidP="00231F21" w:rsidRDefault="0F5DDC67" w14:paraId="7EED4E24" w14:textId="77777777">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Mecanismos de mejora continua: Ajustes curriculares, implementación de nuevas estrategias pedagógicas y actualización de recursos educativos con base en los resultados de la evaluación interna y externa.</w:t>
      </w:r>
    </w:p>
    <w:p w:rsidRPr="00C8053C" w:rsidR="00F4437A" w:rsidP="00231F21" w:rsidRDefault="0F5DDC67" w14:paraId="70DBB881" w14:textId="77777777">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Indicadores de desempeño: Medición del impacto de la formación en el logro de competencias, resultados de aprendizaje y pertinencia profesional, así como seguimiento de la trayectoria académica y profesional de los egresados.</w:t>
      </w:r>
    </w:p>
    <w:p w:rsidRPr="00C8053C" w:rsidR="00F4437A" w:rsidP="7E172A74" w:rsidRDefault="0F5DDC67" w14:paraId="38422FC4" w14:textId="77777777">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rsidRPr="006451FC" w:rsidR="00F4437A" w:rsidP="000C4C41" w:rsidRDefault="00F4437A" w14:paraId="63078A10" w14:textId="77777777">
      <w:pPr>
        <w:pStyle w:val="Sinespaciado"/>
        <w:spacing w:line="276" w:lineRule="auto"/>
        <w:rPr>
          <w:rFonts w:ascii="Times New Roman" w:hAnsi="Times New Roman" w:cs="Times New Roman"/>
        </w:rPr>
      </w:pPr>
    </w:p>
    <w:p w:rsidRPr="00C8053C" w:rsidR="00E802E9" w:rsidP="7E172A74" w:rsidRDefault="0F5DDC67" w14:paraId="33EFC513" w14:textId="77777777">
      <w:pPr>
        <w:pStyle w:val="Sinespaciado"/>
        <w:spacing w:line="276" w:lineRule="auto"/>
        <w:jc w:val="both"/>
        <w:rPr>
          <w:rFonts w:ascii="Times New Roman" w:hAnsi="Times New Roman" w:cs="Times New Roman"/>
        </w:rPr>
      </w:pPr>
      <w:r w:rsidRPr="00C8053C">
        <w:rPr>
          <w:rFonts w:ascii="Times New Roman" w:hAnsi="Times New Roman" w:cs="Times New Roman"/>
        </w:rPr>
        <w:t xml:space="preserve">El programa demuestra un sistema robusto de evaluación y autorregulación, que asegura la pertinencia, calidad y eficacia del proyecto curricular. La incorporación de retroalimentación de estudiantes, </w:t>
      </w:r>
    </w:p>
    <w:p w:rsidRPr="00C8053C" w:rsidR="00572930" w:rsidP="7E172A74" w:rsidRDefault="0F5DDC67" w14:paraId="46BCC066" w14:textId="596FDFF6">
      <w:pPr>
        <w:pStyle w:val="Sinespaciado"/>
        <w:spacing w:line="276" w:lineRule="auto"/>
        <w:jc w:val="both"/>
        <w:rPr>
          <w:rFonts w:ascii="Times New Roman" w:hAnsi="Times New Roman" w:cs="Times New Roman"/>
        </w:rPr>
      </w:pPr>
      <w:r w:rsidRPr="00C8053C">
        <w:rPr>
          <w:rFonts w:ascii="Times New Roman" w:hAnsi="Times New Roman" w:cs="Times New Roman"/>
        </w:rPr>
        <w:t>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rsidRPr="006451FC" w:rsidR="00572930" w:rsidP="7E172A74" w:rsidRDefault="27DA03E0" w14:paraId="522DEE5B" w14:textId="4A775E7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2" w:id="146"/>
      <w:bookmarkStart w:name="_Toc211324554" w:id="147"/>
      <w:r w:rsidRPr="006451FC">
        <w:rPr>
          <w:rFonts w:ascii="Times New Roman" w:hAnsi="Times New Roman" w:cs="Times New Roman"/>
          <w:i w:val="0"/>
          <w:iCs w:val="0"/>
          <w:color w:val="auto"/>
          <w:sz w:val="22"/>
          <w:szCs w:val="22"/>
        </w:rPr>
        <w:t xml:space="preserve">Tabla </w:t>
      </w:r>
      <w:r w:rsidRPr="006451FC" w:rsidR="00572930">
        <w:rPr>
          <w:rFonts w:ascii="Times New Roman" w:hAnsi="Times New Roman" w:cs="Times New Roman"/>
          <w:i w:val="0"/>
          <w:iCs w:val="0"/>
          <w:color w:val="auto"/>
          <w:sz w:val="22"/>
          <w:szCs w:val="22"/>
        </w:rPr>
        <w:fldChar w:fldCharType="begin"/>
      </w:r>
      <w:r w:rsidRPr="006451FC" w:rsidR="00572930">
        <w:rPr>
          <w:rFonts w:ascii="Times New Roman" w:hAnsi="Times New Roman" w:cs="Times New Roman"/>
          <w:i w:val="0"/>
          <w:iCs w:val="0"/>
          <w:color w:val="auto"/>
          <w:sz w:val="22"/>
          <w:szCs w:val="22"/>
        </w:rPr>
        <w:instrText xml:space="preserve"> SEQ Tabla \* ARABIC </w:instrText>
      </w:r>
      <w:r w:rsidRPr="006451FC" w:rsidR="00572930">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39</w:t>
      </w:r>
      <w:r w:rsidRPr="006451FC" w:rsidR="00572930">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25. Evaluación y autorregulación del programa académico</w:t>
      </w:r>
      <w:bookmarkEnd w:id="146"/>
      <w:bookmarkEnd w:id="147"/>
    </w:p>
    <w:tbl>
      <w:tblPr>
        <w:tblStyle w:val="Tablaconcuadrcula"/>
        <w:tblW w:w="8925" w:type="dxa"/>
        <w:tblInd w:w="-5" w:type="dxa"/>
        <w:tblLook w:val="04A0" w:firstRow="1" w:lastRow="0" w:firstColumn="1" w:lastColumn="0" w:noHBand="0" w:noVBand="1"/>
      </w:tblPr>
      <w:tblGrid>
        <w:gridCol w:w="2975"/>
        <w:gridCol w:w="2975"/>
        <w:gridCol w:w="2975"/>
      </w:tblGrid>
      <w:tr w:rsidRPr="006451FC" w:rsidR="00572930" w:rsidTr="7E172A74" w14:paraId="6B55661C" w14:textId="77777777">
        <w:trPr>
          <w:trHeight w:val="351"/>
        </w:trPr>
        <w:tc>
          <w:tcPr>
            <w:tcW w:w="2975" w:type="dxa"/>
            <w:shd w:val="clear" w:color="auto" w:fill="DEEAF6" w:themeFill="accent5" w:themeFillTint="33"/>
            <w:vAlign w:val="center"/>
          </w:tcPr>
          <w:p w:rsidRPr="006451FC" w:rsidR="00572930" w:rsidP="00FD1B7F" w:rsidRDefault="27DA03E0" w14:paraId="471E091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5" w:type="dxa"/>
            <w:shd w:val="clear" w:color="auto" w:fill="DEEAF6" w:themeFill="accent5" w:themeFillTint="33"/>
            <w:vAlign w:val="center"/>
          </w:tcPr>
          <w:p w:rsidRPr="006451FC" w:rsidR="00572930" w:rsidP="00FD1B7F" w:rsidRDefault="27DA03E0" w14:paraId="664F0CF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5" w:type="dxa"/>
            <w:shd w:val="clear" w:color="auto" w:fill="DEEAF6" w:themeFill="accent5" w:themeFillTint="33"/>
            <w:vAlign w:val="center"/>
          </w:tcPr>
          <w:p w:rsidRPr="006451FC" w:rsidR="00572930" w:rsidP="00FD1B7F" w:rsidRDefault="27DA03E0" w14:paraId="01B0811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D47724" w:rsidTr="7E172A74" w14:paraId="3EEB01F2" w14:textId="77777777">
        <w:trPr>
          <w:trHeight w:val="326"/>
        </w:trPr>
        <w:tc>
          <w:tcPr>
            <w:tcW w:w="2975" w:type="dxa"/>
            <w:vAlign w:val="center"/>
          </w:tcPr>
          <w:p w:rsidRPr="006451FC" w:rsidR="00D47724" w:rsidP="00FD1B7F" w:rsidRDefault="164F7C6D" w14:paraId="463B2BB2" w14:textId="71B54A1A">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75" w:type="dxa"/>
            <w:vAlign w:val="center"/>
          </w:tcPr>
          <w:p w:rsidRPr="006451FC" w:rsidR="00D47724" w:rsidP="00FD1B7F" w:rsidRDefault="65D2B8B7" w14:paraId="67082F3E" w14:textId="575453F2">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4,5</w:t>
            </w:r>
          </w:p>
        </w:tc>
        <w:tc>
          <w:tcPr>
            <w:tcW w:w="2975" w:type="dxa"/>
            <w:vAlign w:val="center"/>
          </w:tcPr>
          <w:p w:rsidRPr="006451FC" w:rsidR="00D47724" w:rsidP="00FD1B7F" w:rsidRDefault="65D2B8B7" w14:paraId="400946B9" w14:textId="0F0ACBA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6.79</w:t>
            </w:r>
          </w:p>
        </w:tc>
      </w:tr>
    </w:tbl>
    <w:p w:rsidRPr="006451FC" w:rsidR="008D0DD0" w:rsidP="7E172A74" w:rsidRDefault="27DA03E0" w14:paraId="5BEE3CA0" w14:textId="596A115C">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237DF057">
        <w:rPr>
          <w:rFonts w:ascii="Times New Roman" w:hAnsi="Times New Roman" w:cs="Times New Roman"/>
        </w:rPr>
        <w:t>.</w:t>
      </w:r>
    </w:p>
    <w:p w:rsidRPr="006451FC" w:rsidR="008D0DD0" w:rsidP="000C4C41" w:rsidRDefault="39B7B66B" w14:paraId="6C7C757A" w14:textId="143A424C">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26. Vinculación </w:t>
      </w:r>
      <w:r w:rsidRPr="006451FC" w:rsidR="16B275C6">
        <w:rPr>
          <w:rFonts w:ascii="Times New Roman" w:hAnsi="Times New Roman" w:cs="Times New Roman"/>
          <w:b/>
          <w:bCs/>
        </w:rPr>
        <w:t>e interacción social</w:t>
      </w:r>
    </w:p>
    <w:p w:rsidRPr="00C8053C" w:rsidR="00F4437A" w:rsidP="7E172A74" w:rsidRDefault="0F5DDC67" w14:paraId="43CA0D99" w14:textId="77777777">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rsidRPr="00C8053C" w:rsidR="00F4437A" w:rsidP="00231F21" w:rsidRDefault="0F5DDC67" w14:paraId="397884D8" w14:textId="77777777">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Proyectos de extensión y responsabilidad social: Actividades que permiten a los estudiantes aplicar sus conocimientos en contextos reales, generando impacto positivo en comunidades, organizaciones y sectores productivos.</w:t>
      </w:r>
    </w:p>
    <w:p w:rsidRPr="00C8053C" w:rsidR="00F4437A" w:rsidP="00231F21" w:rsidRDefault="38B4B6DB" w14:paraId="5F8D1946" w14:textId="47A522A7">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Colaboración con entidades externas: Convenios con empresas, instituciones públicas y organizaciones internacionales que facilitan pasantías, investigación aplicada y participación en redes académicas.</w:t>
      </w:r>
    </w:p>
    <w:p w:rsidRPr="00C8053C" w:rsidR="00F4437A" w:rsidP="00231F21" w:rsidRDefault="0F5DDC67" w14:paraId="430F8538" w14:textId="77777777">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Eventos académicos y de divulgación científica: Seminarios, conferencias, talleres y foros que integran estudiantes, docentes y la comunidad externa, promoviendo el intercambio de conocimientos y experiencias.</w:t>
      </w:r>
    </w:p>
    <w:p w:rsidRPr="00C8053C" w:rsidR="00F4437A" w:rsidP="00231F21" w:rsidRDefault="0F5DDC67" w14:paraId="457699AC" w14:textId="77777777">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Articulación con egresados: Seguimiento de la trayectoria profesional de los graduados y su participación en actividades del programa, fortaleciendo la retroalimentación y la pertinencia de la formación.</w:t>
      </w:r>
    </w:p>
    <w:p w:rsidRPr="00C8053C" w:rsidR="00F4437A" w:rsidP="7E172A74" w:rsidRDefault="0F5DDC67" w14:paraId="71F23DA3" w14:textId="3F76DB29">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evidencia documental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rsidRPr="00C8053C" w:rsidR="001D7026" w:rsidP="7E172A74" w:rsidRDefault="427150CA" w14:paraId="5B9A9AA4" w14:textId="5CAFAEE7">
      <w:pPr>
        <w:pStyle w:val="Sinespaciado"/>
        <w:spacing w:before="240" w:line="276" w:lineRule="auto"/>
        <w:jc w:val="both"/>
        <w:rPr>
          <w:rFonts w:ascii="Times New Roman" w:hAnsi="Times New Roman" w:cs="Times New Roman"/>
        </w:rPr>
      </w:pPr>
      <w:r w:rsidRPr="00C8053C">
        <w:rPr>
          <w:rFonts w:ascii="Times New Roman" w:hAnsi="Times New Roman" w:cs="Times New Roman"/>
        </w:rPr>
        <w:t>El programa evidencia un compromiso sólido con la vinculación e interacción social,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rsidRPr="006451FC" w:rsidR="00BE52AD" w:rsidP="7E172A74" w:rsidRDefault="3A426192" w14:paraId="09F3D62C" w14:textId="606EF8A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3" w:id="148"/>
      <w:bookmarkStart w:name="_Toc211324555" w:id="149"/>
      <w:r w:rsidRPr="006451FC">
        <w:rPr>
          <w:rFonts w:ascii="Times New Roman" w:hAnsi="Times New Roman" w:cs="Times New Roman"/>
          <w:i w:val="0"/>
          <w:iCs w:val="0"/>
          <w:color w:val="auto"/>
          <w:sz w:val="22"/>
          <w:szCs w:val="22"/>
        </w:rPr>
        <w:t xml:space="preserve">Tabla </w:t>
      </w:r>
      <w:r w:rsidRPr="006451FC" w:rsidR="00BE52AD">
        <w:rPr>
          <w:rFonts w:ascii="Times New Roman" w:hAnsi="Times New Roman" w:cs="Times New Roman"/>
          <w:i w:val="0"/>
          <w:iCs w:val="0"/>
          <w:color w:val="auto"/>
          <w:sz w:val="22"/>
          <w:szCs w:val="22"/>
        </w:rPr>
        <w:fldChar w:fldCharType="begin"/>
      </w:r>
      <w:r w:rsidRPr="006451FC" w:rsidR="00BE52AD">
        <w:rPr>
          <w:rFonts w:ascii="Times New Roman" w:hAnsi="Times New Roman" w:cs="Times New Roman"/>
          <w:i w:val="0"/>
          <w:iCs w:val="0"/>
          <w:color w:val="auto"/>
          <w:sz w:val="22"/>
          <w:szCs w:val="22"/>
        </w:rPr>
        <w:instrText xml:space="preserve"> SEQ Tabla \* ARABIC </w:instrText>
      </w:r>
      <w:r w:rsidRPr="006451FC" w:rsidR="00BE52AD">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40</w:t>
      </w:r>
      <w:r w:rsidRPr="006451FC" w:rsidR="00BE52AD">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26. Vinculación e interacción social</w:t>
      </w:r>
      <w:r w:rsidRPr="006451FC" w:rsidR="3D9D6D1F">
        <w:rPr>
          <w:rFonts w:ascii="Times New Roman" w:hAnsi="Times New Roman" w:cs="Times New Roman"/>
          <w:i w:val="0"/>
          <w:iCs w:val="0"/>
          <w:color w:val="auto"/>
          <w:sz w:val="22"/>
          <w:szCs w:val="22"/>
        </w:rPr>
        <w:t>.</w:t>
      </w:r>
      <w:bookmarkEnd w:id="148"/>
      <w:bookmarkEnd w:id="149"/>
    </w:p>
    <w:tbl>
      <w:tblPr>
        <w:tblStyle w:val="Tablaconcuadrcula"/>
        <w:tblW w:w="9027" w:type="dxa"/>
        <w:tblInd w:w="-5" w:type="dxa"/>
        <w:tblLook w:val="04A0" w:firstRow="1" w:lastRow="0" w:firstColumn="1" w:lastColumn="0" w:noHBand="0" w:noVBand="1"/>
      </w:tblPr>
      <w:tblGrid>
        <w:gridCol w:w="3009"/>
        <w:gridCol w:w="3009"/>
        <w:gridCol w:w="3009"/>
      </w:tblGrid>
      <w:tr w:rsidRPr="006451FC" w:rsidR="00BE52AD" w:rsidTr="7E172A74" w14:paraId="268FD2D1" w14:textId="77777777">
        <w:trPr>
          <w:trHeight w:val="326"/>
        </w:trPr>
        <w:tc>
          <w:tcPr>
            <w:tcW w:w="3009" w:type="dxa"/>
            <w:shd w:val="clear" w:color="auto" w:fill="DEEAF6" w:themeFill="accent5" w:themeFillTint="33"/>
            <w:vAlign w:val="center"/>
          </w:tcPr>
          <w:p w:rsidRPr="006451FC" w:rsidR="00BE52AD" w:rsidP="00F24827" w:rsidRDefault="3A426192" w14:paraId="6A6C0C6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rsidRPr="006451FC" w:rsidR="00BE52AD" w:rsidP="00F24827" w:rsidRDefault="3A426192" w14:paraId="4E23E07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rsidRPr="006451FC" w:rsidR="00BE52AD" w:rsidP="00F24827" w:rsidRDefault="3A426192" w14:paraId="51683A4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D47724" w:rsidTr="7E172A74" w14:paraId="7C1E95F4" w14:textId="77777777">
        <w:trPr>
          <w:trHeight w:val="303"/>
        </w:trPr>
        <w:tc>
          <w:tcPr>
            <w:tcW w:w="3009" w:type="dxa"/>
            <w:vAlign w:val="center"/>
          </w:tcPr>
          <w:p w:rsidRPr="006451FC" w:rsidR="00D47724" w:rsidP="00F24827" w:rsidRDefault="164F7C6D" w14:paraId="7697516C" w14:textId="115698CB">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009" w:type="dxa"/>
            <w:vAlign w:val="center"/>
          </w:tcPr>
          <w:p w:rsidRPr="006451FC" w:rsidR="00D47724" w:rsidP="00F24827" w:rsidRDefault="65D2B8B7" w14:paraId="261B909A" w14:textId="42305F3D">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3009" w:type="dxa"/>
            <w:vAlign w:val="center"/>
          </w:tcPr>
          <w:p w:rsidRPr="006451FC" w:rsidR="00D47724" w:rsidP="00F24827" w:rsidRDefault="65D2B8B7" w14:paraId="0A871ADF" w14:textId="26F2EE8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5.80</w:t>
            </w:r>
          </w:p>
        </w:tc>
      </w:tr>
    </w:tbl>
    <w:p w:rsidRPr="006451FC" w:rsidR="00BE52AD" w:rsidP="7E172A74" w:rsidRDefault="3A426192" w14:paraId="3C6BB3A4" w14:textId="6B248E70">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3D9D6D1F">
        <w:rPr>
          <w:rFonts w:ascii="Times New Roman" w:hAnsi="Times New Roman" w:cs="Times New Roman"/>
        </w:rPr>
        <w:t>.</w:t>
      </w:r>
    </w:p>
    <w:p w:rsidRPr="006451FC" w:rsidR="00BE52AD" w:rsidP="000C4C41" w:rsidRDefault="39B7B66B" w14:paraId="6F5B6F42" w14:textId="0E89F29A">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C8053C" w:rsidR="001D7026" w:rsidP="7E172A74" w:rsidRDefault="427150CA" w14:paraId="54C93A56" w14:textId="77777777">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El programa demuestra un diseño curricular integral, flexible e interdisciplinario, articulado con la misión institucional y orientado a la formación de profesionales competentes y comprometidos con el contexto social. La planeación académica evidencia la coherencia entre el Proyecto Educativo del Programa, los planes de estudio, los syllabus y los resultados de aprendizaje, garantizando que la formación responda tanto al perfil de egreso como a las demandas actuales de la disciplina.</w:t>
      </w:r>
    </w:p>
    <w:p w:rsidRPr="00C8053C" w:rsidR="001D7026" w:rsidP="7E172A74" w:rsidRDefault="427150CA" w14:paraId="46CFC9E9" w14:textId="77777777">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La flexibilidad curricular permite la personalización de trayectorias académicas mediante electivas, énfasis y movilidad, enriqueciendo la experiencia de los estudiantes. La interdisciplinariedad se materializa en espacios académicos, proyectos conjuntos y colaboración docente, lo que amplía las perspectivas de análisis y resolución de problemas.</w:t>
      </w:r>
    </w:p>
    <w:p w:rsidRPr="00C8053C" w:rsidR="001D7026" w:rsidP="7E172A74" w:rsidRDefault="427150CA" w14:paraId="2C81D33A" w14:textId="77777777">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Las estrategias pedagógicas y el sistema de evaluación promueven el aprendizaje activo, autónomo y crítico, con mecanismos de retroalimentación que fortalecen la calidad del proceso formativo. A su vez, la autorregulación del programa asegura un ciclo permanente de mejora, sustentado en la participación de la comunidad académica y en la lectura constante de los retos del entorno.</w:t>
      </w:r>
    </w:p>
    <w:p w:rsidRPr="00C8053C" w:rsidR="001D7026" w:rsidP="7E172A74" w:rsidRDefault="427150CA" w14:paraId="0B911AE9" w14:textId="77777777">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Los resultados de aprendizaje y el desarrollo de competencias confirman la preparación de los estudiantes para el ejercicio profesional y la investigación, con un fuerte énfasis en la formación integral. Finalmente, la vinculación social e interacción con el entorno consolidan la pertinencia del programa, permitiendo que la academia impacte positivamente en la sociedad y se nutra de ella para actualizar sus procesos.</w:t>
      </w:r>
    </w:p>
    <w:p w:rsidRPr="006451FC" w:rsidR="0047294E" w:rsidP="7E172A74" w:rsidRDefault="09ADA5CB" w14:paraId="48C8EEA8" w14:textId="232A37A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4" w:id="150"/>
      <w:bookmarkStart w:name="_Toc211324556" w:id="151"/>
      <w:r w:rsidRPr="006451FC">
        <w:rPr>
          <w:rFonts w:ascii="Times New Roman" w:hAnsi="Times New Roman" w:cs="Times New Roman"/>
          <w:i w:val="0"/>
          <w:iCs w:val="0"/>
          <w:color w:val="auto"/>
          <w:sz w:val="22"/>
          <w:szCs w:val="22"/>
        </w:rPr>
        <w:t xml:space="preserve">Tabla </w:t>
      </w:r>
      <w:r w:rsidRPr="006451FC" w:rsidR="0047294E">
        <w:rPr>
          <w:rFonts w:ascii="Times New Roman" w:hAnsi="Times New Roman" w:cs="Times New Roman"/>
          <w:i w:val="0"/>
          <w:iCs w:val="0"/>
          <w:color w:val="auto"/>
          <w:sz w:val="22"/>
          <w:szCs w:val="22"/>
        </w:rPr>
        <w:fldChar w:fldCharType="begin"/>
      </w:r>
      <w:r w:rsidRPr="006451FC" w:rsidR="0047294E">
        <w:rPr>
          <w:rFonts w:ascii="Times New Roman" w:hAnsi="Times New Roman" w:cs="Times New Roman"/>
          <w:i w:val="0"/>
          <w:iCs w:val="0"/>
          <w:color w:val="auto"/>
          <w:sz w:val="22"/>
          <w:szCs w:val="22"/>
        </w:rPr>
        <w:instrText xml:space="preserve"> SEQ Tabla \* ARABIC </w:instrText>
      </w:r>
      <w:r w:rsidRPr="006451FC" w:rsidR="0047294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41</w:t>
      </w:r>
      <w:r w:rsidRPr="006451FC" w:rsidR="0047294E">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5. Aspectos académicos y resultados de aprendizaje</w:t>
      </w:r>
      <w:r w:rsidRPr="006451FC" w:rsidR="3D9D6D1F">
        <w:rPr>
          <w:rFonts w:ascii="Times New Roman" w:hAnsi="Times New Roman" w:cs="Times New Roman"/>
          <w:i w:val="0"/>
          <w:iCs w:val="0"/>
          <w:color w:val="auto"/>
          <w:sz w:val="22"/>
          <w:szCs w:val="22"/>
        </w:rPr>
        <w:t>.</w:t>
      </w:r>
      <w:bookmarkEnd w:id="150"/>
      <w:bookmarkEnd w:id="151"/>
    </w:p>
    <w:tbl>
      <w:tblPr>
        <w:tblStyle w:val="Tablaconcuadrcula"/>
        <w:tblW w:w="9202" w:type="dxa"/>
        <w:tblLook w:val="04A0" w:firstRow="1" w:lastRow="0" w:firstColumn="1" w:lastColumn="0" w:noHBand="0" w:noVBand="1"/>
      </w:tblPr>
      <w:tblGrid>
        <w:gridCol w:w="2263"/>
        <w:gridCol w:w="1701"/>
        <w:gridCol w:w="1701"/>
        <w:gridCol w:w="1418"/>
        <w:gridCol w:w="2119"/>
      </w:tblGrid>
      <w:tr w:rsidRPr="006451FC" w:rsidR="00FD2201" w:rsidTr="7E172A74" w14:paraId="43E6D866" w14:textId="77777777">
        <w:trPr>
          <w:trHeight w:val="579"/>
        </w:trPr>
        <w:tc>
          <w:tcPr>
            <w:tcW w:w="3964" w:type="dxa"/>
            <w:gridSpan w:val="2"/>
            <w:shd w:val="clear" w:color="auto" w:fill="DEEAF6" w:themeFill="accent5" w:themeFillTint="33"/>
            <w:vAlign w:val="center"/>
          </w:tcPr>
          <w:p w:rsidRPr="006451FC" w:rsidR="00FD2201" w:rsidP="00F24827" w:rsidRDefault="5141DC50" w14:paraId="33FB175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19" w:type="dxa"/>
            <w:gridSpan w:val="2"/>
            <w:shd w:val="clear" w:color="auto" w:fill="DEEAF6" w:themeFill="accent5" w:themeFillTint="33"/>
            <w:vAlign w:val="center"/>
          </w:tcPr>
          <w:p w:rsidRPr="006451FC" w:rsidR="00FD2201" w:rsidP="00F24827" w:rsidRDefault="5141DC50" w14:paraId="42BA2BD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FD2201" w:rsidP="00F24827" w:rsidRDefault="5141DC50" w14:paraId="050C4CB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D47724" w:rsidTr="7E172A74" w14:paraId="534E9DD3" w14:textId="77777777">
        <w:trPr>
          <w:trHeight w:val="96"/>
        </w:trPr>
        <w:tc>
          <w:tcPr>
            <w:tcW w:w="2263" w:type="dxa"/>
            <w:shd w:val="clear" w:color="auto" w:fill="DEEAF6" w:themeFill="accent5" w:themeFillTint="33"/>
            <w:vAlign w:val="center"/>
          </w:tcPr>
          <w:p w:rsidRPr="006451FC" w:rsidR="00D47724" w:rsidP="00F24827" w:rsidRDefault="164F7C6D" w14:paraId="0A08A071" w14:textId="0CF01D2D">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701" w:type="dxa"/>
            <w:shd w:val="clear" w:color="auto" w:fill="DEEAF6" w:themeFill="accent5" w:themeFillTint="33"/>
            <w:vAlign w:val="center"/>
          </w:tcPr>
          <w:p w:rsidRPr="006451FC" w:rsidR="00D47724" w:rsidP="00F24827" w:rsidRDefault="164F7C6D" w14:paraId="07FFCB4C" w14:textId="63DE4EBD">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701" w:type="dxa"/>
            <w:shd w:val="clear" w:color="auto" w:fill="DEEAF6" w:themeFill="accent5" w:themeFillTint="33"/>
            <w:vAlign w:val="center"/>
          </w:tcPr>
          <w:p w:rsidRPr="006451FC" w:rsidR="00D47724" w:rsidP="00F24827" w:rsidRDefault="164F7C6D" w14:paraId="7B26D795" w14:textId="527EA5FF">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rsidRPr="006451FC" w:rsidR="00D47724" w:rsidP="00F24827" w:rsidRDefault="164F7C6D" w14:paraId="1C295914" w14:textId="729FA7B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vAlign w:val="center"/>
          </w:tcPr>
          <w:p w:rsidRPr="006451FC" w:rsidR="00D47724" w:rsidP="00F24827" w:rsidRDefault="00D47724" w14:paraId="794B281B" w14:textId="77777777">
            <w:pPr>
              <w:pStyle w:val="Sinespaciado"/>
              <w:jc w:val="center"/>
              <w:rPr>
                <w:rFonts w:ascii="Times New Roman" w:hAnsi="Times New Roman" w:cs="Times New Roman"/>
                <w:b/>
                <w:bCs/>
                <w:sz w:val="20"/>
                <w:szCs w:val="20"/>
              </w:rPr>
            </w:pPr>
          </w:p>
        </w:tc>
      </w:tr>
      <w:tr w:rsidRPr="006451FC" w:rsidR="00D47724" w:rsidTr="7E172A74" w14:paraId="7CBBC6A8" w14:textId="77777777">
        <w:trPr>
          <w:trHeight w:val="245"/>
        </w:trPr>
        <w:tc>
          <w:tcPr>
            <w:tcW w:w="2263" w:type="dxa"/>
            <w:vAlign w:val="center"/>
          </w:tcPr>
          <w:p w:rsidRPr="006451FC" w:rsidR="00D47724" w:rsidP="00F24827" w:rsidRDefault="164F7C6D" w14:paraId="0A0997F9" w14:textId="028E8AF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rsidRPr="006451FC" w:rsidR="00D47724" w:rsidP="00F24827" w:rsidRDefault="164F7C6D" w14:paraId="2D17E9A6" w14:textId="33820BA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rsidRPr="006451FC" w:rsidR="00D47724" w:rsidP="00F24827" w:rsidRDefault="65D2B8B7" w14:paraId="096B5602" w14:textId="5EAD47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4,2</w:t>
            </w:r>
          </w:p>
        </w:tc>
        <w:tc>
          <w:tcPr>
            <w:tcW w:w="1418" w:type="dxa"/>
            <w:vAlign w:val="center"/>
          </w:tcPr>
          <w:p w:rsidRPr="006451FC" w:rsidR="00D47724" w:rsidP="00F24827" w:rsidRDefault="65D2B8B7" w14:paraId="75CF2FE3" w14:textId="4673EEA8">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4,3</w:t>
            </w:r>
          </w:p>
        </w:tc>
        <w:tc>
          <w:tcPr>
            <w:tcW w:w="2119" w:type="dxa"/>
            <w:vAlign w:val="center"/>
          </w:tcPr>
          <w:p w:rsidRPr="006451FC" w:rsidR="00D47724" w:rsidP="00F24827" w:rsidRDefault="65D2B8B7" w14:paraId="286D1B44" w14:textId="0FFBA46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6,75%</w:t>
            </w:r>
          </w:p>
        </w:tc>
      </w:tr>
      <w:tr w:rsidRPr="006451FC" w:rsidR="00FD2201" w:rsidTr="7E172A74" w14:paraId="1A44DFF6" w14:textId="77777777">
        <w:trPr>
          <w:trHeight w:val="340"/>
        </w:trPr>
        <w:tc>
          <w:tcPr>
            <w:tcW w:w="3964" w:type="dxa"/>
            <w:gridSpan w:val="2"/>
            <w:shd w:val="clear" w:color="auto" w:fill="DEEAF6" w:themeFill="accent5" w:themeFillTint="33"/>
            <w:vAlign w:val="center"/>
          </w:tcPr>
          <w:p w:rsidRPr="006451FC" w:rsidR="00FD2201" w:rsidP="00F24827" w:rsidRDefault="5141DC50" w14:paraId="4AC11BC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5238" w:type="dxa"/>
            <w:gridSpan w:val="3"/>
            <w:shd w:val="clear" w:color="auto" w:fill="DEEAF6" w:themeFill="accent5" w:themeFillTint="33"/>
            <w:vAlign w:val="center"/>
          </w:tcPr>
          <w:p w:rsidRPr="006451FC" w:rsidR="00FD2201" w:rsidP="00F24827" w:rsidRDefault="5141DC50" w14:paraId="6D52BDB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FD2201" w:rsidTr="7E172A74" w14:paraId="49F1D867" w14:textId="77777777">
        <w:trPr>
          <w:trHeight w:val="245"/>
        </w:trPr>
        <w:tc>
          <w:tcPr>
            <w:tcW w:w="3964" w:type="dxa"/>
            <w:gridSpan w:val="2"/>
          </w:tcPr>
          <w:p w:rsidRPr="006451FC" w:rsidR="00FD2201" w:rsidP="00231F21" w:rsidRDefault="00FD2201" w14:paraId="3474F26A" w14:textId="22D8741A">
            <w:pPr>
              <w:pStyle w:val="NormalWeb"/>
              <w:numPr>
                <w:ilvl w:val="0"/>
                <w:numId w:val="28"/>
              </w:numPr>
              <w:spacing w:after="0"/>
              <w:ind w:left="455" w:hanging="265"/>
              <w:jc w:val="both"/>
              <w:rPr>
                <w:rFonts w:eastAsiaTheme="minorEastAsia"/>
                <w:color w:val="000000"/>
                <w:sz w:val="20"/>
                <w:szCs w:val="20"/>
                <w:lang w:eastAsia="en-US"/>
              </w:rPr>
            </w:pPr>
          </w:p>
        </w:tc>
        <w:tc>
          <w:tcPr>
            <w:tcW w:w="5238" w:type="dxa"/>
            <w:gridSpan w:val="3"/>
          </w:tcPr>
          <w:p w:rsidRPr="006451FC" w:rsidR="004F09A6" w:rsidP="00231F21" w:rsidRDefault="3089C3A3" w14:paraId="457AF6F0" w14:textId="77777777">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Necesidad de consolidar un sistema institucional más robusto de seguimiento y trazabilidad de la trayectoria profesional de los egresados, que permita sistematizar información de empleabilidad, impacto e inserción laboral.</w:t>
            </w:r>
          </w:p>
          <w:p w:rsidRPr="006451FC" w:rsidR="004F09A6" w:rsidP="00231F21" w:rsidRDefault="3089C3A3" w14:paraId="196020F1" w14:textId="77777777">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el fortalecimiento de la red de egresados, con mayor frecuencia de encuentros y espacios de articulación con estudiantes y docentes activos.</w:t>
            </w:r>
          </w:p>
          <w:p w:rsidRPr="006451FC" w:rsidR="004F09A6" w:rsidP="00231F21" w:rsidRDefault="3089C3A3" w14:paraId="17DC8988" w14:textId="77777777">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Se identifica como oportunidad la ampliación de estrategias de internacionalización para egresados, favoreciendo su participación en redes globales y movilidad académica posterior a la graduación.</w:t>
            </w:r>
          </w:p>
          <w:p w:rsidRPr="006451FC" w:rsidR="00FD2201" w:rsidP="00231F21" w:rsidRDefault="3089C3A3" w14:paraId="0584926B" w14:textId="41D929AE">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Limitada disponibilidad de información sistemática sobre los aportes específicos de los egresados al sector productivo y a la innovación tecnológica.</w:t>
            </w:r>
          </w:p>
        </w:tc>
      </w:tr>
    </w:tbl>
    <w:p w:rsidRPr="006451FC" w:rsidR="00FD2201" w:rsidP="000C4C41" w:rsidRDefault="5141DC50" w14:paraId="5E07D6D6" w14:textId="2F0F5908">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3D9D6D1F">
        <w:rPr>
          <w:rFonts w:ascii="Times New Roman" w:hAnsi="Times New Roman" w:cs="Times New Roman"/>
        </w:rPr>
        <w:t>.</w:t>
      </w:r>
    </w:p>
    <w:p w:rsidRPr="006451FC" w:rsidR="00D97984" w:rsidP="00231F21" w:rsidRDefault="39B7B66B" w14:paraId="1C1F7A7C" w14:textId="5442544B">
      <w:pPr>
        <w:pStyle w:val="Ttulo3"/>
        <w:numPr>
          <w:ilvl w:val="2"/>
          <w:numId w:val="31"/>
        </w:numPr>
        <w:spacing w:line="276" w:lineRule="auto"/>
        <w:rPr>
          <w:rFonts w:cs="Times New Roman"/>
        </w:rPr>
      </w:pPr>
      <w:bookmarkStart w:name="_Toc530075259" w:id="152"/>
      <w:bookmarkStart w:name="_Toc211321924" w:id="153"/>
      <w:r w:rsidRPr="006451FC">
        <w:rPr>
          <w:rFonts w:cs="Times New Roman"/>
        </w:rPr>
        <w:t>Factor 6. Permanencia y Graduación</w:t>
      </w:r>
      <w:bookmarkEnd w:id="152"/>
      <w:bookmarkEnd w:id="153"/>
      <w:r w:rsidRPr="006451FC">
        <w:rPr>
          <w:rFonts w:cs="Times New Roman"/>
        </w:rPr>
        <w:t xml:space="preserve">   </w:t>
      </w:r>
    </w:p>
    <w:p w:rsidRPr="006451FC" w:rsidR="0073715A" w:rsidP="000C4C41" w:rsidRDefault="39B7B66B" w14:paraId="4D5DEB65" w14:textId="272030D3">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Característica 27. Políticas</w:t>
      </w:r>
      <w:r w:rsidRPr="006451FC" w:rsidR="16B275C6">
        <w:rPr>
          <w:rFonts w:ascii="Times New Roman" w:hAnsi="Times New Roman" w:cs="Times New Roman"/>
          <w:b/>
          <w:bCs/>
        </w:rPr>
        <w:t>, estrategias y estructura para la permanencia y la graduación</w:t>
      </w:r>
    </w:p>
    <w:p w:rsidRPr="00C8053C" w:rsidR="007F7E7F" w:rsidP="7E172A74" w:rsidRDefault="5F0D048B" w14:paraId="11EB408F" w14:textId="5A7BF9D8">
      <w:pPr>
        <w:pStyle w:val="Sinespaciado"/>
        <w:spacing w:line="276" w:lineRule="auto"/>
        <w:jc w:val="both"/>
        <w:rPr>
          <w:rFonts w:ascii="Times New Roman" w:hAnsi="Times New Roman" w:cs="Times New Roman"/>
        </w:rPr>
      </w:pPr>
      <w:r w:rsidRPr="00C8053C">
        <w:rPr>
          <w:rFonts w:ascii="Times New Roman" w:hAnsi="Times New Roman" w:cs="Times New Roman"/>
        </w:rPr>
        <w:t xml:space="preserve">La Universidad Distrital ha consolidado un marco de políticas institucionales que orienta la permanencia y la graduación oportuna, en coherencia con el Estatuto de Posgrados, el Plan Estratégico de Desarrollo y el Programa de Graduación Oportuna. Estas políticas priorizan la disminución de la deserción y el cumplimiento de tiempos de titulación, exigen la coherencia entre resultados de aprendizaje, sistemas de evaluación y perfil de egreso, y reconocen como esenciales el acompañamiento académico, psicosocial y de investigación, bajo principios de equidad, inclusión, transparencia y mejora </w:t>
      </w:r>
      <w:r w:rsidRPr="00C8053C">
        <w:rPr>
          <w:rFonts w:ascii="Times New Roman" w:hAnsi="Times New Roman" w:cs="Times New Roman"/>
        </w:rPr>
        <w:t>continua. Asimismo, establecen la corresponsabilidad de los distintos niveles de gobierno académico: el Consejo Académico define lineamientos y metas, la Dirección de Posgrados coordina acciones, los programas académicos ejecutan estrategias de acompañamiento, y Bienestar Universitario brinda soporte integral.</w:t>
      </w:r>
    </w:p>
    <w:p w:rsidRPr="00C8053C" w:rsidR="007F7E7F" w:rsidP="7E172A74" w:rsidRDefault="1DB8831A" w14:paraId="09EAE6EB" w14:textId="2B9F75B2">
      <w:pPr>
        <w:pStyle w:val="Sinespaciado"/>
        <w:spacing w:before="240" w:line="276" w:lineRule="auto"/>
        <w:jc w:val="both"/>
        <w:rPr>
          <w:rFonts w:ascii="Times New Roman" w:hAnsi="Times New Roman" w:cs="Times New Roman"/>
        </w:rPr>
      </w:pPr>
      <w:r w:rsidRPr="00C8053C">
        <w:rPr>
          <w:rFonts w:ascii="Times New Roman" w:hAnsi="Times New Roman" w:cs="Times New Roman"/>
        </w:rPr>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w:t>
      </w:r>
      <w:r w:rsidRPr="00C8053C" w:rsidR="215FBDB2">
        <w:rPr>
          <w:rFonts w:ascii="Times New Roman" w:hAnsi="Times New Roman" w:cs="Times New Roman"/>
        </w:rPr>
        <w:t>a</w:t>
      </w:r>
      <w:r w:rsidRPr="00C8053C">
        <w:rPr>
          <w:rFonts w:ascii="Times New Roman" w:hAnsi="Times New Roman" w:cs="Times New Roman"/>
        </w:rPr>
        <w:t>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rsidRPr="006451FC" w:rsidR="002F1013" w:rsidP="000C4C41" w:rsidRDefault="1DB8831A" w14:paraId="50CF443A" w14:textId="592DAC72">
      <w:pPr>
        <w:pStyle w:val="Sinespaciado"/>
        <w:spacing w:before="240" w:line="276" w:lineRule="auto"/>
        <w:jc w:val="both"/>
        <w:rPr>
          <w:rFonts w:ascii="Times New Roman" w:hAnsi="Times New Roman" w:cs="Times New Roman"/>
        </w:rPr>
      </w:pPr>
      <w:r w:rsidRPr="00C8053C">
        <w:rPr>
          <w:rFonts w:ascii="Times New Roman" w:hAnsi="Times New Roman" w:cs="Times New Roma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rsidRPr="00C8053C" w:rsidR="002F1013" w:rsidP="7E172A74" w:rsidRDefault="6EE3B953" w14:paraId="41C6D7E3" w14:textId="3A7952EA">
      <w:pPr>
        <w:pStyle w:val="Sinespaciado"/>
        <w:spacing w:before="240" w:line="276" w:lineRule="auto"/>
        <w:jc w:val="both"/>
        <w:rPr>
          <w:rFonts w:ascii="Times New Roman" w:hAnsi="Times New Roman" w:cs="Times New Roman"/>
        </w:rPr>
      </w:pPr>
      <w:r w:rsidRPr="00C8053C">
        <w:rPr>
          <w:rFonts w:ascii="Times New Roman" w:hAnsi="Times New Roman" w:cs="Times New Roman"/>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rsidRPr="006451FC" w:rsidR="00875F76" w:rsidP="7E172A74" w:rsidRDefault="7EDEC29A" w14:paraId="2B7FA8AE" w14:textId="25A6C06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5" w:id="154"/>
      <w:bookmarkStart w:name="_Toc211324557" w:id="155"/>
      <w:r w:rsidRPr="006451FC">
        <w:rPr>
          <w:rFonts w:ascii="Times New Roman" w:hAnsi="Times New Roman" w:cs="Times New Roman"/>
          <w:i w:val="0"/>
          <w:iCs w:val="0"/>
          <w:color w:val="auto"/>
          <w:sz w:val="22"/>
          <w:szCs w:val="22"/>
        </w:rPr>
        <w:t xml:space="preserve">Tabla </w:t>
      </w:r>
      <w:r w:rsidRPr="006451FC" w:rsidR="00875F76">
        <w:rPr>
          <w:rFonts w:ascii="Times New Roman" w:hAnsi="Times New Roman" w:cs="Times New Roman"/>
          <w:i w:val="0"/>
          <w:iCs w:val="0"/>
          <w:color w:val="auto"/>
          <w:sz w:val="22"/>
          <w:szCs w:val="22"/>
        </w:rPr>
        <w:fldChar w:fldCharType="begin"/>
      </w:r>
      <w:r w:rsidRPr="006451FC" w:rsidR="00875F76">
        <w:rPr>
          <w:rFonts w:ascii="Times New Roman" w:hAnsi="Times New Roman" w:cs="Times New Roman"/>
          <w:i w:val="0"/>
          <w:iCs w:val="0"/>
          <w:color w:val="auto"/>
          <w:sz w:val="22"/>
          <w:szCs w:val="22"/>
        </w:rPr>
        <w:instrText xml:space="preserve"> SEQ Tabla \* ARABIC </w:instrText>
      </w:r>
      <w:r w:rsidRPr="006451FC" w:rsidR="00875F76">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42</w:t>
      </w:r>
      <w:r w:rsidRPr="006451FC" w:rsidR="00875F76">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27. Políticas, estrategias y estructura para la permanencia y la graduación</w:t>
      </w:r>
      <w:r w:rsidRPr="006451FC" w:rsidR="67B203E7">
        <w:rPr>
          <w:rFonts w:ascii="Times New Roman" w:hAnsi="Times New Roman" w:cs="Times New Roman"/>
          <w:i w:val="0"/>
          <w:iCs w:val="0"/>
          <w:color w:val="auto"/>
          <w:sz w:val="22"/>
          <w:szCs w:val="22"/>
        </w:rPr>
        <w:t>.</w:t>
      </w:r>
      <w:bookmarkEnd w:id="154"/>
      <w:bookmarkEnd w:id="155"/>
    </w:p>
    <w:tbl>
      <w:tblPr>
        <w:tblStyle w:val="Tablaconcuadrcula"/>
        <w:tblW w:w="8988" w:type="dxa"/>
        <w:tblInd w:w="-5" w:type="dxa"/>
        <w:tblLook w:val="04A0" w:firstRow="1" w:lastRow="0" w:firstColumn="1" w:lastColumn="0" w:noHBand="0" w:noVBand="1"/>
      </w:tblPr>
      <w:tblGrid>
        <w:gridCol w:w="2996"/>
        <w:gridCol w:w="2996"/>
        <w:gridCol w:w="2996"/>
      </w:tblGrid>
      <w:tr w:rsidRPr="006451FC" w:rsidR="00875F76" w:rsidTr="7E172A74" w14:paraId="470238AE" w14:textId="77777777">
        <w:trPr>
          <w:trHeight w:val="321"/>
        </w:trPr>
        <w:tc>
          <w:tcPr>
            <w:tcW w:w="2996" w:type="dxa"/>
            <w:shd w:val="clear" w:color="auto" w:fill="DEEAF6" w:themeFill="accent5" w:themeFillTint="33"/>
            <w:vAlign w:val="center"/>
          </w:tcPr>
          <w:p w:rsidRPr="006451FC" w:rsidR="00875F76" w:rsidP="001F1C35" w:rsidRDefault="7EDEC29A" w14:paraId="5B76DD2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rsidRPr="006451FC" w:rsidR="00875F76" w:rsidP="001F1C35" w:rsidRDefault="7EDEC29A" w14:paraId="7A0EE5A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rsidRPr="006451FC" w:rsidR="00875F76" w:rsidP="001F1C35" w:rsidRDefault="7EDEC29A" w14:paraId="288D124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875F76" w:rsidTr="7E172A74" w14:paraId="43CC16F1" w14:textId="77777777">
        <w:trPr>
          <w:trHeight w:val="299"/>
        </w:trPr>
        <w:tc>
          <w:tcPr>
            <w:tcW w:w="2996" w:type="dxa"/>
            <w:vAlign w:val="center"/>
          </w:tcPr>
          <w:p w:rsidRPr="006451FC" w:rsidR="00875F76" w:rsidP="001F1C35" w:rsidRDefault="427150CA" w14:paraId="3B4548B9" w14:textId="5AAA6F91">
            <w:pPr>
              <w:jc w:val="center"/>
              <w:rPr>
                <w:rFonts w:ascii="Times New Roman" w:hAnsi="Times New Roman" w:cs="Times New Roman"/>
                <w:b/>
                <w:bCs/>
                <w:color w:val="000000"/>
                <w:sz w:val="20"/>
                <w:szCs w:val="20"/>
              </w:rPr>
            </w:pPr>
            <w:r w:rsidRPr="006451FC">
              <w:rPr>
                <w:rFonts w:ascii="Times New Roman" w:hAnsi="Times New Roman" w:cs="Times New Roman"/>
                <w:sz w:val="20"/>
                <w:szCs w:val="20"/>
                <w:lang w:val="es-CO"/>
              </w:rPr>
              <w:t>Se cumple plenamente</w:t>
            </w:r>
          </w:p>
        </w:tc>
        <w:tc>
          <w:tcPr>
            <w:tcW w:w="2996" w:type="dxa"/>
            <w:vAlign w:val="center"/>
          </w:tcPr>
          <w:p w:rsidRPr="006451FC" w:rsidR="00875F76" w:rsidP="001F1C35" w:rsidRDefault="1B54107C" w14:paraId="6C03AF0E" w14:textId="470E8D5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6" w:type="dxa"/>
            <w:vAlign w:val="center"/>
          </w:tcPr>
          <w:p w:rsidRPr="006451FC" w:rsidR="00875F76" w:rsidP="001F1C35" w:rsidRDefault="203B3107" w14:paraId="645FA1B9" w14:textId="56195D09">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26.11</w:t>
            </w:r>
          </w:p>
        </w:tc>
      </w:tr>
    </w:tbl>
    <w:p w:rsidRPr="006451FC" w:rsidR="00875F76" w:rsidP="7E172A74" w:rsidRDefault="7EDEC29A" w14:paraId="0798E223" w14:textId="6A848625">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73715A" w:rsidP="000C4C41" w:rsidRDefault="39B7B66B" w14:paraId="2EC0C843" w14:textId="22A5184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28. Caracterización de </w:t>
      </w:r>
      <w:r w:rsidRPr="006451FC" w:rsidR="16B275C6">
        <w:rPr>
          <w:rFonts w:ascii="Times New Roman" w:hAnsi="Times New Roman" w:cs="Times New Roman"/>
          <w:b/>
          <w:bCs/>
        </w:rPr>
        <w:t>estudiantes y sistema de alertas tempranas</w:t>
      </w:r>
    </w:p>
    <w:p w:rsidRPr="00C8053C" w:rsidR="00DE0E22" w:rsidP="7E172A74" w:rsidRDefault="15F3D337" w14:paraId="64CA03DB" w14:textId="77777777">
      <w:pPr>
        <w:pStyle w:val="Sinespaciado"/>
        <w:spacing w:before="240" w:line="276" w:lineRule="auto"/>
        <w:jc w:val="both"/>
        <w:rPr>
          <w:rFonts w:ascii="Times New Roman" w:hAnsi="Times New Roman" w:cs="Times New Roman"/>
        </w:rPr>
      </w:pPr>
      <w:r w:rsidRPr="00C8053C">
        <w:rPr>
          <w:rFonts w:ascii="Times New Roman" w:hAnsi="Times New Roman" w:cs="Times New Roma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rsidRPr="00C8053C" w:rsidR="00DE0E22" w:rsidP="7E172A74" w:rsidRDefault="15F3D337" w14:paraId="49D3DE98" w14:textId="77777777">
      <w:pPr>
        <w:pStyle w:val="Sinespaciado"/>
        <w:spacing w:before="240" w:line="276" w:lineRule="auto"/>
        <w:jc w:val="both"/>
        <w:rPr>
          <w:rFonts w:ascii="Times New Roman" w:hAnsi="Times New Roman" w:cs="Times New Roman"/>
        </w:rPr>
      </w:pPr>
      <w:r w:rsidRPr="00C8053C">
        <w:rPr>
          <w:rFonts w:ascii="Times New Roman" w:hAnsi="Times New Roman" w:cs="Times New Roman"/>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 y garantizar trayectorias de formación exitosas.</w:t>
      </w:r>
    </w:p>
    <w:p w:rsidRPr="00C8053C" w:rsidR="00DE0E22" w:rsidP="7E172A74" w:rsidRDefault="15F3D337" w14:paraId="46A70ACB" w14:textId="77777777">
      <w:pPr>
        <w:pStyle w:val="Sinespaciado"/>
        <w:spacing w:before="240" w:after="240" w:line="276" w:lineRule="auto"/>
        <w:jc w:val="both"/>
        <w:rPr>
          <w:rFonts w:ascii="Times New Roman" w:hAnsi="Times New Roman" w:cs="Times New Roman"/>
        </w:rPr>
      </w:pPr>
      <w:r w:rsidRPr="00C8053C">
        <w:rPr>
          <w:rFonts w:ascii="Times New Roman" w:hAnsi="Times New Roman" w:cs="Times New Roman"/>
        </w:rPr>
        <w:t>De manera complementaria, el sistema de alertas tempranas se ha consolidado como una herramienta clave del programa. Entre sus mecanismos se destacan:</w:t>
      </w:r>
    </w:p>
    <w:p w:rsidRPr="00C8053C" w:rsidR="00DE0E22" w:rsidP="00231F21" w:rsidRDefault="15F3D337" w14:paraId="7BF51663" w14:textId="64F7A480">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Informes semestrales del estado académico de cada estudiante, socializados con la coordinación y los docentes directores, lo que permite un seguimiento oportuno y compartido.</w:t>
      </w:r>
    </w:p>
    <w:p w:rsidRPr="00C8053C" w:rsidR="00DE0E22" w:rsidP="00231F21" w:rsidRDefault="15F3D337" w14:paraId="42B4BD68" w14:textId="603FBBEE">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Reuniones periódicas con estudiantes y directores de trabajo de grado, orientadas a brindar apoyo en la gestión académica y a resolver dudas relacionadas con el avance curricular y la permanencia.</w:t>
      </w:r>
    </w:p>
    <w:p w:rsidRPr="009B0EEF" w:rsidR="00DE0E22" w:rsidP="00231F21" w:rsidRDefault="15F3D337" w14:paraId="2AD32655" w14:textId="40259B2E">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 xml:space="preserve">Implementación de instructivos, diagramas e infografías que explican de forma clara los procedimientos institucionales como aplazamiento, cancelación de semestre, radicación de anteproyecto y proyecto, entre otros, lo que contribuye a mejorar la comunicación, la planeación y la toma de decisiones </w:t>
      </w:r>
      <w:r w:rsidRPr="00C8053C" w:rsidR="009B0EEF">
        <w:rPr>
          <w:rFonts w:ascii="Times New Roman" w:hAnsi="Times New Roman" w:cs="Times New Roman"/>
        </w:rPr>
        <w:t>informadas.</w:t>
      </w:r>
      <w:r w:rsidRPr="006451FC" w:rsidR="009B0EEF">
        <w:rPr>
          <w:rFonts w:ascii="Times New Roman" w:hAnsi="Times New Roman" w:cs="Times New Roman"/>
        </w:rPr>
        <w:t xml:space="preserve"> </w:t>
      </w:r>
      <w:r w:rsidR="009B0EEF">
        <w:rPr>
          <w:rFonts w:ascii="Times New Roman" w:hAnsi="Times New Roman" w:cs="Times New Roman"/>
        </w:rPr>
        <w:t>Enlace.</w:t>
      </w:r>
    </w:p>
    <w:p w:rsidRPr="009B0EEF" w:rsidR="00DE0E22" w:rsidP="7E172A74" w:rsidRDefault="15F3D337" w14:paraId="1CB6F6B5" w14:textId="6BDCC864">
      <w:pPr>
        <w:pStyle w:val="Sinespaciado"/>
        <w:spacing w:before="240" w:line="276" w:lineRule="auto"/>
        <w:jc w:val="both"/>
        <w:rPr>
          <w:rFonts w:ascii="Times New Roman" w:hAnsi="Times New Roman" w:cs="Times New Roman"/>
        </w:rPr>
      </w:pPr>
      <w:r w:rsidRPr="009B0EEF">
        <w:rPr>
          <w:rFonts w:ascii="Times New Roman" w:hAnsi="Times New Roman" w:cs="Times New Roman"/>
        </w:rPr>
        <w:t>Las acciones de Bienestar Universitario y las consejerías académicas implementadas desde el programa han reforzado la atención a los estudiantes, propiciando un entorno educativo más inclusivo y sostenible. En este sentido, la evidencia documental, estadística y de gestión demuestra avances significativos en la consolidación de un sistema de apoyo efectivo, que contribuye directamente al logro de la permanencia y a la reducción de la deserción estudiantil.</w:t>
      </w:r>
    </w:p>
    <w:p w:rsidRPr="00231F21" w:rsidR="00DE0E22" w:rsidP="000C4C41" w:rsidRDefault="15F3D337" w14:paraId="7C953A83" w14:textId="093070D0">
      <w:pPr>
        <w:spacing w:before="240" w:after="0" w:line="276" w:lineRule="auto"/>
        <w:jc w:val="both"/>
        <w:rPr>
          <w:rFonts w:ascii="Times New Roman" w:hAnsi="Times New Roman" w:eastAsia="Times New Roman" w:cs="Times New Roman"/>
          <w:color w:val="FF0000"/>
          <w:lang w:val="es-CO" w:eastAsia="es-CO"/>
        </w:rPr>
      </w:pPr>
      <w:r w:rsidRPr="00231F21">
        <w:rPr>
          <w:rFonts w:ascii="Times New Roman" w:hAnsi="Times New Roman" w:eastAsia="Times New Roman" w:cs="Times New Roman"/>
          <w:color w:val="FF0000"/>
          <w:lang w:val="es-CO" w:eastAsia="es-CO"/>
        </w:rPr>
        <w:t xml:space="preserve">Cuadro de tasa de </w:t>
      </w:r>
      <w:r w:rsidRPr="00231F21" w:rsidR="00F8088A">
        <w:rPr>
          <w:rFonts w:ascii="Times New Roman" w:hAnsi="Times New Roman" w:eastAsia="Times New Roman" w:cs="Times New Roman"/>
          <w:color w:val="FF0000"/>
          <w:lang w:val="es-CO" w:eastAsia="es-CO"/>
        </w:rPr>
        <w:t>graduación</w:t>
      </w:r>
    </w:p>
    <w:p w:rsidRPr="006451FC" w:rsidR="00BA6447" w:rsidP="000C4C41" w:rsidRDefault="15F3D337" w14:paraId="69248C54" w14:textId="66C3943B" w14:noSpellErr="1">
      <w:pPr>
        <w:pStyle w:val="Sinespaciado"/>
        <w:spacing w:before="240" w:line="276" w:lineRule="auto"/>
        <w:jc w:val="both"/>
        <w:rPr>
          <w:rFonts w:ascii="Times New Roman" w:hAnsi="Times New Roman" w:cs="Times New Roman"/>
        </w:rPr>
      </w:pPr>
      <w:r w:rsidRPr="24D56419" w:rsidR="71B78221">
        <w:rPr>
          <w:rFonts w:ascii="Times New Roman" w:hAnsi="Times New Roman" w:cs="Times New Roman"/>
        </w:rPr>
        <w:t xml:space="preserve">El programa académico evidencia así un compromiso sostenido con la inclusión y la equidad, </w:t>
      </w:r>
      <w:r w:rsidRPr="24D56419" w:rsidR="71B78221">
        <w:rPr>
          <w:rFonts w:ascii="Times New Roman" w:hAnsi="Times New Roman" w:cs="Times New Roman"/>
          <w:highlight w:val="yellow"/>
          <w:rPrChange w:author="COMITE DE CURRICULO Y CALIDAD POSGRADOS" w:date="2025-10-28T21:40:58.343Z" w:id="1833454461">
            <w:rPr>
              <w:rFonts w:ascii="Times New Roman" w:hAnsi="Times New Roman" w:cs="Times New Roman"/>
            </w:rPr>
          </w:rPrChange>
        </w:rPr>
        <w:t xml:space="preserve">fortaleciendo la capacidad para anticipar y mitigar riesgos de </w:t>
      </w:r>
      <w:commentRangeStart w:id="923809554"/>
      <w:r w:rsidRPr="24D56419" w:rsidR="71B78221">
        <w:rPr>
          <w:rFonts w:ascii="Times New Roman" w:hAnsi="Times New Roman" w:cs="Times New Roman"/>
          <w:highlight w:val="yellow"/>
          <w:rPrChange w:author="COMITE DE CURRICULO Y CALIDAD POSGRADOS" w:date="2025-10-28T21:40:58.343Z" w:id="1119624301">
            <w:rPr>
              <w:rFonts w:ascii="Times New Roman" w:hAnsi="Times New Roman" w:cs="Times New Roman"/>
            </w:rPr>
          </w:rPrChange>
        </w:rPr>
        <w:t>deserción</w:t>
      </w:r>
      <w:commentRangeEnd w:id="923809554"/>
      <w:r>
        <w:rPr>
          <w:rStyle w:val="CommentReference"/>
        </w:rPr>
        <w:commentReference w:id="923809554"/>
      </w:r>
      <w:r w:rsidRPr="24D56419" w:rsidR="71B78221">
        <w:rPr>
          <w:rFonts w:ascii="Times New Roman" w:hAnsi="Times New Roman" w:cs="Times New Roman"/>
        </w:rPr>
        <w:t>. No obstante, se identifican oportunidades de mejora relacionadas con el seguimiento longitudinal de cohortes y con la consolidación de mecanismos de evaluación de impacto, que permitan medir con mayor precisión la efectividad de las estrategias implementadas.</w:t>
      </w:r>
    </w:p>
    <w:p w:rsidRPr="006451FC" w:rsidR="00BA6447" w:rsidP="7E172A74" w:rsidRDefault="7E7A29DA" w14:paraId="3A28732B" w14:textId="226487EC">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6" w:id="156"/>
      <w:bookmarkStart w:name="_Toc211324558" w:id="157"/>
      <w:r w:rsidRPr="006451FC">
        <w:rPr>
          <w:rFonts w:ascii="Times New Roman" w:hAnsi="Times New Roman" w:cs="Times New Roman"/>
          <w:i w:val="0"/>
          <w:iCs w:val="0"/>
          <w:color w:val="auto"/>
          <w:sz w:val="22"/>
          <w:szCs w:val="22"/>
        </w:rPr>
        <w:t xml:space="preserve">Tabla </w:t>
      </w:r>
      <w:r w:rsidRPr="006451FC" w:rsidR="00BA6447">
        <w:rPr>
          <w:rFonts w:ascii="Times New Roman" w:hAnsi="Times New Roman" w:cs="Times New Roman"/>
          <w:i w:val="0"/>
          <w:iCs w:val="0"/>
          <w:color w:val="auto"/>
          <w:sz w:val="22"/>
          <w:szCs w:val="22"/>
        </w:rPr>
        <w:fldChar w:fldCharType="begin"/>
      </w:r>
      <w:r w:rsidRPr="006451FC" w:rsidR="00BA6447">
        <w:rPr>
          <w:rFonts w:ascii="Times New Roman" w:hAnsi="Times New Roman" w:cs="Times New Roman"/>
          <w:i w:val="0"/>
          <w:iCs w:val="0"/>
          <w:color w:val="auto"/>
          <w:sz w:val="22"/>
          <w:szCs w:val="22"/>
        </w:rPr>
        <w:instrText xml:space="preserve"> SEQ Tabla \* ARABIC </w:instrText>
      </w:r>
      <w:r w:rsidRPr="006451FC" w:rsidR="00BA6447">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43</w:t>
      </w:r>
      <w:r w:rsidRPr="006451FC" w:rsidR="00BA6447">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28. Caracterización de estudiantes y sistema de alertas tempranas</w:t>
      </w:r>
      <w:r w:rsidRPr="006451FC" w:rsidR="67B203E7">
        <w:rPr>
          <w:rFonts w:ascii="Times New Roman" w:hAnsi="Times New Roman" w:cs="Times New Roman"/>
          <w:i w:val="0"/>
          <w:iCs w:val="0"/>
          <w:color w:val="auto"/>
          <w:sz w:val="22"/>
          <w:szCs w:val="22"/>
        </w:rPr>
        <w:t>.</w:t>
      </w:r>
      <w:bookmarkEnd w:id="156"/>
      <w:bookmarkEnd w:id="157"/>
    </w:p>
    <w:tbl>
      <w:tblPr>
        <w:tblStyle w:val="Tablaconcuadrcula"/>
        <w:tblW w:w="9027" w:type="dxa"/>
        <w:tblInd w:w="-5" w:type="dxa"/>
        <w:tblLook w:val="04A0" w:firstRow="1" w:lastRow="0" w:firstColumn="1" w:lastColumn="0" w:noHBand="0" w:noVBand="1"/>
      </w:tblPr>
      <w:tblGrid>
        <w:gridCol w:w="3009"/>
        <w:gridCol w:w="2320"/>
        <w:gridCol w:w="3698"/>
      </w:tblGrid>
      <w:tr w:rsidRPr="006451FC" w:rsidR="00BA6447" w:rsidTr="7E172A74" w14:paraId="7C470B21" w14:textId="77777777">
        <w:trPr>
          <w:trHeight w:val="353"/>
        </w:trPr>
        <w:tc>
          <w:tcPr>
            <w:tcW w:w="3009" w:type="dxa"/>
            <w:shd w:val="clear" w:color="auto" w:fill="DEEAF6" w:themeFill="accent5" w:themeFillTint="33"/>
            <w:vAlign w:val="center"/>
          </w:tcPr>
          <w:p w:rsidRPr="006451FC" w:rsidR="00BA6447" w:rsidP="001F1C35" w:rsidRDefault="7E7A29DA" w14:paraId="3CD70DB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320" w:type="dxa"/>
            <w:shd w:val="clear" w:color="auto" w:fill="DEEAF6" w:themeFill="accent5" w:themeFillTint="33"/>
            <w:vAlign w:val="center"/>
          </w:tcPr>
          <w:p w:rsidRPr="006451FC" w:rsidR="00BA6447" w:rsidP="001F1C35" w:rsidRDefault="7E7A29DA" w14:paraId="2136F2B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698" w:type="dxa"/>
            <w:shd w:val="clear" w:color="auto" w:fill="DEEAF6" w:themeFill="accent5" w:themeFillTint="33"/>
            <w:vAlign w:val="center"/>
          </w:tcPr>
          <w:p w:rsidRPr="006451FC" w:rsidR="00BA6447" w:rsidP="001F1C35" w:rsidRDefault="7E7A29DA" w14:paraId="54091A6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1D7026" w:rsidTr="7E172A74" w14:paraId="5E6B8CEE" w14:textId="77777777">
        <w:trPr>
          <w:trHeight w:val="328"/>
        </w:trPr>
        <w:tc>
          <w:tcPr>
            <w:tcW w:w="3009" w:type="dxa"/>
            <w:vAlign w:val="center"/>
          </w:tcPr>
          <w:p w:rsidRPr="006451FC" w:rsidR="001D7026" w:rsidP="001F1C35" w:rsidRDefault="427150CA" w14:paraId="4C82DAC9" w14:textId="0C4847F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320" w:type="dxa"/>
            <w:vAlign w:val="center"/>
          </w:tcPr>
          <w:p w:rsidRPr="006451FC" w:rsidR="001D7026" w:rsidP="001F1C35" w:rsidRDefault="1B54107C" w14:paraId="53103D24" w14:textId="4BFDAF63">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698" w:type="dxa"/>
            <w:vAlign w:val="center"/>
          </w:tcPr>
          <w:p w:rsidRPr="006451FC" w:rsidR="001D7026" w:rsidP="001F1C35" w:rsidRDefault="1B54107C" w14:paraId="31066C0A" w14:textId="1A390D4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27.78</w:t>
            </w:r>
          </w:p>
        </w:tc>
      </w:tr>
    </w:tbl>
    <w:p w:rsidRPr="006451FC" w:rsidR="001743A0" w:rsidP="000C4C41" w:rsidRDefault="7E7A29DA" w14:paraId="597016FB" w14:textId="07681FAC">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73715A" w:rsidP="000C4C41" w:rsidRDefault="39B7B66B" w14:paraId="15EEB8AB" w14:textId="1F4F244F">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29. Ajustes a los </w:t>
      </w:r>
      <w:r w:rsidRPr="006451FC" w:rsidR="16B275C6">
        <w:rPr>
          <w:rFonts w:ascii="Times New Roman" w:hAnsi="Times New Roman" w:cs="Times New Roman"/>
          <w:b/>
          <w:bCs/>
        </w:rPr>
        <w:t>aspectos curriculares</w:t>
      </w:r>
    </w:p>
    <w:p w:rsidRPr="009B0EEF" w:rsidR="003B2D09" w:rsidP="7E172A74" w:rsidRDefault="49BB5073" w14:paraId="00F51364" w14:textId="1864300B">
      <w:pPr>
        <w:pStyle w:val="Sinespaciado"/>
        <w:spacing w:before="240" w:line="276" w:lineRule="auto"/>
        <w:jc w:val="both"/>
        <w:rPr>
          <w:rFonts w:ascii="Times New Roman" w:hAnsi="Times New Roman" w:cs="Times New Roman" w:eastAsiaTheme="minorEastAsia"/>
        </w:rPr>
      </w:pPr>
      <w:r w:rsidRPr="009B0EEF">
        <w:rPr>
          <w:rFonts w:ascii="Times New Roman" w:hAnsi="Times New Roman" w:cs="Times New Roman" w:eastAsiaTheme="minorEastAsia"/>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rsidRPr="009B0EEF" w:rsidR="003E53D9" w:rsidP="7E172A74" w:rsidRDefault="555F4AE2" w14:paraId="62437816" w14:textId="45F60294">
      <w:p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 xml:space="preserve">El programa evidencia un proceso sistemático de ajuste y actualización curricular durante el periodo de acreditación, orientado por normatividad y lineamientos institucionales (Consejo Académico, Vicerrectoría Académica) y soportado en actos administrativos vigentes (p. ej., </w:t>
      </w:r>
      <w:hyperlink r:id="rId59">
        <w:r w:rsidRPr="00231F21">
          <w:rPr>
            <w:rStyle w:val="Hipervnculo"/>
            <w:rFonts w:ascii="Times New Roman" w:hAnsi="Times New Roman" w:cs="Times New Roman"/>
            <w:lang w:val="es-CO"/>
          </w:rPr>
          <w:t>Resolución</w:t>
        </w:r>
      </w:hyperlink>
      <w:r w:rsidRPr="009B0EEF">
        <w:rPr>
          <w:rFonts w:ascii="Times New Roman" w:hAnsi="Times New Roman" w:cs="Times New Roman"/>
          <w:lang w:val="es-CO"/>
        </w:rPr>
        <w:t xml:space="preserve"> 2025-016), que enmarcan la toma de decisiones académicas y la trazabilidad de los cambios curriculares. Los ajustes se fundamentan en: (i) resultados de autoevaluación y planes de mejoramiento; (ii) comités curriculares y actas de seguimiento; (iii) encuestas a estudiantes, egresados y docentes; (iv) análisis del </w:t>
      </w:r>
      <w:r w:rsidRPr="009B0EEF">
        <w:rPr>
          <w:rFonts w:ascii="Times New Roman" w:hAnsi="Times New Roman" w:cs="Times New Roman"/>
          <w:lang w:val="es-CO"/>
        </w:rPr>
        <w:t>estado del arte y tendencias del sector; y (v) coherencia con el perfil de egreso y las necesidades del entorno profesional y social.</w:t>
      </w:r>
    </w:p>
    <w:p w:rsidRPr="009B0EEF" w:rsidR="003E53D9" w:rsidP="7E172A74" w:rsidRDefault="555F4AE2" w14:paraId="5162C7B9" w14:textId="76B4B837">
      <w:p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Ámbitos de ajuste implementados</w:t>
      </w:r>
      <w:r w:rsidRPr="009B0EEF" w:rsidR="039D5532">
        <w:rPr>
          <w:rFonts w:ascii="Times New Roman" w:hAnsi="Times New Roman" w:cs="Times New Roman"/>
          <w:lang w:val="es-CO"/>
        </w:rPr>
        <w:t>:</w:t>
      </w:r>
    </w:p>
    <w:p w:rsidRPr="009B0EEF" w:rsidR="003E53D9" w:rsidP="00231F21" w:rsidRDefault="555F4AE2" w14:paraId="5594D4FB" w14:textId="77777777">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Resultados de Aprendizaje (RA) y competencias: actualización de RA de programa/asignatura y su malla de alineación con contenidos, estrategias didácticas e instrumentos de evaluación (rúbricas, evidencias, criterios y niveles de desempeño).</w:t>
      </w:r>
    </w:p>
    <w:p w:rsidRPr="009B0EEF" w:rsidR="003E53D9" w:rsidP="00231F21" w:rsidRDefault="555F4AE2" w14:paraId="49BB73AE" w14:textId="77777777">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Flexibilidad e interdisciplinariedad: optimización de trayectorias formativas (énfasis, electivas, pasantías) y articulación entre líneas y campos del programa para resolver problemas complejos.</w:t>
      </w:r>
    </w:p>
    <w:p w:rsidRPr="009B0EEF" w:rsidR="003E53D9" w:rsidP="00231F21" w:rsidRDefault="555F4AE2" w14:paraId="3751B387" w14:textId="09DB2A9E">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Internacionalización y pertinencia: integración de bibliografía actualizada, recursos digitales y referentes internacionales</w:t>
      </w:r>
      <w:r w:rsidRPr="009B0EEF" w:rsidR="039D5532">
        <w:rPr>
          <w:rFonts w:ascii="Times New Roman" w:hAnsi="Times New Roman" w:cs="Times New Roman"/>
          <w:lang w:val="es-CO"/>
        </w:rPr>
        <w:t>,</w:t>
      </w:r>
      <w:r w:rsidRPr="009B0EEF">
        <w:rPr>
          <w:rFonts w:ascii="Times New Roman" w:hAnsi="Times New Roman" w:cs="Times New Roman"/>
          <w:lang w:val="es-CO"/>
        </w:rPr>
        <w:t xml:space="preserve"> promoción de proyectos y productos con proyección externa.</w:t>
      </w:r>
    </w:p>
    <w:p w:rsidRPr="009B0EEF" w:rsidR="003E53D9" w:rsidP="00231F21" w:rsidRDefault="179DC07C" w14:paraId="5461094D" w14:textId="77777777">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Investigación y extensión: fortalecimiento de la ruta de investigación (seminarios, dirección de trabajos de grado, proyectos articulados con grupos) y su vínculo con escenarios reales.</w:t>
      </w:r>
    </w:p>
    <w:p w:rsidRPr="009B0EEF" w:rsidR="003B2D09" w:rsidP="7E172A74" w:rsidRDefault="177B83A7" w14:paraId="54F58CD6" w14:textId="782EE7D3">
      <w:pPr>
        <w:pStyle w:val="NormalWeb"/>
        <w:spacing w:after="0" w:afterAutospacing="0" w:line="276" w:lineRule="auto"/>
        <w:jc w:val="both"/>
        <w:rPr>
          <w:rFonts w:eastAsiaTheme="minorEastAsia"/>
          <w:sz w:val="22"/>
          <w:szCs w:val="22"/>
          <w:lang w:eastAsia="en-US"/>
        </w:rPr>
      </w:pPr>
      <w:r w:rsidRPr="009B0EEF">
        <w:rPr>
          <w:rFonts w:eastAsiaTheme="minorEastAsia"/>
          <w:sz w:val="22"/>
          <w:szCs w:val="22"/>
          <w:lang w:eastAsia="en-US"/>
        </w:rPr>
        <w:t>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para adaptarse a los cambios del entorno y consolidar su impacto en la permanencia estudiantil, la empleabilidad y la proyección social de sus egresados.</w:t>
      </w:r>
    </w:p>
    <w:p w:rsidRPr="006451FC" w:rsidR="00F94CF8" w:rsidP="7E172A74" w:rsidRDefault="3DF768EA" w14:paraId="6A0B8A71" w14:textId="12B7F21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7" w:id="158"/>
      <w:bookmarkStart w:name="_Toc211324559" w:id="159"/>
      <w:r w:rsidRPr="006451FC">
        <w:rPr>
          <w:rFonts w:ascii="Times New Roman" w:hAnsi="Times New Roman" w:cs="Times New Roman"/>
          <w:i w:val="0"/>
          <w:iCs w:val="0"/>
          <w:color w:val="auto"/>
          <w:sz w:val="22"/>
          <w:szCs w:val="22"/>
        </w:rPr>
        <w:t xml:space="preserve">Tabla </w:t>
      </w:r>
      <w:r w:rsidRPr="006451FC" w:rsidR="00F94CF8">
        <w:rPr>
          <w:rFonts w:ascii="Times New Roman" w:hAnsi="Times New Roman" w:cs="Times New Roman"/>
          <w:i w:val="0"/>
          <w:iCs w:val="0"/>
          <w:color w:val="auto"/>
          <w:sz w:val="22"/>
          <w:szCs w:val="22"/>
        </w:rPr>
        <w:fldChar w:fldCharType="begin"/>
      </w:r>
      <w:r w:rsidRPr="006451FC" w:rsidR="00F94CF8">
        <w:rPr>
          <w:rFonts w:ascii="Times New Roman" w:hAnsi="Times New Roman" w:cs="Times New Roman"/>
          <w:i w:val="0"/>
          <w:iCs w:val="0"/>
          <w:color w:val="auto"/>
          <w:sz w:val="22"/>
          <w:szCs w:val="22"/>
        </w:rPr>
        <w:instrText xml:space="preserve"> SEQ Tabla \* ARABIC </w:instrText>
      </w:r>
      <w:r w:rsidRPr="006451FC" w:rsidR="00F94CF8">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44</w:t>
      </w:r>
      <w:r w:rsidRPr="006451FC" w:rsidR="00F94CF8">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29. Ajustes a los aspectos curriculares</w:t>
      </w:r>
      <w:r w:rsidRPr="006451FC" w:rsidR="67B203E7">
        <w:rPr>
          <w:rFonts w:ascii="Times New Roman" w:hAnsi="Times New Roman" w:cs="Times New Roman"/>
          <w:i w:val="0"/>
          <w:iCs w:val="0"/>
          <w:color w:val="auto"/>
          <w:sz w:val="22"/>
          <w:szCs w:val="22"/>
        </w:rPr>
        <w:t>.</w:t>
      </w:r>
      <w:bookmarkEnd w:id="158"/>
      <w:bookmarkEnd w:id="159"/>
    </w:p>
    <w:tbl>
      <w:tblPr>
        <w:tblStyle w:val="Tablaconcuadrcula"/>
        <w:tblW w:w="8976" w:type="dxa"/>
        <w:tblInd w:w="-5" w:type="dxa"/>
        <w:tblLook w:val="04A0" w:firstRow="1" w:lastRow="0" w:firstColumn="1" w:lastColumn="0" w:noHBand="0" w:noVBand="1"/>
      </w:tblPr>
      <w:tblGrid>
        <w:gridCol w:w="2992"/>
        <w:gridCol w:w="2992"/>
        <w:gridCol w:w="2992"/>
      </w:tblGrid>
      <w:tr w:rsidRPr="006451FC" w:rsidR="00F94CF8" w:rsidTr="7E172A74" w14:paraId="46851766" w14:textId="77777777">
        <w:trPr>
          <w:trHeight w:val="366"/>
        </w:trPr>
        <w:tc>
          <w:tcPr>
            <w:tcW w:w="2992" w:type="dxa"/>
            <w:shd w:val="clear" w:color="auto" w:fill="DEEAF6" w:themeFill="accent5" w:themeFillTint="33"/>
            <w:vAlign w:val="center"/>
          </w:tcPr>
          <w:p w:rsidRPr="006451FC" w:rsidR="00F94CF8" w:rsidP="001F1C35" w:rsidRDefault="3DF768EA" w14:paraId="57CB048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F94CF8" w:rsidP="001F1C35" w:rsidRDefault="3DF768EA" w14:paraId="2279124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F94CF8" w:rsidP="001F1C35" w:rsidRDefault="3DF768EA" w14:paraId="19BEC48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1D7026" w:rsidTr="7E172A74" w14:paraId="6902D1E2" w14:textId="77777777">
        <w:trPr>
          <w:trHeight w:val="340"/>
        </w:trPr>
        <w:tc>
          <w:tcPr>
            <w:tcW w:w="2992" w:type="dxa"/>
            <w:vAlign w:val="center"/>
          </w:tcPr>
          <w:p w:rsidRPr="006451FC" w:rsidR="001D7026" w:rsidP="001F1C35" w:rsidRDefault="427150CA" w14:paraId="7ADF8708" w14:textId="79E9D9FA">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1D7026" w:rsidP="001F1C35" w:rsidRDefault="1B54107C" w14:paraId="6C4C3C15" w14:textId="1B5C583D">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1D7026" w:rsidP="001F1C35" w:rsidRDefault="1B54107C" w14:paraId="43A9ED56" w14:textId="17FD493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21.11</w:t>
            </w:r>
          </w:p>
        </w:tc>
      </w:tr>
    </w:tbl>
    <w:p w:rsidRPr="006451FC" w:rsidR="00BA6447" w:rsidP="7E172A74" w:rsidRDefault="3DF768EA" w14:paraId="3445BB5C" w14:textId="55852FB7">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73715A" w:rsidP="000C4C41" w:rsidRDefault="39B7B66B" w14:paraId="6B793E49" w14:textId="1603156F">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30. Mecanismos de </w:t>
      </w:r>
      <w:r w:rsidRPr="006451FC" w:rsidR="16B275C6">
        <w:rPr>
          <w:rFonts w:ascii="Times New Roman" w:hAnsi="Times New Roman" w:cs="Times New Roman"/>
          <w:b/>
          <w:bCs/>
        </w:rPr>
        <w:t>s</w:t>
      </w:r>
      <w:r w:rsidRPr="006451FC">
        <w:rPr>
          <w:rFonts w:ascii="Times New Roman" w:hAnsi="Times New Roman" w:cs="Times New Roman"/>
          <w:b/>
          <w:bCs/>
        </w:rPr>
        <w:t>elección</w:t>
      </w:r>
    </w:p>
    <w:p w:rsidRPr="009B0EEF" w:rsidR="00726399" w:rsidP="7E172A74" w:rsidRDefault="46CCE3A4" w14:paraId="3676C70B" w14:textId="77777777">
      <w:pPr>
        <w:pStyle w:val="Sinespaciado"/>
        <w:spacing w:before="240" w:line="276" w:lineRule="auto"/>
        <w:jc w:val="both"/>
        <w:rPr>
          <w:rFonts w:ascii="Times New Roman" w:hAnsi="Times New Roman" w:cs="Times New Roman"/>
        </w:rPr>
      </w:pPr>
      <w:r w:rsidRPr="009B0EEF">
        <w:rPr>
          <w:rFonts w:ascii="Times New Roman" w:hAnsi="Times New Roman" w:cs="Times New Roman"/>
        </w:rPr>
        <w:t>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Comunicaciones (Profundización e Investigación), el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rsidR="00726399" w:rsidP="7E172A74" w:rsidRDefault="46CCE3A4" w14:paraId="038984A4" w14:textId="1E853C6F">
      <w:pPr>
        <w:pStyle w:val="Sinespaciado"/>
        <w:spacing w:before="240" w:line="276" w:lineRule="auto"/>
        <w:jc w:val="both"/>
        <w:rPr>
          <w:rFonts w:ascii="Times New Roman" w:hAnsi="Times New Roman" w:cs="Times New Roman"/>
        </w:rPr>
      </w:pPr>
      <w:r w:rsidRPr="009B0EEF">
        <w:rPr>
          <w:rFonts w:ascii="Times New Roman" w:hAnsi="Times New Roman" w:cs="Times New Roma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rsidR="000B0D62" w:rsidP="7E172A74" w:rsidRDefault="000B0D62" w14:paraId="786C2F49" w14:textId="3DE8A9F1">
      <w:pPr>
        <w:pStyle w:val="Sinespaciado"/>
        <w:spacing w:before="240" w:line="276" w:lineRule="auto"/>
        <w:jc w:val="both"/>
      </w:pPr>
      <w:r>
        <w:t>Dentro del proceso, la Maestría en Ciencias de la Información y las comunicaciones considera cuatro (4) factores de selección</w:t>
      </w:r>
    </w:p>
    <w:p w:rsidR="000B0D62" w:rsidP="7E172A74" w:rsidRDefault="000B0D62" w14:paraId="21CC4E61" w14:textId="35E7B22F">
      <w:pPr>
        <w:pStyle w:val="Sinespaciado"/>
        <w:spacing w:before="240" w:line="276" w:lineRule="auto"/>
        <w:jc w:val="both"/>
        <w:rPr>
          <w:rFonts w:ascii="Times New Roman" w:hAnsi="Times New Roman" w:cs="Times New Roman"/>
        </w:rPr>
      </w:pPr>
    </w:p>
    <w:p w:rsidR="000B0D62" w:rsidP="000B0D62" w:rsidRDefault="000B0D62" w14:paraId="14AB91D7" w14:textId="35D01389">
      <w:pPr>
        <w:pStyle w:val="Descripcin"/>
        <w:keepNext/>
        <w:spacing w:before="240" w:after="0" w:line="276" w:lineRule="auto"/>
        <w:jc w:val="center"/>
        <w:rPr>
          <w:rFonts w:ascii="Times New Roman" w:hAnsi="Times New Roman" w:cs="Times New Roman"/>
        </w:rPr>
      </w:pPr>
      <w:bookmarkStart w:name="_Toc211324560" w:id="16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Factores de selección y su valoración</w:t>
      </w:r>
      <w:bookmarkEnd w:id="160"/>
      <w:r>
        <w:rPr>
          <w:rFonts w:ascii="Times New Roman" w:hAnsi="Times New Roman" w:cs="Times New Roman"/>
          <w:i w:val="0"/>
          <w:iCs w:val="0"/>
          <w:color w:val="auto"/>
          <w:sz w:val="22"/>
          <w:szCs w:val="22"/>
        </w:rPr>
        <w:t xml:space="preserve"> </w:t>
      </w:r>
    </w:p>
    <w:tbl>
      <w:tblPr>
        <w:tblStyle w:val="Tablaconcuadrcula"/>
        <w:tblW w:w="0" w:type="auto"/>
        <w:jc w:val="center"/>
        <w:tblLook w:val="04A0" w:firstRow="1" w:lastRow="0" w:firstColumn="1" w:lastColumn="0" w:noHBand="0" w:noVBand="1"/>
      </w:tblPr>
      <w:tblGrid>
        <w:gridCol w:w="3594"/>
        <w:gridCol w:w="2497"/>
      </w:tblGrid>
      <w:tr w:rsidR="000B0D62" w:rsidTr="000B0D62" w14:paraId="159A473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000B0D62" w:rsidRDefault="000B0D62" w14:paraId="705CFF5D" w14:textId="77777777">
            <w:pPr>
              <w:spacing w:line="360" w:lineRule="auto"/>
              <w:jc w:val="center"/>
              <w:rPr>
                <w:b/>
                <w:bCs/>
              </w:rPr>
            </w:pPr>
            <w:r>
              <w:rPr>
                <w:b/>
                <w:bCs/>
              </w:rPr>
              <w:t>FACTORES DE SELECCIÓN</w:t>
            </w:r>
          </w:p>
        </w:tc>
        <w:tc>
          <w:tcPr>
            <w:tcW w:w="2497" w:type="dxa"/>
            <w:tcBorders>
              <w:top w:val="single" w:color="auto" w:sz="4" w:space="0"/>
              <w:left w:val="single" w:color="auto" w:sz="4" w:space="0"/>
              <w:bottom w:val="single" w:color="auto" w:sz="4" w:space="0"/>
              <w:right w:val="single" w:color="auto" w:sz="4" w:space="0"/>
            </w:tcBorders>
            <w:hideMark/>
          </w:tcPr>
          <w:p w:rsidR="000B0D62" w:rsidRDefault="000B0D62" w14:paraId="3ABD9217" w14:textId="77777777">
            <w:pPr>
              <w:spacing w:line="360" w:lineRule="auto"/>
              <w:jc w:val="center"/>
              <w:rPr>
                <w:b/>
                <w:bCs/>
              </w:rPr>
            </w:pPr>
            <w:r>
              <w:rPr>
                <w:b/>
                <w:bCs/>
              </w:rPr>
              <w:t>VALORACIÓN 100%</w:t>
            </w:r>
          </w:p>
        </w:tc>
      </w:tr>
      <w:tr w:rsidR="000B0D62" w:rsidTr="000B0D62" w14:paraId="251F520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000B0D62" w:rsidRDefault="000B0D62" w14:paraId="5AAAA7B3" w14:textId="77777777">
            <w:pPr>
              <w:spacing w:line="360" w:lineRule="auto"/>
              <w:jc w:val="center"/>
            </w:pPr>
            <w:r>
              <w:t>Ensayo</w:t>
            </w:r>
          </w:p>
        </w:tc>
        <w:tc>
          <w:tcPr>
            <w:tcW w:w="2497" w:type="dxa"/>
            <w:tcBorders>
              <w:top w:val="single" w:color="auto" w:sz="4" w:space="0"/>
              <w:left w:val="single" w:color="auto" w:sz="4" w:space="0"/>
              <w:bottom w:val="single" w:color="auto" w:sz="4" w:space="0"/>
              <w:right w:val="single" w:color="auto" w:sz="4" w:space="0"/>
            </w:tcBorders>
            <w:hideMark/>
          </w:tcPr>
          <w:p w:rsidR="000B0D62" w:rsidRDefault="000B0D62" w14:paraId="5FF069FF" w14:textId="77777777">
            <w:pPr>
              <w:spacing w:line="360" w:lineRule="auto"/>
              <w:jc w:val="center"/>
            </w:pPr>
            <w:r>
              <w:t>30%</w:t>
            </w:r>
          </w:p>
        </w:tc>
      </w:tr>
      <w:tr w:rsidR="000B0D62" w:rsidTr="000B0D62" w14:paraId="25B1F43D"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000B0D62" w:rsidRDefault="000B0D62" w14:paraId="3D9A89B8" w14:textId="77777777">
            <w:pPr>
              <w:spacing w:line="360" w:lineRule="auto"/>
              <w:jc w:val="center"/>
            </w:pPr>
            <w:r>
              <w:t>Entrevista</w:t>
            </w:r>
          </w:p>
        </w:tc>
        <w:tc>
          <w:tcPr>
            <w:tcW w:w="2497" w:type="dxa"/>
            <w:tcBorders>
              <w:top w:val="single" w:color="auto" w:sz="4" w:space="0"/>
              <w:left w:val="single" w:color="auto" w:sz="4" w:space="0"/>
              <w:bottom w:val="single" w:color="auto" w:sz="4" w:space="0"/>
              <w:right w:val="single" w:color="auto" w:sz="4" w:space="0"/>
            </w:tcBorders>
            <w:hideMark/>
          </w:tcPr>
          <w:p w:rsidR="000B0D62" w:rsidRDefault="000B0D62" w14:paraId="6CA23401" w14:textId="77777777">
            <w:pPr>
              <w:spacing w:line="360" w:lineRule="auto"/>
              <w:jc w:val="center"/>
            </w:pPr>
            <w:r>
              <w:t>30%</w:t>
            </w:r>
          </w:p>
        </w:tc>
      </w:tr>
      <w:tr w:rsidR="000B0D62" w:rsidTr="000B0D62" w14:paraId="43DCC5E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000B0D62" w:rsidRDefault="000B0D62" w14:paraId="36F394F6" w14:textId="77777777">
            <w:pPr>
              <w:spacing w:line="360" w:lineRule="auto"/>
              <w:jc w:val="center"/>
            </w:pPr>
            <w:r>
              <w:t>Estudio de hoja de vida</w:t>
            </w:r>
          </w:p>
        </w:tc>
        <w:tc>
          <w:tcPr>
            <w:tcW w:w="2497" w:type="dxa"/>
            <w:tcBorders>
              <w:top w:val="single" w:color="auto" w:sz="4" w:space="0"/>
              <w:left w:val="single" w:color="auto" w:sz="4" w:space="0"/>
              <w:bottom w:val="single" w:color="auto" w:sz="4" w:space="0"/>
              <w:right w:val="single" w:color="auto" w:sz="4" w:space="0"/>
            </w:tcBorders>
            <w:hideMark/>
          </w:tcPr>
          <w:p w:rsidR="000B0D62" w:rsidRDefault="000B0D62" w14:paraId="39A6822D" w14:textId="77777777">
            <w:pPr>
              <w:spacing w:line="360" w:lineRule="auto"/>
              <w:jc w:val="center"/>
            </w:pPr>
            <w:r>
              <w:t>20%</w:t>
            </w:r>
          </w:p>
        </w:tc>
      </w:tr>
      <w:tr w:rsidR="000B0D62" w:rsidTr="000B0D62" w14:paraId="0E5F754A"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000B0D62" w:rsidRDefault="000B0D62" w14:paraId="07A0E253" w14:textId="77777777">
            <w:pPr>
              <w:spacing w:line="360" w:lineRule="auto"/>
              <w:jc w:val="center"/>
            </w:pPr>
            <w:r>
              <w:t>Examen de ingles</w:t>
            </w:r>
          </w:p>
        </w:tc>
        <w:tc>
          <w:tcPr>
            <w:tcW w:w="2497" w:type="dxa"/>
            <w:tcBorders>
              <w:top w:val="single" w:color="auto" w:sz="4" w:space="0"/>
              <w:left w:val="single" w:color="auto" w:sz="4" w:space="0"/>
              <w:bottom w:val="single" w:color="auto" w:sz="4" w:space="0"/>
              <w:right w:val="single" w:color="auto" w:sz="4" w:space="0"/>
            </w:tcBorders>
            <w:hideMark/>
          </w:tcPr>
          <w:p w:rsidR="000B0D62" w:rsidRDefault="000B0D62" w14:paraId="42172E7E" w14:textId="77777777">
            <w:pPr>
              <w:spacing w:line="360" w:lineRule="auto"/>
              <w:jc w:val="center"/>
            </w:pPr>
            <w:r>
              <w:t>20%</w:t>
            </w:r>
          </w:p>
        </w:tc>
      </w:tr>
    </w:tbl>
    <w:p w:rsidRPr="009B0EEF" w:rsidR="000B0D62" w:rsidP="000B0D62" w:rsidRDefault="000B0D62" w14:paraId="7A24E44C" w14:textId="3A05C2E8">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w:t>
      </w:r>
    </w:p>
    <w:p w:rsidRPr="006451FC" w:rsidR="00024832" w:rsidP="7E172A74" w:rsidRDefault="46CCE3A4" w14:paraId="1F458ED9" w14:textId="289F56A3">
      <w:pPr>
        <w:pStyle w:val="Sinespaciado"/>
        <w:spacing w:before="240" w:line="276" w:lineRule="auto"/>
        <w:jc w:val="both"/>
        <w:rPr>
          <w:rFonts w:ascii="Times New Roman" w:hAnsi="Times New Roman" w:cs="Times New Roman"/>
          <w:i/>
          <w:iCs/>
          <w:color w:val="00B0F0"/>
        </w:rPr>
      </w:pPr>
      <w:r w:rsidRPr="009B0EEF">
        <w:rPr>
          <w:rFonts w:ascii="Times New Roman" w:hAnsi="Times New Roman" w:cs="Times New Roman"/>
        </w:rPr>
        <w:t xml:space="preserve">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de admisión riguroso, justo y transparente, que contribuye de manera significativa a la permanencia estudiantil y al éxito académico. En consecuencia, los mecanismos de selección implementados en ambas modalidades de la </w:t>
      </w:r>
      <w:r w:rsidRPr="009B0EEF" w:rsidR="0697C975">
        <w:rPr>
          <w:rFonts w:ascii="Times New Roman" w:hAnsi="Times New Roman" w:cs="Times New Roman"/>
        </w:rPr>
        <w:t>M</w:t>
      </w:r>
      <w:r w:rsidRPr="009B0EEF">
        <w:rPr>
          <w:rFonts w:ascii="Times New Roman" w:hAnsi="Times New Roman" w:cs="Times New Roman"/>
        </w:rPr>
        <w:t>aestría constituyen una fortaleza para el aseguramiento de la calidad y la consolidación de la excelencia académica del programa.</w:t>
      </w:r>
    </w:p>
    <w:p w:rsidRPr="006451FC" w:rsidR="00024832" w:rsidP="7E172A74" w:rsidRDefault="5A8CAA3D" w14:paraId="09DE2329" w14:textId="0A8A2FD0">
      <w:pPr>
        <w:pStyle w:val="Descripcin"/>
        <w:keepNext/>
        <w:spacing w:before="240" w:after="0" w:line="276" w:lineRule="auto"/>
        <w:jc w:val="center"/>
        <w:rPr>
          <w:rFonts w:ascii="Times New Roman" w:hAnsi="Times New Roman" w:cs="Times New Roman"/>
          <w:i w:val="0"/>
          <w:iCs w:val="0"/>
          <w:color w:val="auto"/>
          <w:sz w:val="20"/>
          <w:szCs w:val="20"/>
        </w:rPr>
      </w:pPr>
      <w:bookmarkStart w:name="_Toc210979018" w:id="161"/>
      <w:bookmarkStart w:name="_Toc211324561" w:id="162"/>
      <w:r w:rsidRPr="006451FC">
        <w:rPr>
          <w:rFonts w:ascii="Times New Roman" w:hAnsi="Times New Roman" w:cs="Times New Roman"/>
          <w:i w:val="0"/>
          <w:iCs w:val="0"/>
          <w:color w:val="auto"/>
          <w:sz w:val="22"/>
          <w:szCs w:val="22"/>
        </w:rPr>
        <w:t xml:space="preserve">Tabla </w:t>
      </w:r>
      <w:r w:rsidRPr="006451FC" w:rsidR="00024832">
        <w:rPr>
          <w:rFonts w:ascii="Times New Roman" w:hAnsi="Times New Roman" w:cs="Times New Roman"/>
          <w:i w:val="0"/>
          <w:iCs w:val="0"/>
          <w:color w:val="auto"/>
          <w:sz w:val="22"/>
          <w:szCs w:val="22"/>
        </w:rPr>
        <w:fldChar w:fldCharType="begin"/>
      </w:r>
      <w:r w:rsidRPr="006451FC" w:rsidR="00024832">
        <w:rPr>
          <w:rFonts w:ascii="Times New Roman" w:hAnsi="Times New Roman" w:cs="Times New Roman"/>
          <w:i w:val="0"/>
          <w:iCs w:val="0"/>
          <w:color w:val="auto"/>
          <w:sz w:val="22"/>
          <w:szCs w:val="22"/>
        </w:rPr>
        <w:instrText xml:space="preserve"> SEQ Tabla \* ARABIC </w:instrText>
      </w:r>
      <w:r w:rsidRPr="006451FC" w:rsidR="00024832">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46</w:t>
      </w:r>
      <w:r w:rsidRPr="006451FC" w:rsidR="00024832">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30. Mecanismos de selección</w:t>
      </w:r>
      <w:r w:rsidRPr="006451FC" w:rsidR="67B203E7">
        <w:rPr>
          <w:rFonts w:ascii="Times New Roman" w:hAnsi="Times New Roman" w:cs="Times New Roman"/>
          <w:i w:val="0"/>
          <w:iCs w:val="0"/>
          <w:color w:val="auto"/>
          <w:sz w:val="22"/>
          <w:szCs w:val="22"/>
        </w:rPr>
        <w:t>.</w:t>
      </w:r>
      <w:bookmarkEnd w:id="161"/>
      <w:bookmarkEnd w:id="162"/>
    </w:p>
    <w:tbl>
      <w:tblPr>
        <w:tblStyle w:val="Tablaconcuadrcula"/>
        <w:tblW w:w="8964" w:type="dxa"/>
        <w:tblInd w:w="-5" w:type="dxa"/>
        <w:tblLook w:val="04A0" w:firstRow="1" w:lastRow="0" w:firstColumn="1" w:lastColumn="0" w:noHBand="0" w:noVBand="1"/>
      </w:tblPr>
      <w:tblGrid>
        <w:gridCol w:w="2988"/>
        <w:gridCol w:w="2988"/>
        <w:gridCol w:w="2988"/>
      </w:tblGrid>
      <w:tr w:rsidRPr="006451FC" w:rsidR="00024832" w:rsidTr="7E172A74" w14:paraId="70A84C9A" w14:textId="77777777">
        <w:trPr>
          <w:trHeight w:val="326"/>
        </w:trPr>
        <w:tc>
          <w:tcPr>
            <w:tcW w:w="2988" w:type="dxa"/>
            <w:shd w:val="clear" w:color="auto" w:fill="DEEAF6" w:themeFill="accent5" w:themeFillTint="33"/>
            <w:vAlign w:val="center"/>
          </w:tcPr>
          <w:p w:rsidRPr="006451FC" w:rsidR="00024832" w:rsidP="001F1C35" w:rsidRDefault="5A8CAA3D" w14:paraId="29F78DF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024832" w:rsidP="001F1C35" w:rsidRDefault="5A8CAA3D" w14:paraId="190D63A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024832" w:rsidP="001F1C35" w:rsidRDefault="5A8CAA3D" w14:paraId="31B4658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1D7026" w:rsidTr="7E172A74" w14:paraId="04D36BAA" w14:textId="77777777">
        <w:trPr>
          <w:trHeight w:val="303"/>
        </w:trPr>
        <w:tc>
          <w:tcPr>
            <w:tcW w:w="2988" w:type="dxa"/>
            <w:vAlign w:val="center"/>
          </w:tcPr>
          <w:p w:rsidRPr="006451FC" w:rsidR="001D7026" w:rsidP="001F1C35" w:rsidRDefault="427150CA" w14:paraId="038F9840" w14:textId="2700EF9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1D7026" w:rsidP="001F1C35" w:rsidRDefault="1B54107C" w14:paraId="36D07CBB" w14:textId="69F37A2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1D7026" w:rsidP="001F1C35" w:rsidRDefault="1B54107C" w14:paraId="774DF596" w14:textId="6746ACD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25</w:t>
            </w:r>
          </w:p>
        </w:tc>
      </w:tr>
    </w:tbl>
    <w:p w:rsidRPr="006451FC" w:rsidR="0073715A" w:rsidP="7E172A74" w:rsidRDefault="5A8CAA3D" w14:paraId="6B8B8D8D" w14:textId="7DD15A0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73715A" w:rsidP="000C4C41" w:rsidRDefault="39B7B66B" w14:paraId="10FB077F" w14:textId="08F66CCE">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0B0D62" w:rsidR="0078449A" w:rsidP="7E172A74" w:rsidRDefault="177B83A7" w14:paraId="761B996B" w14:textId="7258E526">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r w:rsidRPr="000B0D62" w:rsidR="205DF4CF">
        <w:rPr>
          <w:rFonts w:eastAsiaTheme="minorEastAsia"/>
          <w:sz w:val="22"/>
          <w:szCs w:val="22"/>
          <w:lang w:eastAsia="en-US"/>
        </w:rPr>
        <w:t xml:space="preserve"> </w:t>
      </w:r>
      <w:r w:rsidRPr="000B0D62" w:rsidR="49BB5073">
        <w:rPr>
          <w:rFonts w:eastAsiaTheme="minorEastAsia"/>
          <w:sz w:val="22"/>
          <w:szCs w:val="22"/>
          <w:lang w:eastAsia="en-US"/>
        </w:rPr>
        <w:t xml:space="preserve">Entre las acciones destacadas se encuentran: las semanas de inducción, las consejerías académicas, las </w:t>
      </w:r>
      <w:r w:rsidRPr="000B0D62" w:rsidR="00F8088A">
        <w:rPr>
          <w:rFonts w:eastAsiaTheme="minorEastAsia"/>
          <w:sz w:val="22"/>
          <w:szCs w:val="22"/>
          <w:lang w:eastAsia="en-US"/>
        </w:rPr>
        <w:t>monitorias</w:t>
      </w:r>
      <w:r w:rsidRPr="000B0D62" w:rsidR="49BB5073">
        <w:rPr>
          <w:rFonts w:eastAsiaTheme="minorEastAsia"/>
          <w:sz w:val="22"/>
          <w:szCs w:val="22"/>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rsidRPr="000B0D62" w:rsidR="003B2D09" w:rsidP="7E172A74" w:rsidRDefault="177B83A7" w14:paraId="0A5BFCAA" w14:textId="575BD18C">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 xml:space="preserve">En cuanto a los ajustes curriculares, se evidencia un proceso de mejora </w:t>
      </w:r>
      <w:proofErr w:type="spellStart"/>
      <w:r w:rsidRPr="000B0D62" w:rsidR="00F8088A">
        <w:rPr>
          <w:rFonts w:eastAsiaTheme="minorEastAsia"/>
          <w:sz w:val="22"/>
          <w:szCs w:val="22"/>
          <w:lang w:eastAsia="en-US"/>
        </w:rPr>
        <w:t>continúa</w:t>
      </w:r>
      <w:proofErr w:type="spellEnd"/>
      <w:r w:rsidRPr="000B0D62">
        <w:rPr>
          <w:rFonts w:eastAsiaTheme="minorEastAsia"/>
          <w:sz w:val="22"/>
          <w:szCs w:val="22"/>
          <w:lang w:eastAsia="en-US"/>
        </w:rPr>
        <w:t xml:space="preserve">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rsidRPr="006451FC" w:rsidR="00723E2D" w:rsidP="7E172A74" w:rsidRDefault="4A39BBC4" w14:paraId="15D65719" w14:textId="7882D3A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9" w:id="163"/>
      <w:bookmarkStart w:name="_Toc211324562" w:id="164"/>
      <w:r w:rsidRPr="006451FC">
        <w:rPr>
          <w:rFonts w:ascii="Times New Roman" w:hAnsi="Times New Roman" w:cs="Times New Roman"/>
          <w:i w:val="0"/>
          <w:iCs w:val="0"/>
          <w:color w:val="auto"/>
          <w:sz w:val="22"/>
          <w:szCs w:val="22"/>
        </w:rPr>
        <w:t xml:space="preserve">Tabla </w:t>
      </w:r>
      <w:r w:rsidRPr="006451FC" w:rsidR="00723E2D">
        <w:rPr>
          <w:rFonts w:ascii="Times New Roman" w:hAnsi="Times New Roman" w:cs="Times New Roman"/>
          <w:i w:val="0"/>
          <w:iCs w:val="0"/>
          <w:color w:val="auto"/>
          <w:sz w:val="22"/>
          <w:szCs w:val="22"/>
        </w:rPr>
        <w:fldChar w:fldCharType="begin"/>
      </w:r>
      <w:r w:rsidRPr="006451FC" w:rsidR="00723E2D">
        <w:rPr>
          <w:rFonts w:ascii="Times New Roman" w:hAnsi="Times New Roman" w:cs="Times New Roman"/>
          <w:i w:val="0"/>
          <w:iCs w:val="0"/>
          <w:color w:val="auto"/>
          <w:sz w:val="22"/>
          <w:szCs w:val="22"/>
        </w:rPr>
        <w:instrText xml:space="preserve"> SEQ Tabla \* ARABIC </w:instrText>
      </w:r>
      <w:r w:rsidRPr="006451FC" w:rsidR="00723E2D">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47</w:t>
      </w:r>
      <w:r w:rsidRPr="006451FC" w:rsidR="00723E2D">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6. Permanencia y graduación</w:t>
      </w:r>
      <w:r w:rsidRPr="006451FC" w:rsidR="67B203E7">
        <w:rPr>
          <w:rFonts w:ascii="Times New Roman" w:hAnsi="Times New Roman" w:cs="Times New Roman"/>
          <w:i w:val="0"/>
          <w:iCs w:val="0"/>
          <w:color w:val="auto"/>
          <w:sz w:val="22"/>
          <w:szCs w:val="22"/>
        </w:rPr>
        <w:t>.</w:t>
      </w:r>
      <w:bookmarkEnd w:id="163"/>
      <w:bookmarkEnd w:id="164"/>
    </w:p>
    <w:tbl>
      <w:tblPr>
        <w:tblStyle w:val="Tablaconcuadrcula"/>
        <w:tblW w:w="9202" w:type="dxa"/>
        <w:tblLook w:val="04A0" w:firstRow="1" w:lastRow="0" w:firstColumn="1" w:lastColumn="0" w:noHBand="0" w:noVBand="1"/>
      </w:tblPr>
      <w:tblGrid>
        <w:gridCol w:w="2263"/>
        <w:gridCol w:w="1701"/>
        <w:gridCol w:w="1701"/>
        <w:gridCol w:w="1418"/>
        <w:gridCol w:w="2119"/>
      </w:tblGrid>
      <w:tr w:rsidRPr="006451FC" w:rsidR="008B21B2" w:rsidTr="7E172A74" w14:paraId="790B5993" w14:textId="77777777">
        <w:trPr>
          <w:trHeight w:val="565"/>
        </w:trPr>
        <w:tc>
          <w:tcPr>
            <w:tcW w:w="3964" w:type="dxa"/>
            <w:gridSpan w:val="2"/>
            <w:shd w:val="clear" w:color="auto" w:fill="DEEAF6" w:themeFill="accent5" w:themeFillTint="33"/>
            <w:vAlign w:val="center"/>
          </w:tcPr>
          <w:p w:rsidRPr="006451FC" w:rsidR="008B21B2" w:rsidP="001F1C35" w:rsidRDefault="543A7557" w14:paraId="648661B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19" w:type="dxa"/>
            <w:gridSpan w:val="2"/>
            <w:shd w:val="clear" w:color="auto" w:fill="DEEAF6" w:themeFill="accent5" w:themeFillTint="33"/>
            <w:vAlign w:val="center"/>
          </w:tcPr>
          <w:p w:rsidRPr="006451FC" w:rsidR="008B21B2" w:rsidP="001F1C35" w:rsidRDefault="543A7557" w14:paraId="125F6C9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8B21B2" w:rsidP="001F1C35" w:rsidRDefault="543A7557" w14:paraId="7DE5EEE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1D7026" w:rsidTr="7E172A74" w14:paraId="4A7A2F6B" w14:textId="77777777">
        <w:trPr>
          <w:trHeight w:val="96"/>
        </w:trPr>
        <w:tc>
          <w:tcPr>
            <w:tcW w:w="2263" w:type="dxa"/>
            <w:shd w:val="clear" w:color="auto" w:fill="DEEAF6" w:themeFill="accent5" w:themeFillTint="33"/>
            <w:vAlign w:val="center"/>
          </w:tcPr>
          <w:p w:rsidRPr="006451FC" w:rsidR="001D7026" w:rsidP="001F1C35" w:rsidRDefault="427150CA" w14:paraId="43786333" w14:textId="536A96F3">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701" w:type="dxa"/>
            <w:shd w:val="clear" w:color="auto" w:fill="DEEAF6" w:themeFill="accent5" w:themeFillTint="33"/>
            <w:vAlign w:val="center"/>
          </w:tcPr>
          <w:p w:rsidRPr="006451FC" w:rsidR="001D7026" w:rsidP="001F1C35" w:rsidRDefault="427150CA" w14:paraId="7C826CAC" w14:textId="696ADD4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701" w:type="dxa"/>
            <w:shd w:val="clear" w:color="auto" w:fill="DEEAF6" w:themeFill="accent5" w:themeFillTint="33"/>
            <w:vAlign w:val="center"/>
          </w:tcPr>
          <w:p w:rsidRPr="006451FC" w:rsidR="001D7026" w:rsidP="001F1C35" w:rsidRDefault="427150CA" w14:paraId="328FF7D3" w14:textId="26C91D28">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rsidRPr="006451FC" w:rsidR="001D7026" w:rsidP="001F1C35" w:rsidRDefault="427150CA" w14:paraId="58231E83" w14:textId="4B7A2C08">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vAlign w:val="center"/>
          </w:tcPr>
          <w:p w:rsidRPr="006451FC" w:rsidR="001D7026" w:rsidP="001F1C35" w:rsidRDefault="001D7026" w14:paraId="56565EA8" w14:textId="77777777">
            <w:pPr>
              <w:pStyle w:val="Sinespaciado"/>
              <w:jc w:val="center"/>
              <w:rPr>
                <w:rFonts w:ascii="Times New Roman" w:hAnsi="Times New Roman" w:cs="Times New Roman"/>
                <w:b/>
                <w:bCs/>
                <w:sz w:val="20"/>
                <w:szCs w:val="20"/>
              </w:rPr>
            </w:pPr>
          </w:p>
        </w:tc>
      </w:tr>
      <w:tr w:rsidRPr="006451FC" w:rsidR="001D7026" w:rsidTr="7E172A74" w14:paraId="6F5FF334" w14:textId="77777777">
        <w:trPr>
          <w:trHeight w:val="245"/>
        </w:trPr>
        <w:tc>
          <w:tcPr>
            <w:tcW w:w="2263" w:type="dxa"/>
            <w:vAlign w:val="center"/>
          </w:tcPr>
          <w:p w:rsidRPr="006451FC" w:rsidR="001D7026" w:rsidP="001F1C35" w:rsidRDefault="427150CA" w14:paraId="4C79F449" w14:textId="28F8133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rsidRPr="006451FC" w:rsidR="001D7026" w:rsidP="001F1C35" w:rsidRDefault="427150CA" w14:paraId="7D9D7B3E" w14:textId="5006C6F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rsidRPr="006451FC" w:rsidR="001D7026" w:rsidP="001F1C35" w:rsidRDefault="1B54107C" w14:paraId="1D8DFADA" w14:textId="1CDC7AE6">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rsidRPr="006451FC" w:rsidR="001D7026" w:rsidP="001F1C35" w:rsidRDefault="1B54107C" w14:paraId="6ADD4473" w14:textId="702DD42C">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2119" w:type="dxa"/>
            <w:vAlign w:val="center"/>
          </w:tcPr>
          <w:p w:rsidRPr="006451FC" w:rsidR="001D7026" w:rsidP="001F1C35" w:rsidRDefault="37822B28" w14:paraId="4597E604" w14:textId="10E1666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7,29%</w:t>
            </w:r>
          </w:p>
        </w:tc>
      </w:tr>
      <w:tr w:rsidRPr="006451FC" w:rsidR="008B21B2" w:rsidTr="7E172A74" w14:paraId="2CDBB3B0" w14:textId="77777777">
        <w:trPr>
          <w:trHeight w:val="416"/>
        </w:trPr>
        <w:tc>
          <w:tcPr>
            <w:tcW w:w="3964" w:type="dxa"/>
            <w:gridSpan w:val="2"/>
            <w:shd w:val="clear" w:color="auto" w:fill="DEEAF6" w:themeFill="accent5" w:themeFillTint="33"/>
            <w:vAlign w:val="center"/>
          </w:tcPr>
          <w:p w:rsidRPr="006451FC" w:rsidR="008B21B2" w:rsidP="001F1C35" w:rsidRDefault="543A7557" w14:paraId="4F02043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5238" w:type="dxa"/>
            <w:gridSpan w:val="3"/>
            <w:shd w:val="clear" w:color="auto" w:fill="DEEAF6" w:themeFill="accent5" w:themeFillTint="33"/>
            <w:vAlign w:val="center"/>
          </w:tcPr>
          <w:p w:rsidRPr="006451FC" w:rsidR="008B21B2" w:rsidP="001F1C35" w:rsidRDefault="543A7557" w14:paraId="1B692C7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8B21B2" w:rsidTr="7E172A74" w14:paraId="36FFF5D4" w14:textId="77777777">
        <w:trPr>
          <w:trHeight w:val="245"/>
        </w:trPr>
        <w:tc>
          <w:tcPr>
            <w:tcW w:w="3964" w:type="dxa"/>
            <w:gridSpan w:val="2"/>
          </w:tcPr>
          <w:p w:rsidRPr="006451FC" w:rsidR="008B21B2" w:rsidP="00231F21" w:rsidRDefault="008B21B2" w14:paraId="41A9B96F" w14:textId="733AA552">
            <w:pPr>
              <w:pStyle w:val="NormalWeb"/>
              <w:numPr>
                <w:ilvl w:val="0"/>
                <w:numId w:val="28"/>
              </w:numPr>
              <w:spacing w:after="0"/>
              <w:ind w:left="314" w:hanging="265"/>
              <w:jc w:val="both"/>
              <w:rPr>
                <w:rFonts w:eastAsiaTheme="minorEastAsia"/>
                <w:color w:val="000000"/>
                <w:sz w:val="20"/>
                <w:szCs w:val="20"/>
                <w:lang w:eastAsia="en-US"/>
              </w:rPr>
            </w:pPr>
          </w:p>
        </w:tc>
        <w:tc>
          <w:tcPr>
            <w:tcW w:w="5238" w:type="dxa"/>
            <w:gridSpan w:val="3"/>
          </w:tcPr>
          <w:p w:rsidRPr="006451FC" w:rsidR="005F2DED" w:rsidP="00231F21" w:rsidRDefault="2A7CA8FE" w14:paraId="3DB0071A" w14:textId="4BAC7802">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la consolidación de estrategias de seguimiento a estudiantes en riesgo, especialmente en lo relacionado con acompañamiento psicosocial y fortalecimiento de competencias investigativas.</w:t>
            </w:r>
          </w:p>
          <w:p w:rsidRPr="006451FC" w:rsidR="005F2DED" w:rsidP="00231F21" w:rsidRDefault="2A7CA8FE" w14:paraId="087D747D" w14:textId="0860011B">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Necesidad de diversificar los apoyos económicos y estímulos a la permanencia, más allá de los descuentos en matrícula, incluyendo becas completas o apoyos de sostenimiento.</w:t>
            </w:r>
          </w:p>
          <w:p w:rsidRPr="006451FC" w:rsidR="005F2DED" w:rsidP="00231F21" w:rsidRDefault="2A7CA8FE" w14:paraId="78143D79" w14:textId="7333BAD8">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Algunos estudiantes señalan limitaciones en la flexibilidad de tiempos y modalidades para la culminación de los trabajos de grado.</w:t>
            </w:r>
          </w:p>
          <w:p w:rsidRPr="006451FC" w:rsidR="008B21B2" w:rsidP="7E172A74" w:rsidRDefault="008B21B2" w14:paraId="273BAA46" w14:textId="7A553C1B">
            <w:pPr>
              <w:pStyle w:val="NormalWeb"/>
              <w:spacing w:after="0"/>
              <w:ind w:left="57"/>
              <w:jc w:val="both"/>
              <w:rPr>
                <w:rFonts w:eastAsiaTheme="minorEastAsia"/>
                <w:color w:val="000000"/>
                <w:sz w:val="20"/>
                <w:szCs w:val="20"/>
                <w:lang w:eastAsia="en-US"/>
              </w:rPr>
            </w:pPr>
          </w:p>
        </w:tc>
      </w:tr>
    </w:tbl>
    <w:p w:rsidRPr="006451FC" w:rsidR="00D97984" w:rsidP="000C4C41" w:rsidRDefault="543A7557" w14:paraId="23EBF4D3" w14:textId="58EFFF38">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D97984" w:rsidP="00231F21" w:rsidRDefault="39B7B66B" w14:paraId="2E1C0BB5" w14:textId="71282C73">
      <w:pPr>
        <w:pStyle w:val="Ttulo3"/>
        <w:numPr>
          <w:ilvl w:val="2"/>
          <w:numId w:val="31"/>
        </w:numPr>
        <w:spacing w:line="276" w:lineRule="auto"/>
        <w:rPr>
          <w:rFonts w:cs="Times New Roman"/>
        </w:rPr>
      </w:pPr>
      <w:bookmarkStart w:name="_Toc135988035" w:id="165"/>
      <w:bookmarkStart w:name="_Toc211321925" w:id="166"/>
      <w:r w:rsidRPr="006451FC">
        <w:rPr>
          <w:rFonts w:cs="Times New Roman"/>
        </w:rPr>
        <w:t>Factor 7. Interacción con el Entorno Nacional e Internacional</w:t>
      </w:r>
      <w:bookmarkEnd w:id="165"/>
      <w:bookmarkEnd w:id="166"/>
      <w:r w:rsidRPr="006451FC">
        <w:rPr>
          <w:rFonts w:cs="Times New Roman"/>
        </w:rPr>
        <w:t xml:space="preserve">  </w:t>
      </w:r>
    </w:p>
    <w:p w:rsidRPr="006451FC" w:rsidR="008B21B2" w:rsidP="000C4C41" w:rsidRDefault="39B7B66B" w14:paraId="2F0A7BA3" w14:textId="5051F26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31. Inserción </w:t>
      </w:r>
      <w:r w:rsidRPr="006451FC" w:rsidR="16B275C6">
        <w:rPr>
          <w:rFonts w:ascii="Times New Roman" w:hAnsi="Times New Roman" w:cs="Times New Roman"/>
          <w:b/>
          <w:bCs/>
        </w:rPr>
        <w:t>del programa en contextos académicos nacionales e internacionales</w:t>
      </w:r>
    </w:p>
    <w:p w:rsidRPr="000B0D62" w:rsidR="00981461" w:rsidP="7E172A74" w:rsidRDefault="0F4A3ACA" w14:paraId="0A2936DC" w14:textId="77777777">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rsidRPr="000B0D62" w:rsidR="005E1E1C" w:rsidP="7E172A74" w:rsidRDefault="0F4A3ACA" w14:paraId="5724EEF4" w14:textId="16A9D6AF">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w:t>
      </w:r>
      <w:r w:rsidRPr="000B0D62" w:rsidR="30486F3F">
        <w:rPr>
          <w:rFonts w:eastAsiaTheme="minorEastAsia"/>
          <w:sz w:val="22"/>
          <w:szCs w:val="22"/>
          <w:lang w:eastAsia="en-US"/>
        </w:rPr>
        <w:t xml:space="preserve"> </w:t>
      </w:r>
      <w:r w:rsidRPr="000B0D62">
        <w:rPr>
          <w:rFonts w:eastAsiaTheme="minorEastAsia"/>
          <w:sz w:val="22"/>
          <w:szCs w:val="22"/>
          <w:lang w:eastAsia="en-US"/>
        </w:rPr>
        <w:t>Estas dinámicas no solo enriquecen la formación académica y profesional de los estudiantes, sino que también fortalecen la capacidad investigativa y de innovación del programa, consolidando su pertinencia frente a los retos globales del conocimiento.</w:t>
      </w:r>
    </w:p>
    <w:p w:rsidRPr="006451FC" w:rsidR="00981461" w:rsidP="7E172A74" w:rsidRDefault="0F4A3ACA" w14:paraId="69CF5DF4" w14:textId="1511C48F">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La inserción del programa en contextos académicos nacionales e internacionales constituye una fortaleza,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w:t>
      </w:r>
      <w:r w:rsidRPr="000B0D62" w:rsidR="785922CB">
        <w:rPr>
          <w:rFonts w:eastAsiaTheme="minorEastAsia"/>
          <w:sz w:val="22"/>
          <w:szCs w:val="22"/>
          <w:lang w:eastAsia="en-US"/>
        </w:rPr>
        <w:t xml:space="preserve"> </w:t>
      </w:r>
      <w:r w:rsidRPr="000B0D62">
        <w:rPr>
          <w:rFonts w:eastAsiaTheme="minorEastAsia"/>
          <w:sz w:val="22"/>
          <w:szCs w:val="22"/>
          <w:lang w:eastAsia="en-US"/>
        </w:rPr>
        <w:t>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rsidRPr="006451FC" w:rsidR="7E172A74" w:rsidP="7E172A74" w:rsidRDefault="7E172A74" w14:paraId="10B68C76" w14:textId="452BD920">
      <w:pPr>
        <w:pStyle w:val="NormalWeb"/>
        <w:spacing w:after="0" w:afterAutospacing="0" w:line="276" w:lineRule="auto"/>
        <w:jc w:val="both"/>
        <w:rPr>
          <w:rFonts w:eastAsiaTheme="minorEastAsia"/>
          <w:sz w:val="22"/>
          <w:szCs w:val="22"/>
          <w:lang w:eastAsia="en-US"/>
        </w:rPr>
      </w:pPr>
    </w:p>
    <w:p w:rsidR="00F8088A" w:rsidP="00F8088A" w:rsidRDefault="14229FFB" w14:paraId="75CA15BE" w14:textId="64B11667">
      <w:pPr>
        <w:pStyle w:val="Descripcin"/>
        <w:keepNext/>
        <w:spacing w:before="240" w:after="0" w:line="276" w:lineRule="auto"/>
        <w:jc w:val="both"/>
        <w:rPr>
          <w:rFonts w:ascii="Times New Roman" w:hAnsi="Times New Roman" w:cs="Times New Roman" w:eastAsiaTheme="minorEastAsia"/>
          <w:i w:val="0"/>
          <w:iCs w:val="0"/>
          <w:color w:val="auto"/>
          <w:sz w:val="22"/>
          <w:szCs w:val="22"/>
          <w:lang w:val="es-CO"/>
        </w:rPr>
      </w:pPr>
      <w:r w:rsidRPr="00F8088A">
        <w:rPr>
          <w:rFonts w:ascii="Times New Roman" w:hAnsi="Times New Roman" w:cs="Times New Roman" w:eastAsiaTheme="minorEastAsia"/>
          <w:i w:val="0"/>
          <w:iCs w:val="0"/>
          <w:color w:val="auto"/>
          <w:sz w:val="22"/>
          <w:szCs w:val="22"/>
          <w:lang w:val="es-CO"/>
        </w:rPr>
        <w:t>De acuerdo con un sondeo realizado con los estudiantes, el 83% está de acuerdo en recibir parte de la case en idioma inglés, mientras que el 13% no lo está. La maestría está en un proceso de sensibilización con estudiantes y docentes para que un porcentaje de algunas asignaturas se imparta en el idioma inglés, pero como se sale de las condiciones establecidas para cuando los estudiantes ingresaron en la maestría, por ahora depende de la voluntad de estudiantes y profesores para dar inicio a esta iniciativa, pero se está trabajando en la formalización del establecimiento de algún porcentaje de las clases que se impartan en el idioma inglés, entre otros beneficios, para buscar que la Maestría tenga una visualización más internacional</w:t>
      </w:r>
      <w:r w:rsidR="00F8088A">
        <w:rPr>
          <w:rFonts w:ascii="Times New Roman" w:hAnsi="Times New Roman" w:cs="Times New Roman" w:eastAsiaTheme="minorEastAsia"/>
          <w:i w:val="0"/>
          <w:iCs w:val="0"/>
          <w:color w:val="auto"/>
          <w:sz w:val="22"/>
          <w:szCs w:val="22"/>
          <w:lang w:val="es-CO"/>
        </w:rPr>
        <w:t>.</w:t>
      </w:r>
    </w:p>
    <w:p w:rsidRPr="006451FC" w:rsidR="002D721D" w:rsidP="7E172A74" w:rsidRDefault="00F8088A" w14:paraId="0BF7313B" w14:textId="69139FD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0" w:id="167"/>
      <w:bookmarkStart w:name="_Toc211324563" w:id="168"/>
      <w:r w:rsidRPr="006451FC">
        <w:rPr>
          <w:rFonts w:ascii="Times New Roman" w:hAnsi="Times New Roman" w:cs="Times New Roman"/>
          <w:i w:val="0"/>
          <w:iCs w:val="0"/>
          <w:color w:val="auto"/>
          <w:sz w:val="22"/>
          <w:szCs w:val="22"/>
        </w:rPr>
        <w:t>Tabla</w:t>
      </w:r>
      <w:r w:rsidRPr="006451FC" w:rsidR="629F195B">
        <w:rPr>
          <w:rFonts w:ascii="Times New Roman" w:hAnsi="Times New Roman" w:cs="Times New Roman"/>
          <w:i w:val="0"/>
          <w:iCs w:val="0"/>
          <w:color w:val="auto"/>
          <w:sz w:val="22"/>
          <w:szCs w:val="22"/>
        </w:rPr>
        <w:t xml:space="preserve"> </w:t>
      </w:r>
      <w:r w:rsidRPr="006451FC" w:rsidR="002D721D">
        <w:rPr>
          <w:rFonts w:ascii="Times New Roman" w:hAnsi="Times New Roman" w:cs="Times New Roman"/>
          <w:i w:val="0"/>
          <w:iCs w:val="0"/>
          <w:color w:val="auto"/>
          <w:sz w:val="22"/>
          <w:szCs w:val="22"/>
        </w:rPr>
        <w:fldChar w:fldCharType="begin"/>
      </w:r>
      <w:r w:rsidRPr="006451FC" w:rsidR="002D721D">
        <w:rPr>
          <w:rFonts w:ascii="Times New Roman" w:hAnsi="Times New Roman" w:cs="Times New Roman"/>
          <w:i w:val="0"/>
          <w:iCs w:val="0"/>
          <w:color w:val="auto"/>
          <w:sz w:val="22"/>
          <w:szCs w:val="22"/>
        </w:rPr>
        <w:instrText xml:space="preserve"> SEQ Tabla \* ARABIC </w:instrText>
      </w:r>
      <w:r w:rsidRPr="006451FC" w:rsidR="002D721D">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48</w:t>
      </w:r>
      <w:r w:rsidRPr="006451FC" w:rsidR="002D721D">
        <w:rPr>
          <w:rFonts w:ascii="Times New Roman" w:hAnsi="Times New Roman" w:cs="Times New Roman"/>
          <w:i w:val="0"/>
          <w:iCs w:val="0"/>
          <w:color w:val="auto"/>
          <w:sz w:val="22"/>
          <w:szCs w:val="22"/>
        </w:rPr>
        <w:fldChar w:fldCharType="end"/>
      </w:r>
      <w:r w:rsidRPr="006451FC" w:rsidR="629F195B">
        <w:rPr>
          <w:rFonts w:ascii="Times New Roman" w:hAnsi="Times New Roman" w:cs="Times New Roman"/>
          <w:i w:val="0"/>
          <w:iCs w:val="0"/>
          <w:color w:val="auto"/>
          <w:sz w:val="22"/>
          <w:szCs w:val="22"/>
        </w:rPr>
        <w:t xml:space="preserve"> Valoración cualitativa y cuantitativa de la Característica 31. Inserción del programa en contextos académicos nacionales e internacionales</w:t>
      </w:r>
      <w:r w:rsidRPr="006451FC" w:rsidR="67B203E7">
        <w:rPr>
          <w:rFonts w:ascii="Times New Roman" w:hAnsi="Times New Roman" w:cs="Times New Roman"/>
          <w:i w:val="0"/>
          <w:iCs w:val="0"/>
          <w:color w:val="auto"/>
          <w:sz w:val="22"/>
          <w:szCs w:val="22"/>
        </w:rPr>
        <w:t>.</w:t>
      </w:r>
      <w:bookmarkEnd w:id="167"/>
      <w:bookmarkEnd w:id="168"/>
    </w:p>
    <w:tbl>
      <w:tblPr>
        <w:tblStyle w:val="Tablaconcuadrcula"/>
        <w:tblW w:w="8913" w:type="dxa"/>
        <w:tblInd w:w="-5" w:type="dxa"/>
        <w:tblLook w:val="04A0" w:firstRow="1" w:lastRow="0" w:firstColumn="1" w:lastColumn="0" w:noHBand="0" w:noVBand="1"/>
      </w:tblPr>
      <w:tblGrid>
        <w:gridCol w:w="2971"/>
        <w:gridCol w:w="2971"/>
        <w:gridCol w:w="2971"/>
      </w:tblGrid>
      <w:tr w:rsidRPr="006451FC" w:rsidR="002D721D" w:rsidTr="7E172A74" w14:paraId="2D2116B1" w14:textId="77777777">
        <w:trPr>
          <w:trHeight w:val="287"/>
        </w:trPr>
        <w:tc>
          <w:tcPr>
            <w:tcW w:w="2971" w:type="dxa"/>
            <w:shd w:val="clear" w:color="auto" w:fill="DEEAF6" w:themeFill="accent5" w:themeFillTint="33"/>
            <w:vAlign w:val="center"/>
          </w:tcPr>
          <w:p w:rsidRPr="006451FC" w:rsidR="002D721D" w:rsidP="001F1C35" w:rsidRDefault="629F195B" w14:paraId="2528564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1" w:type="dxa"/>
            <w:shd w:val="clear" w:color="auto" w:fill="DEEAF6" w:themeFill="accent5" w:themeFillTint="33"/>
            <w:vAlign w:val="center"/>
          </w:tcPr>
          <w:p w:rsidRPr="006451FC" w:rsidR="002D721D" w:rsidP="001F1C35" w:rsidRDefault="629F195B" w14:paraId="17821A2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1" w:type="dxa"/>
            <w:shd w:val="clear" w:color="auto" w:fill="DEEAF6" w:themeFill="accent5" w:themeFillTint="33"/>
            <w:vAlign w:val="center"/>
          </w:tcPr>
          <w:p w:rsidRPr="006451FC" w:rsidR="002D721D" w:rsidP="001F1C35" w:rsidRDefault="629F195B" w14:paraId="75327E3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2D721D" w:rsidTr="7E172A74" w14:paraId="32200E9E" w14:textId="77777777">
        <w:trPr>
          <w:trHeight w:val="266"/>
        </w:trPr>
        <w:tc>
          <w:tcPr>
            <w:tcW w:w="2971" w:type="dxa"/>
            <w:vAlign w:val="center"/>
          </w:tcPr>
          <w:p w:rsidRPr="006451FC" w:rsidR="002D721D" w:rsidP="001F1C35" w:rsidRDefault="7F35741C" w14:paraId="697050F3" w14:textId="2384764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71" w:type="dxa"/>
            <w:vAlign w:val="center"/>
          </w:tcPr>
          <w:p w:rsidRPr="006451FC" w:rsidR="002D721D" w:rsidP="001F1C35" w:rsidRDefault="5CEA3AD6" w14:paraId="14DE7384" w14:textId="06AFBA4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71" w:type="dxa"/>
            <w:vAlign w:val="center"/>
          </w:tcPr>
          <w:p w:rsidRPr="006451FC" w:rsidR="002D721D" w:rsidP="001F1C35" w:rsidRDefault="203B3107" w14:paraId="35023E62" w14:textId="7B10B2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34.78</w:t>
            </w:r>
          </w:p>
        </w:tc>
      </w:tr>
    </w:tbl>
    <w:p w:rsidRPr="006451FC" w:rsidR="002D721D" w:rsidP="000C4C41" w:rsidRDefault="629F195B" w14:paraId="12DD9526" w14:textId="0C517FB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67B203E7">
        <w:rPr>
          <w:rFonts w:ascii="Times New Roman" w:hAnsi="Times New Roman" w:cs="Times New Roman"/>
        </w:rPr>
        <w:t>.</w:t>
      </w:r>
    </w:p>
    <w:p w:rsidRPr="006451FC" w:rsidR="008B21B2" w:rsidP="000C4C41" w:rsidRDefault="39B7B66B" w14:paraId="2308673C" w14:textId="1F5A803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32. Relaciones </w:t>
      </w:r>
      <w:r w:rsidRPr="006451FC" w:rsidR="16B275C6">
        <w:rPr>
          <w:rFonts w:ascii="Times New Roman" w:hAnsi="Times New Roman" w:cs="Times New Roman"/>
          <w:b/>
          <w:bCs/>
        </w:rPr>
        <w:t>externas de profesores y estudiantes</w:t>
      </w:r>
    </w:p>
    <w:p w:rsidRPr="000B0D62" w:rsidR="00981461" w:rsidP="7E172A74" w:rsidRDefault="0F4A3ACA" w14:paraId="0DA58FB9" w14:textId="77777777">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fomenta la participación activa de docentes y estudiantes en espacios académicos, investigativos y profesionales externos, tanto a nivel nacional como internacional. Estas relaciones se concretan en la vinculación a redes académicas y científicas, la participación en eventos, congresos y seminarios especializados, así como en estancias de investigación, pasantías y movilidad.</w:t>
      </w:r>
    </w:p>
    <w:p w:rsidRPr="000B0D62" w:rsidR="00981461" w:rsidP="7E172A74" w:rsidRDefault="0F4A3ACA" w14:paraId="71F1EC48" w14:textId="017EF95F">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En el caso de los docentes, se destacan colaboraciones en proyectos interinstitucionales, la producción conjunta de publicaciones, la pertenencia a comités científicos y la dirección de tesis en co-tutela con instituciones externas. Para los estudiantes, estas relaciones externas se evidencian en pasantías, participación en semilleros de investigación interinstitucionales, movilidad académica y la vinculación a escenarios de formación práctica que favorecen el intercambio de saberes y experiencias.</w:t>
      </w:r>
      <w:r w:rsidRPr="000B0D62" w:rsidR="23CEC444">
        <w:rPr>
          <w:rFonts w:eastAsiaTheme="minorEastAsia"/>
          <w:sz w:val="22"/>
          <w:szCs w:val="22"/>
          <w:lang w:eastAsia="en-US"/>
        </w:rPr>
        <w:t xml:space="preserve"> </w:t>
      </w:r>
      <w:r w:rsidRPr="000B0D62">
        <w:rPr>
          <w:rFonts w:eastAsiaTheme="minorEastAsia"/>
          <w:sz w:val="22"/>
          <w:szCs w:val="22"/>
          <w:lang w:eastAsia="en-US"/>
        </w:rPr>
        <w:t>Estas dinámicas no solo fortalecen la formación integral y el perfil profesional de los estudiantes, sino que también enriquecen la trayectoria académica y científica del cuerpo docente, generando un impacto positivo en la visibilidad y posicionamiento del programa.</w:t>
      </w:r>
    </w:p>
    <w:p w:rsidR="000B0D62" w:rsidP="7E172A74" w:rsidRDefault="7F35741C" w14:paraId="044DBCA3" w14:textId="072FF8C7">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Las relaciones externas de profesores y estudiantes constituyen un elemento diferenciador del programa, pues reflejan su capacidad de articulación con comunidades académicas y profesionales en diversos contextos. Este proceso ha fortalecido la producción de conocimiento, la movilidad y el intercambio de experiencias significativas, contribuyendo al prestigio institucional.</w:t>
      </w:r>
      <w:r w:rsidRPr="000B0D62" w:rsidR="22071415">
        <w:rPr>
          <w:rFonts w:eastAsiaTheme="minorEastAsia"/>
          <w:sz w:val="22"/>
          <w:szCs w:val="22"/>
          <w:lang w:eastAsia="en-US"/>
        </w:rPr>
        <w:t xml:space="preserve"> </w:t>
      </w:r>
      <w:r w:rsidRPr="000B0D62">
        <w:rPr>
          <w:rFonts w:eastAsiaTheme="minorEastAsia"/>
          <w:sz w:val="22"/>
          <w:szCs w:val="22"/>
          <w:lang w:eastAsia="en-US"/>
        </w:rPr>
        <w:t>No obstante, persiste el desafío de ampliar las oportunidades de movilidad internacional y garantizar mecanismos de financiación sostenibles que permitan la participación equitativa de todos los estudiantes y docentes interesados. El fortalecimiento de convenios específicos y la consolidación de redes académicas internacionales representan oportunidades clave para potenciar aún más estas relaciones.</w:t>
      </w:r>
    </w:p>
    <w:p w:rsidRPr="000B0D62" w:rsidR="000B0D62" w:rsidP="000B0D62" w:rsidRDefault="000B0D62" w14:paraId="56679C32" w14:textId="77777777">
      <w:pPr>
        <w:pStyle w:val="NormalWeb"/>
        <w:spacing w:before="0" w:beforeAutospacing="0" w:after="0" w:afterAutospacing="0" w:line="276" w:lineRule="auto"/>
        <w:jc w:val="both"/>
        <w:rPr>
          <w:rFonts w:eastAsiaTheme="minorEastAsia"/>
          <w:sz w:val="22"/>
          <w:szCs w:val="22"/>
          <w:lang w:eastAsia="en-US"/>
        </w:rPr>
      </w:pPr>
    </w:p>
    <w:p w:rsidRPr="000B0D62" w:rsidR="790F7538" w:rsidP="000B0D62" w:rsidRDefault="790F7538" w14:paraId="2CCD24FE" w14:textId="029609C9">
      <w:pPr>
        <w:spacing w:line="276" w:lineRule="auto"/>
        <w:jc w:val="both"/>
        <w:rPr>
          <w:rFonts w:ascii="Times New Roman" w:hAnsi="Times New Roman" w:eastAsia="Times New Roman" w:cs="Times New Roman"/>
          <w:lang w:val="es-CO"/>
        </w:rPr>
      </w:pPr>
      <w:r w:rsidRPr="000B0D62">
        <w:rPr>
          <w:rFonts w:ascii="Times New Roman" w:hAnsi="Times New Roman" w:eastAsia="Times New Roman" w:cs="Times New Roman"/>
          <w:lang w:val="es-CO"/>
        </w:rPr>
        <w:t>De acuerdo con el sondeo realizado con los docentes, la percepción del impacto de las políticas y estrategias de cooperación académica y científica con homólogos nacionales e internacionales es positiva en un 29.4%, positiva pero hay que mejorar en un 35.29%, no sabe un 29.42% y negativa en un 5.89%, por lo que el 64.7% de los docentes manifiesta su percepción como positiva, pero es claro que se requiere mejoras, como aumentar la oferta de oportunidades, mayor difusión de las acciones realizadas y promoción de lo disponibles para que los docentes las conozcan y tengan oportunidad de aprovecharlas.</w:t>
      </w:r>
    </w:p>
    <w:p w:rsidRPr="000B0D62" w:rsidR="7E172A74" w:rsidP="7E172A74" w:rsidRDefault="7E172A74" w14:paraId="5A2A5717" w14:textId="1372D754">
      <w:pPr>
        <w:pStyle w:val="NormalWeb"/>
        <w:spacing w:after="0" w:afterAutospacing="0" w:line="276" w:lineRule="auto"/>
        <w:jc w:val="both"/>
        <w:rPr>
          <w:rFonts w:eastAsiaTheme="minorEastAsia"/>
          <w:sz w:val="22"/>
          <w:szCs w:val="22"/>
          <w:lang w:eastAsia="en-US"/>
        </w:rPr>
      </w:pPr>
    </w:p>
    <w:p w:rsidRPr="006451FC" w:rsidR="005A2BBE" w:rsidP="7E172A74" w:rsidRDefault="1121395B" w14:paraId="62472F13" w14:textId="30E8EE3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1" w:id="169"/>
      <w:bookmarkStart w:name="_Toc211324564" w:id="170"/>
      <w:r w:rsidRPr="006451FC">
        <w:rPr>
          <w:rFonts w:ascii="Times New Roman" w:hAnsi="Times New Roman" w:cs="Times New Roman"/>
          <w:i w:val="0"/>
          <w:iCs w:val="0"/>
          <w:color w:val="auto"/>
          <w:sz w:val="22"/>
          <w:szCs w:val="22"/>
        </w:rPr>
        <w:t xml:space="preserve">Tabla </w:t>
      </w:r>
      <w:r w:rsidRPr="006451FC" w:rsidR="005A2BBE">
        <w:rPr>
          <w:rFonts w:ascii="Times New Roman" w:hAnsi="Times New Roman" w:cs="Times New Roman"/>
          <w:i w:val="0"/>
          <w:iCs w:val="0"/>
          <w:color w:val="auto"/>
          <w:sz w:val="22"/>
          <w:szCs w:val="22"/>
        </w:rPr>
        <w:fldChar w:fldCharType="begin"/>
      </w:r>
      <w:r w:rsidRPr="006451FC" w:rsidR="005A2BBE">
        <w:rPr>
          <w:rFonts w:ascii="Times New Roman" w:hAnsi="Times New Roman" w:cs="Times New Roman"/>
          <w:i w:val="0"/>
          <w:iCs w:val="0"/>
          <w:color w:val="auto"/>
          <w:sz w:val="22"/>
          <w:szCs w:val="22"/>
        </w:rPr>
        <w:instrText xml:space="preserve"> SEQ Tabla \* ARABIC </w:instrText>
      </w:r>
      <w:r w:rsidRPr="006451FC" w:rsidR="005A2BB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49</w:t>
      </w:r>
      <w:r w:rsidRPr="006451FC" w:rsidR="005A2BBE">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32. Relaciones externas de profesores y estudiantes</w:t>
      </w:r>
      <w:r w:rsidRPr="006451FC" w:rsidR="1D1C3D82">
        <w:rPr>
          <w:rFonts w:ascii="Times New Roman" w:hAnsi="Times New Roman" w:cs="Times New Roman"/>
          <w:i w:val="0"/>
          <w:iCs w:val="0"/>
          <w:color w:val="auto"/>
          <w:sz w:val="22"/>
          <w:szCs w:val="22"/>
        </w:rPr>
        <w:t>.</w:t>
      </w:r>
      <w:bookmarkEnd w:id="169"/>
      <w:bookmarkEnd w:id="170"/>
    </w:p>
    <w:tbl>
      <w:tblPr>
        <w:tblStyle w:val="Tablaconcuadrcula"/>
        <w:tblW w:w="9039" w:type="dxa"/>
        <w:tblInd w:w="-5" w:type="dxa"/>
        <w:tblLook w:val="04A0" w:firstRow="1" w:lastRow="0" w:firstColumn="1" w:lastColumn="0" w:noHBand="0" w:noVBand="1"/>
      </w:tblPr>
      <w:tblGrid>
        <w:gridCol w:w="3013"/>
        <w:gridCol w:w="3013"/>
        <w:gridCol w:w="3013"/>
      </w:tblGrid>
      <w:tr w:rsidRPr="006451FC" w:rsidR="005A2BBE" w:rsidTr="7E172A74" w14:paraId="7DE67DD2" w14:textId="77777777">
        <w:trPr>
          <w:trHeight w:val="331"/>
        </w:trPr>
        <w:tc>
          <w:tcPr>
            <w:tcW w:w="3013" w:type="dxa"/>
            <w:shd w:val="clear" w:color="auto" w:fill="DEEAF6" w:themeFill="accent5" w:themeFillTint="33"/>
            <w:vAlign w:val="center"/>
          </w:tcPr>
          <w:p w:rsidRPr="006451FC" w:rsidR="005A2BBE" w:rsidP="005510FE" w:rsidRDefault="1121395B" w14:paraId="5FE5D39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13" w:type="dxa"/>
            <w:shd w:val="clear" w:color="auto" w:fill="DEEAF6" w:themeFill="accent5" w:themeFillTint="33"/>
            <w:vAlign w:val="center"/>
          </w:tcPr>
          <w:p w:rsidRPr="006451FC" w:rsidR="005A2BBE" w:rsidP="005510FE" w:rsidRDefault="1121395B" w14:paraId="0EF3A3C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13" w:type="dxa"/>
            <w:shd w:val="clear" w:color="auto" w:fill="DEEAF6" w:themeFill="accent5" w:themeFillTint="33"/>
            <w:vAlign w:val="center"/>
          </w:tcPr>
          <w:p w:rsidRPr="006451FC" w:rsidR="005A2BBE" w:rsidP="005510FE" w:rsidRDefault="1121395B" w14:paraId="33DE9AD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5A2BBE" w:rsidTr="7E172A74" w14:paraId="2B22FEC4" w14:textId="77777777">
        <w:trPr>
          <w:trHeight w:val="308"/>
        </w:trPr>
        <w:tc>
          <w:tcPr>
            <w:tcW w:w="3013" w:type="dxa"/>
            <w:vAlign w:val="center"/>
          </w:tcPr>
          <w:p w:rsidRPr="006451FC" w:rsidR="005A2BBE" w:rsidP="005510FE" w:rsidRDefault="7F35741C" w14:paraId="0E75D415" w14:textId="0AFA158A">
            <w:pPr>
              <w:pStyle w:val="Sinespaciado"/>
              <w:jc w:val="center"/>
              <w:rPr>
                <w:rFonts w:ascii="Times New Roman" w:hAnsi="Times New Roman" w:cs="Times New Roman"/>
                <w:sz w:val="20"/>
                <w:szCs w:val="20"/>
              </w:rPr>
            </w:pPr>
            <w:r w:rsidRPr="006451FC">
              <w:rPr>
                <w:rFonts w:ascii="Times New Roman" w:hAnsi="Times New Roman" w:cs="Times New Roman"/>
                <w:b/>
                <w:bCs/>
                <w:color w:val="000000" w:themeColor="text1"/>
                <w:sz w:val="20"/>
                <w:szCs w:val="20"/>
                <w:lang w:val="es-ES"/>
              </w:rPr>
              <w:t>Se cumple plenamente</w:t>
            </w:r>
          </w:p>
        </w:tc>
        <w:tc>
          <w:tcPr>
            <w:tcW w:w="3013" w:type="dxa"/>
            <w:vAlign w:val="center"/>
          </w:tcPr>
          <w:p w:rsidRPr="006451FC" w:rsidR="005A2BBE" w:rsidP="005510FE" w:rsidRDefault="5CEA3AD6" w14:paraId="5955E798" w14:textId="40EF868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w:t>
            </w:r>
          </w:p>
        </w:tc>
        <w:tc>
          <w:tcPr>
            <w:tcW w:w="3013" w:type="dxa"/>
            <w:vAlign w:val="center"/>
          </w:tcPr>
          <w:p w:rsidRPr="006451FC" w:rsidR="005A2BBE" w:rsidP="005510FE" w:rsidRDefault="203B3107" w14:paraId="4FA29460" w14:textId="7C5434A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40.58</w:t>
            </w:r>
          </w:p>
        </w:tc>
      </w:tr>
    </w:tbl>
    <w:p w:rsidRPr="006451FC" w:rsidR="002D721D" w:rsidP="000C4C41" w:rsidRDefault="1121395B" w14:paraId="57DEF14F" w14:textId="3E2812AD">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1D1C3D82">
        <w:rPr>
          <w:rFonts w:ascii="Times New Roman" w:hAnsi="Times New Roman" w:cs="Times New Roman"/>
        </w:rPr>
        <w:t>.</w:t>
      </w:r>
    </w:p>
    <w:p w:rsidRPr="006451FC" w:rsidR="00D97984" w:rsidP="000C4C41" w:rsidRDefault="39B7B66B" w14:paraId="34100CA4" w14:textId="35078D6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33. Habilidades </w:t>
      </w:r>
      <w:r w:rsidRPr="006451FC" w:rsidR="16B275C6">
        <w:rPr>
          <w:rFonts w:ascii="Times New Roman" w:hAnsi="Times New Roman" w:cs="Times New Roman"/>
          <w:b/>
          <w:bCs/>
        </w:rPr>
        <w:t>comunicativas en una segunda lengua</w:t>
      </w:r>
    </w:p>
    <w:p w:rsidRPr="000B0D62" w:rsidR="0057172A" w:rsidP="7E172A74" w:rsidRDefault="2D5A48AB" w14:paraId="05BEBBC8" w14:textId="77777777">
      <w:pPr>
        <w:pStyle w:val="Sinespaciado"/>
        <w:spacing w:before="240" w:after="240" w:line="276" w:lineRule="auto"/>
        <w:jc w:val="both"/>
        <w:rPr>
          <w:rFonts w:ascii="Times New Roman" w:hAnsi="Times New Roman" w:cs="Times New Roman"/>
        </w:rPr>
      </w:pPr>
      <w:r w:rsidRPr="000B0D62">
        <w:rPr>
          <w:rFonts w:ascii="Times New Roman" w:hAnsi="Times New Roman" w:cs="Times New Roman"/>
        </w:rPr>
        <w:t>El fortalecimiento de las habilidades comunicativas en una segunda lengua constituye un eje estratégico para la internacionalización del programa y la cualificación de la formación posgradual. En este marco, la Universidad Distrital ha establecido políticas y lineamientos institucionales que promueven el aprendizaje y certificación de competencias en lengua extranjera, principalmente inglés, como requisito de grado y como medio para la participación activa en escenarios académicos globales.</w:t>
      </w:r>
    </w:p>
    <w:p w:rsidRPr="000B0D62" w:rsidR="0057172A" w:rsidP="7E172A74" w:rsidRDefault="2D5A48AB" w14:paraId="01368F10" w14:textId="77777777">
      <w:pPr>
        <w:pStyle w:val="Sinespaciado"/>
        <w:spacing w:after="240" w:line="276" w:lineRule="auto"/>
        <w:jc w:val="both"/>
        <w:rPr>
          <w:rFonts w:ascii="Times New Roman" w:hAnsi="Times New Roman" w:cs="Times New Roman"/>
        </w:rPr>
      </w:pPr>
      <w:r w:rsidRPr="000B0D62">
        <w:rPr>
          <w:rFonts w:ascii="Times New Roman" w:hAnsi="Times New Roman" w:cs="Times New Roman"/>
        </w:rPr>
        <w:t>El programa fomenta la lectura, comprensión y producción de textos científicos en inglés, lo cual se refleja en la elaboración de trabajos de grado, proyectos de investigación y publicaciones en revistas indexadas de circulación internacional. Asimismo, los estudiantes cuentan con el apoyo de los centros de idiomas institucionales, programas de acompañamiento, cursos de fortalecimiento y la posibilidad de certificar competencias lingüísticas bajo estándares internacionales (TOEFL, IELTS, MET, entre otros).</w:t>
      </w:r>
    </w:p>
    <w:p w:rsidRPr="000B0D62" w:rsidR="0057172A" w:rsidP="7E172A74" w:rsidRDefault="2D5A48AB" w14:paraId="251B11DD" w14:textId="77777777">
      <w:pPr>
        <w:pStyle w:val="Sinespaciado"/>
        <w:spacing w:after="240" w:line="276" w:lineRule="auto"/>
        <w:jc w:val="both"/>
        <w:rPr>
          <w:rFonts w:ascii="Times New Roman" w:hAnsi="Times New Roman" w:cs="Times New Roman"/>
        </w:rPr>
      </w:pPr>
      <w:r w:rsidRPr="000B0D62">
        <w:rPr>
          <w:rFonts w:ascii="Times New Roman" w:hAnsi="Times New Roman" w:cs="Times New Roman"/>
        </w:rPr>
        <w:t>Los resultados de la encuesta aplicada a estudiantes muestran que el 68% manifestó estar de acuerdo o totalmente de acuerdo con la inclusión de asignaturas en inglés, mientras que un 21% indicó una posición neutral y apenas un 11% expresó desacuerdo. Estos datos evidencian que, aunque la mayoría de los estudiantes reconoce la importancia de esta estrategia, aún existen retos en cuanto al fortalecimiento de sus competencias lingüísticas para asumir plenamente estos espacios académicos.</w:t>
      </w:r>
    </w:p>
    <w:p w:rsidRPr="000B0D62" w:rsidR="0057172A" w:rsidP="7E172A74" w:rsidRDefault="2D5A48AB" w14:paraId="1A890EF1" w14:textId="6A533995">
      <w:pPr>
        <w:pStyle w:val="Sinespaciado"/>
        <w:spacing w:after="240" w:line="276" w:lineRule="auto"/>
        <w:jc w:val="both"/>
        <w:rPr>
          <w:rFonts w:ascii="Times New Roman" w:hAnsi="Times New Roman" w:cs="Times New Roman"/>
        </w:rPr>
      </w:pPr>
      <w:r w:rsidRPr="000B0D62">
        <w:rPr>
          <w:rFonts w:ascii="Times New Roman" w:hAnsi="Times New Roman" w:cs="Times New Roman"/>
        </w:rPr>
        <w:t>Por su parte, en la encuesta a docentes el 82% declaró estar dispuesto a dictar asignaturas en inglés o a incorporar bibliografía en este idioma, un 12% lo haría de manera parcial, y solo un 6% manifestó no estar en condiciones de hacerlo. Este resultado refleja una clara disposición del cuerpo docente a contribuir al desarrollo de competencias en segunda lengua, lo que abre la posibilidad de ampliar progresivamente la oferta de espacios académicos en inglés dentro del programa.</w:t>
      </w:r>
    </w:p>
    <w:p w:rsidRPr="000B0D62" w:rsidR="0057172A" w:rsidP="7E172A74" w:rsidRDefault="2D5A48AB" w14:paraId="170EE41B" w14:textId="15D50B0F">
      <w:pPr>
        <w:pStyle w:val="Sinespaciado"/>
        <w:spacing w:after="240" w:line="276" w:lineRule="auto"/>
        <w:jc w:val="both"/>
        <w:rPr>
          <w:rFonts w:ascii="Times New Roman" w:hAnsi="Times New Roman" w:cs="Times New Roman"/>
        </w:rPr>
      </w:pPr>
      <w:r w:rsidRPr="000B0D62">
        <w:rPr>
          <w:rFonts w:ascii="Times New Roman" w:hAnsi="Times New Roman" w:cs="Times New Roman"/>
        </w:rPr>
        <w:t>En el caso de los docentes, además, se promueve la participación en actividades académicas internacionales que requieren dominio de una segunda lengua como conferencias, pasantías, estancias de investigación y coautorías con pares de otros países. Estos procesos han permitido la apertura a nuevas redes académicas y científicas, potenciando la producción de conocimiento y la visibilidad internacional del programa.</w:t>
      </w:r>
    </w:p>
    <w:p w:rsidRPr="000B0D62" w:rsidR="0057172A" w:rsidP="7E172A74" w:rsidRDefault="5F9A7745" w14:paraId="2596FAA3" w14:textId="572A51C5">
      <w:pPr>
        <w:pStyle w:val="Sinespaciado"/>
        <w:spacing w:line="276" w:lineRule="auto"/>
        <w:jc w:val="both"/>
        <w:rPr>
          <w:rFonts w:ascii="Times New Roman" w:hAnsi="Times New Roman" w:cs="Times New Roman"/>
        </w:rPr>
      </w:pPr>
      <w:r w:rsidRPr="000B0D62">
        <w:rPr>
          <w:rFonts w:ascii="Times New Roman" w:hAnsi="Times New Roman" w:cs="Times New Roman"/>
        </w:rPr>
        <w:t>La Maestría</w:t>
      </w:r>
      <w:r w:rsidRPr="000B0D62" w:rsidR="2D5A48AB">
        <w:rPr>
          <w:rFonts w:ascii="Times New Roman" w:hAnsi="Times New Roman" w:cs="Times New Roman"/>
        </w:rPr>
        <w:t xml:space="preserve"> presenta avances significativos en la incorporación de una segunda lengua como herramienta académica y profesional, lo que se evidencia en la exigencia de certificaciones, la producción investigativa en contextos internacionales y la participación en redes de conocimiento. No obstante, los resultados de las encuestas muestran que persisten retos relacionados con la homogenización de los niveles de competencia lingüística entre estudiantes y docentes, así como con la ampliación de la oferta de cursos y apoyos institucionales que permitan un acceso equitativo a la formación en segunda lengua.</w:t>
      </w:r>
      <w:r w:rsidRPr="000B0D62">
        <w:rPr>
          <w:rFonts w:ascii="Times New Roman" w:hAnsi="Times New Roman" w:cs="Times New Roman"/>
        </w:rPr>
        <w:t xml:space="preserve"> </w:t>
      </w:r>
      <w:r w:rsidRPr="000B0D62" w:rsidR="2D5A48AB">
        <w:rPr>
          <w:rFonts w:ascii="Times New Roman" w:hAnsi="Times New Roman" w:cs="Times New Roman"/>
        </w:rPr>
        <w:t>El fortalecimiento de estas habilidades constituye un factor clave para la internacionalización del programa y para el posicionamiento de sus egresados en entornos académicos y laborales de alcance global.</w:t>
      </w:r>
    </w:p>
    <w:p w:rsidRPr="006451FC" w:rsidR="00997677" w:rsidP="7E172A74" w:rsidRDefault="03E4281E" w14:paraId="3C7E8C2D" w14:textId="7307F418">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2" w:id="171"/>
      <w:bookmarkStart w:name="_Toc211324565" w:id="172"/>
      <w:r w:rsidRPr="006451FC">
        <w:rPr>
          <w:rFonts w:ascii="Times New Roman" w:hAnsi="Times New Roman" w:cs="Times New Roman"/>
          <w:i w:val="0"/>
          <w:iCs w:val="0"/>
          <w:color w:val="auto"/>
          <w:sz w:val="22"/>
          <w:szCs w:val="22"/>
        </w:rPr>
        <w:t xml:space="preserve">Tabla </w:t>
      </w:r>
      <w:r w:rsidRPr="006451FC" w:rsidR="00997677">
        <w:rPr>
          <w:rFonts w:ascii="Times New Roman" w:hAnsi="Times New Roman" w:cs="Times New Roman"/>
          <w:i w:val="0"/>
          <w:iCs w:val="0"/>
          <w:color w:val="auto"/>
          <w:sz w:val="22"/>
          <w:szCs w:val="22"/>
        </w:rPr>
        <w:fldChar w:fldCharType="begin"/>
      </w:r>
      <w:r w:rsidRPr="006451FC" w:rsidR="00997677">
        <w:rPr>
          <w:rFonts w:ascii="Times New Roman" w:hAnsi="Times New Roman" w:cs="Times New Roman"/>
          <w:i w:val="0"/>
          <w:iCs w:val="0"/>
          <w:color w:val="auto"/>
          <w:sz w:val="22"/>
          <w:szCs w:val="22"/>
        </w:rPr>
        <w:instrText xml:space="preserve"> SEQ Tabla \* ARABIC </w:instrText>
      </w:r>
      <w:r w:rsidRPr="006451FC" w:rsidR="00997677">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50</w:t>
      </w:r>
      <w:r w:rsidRPr="006451FC" w:rsidR="00997677">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33. Habilidades comunicativas en una segunda lengua</w:t>
      </w:r>
      <w:r w:rsidRPr="006451FC" w:rsidR="1D1C3D82">
        <w:rPr>
          <w:rFonts w:ascii="Times New Roman" w:hAnsi="Times New Roman" w:cs="Times New Roman"/>
          <w:i w:val="0"/>
          <w:iCs w:val="0"/>
          <w:color w:val="auto"/>
          <w:sz w:val="22"/>
          <w:szCs w:val="22"/>
        </w:rPr>
        <w:t>.</w:t>
      </w:r>
      <w:bookmarkEnd w:id="171"/>
      <w:bookmarkEnd w:id="172"/>
    </w:p>
    <w:tbl>
      <w:tblPr>
        <w:tblStyle w:val="Tablaconcuadrcula"/>
        <w:tblW w:w="9015" w:type="dxa"/>
        <w:tblInd w:w="-5" w:type="dxa"/>
        <w:tblLook w:val="04A0" w:firstRow="1" w:lastRow="0" w:firstColumn="1" w:lastColumn="0" w:noHBand="0" w:noVBand="1"/>
      </w:tblPr>
      <w:tblGrid>
        <w:gridCol w:w="3005"/>
        <w:gridCol w:w="3005"/>
        <w:gridCol w:w="3005"/>
      </w:tblGrid>
      <w:tr w:rsidRPr="006451FC" w:rsidR="00997677" w:rsidTr="7E172A74" w14:paraId="23B0980B" w14:textId="77777777">
        <w:trPr>
          <w:trHeight w:val="356"/>
        </w:trPr>
        <w:tc>
          <w:tcPr>
            <w:tcW w:w="3005" w:type="dxa"/>
            <w:shd w:val="clear" w:color="auto" w:fill="DEEAF6" w:themeFill="accent5" w:themeFillTint="33"/>
            <w:vAlign w:val="center"/>
          </w:tcPr>
          <w:p w:rsidRPr="006451FC" w:rsidR="00997677" w:rsidP="005510FE" w:rsidRDefault="03E4281E" w14:paraId="5DD476F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rsidRPr="006451FC" w:rsidR="00997677" w:rsidP="005510FE" w:rsidRDefault="03E4281E" w14:paraId="3AE4825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rsidRPr="006451FC" w:rsidR="00997677" w:rsidP="005510FE" w:rsidRDefault="03E4281E" w14:paraId="6B68848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997677" w:rsidTr="7E172A74" w14:paraId="40C8D3B4" w14:textId="77777777">
        <w:trPr>
          <w:trHeight w:val="331"/>
        </w:trPr>
        <w:tc>
          <w:tcPr>
            <w:tcW w:w="3005" w:type="dxa"/>
            <w:vAlign w:val="center"/>
          </w:tcPr>
          <w:p w:rsidRPr="006451FC" w:rsidR="00997677" w:rsidP="005510FE" w:rsidRDefault="7F35741C" w14:paraId="48C59A9D" w14:textId="2E8F549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5" w:type="dxa"/>
            <w:vAlign w:val="center"/>
          </w:tcPr>
          <w:p w:rsidRPr="006451FC" w:rsidR="00997677" w:rsidP="005510FE" w:rsidRDefault="5CEA3AD6" w14:paraId="5FC950D9" w14:textId="3387936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5" w:type="dxa"/>
            <w:vAlign w:val="center"/>
          </w:tcPr>
          <w:p w:rsidRPr="006451FC" w:rsidR="00997677" w:rsidP="005510FE" w:rsidRDefault="203B3107" w14:paraId="492F908A" w14:textId="51C977F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24.64</w:t>
            </w:r>
          </w:p>
        </w:tc>
      </w:tr>
    </w:tbl>
    <w:p w:rsidRPr="006451FC" w:rsidR="008B21B2" w:rsidP="000C4C41" w:rsidRDefault="03E4281E" w14:paraId="080824BC" w14:textId="0AC71F96">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2A7CA8FE">
        <w:rPr>
          <w:rFonts w:ascii="Times New Roman" w:hAnsi="Times New Roman" w:cs="Times New Roman"/>
        </w:rPr>
        <w:t>(2023-1 a 2025-1)</w:t>
      </w:r>
      <w:r w:rsidRPr="006451FC" w:rsidR="1D1C3D82">
        <w:rPr>
          <w:rFonts w:ascii="Times New Roman" w:hAnsi="Times New Roman" w:cs="Times New Roman"/>
        </w:rPr>
        <w:t>.</w:t>
      </w:r>
    </w:p>
    <w:p w:rsidRPr="006451FC" w:rsidR="00997677" w:rsidP="000C4C41" w:rsidRDefault="39B7B66B" w14:paraId="61238947" w14:textId="6ED0552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0B0D62" w:rsidR="00D35BBB" w:rsidP="7E172A74" w:rsidRDefault="7F35741C" w14:paraId="3E507F12" w14:textId="2BA82182">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académico evidencia avances significativos en la interacción con el entorno nacional e internacional lo cual se refleja en la participación de estudiantes y docentes en redes académicas, proyectos de investigación conjunta, movilidad y producción científica compartida. Sin embargo, se identifican oportunidades para consolidar y diversificar dichas relaciones, especialmente en lo que respecta a la formalización de convenios, la ampliación de la movilidad estudiantil y la generación de espacios permanentes de cooperación académica y cultural.</w:t>
      </w:r>
    </w:p>
    <w:p w:rsidRPr="000B0D62" w:rsidR="001C5AB1" w:rsidP="7E172A74" w:rsidRDefault="7F35741C" w14:paraId="1F3B4EE9" w14:textId="6D08ED16">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A partir de su trayectoria y cultura de mejoramiento continuo, el programa está en condiciones de fortalecer los procesos de cooperación con comunidades académicas, tanto nacionales como extranjeras, de manera que se potencie el desarrollo de labores formativas, investigativas, científicas y de extensión. Este compromiso resulta esencial para garantizar la consolidación de su proyección internacional y el posicionamiento de sus egresados en escenarios globales.</w:t>
      </w:r>
    </w:p>
    <w:p w:rsidRPr="006451FC" w:rsidR="001C5AB1" w:rsidP="689739AE" w:rsidRDefault="001C5AB1" w14:paraId="414EF2EC" w14:textId="132C326F">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3" w:id="173"/>
      <w:bookmarkStart w:name="_Toc211324566" w:id="17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7.  Interacción con el entorno nacional e internacional</w:t>
      </w:r>
      <w:r w:rsidRPr="006451FC" w:rsidR="005510FE">
        <w:rPr>
          <w:rFonts w:ascii="Times New Roman" w:hAnsi="Times New Roman" w:cs="Times New Roman"/>
          <w:i w:val="0"/>
          <w:iCs w:val="0"/>
          <w:color w:val="auto"/>
          <w:sz w:val="22"/>
          <w:szCs w:val="22"/>
        </w:rPr>
        <w:t>.</w:t>
      </w:r>
      <w:bookmarkEnd w:id="173"/>
      <w:bookmarkEnd w:id="174"/>
    </w:p>
    <w:tbl>
      <w:tblPr>
        <w:tblStyle w:val="Tablaconcuadrcula"/>
        <w:tblW w:w="9202" w:type="dxa"/>
        <w:tblLook w:val="04A0" w:firstRow="1" w:lastRow="0" w:firstColumn="1" w:lastColumn="0" w:noHBand="0" w:noVBand="1"/>
      </w:tblPr>
      <w:tblGrid>
        <w:gridCol w:w="2263"/>
        <w:gridCol w:w="1985"/>
        <w:gridCol w:w="1417"/>
        <w:gridCol w:w="1418"/>
        <w:gridCol w:w="2119"/>
      </w:tblGrid>
      <w:tr w:rsidRPr="006451FC" w:rsidR="002B7005" w:rsidTr="005510FE" w14:paraId="7906EC4E" w14:textId="77777777">
        <w:trPr>
          <w:trHeight w:val="347"/>
        </w:trPr>
        <w:tc>
          <w:tcPr>
            <w:tcW w:w="4248" w:type="dxa"/>
            <w:gridSpan w:val="2"/>
            <w:shd w:val="clear" w:color="auto" w:fill="DEEAF6" w:themeFill="accent5" w:themeFillTint="33"/>
            <w:vAlign w:val="center"/>
          </w:tcPr>
          <w:p w:rsidRPr="006451FC" w:rsidR="002B7005" w:rsidP="005510FE" w:rsidRDefault="002B7005" w14:paraId="48FE349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rsidRPr="006451FC" w:rsidR="002B7005" w:rsidP="005510FE" w:rsidRDefault="002B7005" w14:paraId="5B34278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2B7005" w:rsidP="005510FE" w:rsidRDefault="002B7005" w14:paraId="717D8FE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D35BBB" w:rsidTr="005510FE" w14:paraId="10C1B79F" w14:textId="77777777">
        <w:trPr>
          <w:trHeight w:val="96"/>
        </w:trPr>
        <w:tc>
          <w:tcPr>
            <w:tcW w:w="2263" w:type="dxa"/>
            <w:shd w:val="clear" w:color="auto" w:fill="DEEAF6" w:themeFill="accent5" w:themeFillTint="33"/>
            <w:vAlign w:val="center"/>
          </w:tcPr>
          <w:p w:rsidRPr="006451FC" w:rsidR="00D35BBB" w:rsidP="00486B65" w:rsidRDefault="00D35BBB" w14:paraId="19A4668C" w14:textId="2B375599">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985" w:type="dxa"/>
            <w:shd w:val="clear" w:color="auto" w:fill="DEEAF6" w:themeFill="accent5" w:themeFillTint="33"/>
            <w:vAlign w:val="center"/>
          </w:tcPr>
          <w:p w:rsidRPr="006451FC" w:rsidR="00D35BBB" w:rsidP="005510FE" w:rsidRDefault="00D35BBB" w14:paraId="52FEC63A" w14:textId="75471D8A">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17" w:type="dxa"/>
            <w:shd w:val="clear" w:color="auto" w:fill="DEEAF6" w:themeFill="accent5" w:themeFillTint="33"/>
            <w:vAlign w:val="center"/>
          </w:tcPr>
          <w:p w:rsidRPr="006451FC" w:rsidR="00D35BBB" w:rsidP="005510FE" w:rsidRDefault="00D35BBB" w14:paraId="13076FD9" w14:textId="2CBC635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rsidRPr="006451FC" w:rsidR="00D35BBB" w:rsidP="005510FE" w:rsidRDefault="00D35BBB" w14:paraId="1F5A83F8" w14:textId="53C6A5D9">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rsidRPr="006451FC" w:rsidR="00D35BBB" w:rsidP="005510FE" w:rsidRDefault="00D35BBB" w14:paraId="6E85740B" w14:textId="77777777">
            <w:pPr>
              <w:pStyle w:val="Sinespaciado"/>
              <w:jc w:val="center"/>
              <w:rPr>
                <w:rFonts w:ascii="Times New Roman" w:hAnsi="Times New Roman" w:cs="Times New Roman"/>
                <w:b/>
                <w:bCs/>
                <w:sz w:val="20"/>
                <w:szCs w:val="20"/>
              </w:rPr>
            </w:pPr>
          </w:p>
        </w:tc>
      </w:tr>
      <w:tr w:rsidRPr="006451FC" w:rsidR="00D35BBB" w:rsidTr="005510FE" w14:paraId="066CF43D" w14:textId="77777777">
        <w:trPr>
          <w:trHeight w:val="245"/>
        </w:trPr>
        <w:tc>
          <w:tcPr>
            <w:tcW w:w="2263" w:type="dxa"/>
            <w:vAlign w:val="center"/>
          </w:tcPr>
          <w:p w:rsidRPr="006451FC" w:rsidR="00D35BBB" w:rsidP="00486B65" w:rsidRDefault="00D35BBB" w14:paraId="72ADF858" w14:textId="06D55C56">
            <w:pPr>
              <w:pStyle w:val="Sinespaciado"/>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985" w:type="dxa"/>
            <w:vAlign w:val="center"/>
          </w:tcPr>
          <w:p w:rsidRPr="006451FC" w:rsidR="00D35BBB" w:rsidP="005510FE" w:rsidRDefault="00D35BBB" w14:paraId="171D40E8" w14:textId="4244154D">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417" w:type="dxa"/>
            <w:vAlign w:val="center"/>
          </w:tcPr>
          <w:p w:rsidRPr="006451FC" w:rsidR="00D35BBB" w:rsidP="005510FE" w:rsidRDefault="1A011351" w14:paraId="584FBE59" w14:textId="48F1FE71">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w:t>
            </w:r>
          </w:p>
        </w:tc>
        <w:tc>
          <w:tcPr>
            <w:tcW w:w="1418" w:type="dxa"/>
            <w:vAlign w:val="center"/>
          </w:tcPr>
          <w:p w:rsidRPr="006451FC" w:rsidR="00D35BBB" w:rsidP="005510FE" w:rsidRDefault="1A011351" w14:paraId="064653C6" w14:textId="06BB1C3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4,5</w:t>
            </w:r>
          </w:p>
        </w:tc>
        <w:tc>
          <w:tcPr>
            <w:tcW w:w="2119" w:type="dxa"/>
            <w:vAlign w:val="center"/>
          </w:tcPr>
          <w:p w:rsidRPr="006451FC" w:rsidR="00D35BBB" w:rsidP="005510FE" w:rsidRDefault="1A011351" w14:paraId="53087492" w14:textId="29866E9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10,59%</w:t>
            </w:r>
          </w:p>
        </w:tc>
      </w:tr>
      <w:tr w:rsidRPr="006451FC" w:rsidR="002B7005" w:rsidTr="00966362" w14:paraId="6FD5A7C8" w14:textId="77777777">
        <w:trPr>
          <w:trHeight w:val="395"/>
        </w:trPr>
        <w:tc>
          <w:tcPr>
            <w:tcW w:w="4248" w:type="dxa"/>
            <w:gridSpan w:val="2"/>
            <w:shd w:val="clear" w:color="auto" w:fill="DEEAF6" w:themeFill="accent5" w:themeFillTint="33"/>
            <w:vAlign w:val="center"/>
          </w:tcPr>
          <w:p w:rsidRPr="006451FC" w:rsidR="002B7005" w:rsidP="005510FE" w:rsidRDefault="002B7005" w14:paraId="1CE26A8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54" w:type="dxa"/>
            <w:gridSpan w:val="3"/>
            <w:shd w:val="clear" w:color="auto" w:fill="DEEAF6" w:themeFill="accent5" w:themeFillTint="33"/>
            <w:vAlign w:val="center"/>
          </w:tcPr>
          <w:p w:rsidRPr="006451FC" w:rsidR="002B7005" w:rsidP="005510FE" w:rsidRDefault="002B7005" w14:paraId="351E8B6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2B7005" w:rsidTr="69F9F92C" w14:paraId="039C47E6" w14:textId="77777777">
        <w:trPr>
          <w:trHeight w:val="245"/>
        </w:trPr>
        <w:tc>
          <w:tcPr>
            <w:tcW w:w="4248" w:type="dxa"/>
            <w:gridSpan w:val="2"/>
          </w:tcPr>
          <w:p w:rsidRPr="006451FC" w:rsidR="0026548D" w:rsidP="001154F8" w:rsidRDefault="0026548D" w14:paraId="1DF58D2C" w14:textId="1C0D48F0">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Inserción activa del programa en contextos académicos nacionales e internacionales mediante participación en congresos, redes de investigación y convenios de cooperación.</w:t>
            </w:r>
          </w:p>
          <w:p w:rsidRPr="006451FC" w:rsidR="0026548D" w:rsidP="001154F8" w:rsidRDefault="0026548D" w14:paraId="547E728E" w14:textId="23C37286">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Relaciones externas sólidas de profesores y estudiantes reflejadas en proyectos conjuntos, publicaciones, pasantías y estancias académicas.</w:t>
            </w:r>
          </w:p>
          <w:p w:rsidRPr="006451FC" w:rsidR="0026548D" w:rsidP="001154F8" w:rsidRDefault="0026548D" w14:paraId="46B26814" w14:textId="4E260610">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Avances en el fortalecimiento de habilidades en segunda lengua evidenciados en la exigencia institucional de certificación de competencias lingüísticas y en la lectura de bibliografía en inglés.</w:t>
            </w:r>
          </w:p>
          <w:p w:rsidRPr="006451FC" w:rsidR="0026548D" w:rsidP="001154F8" w:rsidRDefault="0026548D" w14:paraId="1DB8B9E5" w14:textId="782FEEF6">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Disposición de docentes y estudiantes a participar en procesos de internacionalización, identificada en encuestas y ejercicios de apreciación.</w:t>
            </w:r>
          </w:p>
          <w:p w:rsidRPr="006451FC" w:rsidR="002B7005" w:rsidP="001154F8" w:rsidRDefault="0026548D" w14:paraId="7B9A03A3" w14:textId="52C03685">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El programa ha incorporado asignaturas y bibliografía en inglés, lo que contribuye al desarrollo de competencias comunicativas necesarias para la investigación y la movilidad académica.</w:t>
            </w:r>
          </w:p>
        </w:tc>
        <w:tc>
          <w:tcPr>
            <w:tcW w:w="4954" w:type="dxa"/>
            <w:gridSpan w:val="3"/>
          </w:tcPr>
          <w:p w:rsidRPr="006451FC" w:rsidR="0026548D" w:rsidP="001154F8" w:rsidRDefault="0026548D" w14:paraId="64E6B8AC" w14:textId="44B3D2E3">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consolidar un sistema más estructurado de movilidad internacional que facilite la participación efectiva de un mayor número de estudiantes y docentes en experiencias en el exterior.</w:t>
            </w:r>
          </w:p>
          <w:p w:rsidRPr="006451FC" w:rsidR="0026548D" w:rsidP="001154F8" w:rsidRDefault="0026548D" w14:paraId="0C0DAC40" w14:textId="2062D72B">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diferencias en el nivel de dominio de segunda lengua entre los estudiantes, lo que dificulta la homogeneización de competencias.</w:t>
            </w:r>
          </w:p>
          <w:p w:rsidRPr="006451FC" w:rsidR="0026548D" w:rsidP="001154F8" w:rsidRDefault="0026548D" w14:paraId="22496982" w14:textId="1AE18D52">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Limitada sistematización de resultados que evidencien el impacto de las relaciones internacionales en términos de producción académica, innovación o empleabilidad.</w:t>
            </w:r>
          </w:p>
          <w:p w:rsidRPr="006451FC" w:rsidR="002B7005" w:rsidP="001154F8" w:rsidRDefault="0026548D" w14:paraId="5E8A8850" w14:textId="75616184">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fortalecer la visibilidad internacional del programa, mediante mayor presencia en rankings, acreditaciones internacionales y redes académicas globales.</w:t>
            </w:r>
          </w:p>
        </w:tc>
      </w:tr>
    </w:tbl>
    <w:p w:rsidRPr="006451FC" w:rsidR="008B21B2" w:rsidP="000C4C41" w:rsidRDefault="002B7005" w14:paraId="6BAA3D08" w14:textId="55D85E2E">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966362">
        <w:rPr>
          <w:rFonts w:ascii="Times New Roman" w:hAnsi="Times New Roman" w:cs="Times New Roman"/>
        </w:rPr>
        <w:t>.</w:t>
      </w:r>
    </w:p>
    <w:p w:rsidRPr="006451FC" w:rsidR="002B7005" w:rsidP="001154F8" w:rsidRDefault="39B7B66B" w14:paraId="01928A5C" w14:textId="0412B132">
      <w:pPr>
        <w:pStyle w:val="Ttulo3"/>
        <w:numPr>
          <w:ilvl w:val="2"/>
          <w:numId w:val="31"/>
        </w:numPr>
        <w:spacing w:line="276" w:lineRule="auto"/>
        <w:rPr>
          <w:rFonts w:cs="Times New Roman"/>
        </w:rPr>
      </w:pPr>
      <w:bookmarkStart w:name="_Toc1320444748" w:id="175"/>
      <w:bookmarkStart w:name="_Toc2045125715" w:id="176"/>
      <w:bookmarkStart w:name="_Toc211321926" w:id="177"/>
      <w:r w:rsidRPr="006451FC">
        <w:rPr>
          <w:rFonts w:cs="Times New Roman"/>
        </w:rPr>
        <w:t>Factor 8. Aportes de la Investigación, la Innovación, el Desarrollo Tecnológico y la Creación, Asociados al Programa Académico</w:t>
      </w:r>
      <w:bookmarkEnd w:id="175"/>
      <w:bookmarkEnd w:id="176"/>
      <w:bookmarkEnd w:id="177"/>
      <w:r w:rsidRPr="006451FC">
        <w:rPr>
          <w:rFonts w:cs="Times New Roman"/>
        </w:rPr>
        <w:t xml:space="preserve">   </w:t>
      </w:r>
    </w:p>
    <w:p w:rsidRPr="006451FC" w:rsidR="002B7005" w:rsidP="000C4C41" w:rsidRDefault="00D97984" w14:paraId="44D04799" w14:textId="4934ECD8">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Característica 34. Formación </w:t>
      </w:r>
      <w:r w:rsidRPr="006451FC" w:rsidR="00D42E34">
        <w:rPr>
          <w:rFonts w:ascii="Times New Roman" w:hAnsi="Times New Roman" w:cs="Times New Roman"/>
          <w:b/>
          <w:bCs/>
        </w:rPr>
        <w:t>para la investigación, desarrollo tecnológico, la innovación y la creación</w:t>
      </w:r>
    </w:p>
    <w:p w:rsidRPr="001154F8" w:rsidR="00D35BBB" w:rsidP="7E172A74" w:rsidRDefault="7F35741C" w14:paraId="164DFC50" w14:textId="14B9E34B">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La Maestría integra en su estructura curricular espacios de formación que promueven la investigación, la innovación y la creación como ejes centrales del proceso académico. Este enfoque se refleja en el trabajo de grado en sus diferentes modalidades (investigación y desarrollo tecnológico), en las líneas activas de los grupos de investigación reconocidos por Minciencias, y en la participación de estudiantes y docentes en proyectos interdisciplinarios.</w:t>
      </w:r>
    </w:p>
    <w:p w:rsidRPr="001154F8" w:rsidR="00D35BBB" w:rsidP="7E172A74" w:rsidRDefault="7F35741C" w14:paraId="6843D195" w14:textId="0568DEF6">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 xml:space="preserve">A nivel institucional, se articulan políticas de investigación y fomento a la innovación tecnológica que fortalecen la capacidad investigativa y el impacto en el entorno académico, social y productivo. </w:t>
      </w:r>
    </w:p>
    <w:p w:rsidRPr="001154F8" w:rsidR="00D35BBB" w:rsidP="7E172A74" w:rsidRDefault="7F35741C" w14:paraId="48D54B60" w14:textId="17F5F0D2">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Se recomienda resaltar evidencias de producción académica y científica (artículos, ponencias, capítulos de libro), así como los logros en innovación, transferencia de conocimiento y experiencias de creación en el marco de la maestría.</w:t>
      </w:r>
    </w:p>
    <w:p w:rsidRPr="001154F8" w:rsidR="00D35BBB" w:rsidP="7E172A74" w:rsidRDefault="7F35741C" w14:paraId="39B97233" w14:textId="77777777">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De manera complementaria, es relevante presentar la articulación de la formación investigativa con las estrategias de internacionalización, la movilidad académica y la participación en redes y convenios nacionales e internacionales, que han permitido potenciar el alcance y la pertinencia de los resultados.</w:t>
      </w:r>
    </w:p>
    <w:p w:rsidRPr="001154F8" w:rsidR="402415EE" w:rsidP="001154F8" w:rsidRDefault="402415EE" w14:paraId="2E362EC6" w14:textId="5C3934FE">
      <w:pPr>
        <w:spacing w:before="120" w:after="120"/>
        <w:jc w:val="both"/>
        <w:rPr>
          <w:rFonts w:ascii="Times New Roman" w:hAnsi="Times New Roman" w:eastAsia="Calibri" w:cs="Times New Roman"/>
          <w:lang w:val="es-CO"/>
        </w:rPr>
      </w:pPr>
      <w:r w:rsidRPr="001154F8">
        <w:rPr>
          <w:rFonts w:ascii="Times New Roman" w:hAnsi="Times New Roman" w:eastAsia="Calibri" w:cs="Times New Roman"/>
          <w:lang w:val="es-CO"/>
        </w:rPr>
        <w:t xml:space="preserve">El acuerdo 01 del 2019 reglamenta el trabajo de grado para los estudiantes de maestría de la Facultad de Ingeniería, donde define que debe haber dos espacios académicos correspondientes al trabajo de grado en Maestrías de Investigación desarrolladas en la modalidad de tutoría, y para la evaluación de proyecto final se debe presentar dos componentes en función de la productividad científica del proyecto, el primero concierne a la publicación de al menos un artículo en revista indexada u homologada en Minciencias o demostrar la obtención de una patente. El componente dos corresponde al informe final de investigación, el cual tendrá la rigurosidad formal de un informe de investigación y se presentará mediante sustentación pública. </w:t>
      </w:r>
    </w:p>
    <w:p w:rsidRPr="001154F8" w:rsidR="402415EE" w:rsidP="001154F8" w:rsidRDefault="402415EE" w14:paraId="522A90B6" w14:textId="5FD827DB">
      <w:pPr>
        <w:spacing w:before="120" w:after="120"/>
        <w:jc w:val="both"/>
        <w:rPr>
          <w:rFonts w:ascii="Times New Roman" w:hAnsi="Times New Roman" w:eastAsia="Calibri" w:cs="Times New Roman"/>
          <w:lang w:val="es-CO"/>
        </w:rPr>
      </w:pPr>
      <w:r w:rsidRPr="001154F8">
        <w:rPr>
          <w:rFonts w:ascii="Times New Roman" w:hAnsi="Times New Roman" w:eastAsia="Calibri" w:cs="Times New Roman"/>
          <w:lang w:val="es-CO"/>
        </w:rPr>
        <w:t xml:space="preserve">Con la aplicación reglamentaria del acuerdo 01 del 2019, se garantiza que los estudiantes pasen por todo el proceso formal de investigación, desde la formulación de una propuesta formal de investigación, hasta su desarrollo, culminación, publicación y socialización de resultados en el marco de la formalidad de los grupos de investigación adscritos a la Maestría, en donde se aprovechan las redes de investigación y los convenios que estos tengan </w:t>
      </w:r>
    </w:p>
    <w:p w:rsidR="001154F8" w:rsidP="000C4C41" w:rsidRDefault="402415EE" w14:paraId="44E7D154" w14:textId="77777777">
      <w:pPr>
        <w:pStyle w:val="Sinespaciado"/>
        <w:spacing w:before="240" w:line="276" w:lineRule="auto"/>
        <w:jc w:val="both"/>
        <w:rPr>
          <w:rFonts w:ascii="Times New Roman" w:hAnsi="Times New Roman" w:eastAsia="Calibri" w:cs="Times New Roman"/>
        </w:rPr>
      </w:pPr>
      <w:r w:rsidRPr="001154F8">
        <w:rPr>
          <w:rFonts w:ascii="Times New Roman" w:hAnsi="Times New Roman" w:eastAsia="Calibri" w:cs="Times New Roman"/>
        </w:rPr>
        <w:t>La Oficina de Investigaciones de la Universidad Distrital (ODI), realiza convocatorias periódicas para apoyo a estudiantes en publicaciones o participación en eventos científicos, también existe la posibilidad de solicitar apoyo económico en la Facultad de Ingeniería para la participación en eventos científicos.</w:t>
      </w:r>
    </w:p>
    <w:p w:rsidRPr="001154F8" w:rsidR="00D35BBB" w:rsidP="000C4C41" w:rsidRDefault="00D35BBB" w14:paraId="192E7FEF" w14:textId="763AB2BC">
      <w:pPr>
        <w:pStyle w:val="Sinespaciado"/>
        <w:spacing w:before="240" w:line="276" w:lineRule="auto"/>
        <w:jc w:val="both"/>
        <w:rPr>
          <w:rFonts w:ascii="Times New Roman" w:hAnsi="Times New Roman" w:cs="Times New Roman"/>
        </w:rPr>
      </w:pPr>
      <w:r w:rsidRPr="001154F8">
        <w:rPr>
          <w:rFonts w:ascii="Times New Roman" w:hAnsi="Times New Roman" w:cs="Times New Roman"/>
        </w:rPr>
        <w:t>La Maestría evidencia una sólida orientación hacia la investigación, el desarrollo tecnológico, la innovación y la creación, al integrar estos ejes en su estructura curricular y en los trabajos de grado de sus estudiantes. La participación activa en proyectos de investigación, la vinculación con grupos reconocidos por Minciencias, y la producción académica y científica generada en el marco del programa, constituyen fortalezas que consolidan su impacto académico y social.</w:t>
      </w:r>
    </w:p>
    <w:p w:rsidRPr="001154F8" w:rsidR="00D35BBB" w:rsidP="000C4C41" w:rsidRDefault="00D35BBB" w14:paraId="121E183E" w14:textId="2A117FBA">
      <w:pPr>
        <w:pStyle w:val="Sinespaciado"/>
        <w:spacing w:before="240" w:line="276" w:lineRule="auto"/>
        <w:jc w:val="both"/>
        <w:rPr>
          <w:rFonts w:ascii="Times New Roman" w:hAnsi="Times New Roman" w:cs="Times New Roman"/>
        </w:rPr>
      </w:pPr>
      <w:r w:rsidRPr="001154F8">
        <w:rPr>
          <w:rFonts w:ascii="Times New Roman" w:hAnsi="Times New Roman" w:cs="Times New Roman"/>
        </w:rPr>
        <w:t>Asimismo, la articulación con políticas institucionales de investigación, los convenios interinstitucionales y las redes de colaboración nacional e internacional, fortalecen la pertinencia y la proyección de los procesos formativos. Estos aspectos muestran un compromiso sostenido con la generación de nuevo conocimiento y con la transferencia de resultados hacia la sociedad, lo cual contribuye al posicionamiento del programa y de la universidad en escenarios académicos y científicos de alto nivel.</w:t>
      </w:r>
    </w:p>
    <w:p w:rsidRPr="001154F8" w:rsidR="004242E9" w:rsidP="689739AE" w:rsidRDefault="004242E9" w14:paraId="5895C6F4" w14:textId="21978D9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4" w:id="178"/>
      <w:bookmarkStart w:name="_Toc211324567" w:id="179"/>
      <w:r w:rsidRPr="001154F8">
        <w:rPr>
          <w:rFonts w:ascii="Times New Roman" w:hAnsi="Times New Roman" w:cs="Times New Roman"/>
          <w:i w:val="0"/>
          <w:iCs w:val="0"/>
          <w:color w:val="auto"/>
          <w:sz w:val="22"/>
          <w:szCs w:val="22"/>
        </w:rPr>
        <w:t xml:space="preserve">Tabla </w:t>
      </w:r>
      <w:r w:rsidRPr="001154F8">
        <w:rPr>
          <w:rFonts w:ascii="Times New Roman" w:hAnsi="Times New Roman" w:cs="Times New Roman"/>
          <w:i w:val="0"/>
          <w:iCs w:val="0"/>
          <w:color w:val="auto"/>
          <w:sz w:val="22"/>
          <w:szCs w:val="22"/>
        </w:rPr>
        <w:fldChar w:fldCharType="begin"/>
      </w:r>
      <w:r w:rsidRPr="001154F8">
        <w:rPr>
          <w:rFonts w:ascii="Times New Roman" w:hAnsi="Times New Roman" w:cs="Times New Roman"/>
          <w:i w:val="0"/>
          <w:iCs w:val="0"/>
          <w:color w:val="auto"/>
          <w:sz w:val="22"/>
          <w:szCs w:val="22"/>
        </w:rPr>
        <w:instrText xml:space="preserve"> SEQ Tabla \* ARABIC </w:instrText>
      </w:r>
      <w:r w:rsidRPr="001154F8">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52</w:t>
      </w:r>
      <w:r w:rsidRPr="001154F8">
        <w:rPr>
          <w:rFonts w:ascii="Times New Roman" w:hAnsi="Times New Roman" w:cs="Times New Roman"/>
          <w:i w:val="0"/>
          <w:iCs w:val="0"/>
          <w:color w:val="auto"/>
          <w:sz w:val="22"/>
          <w:szCs w:val="22"/>
        </w:rPr>
        <w:fldChar w:fldCharType="end"/>
      </w:r>
      <w:r w:rsidRPr="001154F8">
        <w:rPr>
          <w:rFonts w:ascii="Times New Roman" w:hAnsi="Times New Roman" w:cs="Times New Roman"/>
          <w:i w:val="0"/>
          <w:iCs w:val="0"/>
          <w:color w:val="auto"/>
          <w:sz w:val="22"/>
          <w:szCs w:val="22"/>
        </w:rPr>
        <w:t xml:space="preserve"> Valoración cualitativa y cuantitativa de la Característica 34. Formación para la investigación, desarrollo tecnológico, la innovación y la creación</w:t>
      </w:r>
      <w:r w:rsidRPr="001154F8" w:rsidR="00966362">
        <w:rPr>
          <w:rFonts w:ascii="Times New Roman" w:hAnsi="Times New Roman" w:cs="Times New Roman"/>
          <w:i w:val="0"/>
          <w:iCs w:val="0"/>
          <w:color w:val="auto"/>
          <w:sz w:val="22"/>
          <w:szCs w:val="22"/>
        </w:rPr>
        <w:t>.</w:t>
      </w:r>
      <w:bookmarkEnd w:id="178"/>
      <w:bookmarkEnd w:id="179"/>
    </w:p>
    <w:tbl>
      <w:tblPr>
        <w:tblStyle w:val="Tablaconcuadrcula"/>
        <w:tblW w:w="8964" w:type="dxa"/>
        <w:tblInd w:w="-5" w:type="dxa"/>
        <w:tblLook w:val="04A0" w:firstRow="1" w:lastRow="0" w:firstColumn="1" w:lastColumn="0" w:noHBand="0" w:noVBand="1"/>
      </w:tblPr>
      <w:tblGrid>
        <w:gridCol w:w="2988"/>
        <w:gridCol w:w="2988"/>
        <w:gridCol w:w="2988"/>
      </w:tblGrid>
      <w:tr w:rsidRPr="001154F8" w:rsidR="004242E9" w:rsidTr="00497435" w14:paraId="008620A5" w14:textId="77777777">
        <w:trPr>
          <w:trHeight w:val="366"/>
        </w:trPr>
        <w:tc>
          <w:tcPr>
            <w:tcW w:w="2988" w:type="dxa"/>
            <w:shd w:val="clear" w:color="auto" w:fill="DEEAF6" w:themeFill="accent5" w:themeFillTint="33"/>
            <w:vAlign w:val="center"/>
          </w:tcPr>
          <w:p w:rsidRPr="001154F8" w:rsidR="004242E9" w:rsidP="00966362" w:rsidRDefault="004242E9" w14:paraId="04FE5975" w14:textId="77777777">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1154F8" w:rsidR="004242E9" w:rsidP="00966362" w:rsidRDefault="004242E9" w14:paraId="2CBA96AD" w14:textId="77777777">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1154F8" w:rsidR="004242E9" w:rsidP="00966362" w:rsidRDefault="004242E9" w14:paraId="0D333508" w14:textId="77777777">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Ponderación de característica en el factor</w:t>
            </w:r>
          </w:p>
        </w:tc>
      </w:tr>
      <w:tr w:rsidRPr="001154F8" w:rsidR="004242E9" w:rsidTr="00497435" w14:paraId="0220689C" w14:textId="77777777">
        <w:trPr>
          <w:trHeight w:val="340"/>
        </w:trPr>
        <w:tc>
          <w:tcPr>
            <w:tcW w:w="2988" w:type="dxa"/>
            <w:vAlign w:val="center"/>
          </w:tcPr>
          <w:p w:rsidRPr="001154F8" w:rsidR="004242E9" w:rsidP="00966362" w:rsidRDefault="00D35BBB" w14:paraId="349EF7EA" w14:textId="1BFDC523">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Se cumple plenamente</w:t>
            </w:r>
          </w:p>
        </w:tc>
        <w:tc>
          <w:tcPr>
            <w:tcW w:w="2988" w:type="dxa"/>
            <w:vAlign w:val="center"/>
          </w:tcPr>
          <w:p w:rsidRPr="001154F8" w:rsidR="004242E9" w:rsidP="00966362" w:rsidRDefault="1A011351" w14:paraId="519998A9" w14:textId="24B66084">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4,5</w:t>
            </w:r>
          </w:p>
        </w:tc>
        <w:tc>
          <w:tcPr>
            <w:tcW w:w="2988" w:type="dxa"/>
            <w:vAlign w:val="center"/>
          </w:tcPr>
          <w:p w:rsidRPr="001154F8" w:rsidR="004242E9" w:rsidP="00966362" w:rsidRDefault="1A28D0A9" w14:paraId="0C8269C5" w14:textId="1AA91E48">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53.33</w:t>
            </w:r>
          </w:p>
        </w:tc>
      </w:tr>
    </w:tbl>
    <w:p w:rsidRPr="001154F8" w:rsidR="004242E9" w:rsidP="000C4C41" w:rsidRDefault="004242E9" w14:paraId="3059EB6F" w14:textId="08A1F7C8">
      <w:pPr>
        <w:pStyle w:val="Sinespaciado"/>
        <w:spacing w:line="276" w:lineRule="auto"/>
        <w:jc w:val="center"/>
        <w:rPr>
          <w:rFonts w:ascii="Times New Roman" w:hAnsi="Times New Roman" w:cs="Times New Roman"/>
        </w:rPr>
      </w:pPr>
      <w:r w:rsidRPr="001154F8">
        <w:rPr>
          <w:rFonts w:ascii="Times New Roman" w:hAnsi="Times New Roman" w:cs="Times New Roman"/>
        </w:rPr>
        <w:t xml:space="preserve">Fuente: Proyecto curricular </w:t>
      </w:r>
      <w:r w:rsidRPr="001154F8" w:rsidR="005F2DED">
        <w:rPr>
          <w:rFonts w:ascii="Times New Roman" w:hAnsi="Times New Roman" w:cs="Times New Roman"/>
        </w:rPr>
        <w:t>(2023-1 a 2025-1)</w:t>
      </w:r>
      <w:r w:rsidRPr="001154F8" w:rsidR="00966362">
        <w:rPr>
          <w:rFonts w:ascii="Times New Roman" w:hAnsi="Times New Roman" w:cs="Times New Roman"/>
        </w:rPr>
        <w:t>.</w:t>
      </w:r>
    </w:p>
    <w:p w:rsidRPr="001154F8" w:rsidR="00D97984" w:rsidP="000C4C41" w:rsidRDefault="00D97984" w14:paraId="0E5216F8" w14:textId="530C5BF2">
      <w:pPr>
        <w:pStyle w:val="Sinespaciado"/>
        <w:spacing w:before="240" w:line="276" w:lineRule="auto"/>
        <w:jc w:val="both"/>
        <w:rPr>
          <w:rFonts w:ascii="Times New Roman" w:hAnsi="Times New Roman" w:cs="Times New Roman"/>
          <w:b/>
          <w:bCs/>
        </w:rPr>
      </w:pPr>
      <w:r w:rsidRPr="001154F8">
        <w:rPr>
          <w:rFonts w:ascii="Times New Roman" w:hAnsi="Times New Roman" w:cs="Times New Roman"/>
          <w:b/>
          <w:bCs/>
        </w:rPr>
        <w:t>Característica 35. Compromiso con la</w:t>
      </w:r>
      <w:r w:rsidRPr="001154F8" w:rsidR="00D42E34">
        <w:rPr>
          <w:rFonts w:ascii="Times New Roman" w:hAnsi="Times New Roman" w:cs="Times New Roman"/>
          <w:b/>
          <w:bCs/>
        </w:rPr>
        <w:t xml:space="preserve"> investigación, desarrollo tecnológico, la innovación y la creación   </w:t>
      </w:r>
    </w:p>
    <w:p w:rsidRPr="001154F8" w:rsidR="00D35BBB" w:rsidP="000C4C41" w:rsidRDefault="00D35BBB" w14:paraId="5C1915AC" w14:textId="77777777">
      <w:pPr>
        <w:spacing w:before="240" w:line="276" w:lineRule="auto"/>
        <w:jc w:val="both"/>
        <w:rPr>
          <w:rFonts w:ascii="Times New Roman" w:hAnsi="Times New Roman" w:cs="Times New Roman"/>
          <w:lang w:val="es-CO"/>
        </w:rPr>
      </w:pPr>
      <w:r w:rsidRPr="001154F8">
        <w:rPr>
          <w:rFonts w:ascii="Times New Roman" w:hAnsi="Times New Roman" w:cs="Times New Roman"/>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w:t>
      </w:r>
      <w:hyperlink w:history="1" r:id="rId60">
        <w:r w:rsidRPr="001154F8">
          <w:rPr>
            <w:rStyle w:val="Hipervnculo"/>
            <w:rFonts w:ascii="Times New Roman" w:hAnsi="Times New Roman" w:cs="Times New Roman"/>
            <w:lang w:val="es-CO"/>
          </w:rPr>
          <w:t>el Acuerdo No. 014 de 1994 del CSU</w:t>
        </w:r>
      </w:hyperlink>
      <w:r w:rsidRPr="001154F8">
        <w:rPr>
          <w:rFonts w:ascii="Times New Roman" w:hAnsi="Times New Roman" w:cs="Times New Roman"/>
          <w:lang w:val="es-CO"/>
        </w:rPr>
        <w:t xml:space="preserve">, por el cual se reglamenta el sistema de investigaciones de la Universidad Francisco José de Caldas; </w:t>
      </w:r>
      <w:hyperlink w:history="1" r:id="rId61">
        <w:r w:rsidRPr="001154F8">
          <w:rPr>
            <w:rStyle w:val="Hipervnculo"/>
            <w:rFonts w:ascii="Times New Roman" w:hAnsi="Times New Roman" w:cs="Times New Roman"/>
            <w:lang w:val="es-CO"/>
          </w:rPr>
          <w:t>el Acuerdo No. 004 de 1996 del CSU</w:t>
        </w:r>
      </w:hyperlink>
      <w:r w:rsidRPr="001154F8">
        <w:rPr>
          <w:rFonts w:ascii="Times New Roman" w:hAnsi="Times New Roman" w:cs="Times New Roman"/>
          <w:lang w:val="es-CO"/>
        </w:rPr>
        <w:t xml:space="preserve">, que expide el Estatuto Académico; </w:t>
      </w:r>
      <w:hyperlink w:history="1" r:id="rId62">
        <w:r w:rsidRPr="001154F8">
          <w:rPr>
            <w:rStyle w:val="Hipervnculo"/>
            <w:rFonts w:ascii="Times New Roman" w:hAnsi="Times New Roman" w:cs="Times New Roman"/>
            <w:lang w:val="es-CO"/>
          </w:rPr>
          <w:t>el Acuerdo No. 009 de 1996 del CSU</w:t>
        </w:r>
      </w:hyperlink>
      <w:r w:rsidRPr="001154F8">
        <w:rPr>
          <w:rFonts w:ascii="Times New Roman" w:hAnsi="Times New Roman" w:cs="Times New Roman"/>
          <w:lang w:val="es-CO"/>
        </w:rPr>
        <w:t xml:space="preserve">, que organiza y regula la investigación en la Universidad; </w:t>
      </w:r>
      <w:hyperlink w:history="1" r:id="rId63">
        <w:r w:rsidRPr="001154F8">
          <w:rPr>
            <w:rStyle w:val="Hipervnculo"/>
            <w:rFonts w:ascii="Times New Roman" w:hAnsi="Times New Roman" w:cs="Times New Roman"/>
            <w:lang w:val="es-CO"/>
          </w:rPr>
          <w:t>el Acuerdo No. 003 de 1997</w:t>
        </w:r>
      </w:hyperlink>
      <w:r w:rsidRPr="001154F8">
        <w:rPr>
          <w:rFonts w:ascii="Times New Roman" w:hAnsi="Times New Roman" w:cs="Times New Roman"/>
          <w:lang w:val="es-CO"/>
        </w:rPr>
        <w:t xml:space="preserve">, correspondiente al Estatuto General; </w:t>
      </w:r>
      <w:hyperlink w:history="1" r:id="rId64">
        <w:r w:rsidRPr="001154F8">
          <w:rPr>
            <w:rStyle w:val="Hipervnculo"/>
            <w:rFonts w:ascii="Times New Roman" w:hAnsi="Times New Roman" w:cs="Times New Roman"/>
            <w:lang w:val="es-CO"/>
          </w:rPr>
          <w:t>el Acuerdo No. 004 de 2012 del CSU</w:t>
        </w:r>
      </w:hyperlink>
      <w:r w:rsidRPr="001154F8">
        <w:rPr>
          <w:rFonts w:ascii="Times New Roman" w:hAnsi="Times New Roman" w:cs="Times New Roman"/>
          <w:lang w:val="es-CO"/>
        </w:rPr>
        <w:t xml:space="preserve">, que establece el Estatuto de Propiedad Intelectual; y </w:t>
      </w:r>
      <w:hyperlink w:history="1" r:id="rId65">
        <w:r w:rsidRPr="001154F8">
          <w:rPr>
            <w:rStyle w:val="Hipervnculo"/>
            <w:rFonts w:ascii="Times New Roman" w:hAnsi="Times New Roman" w:cs="Times New Roman"/>
            <w:lang w:val="es-CO"/>
          </w:rPr>
          <w:t>el Acuerdo No. 023 de 2012 del CA</w:t>
        </w:r>
      </w:hyperlink>
      <w:r w:rsidRPr="001154F8">
        <w:rPr>
          <w:rFonts w:ascii="Times New Roman" w:hAnsi="Times New Roman" w:cs="Times New Roman"/>
          <w:lang w:val="es-CO"/>
        </w:rPr>
        <w:t>, por el cual se reglamenta la Política Editorial institucional.</w:t>
      </w:r>
    </w:p>
    <w:p w:rsidRPr="001154F8" w:rsidR="00D35BBB" w:rsidP="000C4C41" w:rsidRDefault="00D35BBB" w14:paraId="49614047" w14:textId="363440C5">
      <w:pPr>
        <w:spacing w:line="276" w:lineRule="auto"/>
        <w:jc w:val="both"/>
        <w:rPr>
          <w:rFonts w:ascii="Times New Roman" w:hAnsi="Times New Roman" w:cs="Times New Roman"/>
          <w:lang w:val="es-CO"/>
        </w:rPr>
      </w:pPr>
      <w:r w:rsidRPr="001154F8">
        <w:rPr>
          <w:rFonts w:ascii="Times New Roman" w:hAnsi="Times New Roman" w:cs="Times New Roman"/>
          <w:lang w:val="es-CO"/>
        </w:rPr>
        <w:t>De igual manera, el programa se articula con el Plan Estratégico de Desarrollo 2018-2030</w:t>
      </w:r>
      <w:r w:rsidRPr="001154F8" w:rsidR="00712558">
        <w:rPr>
          <w:rFonts w:ascii="Times New Roman" w:hAnsi="Times New Roman" w:cs="Times New Roman"/>
          <w:lang w:val="es-CO"/>
        </w:rPr>
        <w:t xml:space="preserve">, </w:t>
      </w:r>
      <w:r w:rsidRPr="001154F8">
        <w:rPr>
          <w:rFonts w:ascii="Times New Roman" w:hAnsi="Times New Roman" w:cs="Times New Roman"/>
          <w:lang w:val="es-CO"/>
        </w:rPr>
        <w:t>especialmente con su Lineamiento Estratégico 3 orientado al fortalecimiento de la investigación y la innovación</w:t>
      </w:r>
      <w:r w:rsidRPr="001154F8" w:rsidR="00712558">
        <w:rPr>
          <w:rFonts w:ascii="Times New Roman" w:hAnsi="Times New Roman" w:cs="Times New Roman"/>
          <w:lang w:val="es-CO"/>
        </w:rPr>
        <w:t>,</w:t>
      </w:r>
      <w:r w:rsidRPr="001154F8">
        <w:rPr>
          <w:rFonts w:ascii="Times New Roman" w:hAnsi="Times New Roman" w:cs="Times New Roman"/>
          <w:lang w:val="es-CO"/>
        </w:rPr>
        <w:t xml:space="preserve"> y con la estructura institucional que soporta la investigación a nivel de Universidad, </w:t>
      </w:r>
      <w:r w:rsidRPr="001154F8" w:rsidR="00712558">
        <w:rPr>
          <w:rFonts w:ascii="Times New Roman" w:hAnsi="Times New Roman" w:cs="Times New Roman"/>
          <w:lang w:val="es-CO"/>
        </w:rPr>
        <w:t>facultad y proyecto curricular</w:t>
      </w:r>
      <w:r w:rsidRPr="001154F8">
        <w:rPr>
          <w:rFonts w:ascii="Times New Roman" w:hAnsi="Times New Roman" w:cs="Times New Roman"/>
          <w:lang w:val="es-CO"/>
        </w:rPr>
        <w:t>, liderada por la Oficina de Investigaciones (ODI).</w:t>
      </w:r>
    </w:p>
    <w:p w:rsidRPr="001154F8" w:rsidR="00D35BBB" w:rsidP="000C4C41" w:rsidRDefault="00D35BBB" w14:paraId="32EBB7A4" w14:textId="77777777">
      <w:pPr>
        <w:spacing w:line="276" w:lineRule="auto"/>
        <w:jc w:val="both"/>
        <w:rPr>
          <w:rFonts w:ascii="Times New Roman" w:hAnsi="Times New Roman" w:cs="Times New Roman"/>
          <w:lang w:val="es-CO"/>
        </w:rPr>
      </w:pPr>
      <w:r w:rsidRPr="001154F8">
        <w:rPr>
          <w:rFonts w:ascii="Times New Roman" w:hAnsi="Times New Roman" w:cs="Times New Roman"/>
          <w:lang w:val="es-CO"/>
        </w:rPr>
        <w:t>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bases de datos especializadas que fortalecen la producción científica y académica del proyecto curricular.</w:t>
      </w:r>
    </w:p>
    <w:p w:rsidRPr="001154F8" w:rsidR="00D35BBB" w:rsidP="00712558" w:rsidRDefault="00D35BBB" w14:paraId="0BC9F3D2" w14:textId="24AAB86C">
      <w:pPr>
        <w:spacing w:line="276" w:lineRule="auto"/>
        <w:jc w:val="both"/>
        <w:rPr>
          <w:rFonts w:ascii="Times New Roman" w:hAnsi="Times New Roman" w:cs="Times New Roman"/>
          <w:lang w:val="es-CO"/>
        </w:rPr>
      </w:pPr>
      <w:r w:rsidRPr="001154F8">
        <w:rPr>
          <w:rFonts w:ascii="Times New Roman" w:hAnsi="Times New Roman" w:cs="Times New Roman"/>
          <w:lang w:val="es-CO"/>
        </w:rPr>
        <w:t>El programa, en particular, ha demostrado avances en la formación de investigadores mediante la promoción de estudios de posgrado, la inclusión de planes de trabajo docente con dedicación específica a investigación, y la ejecución de proyectos en curso o finalizados. Asimismo, se evidencia una producción intelectual significativa desde los grupos de investigación asociados, con publicaciones en revistas indexadas de circulación nacional e internacional, participación en eventos académicos de alto nivel y procesos de apropiación social del conocimiento que fortalecen la interacción con la sociedad y los sectores productivos.</w:t>
      </w:r>
      <w:r w:rsidRPr="001154F8" w:rsidR="00712558">
        <w:rPr>
          <w:rFonts w:ascii="Times New Roman" w:hAnsi="Times New Roman" w:cs="Times New Roman"/>
          <w:lang w:val="es-CO"/>
        </w:rPr>
        <w:t xml:space="preserve"> </w:t>
      </w:r>
      <w:r w:rsidRPr="001154F8">
        <w:rPr>
          <w:rFonts w:ascii="Times New Roman" w:hAnsi="Times New Roman" w:cs="Times New Roman"/>
          <w:lang w:val="es-CO"/>
        </w:rPr>
        <w:t>En este sentido, la comunidad académica reconoce el esfuerzo institucional y del programa por consolidar una cultura investigativa robusta, transversal a la formación avanzada, y proyectada a la innovación y la creación en coherencia con los desafíos contemporáneos de la educación superior y del entorno social.</w:t>
      </w:r>
    </w:p>
    <w:p w:rsidR="00D35BBB" w:rsidP="000C4C41" w:rsidRDefault="5D9ED894" w14:paraId="3DE067A9" w14:textId="07190A65">
      <w:pPr>
        <w:pStyle w:val="Sinespaciado"/>
        <w:spacing w:before="240" w:line="276" w:lineRule="auto"/>
        <w:jc w:val="both"/>
        <w:rPr>
          <w:rFonts w:ascii="Times New Roman" w:hAnsi="Times New Roman" w:cs="Times New Roman"/>
        </w:rPr>
      </w:pPr>
      <w:r w:rsidRPr="001154F8">
        <w:rPr>
          <w:rFonts w:ascii="Times New Roman" w:hAnsi="Times New Roman" w:cs="Times New Roman"/>
        </w:rPr>
        <w:t>La Maestría presenta un alto grado de madurez en la producción, aplicación, transferencia y apropiación de conocimiento, sustentado en una sólida base normativa, institucional y académica que respalda los procesos investigativos. Se destacan los logros alcanzados en términos de publicaciones, proyectos ejecutados, formación de investigadores y consolidación de grupos de investigación reconocidos.</w:t>
      </w:r>
    </w:p>
    <w:p w:rsidRPr="001154F8" w:rsidR="001154F8" w:rsidP="001154F8" w:rsidRDefault="001154F8" w14:paraId="66B07E9C" w14:textId="77777777">
      <w:pPr>
        <w:pStyle w:val="Sinespaciado"/>
        <w:spacing w:line="276" w:lineRule="auto"/>
        <w:jc w:val="both"/>
        <w:rPr>
          <w:rFonts w:ascii="Times New Roman" w:hAnsi="Times New Roman" w:cs="Times New Roman"/>
        </w:rPr>
      </w:pPr>
    </w:p>
    <w:p w:rsidR="001154F8" w:rsidP="001154F8" w:rsidRDefault="14250865" w14:paraId="422F5BF2" w14:textId="4E1F9559">
      <w:pPr>
        <w:pStyle w:val="Sinespaciado"/>
        <w:spacing w:line="276" w:lineRule="auto"/>
        <w:jc w:val="both"/>
        <w:rPr>
          <w:rFonts w:ascii="Times New Roman" w:hAnsi="Times New Roman" w:cs="Times New Roman"/>
        </w:rPr>
      </w:pPr>
      <w:r w:rsidRPr="001154F8">
        <w:rPr>
          <w:rFonts w:ascii="Times New Roman" w:hAnsi="Times New Roman" w:cs="Times New Roman"/>
        </w:rPr>
        <w:t xml:space="preserve">Como se mencionó con anterioridad, los docentes en su plan de trabajo tienen 9.7 horas en promedio a tareas relacionadas con la investigación (asesoría de trabajos de grado, dirección y participación en grupos de investigación, productividad académica y proyectos de investigación). También se mencionó, en referencia con la tabla 7, donde se listan 20 grupos de investigación asociados con la maestría que soportan las investigaciones y trabajos de grado de los estudiantes, 7 de ellos en las categorías de A1 y A, 2 en B y 5 en C, lo que demuestran ante Minciencias una gran producción científica de calidad, </w:t>
      </w:r>
      <w:r w:rsidRPr="001154F8" w:rsidR="00F8088A">
        <w:rPr>
          <w:rFonts w:ascii="Times New Roman" w:hAnsi="Times New Roman" w:cs="Times New Roman"/>
        </w:rPr>
        <w:t>más</w:t>
      </w:r>
      <w:r w:rsidRPr="001154F8">
        <w:rPr>
          <w:rFonts w:ascii="Times New Roman" w:hAnsi="Times New Roman" w:cs="Times New Roman"/>
        </w:rPr>
        <w:t xml:space="preserve"> allá de mostrar la lista de la producción de los 20 grupos, la sola clasificación de los grupos de investigación en las categoría mencionadas, reconoce una pertinencia y compromiso investigativo, innovador y científico donde se soporta la Maestría en CIC.</w:t>
      </w:r>
    </w:p>
    <w:p w:rsidRPr="001154F8" w:rsidR="00D35BBB" w:rsidP="000C4C41" w:rsidRDefault="00D35BBB" w14:paraId="409836BF" w14:textId="70D8A498">
      <w:pPr>
        <w:pStyle w:val="Sinespaciado"/>
        <w:spacing w:before="240" w:line="276" w:lineRule="auto"/>
        <w:jc w:val="both"/>
        <w:rPr>
          <w:rFonts w:ascii="Times New Roman" w:hAnsi="Times New Roman" w:cs="Times New Roman"/>
        </w:rPr>
      </w:pPr>
      <w:r w:rsidRPr="001154F8">
        <w:rPr>
          <w:rFonts w:ascii="Times New Roman" w:hAnsi="Times New Roman" w:cs="Times New Roman"/>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 En términos generales, el programa evidencia un desarrollo consistente que contribuye de manera significativa a la generación de conocimiento, al avance de la ciencia y la tecnología, y al cumplimiento de su misión formativa y social.</w:t>
      </w:r>
    </w:p>
    <w:p w:rsidRPr="006451FC" w:rsidR="00D33578" w:rsidP="689739AE" w:rsidRDefault="00D33578" w14:paraId="1A9D81A5" w14:textId="2CB159B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5" w:id="180"/>
      <w:bookmarkStart w:name="_Toc211324568" w:id="18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35. Compromiso con la investigación, desarrollo tecnológico, la innovación y la creación</w:t>
      </w:r>
      <w:r w:rsidRPr="006451FC" w:rsidR="00966362">
        <w:rPr>
          <w:rFonts w:ascii="Times New Roman" w:hAnsi="Times New Roman" w:cs="Times New Roman"/>
          <w:i w:val="0"/>
          <w:iCs w:val="0"/>
          <w:color w:val="auto"/>
          <w:sz w:val="22"/>
          <w:szCs w:val="22"/>
        </w:rPr>
        <w:t>.</w:t>
      </w:r>
      <w:bookmarkEnd w:id="180"/>
      <w:bookmarkEnd w:id="181"/>
    </w:p>
    <w:tbl>
      <w:tblPr>
        <w:tblStyle w:val="Tablaconcuadrcula"/>
        <w:tblW w:w="9015" w:type="dxa"/>
        <w:tblInd w:w="-5" w:type="dxa"/>
        <w:tblLook w:val="04A0" w:firstRow="1" w:lastRow="0" w:firstColumn="1" w:lastColumn="0" w:noHBand="0" w:noVBand="1"/>
      </w:tblPr>
      <w:tblGrid>
        <w:gridCol w:w="3005"/>
        <w:gridCol w:w="3005"/>
        <w:gridCol w:w="3005"/>
      </w:tblGrid>
      <w:tr w:rsidRPr="006451FC" w:rsidR="00D33578" w:rsidTr="004C3348" w14:paraId="140318C3" w14:textId="77777777">
        <w:trPr>
          <w:trHeight w:val="321"/>
        </w:trPr>
        <w:tc>
          <w:tcPr>
            <w:tcW w:w="3005" w:type="dxa"/>
            <w:shd w:val="clear" w:color="auto" w:fill="DEEAF6" w:themeFill="accent5" w:themeFillTint="33"/>
            <w:vAlign w:val="center"/>
          </w:tcPr>
          <w:p w:rsidRPr="006451FC" w:rsidR="00D33578" w:rsidP="00966362" w:rsidRDefault="00D33578" w14:paraId="278344E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rsidRPr="006451FC" w:rsidR="00D33578" w:rsidP="00966362" w:rsidRDefault="00D33578" w14:paraId="71F6061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rsidRPr="006451FC" w:rsidR="00D33578" w:rsidP="00966362" w:rsidRDefault="00D33578" w14:paraId="06555DF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D33578" w:rsidTr="004C3348" w14:paraId="4845283E" w14:textId="77777777">
        <w:trPr>
          <w:trHeight w:val="298"/>
        </w:trPr>
        <w:tc>
          <w:tcPr>
            <w:tcW w:w="3005" w:type="dxa"/>
            <w:vAlign w:val="center"/>
          </w:tcPr>
          <w:p w:rsidRPr="006451FC" w:rsidR="00D33578" w:rsidP="00966362" w:rsidRDefault="00D35BBB" w14:paraId="55D9BB9E" w14:textId="5A02F2E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5" w:type="dxa"/>
            <w:vAlign w:val="center"/>
          </w:tcPr>
          <w:p w:rsidRPr="006451FC" w:rsidR="00D33578" w:rsidP="00966362" w:rsidRDefault="1A011351" w14:paraId="1CFF80E1" w14:textId="0A1E8DA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5" w:type="dxa"/>
            <w:vAlign w:val="center"/>
          </w:tcPr>
          <w:p w:rsidRPr="006451FC" w:rsidR="00D33578" w:rsidP="00966362" w:rsidRDefault="1A28D0A9" w14:paraId="11000179" w14:textId="29D6CFF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46.67</w:t>
            </w:r>
          </w:p>
        </w:tc>
      </w:tr>
    </w:tbl>
    <w:p w:rsidRPr="006451FC" w:rsidR="00D33578" w:rsidP="000C4C41" w:rsidRDefault="00D33578" w14:paraId="2025AF96" w14:textId="6C1A92F8">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966362">
        <w:rPr>
          <w:rFonts w:ascii="Times New Roman" w:hAnsi="Times New Roman" w:cs="Times New Roman"/>
        </w:rPr>
        <w:t>.</w:t>
      </w:r>
    </w:p>
    <w:p w:rsidRPr="006451FC" w:rsidR="00D33578" w:rsidP="000C4C41" w:rsidRDefault="00D97984" w14:paraId="4E295E38" w14:textId="0CEC5CA6">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rsidRPr="001154F8" w:rsidR="00D35BBB" w:rsidP="000C4C41" w:rsidRDefault="00D35BBB" w14:paraId="6A94A989" w14:textId="77777777">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El programa académico, desde su tradición consolidada y su cultura de mejoramiento continuo, debe definir y sostener referentes filosóficos, pedagógicos y organizacionales que fortalezcan la identidad de su comunidad académica. Dichos referentes son la base para proyectar una formación integral que, más allá de lo disciplinar, propicie el desarrollo de un espíritu investigativo, creativo, innovador y artístico en los estudiantes.</w:t>
      </w:r>
    </w:p>
    <w:p w:rsidRPr="001154F8" w:rsidR="00D35BBB" w:rsidP="000C4C41" w:rsidRDefault="00D35BBB" w14:paraId="76F35D9C" w14:textId="5C7AE7B9">
      <w:pPr>
        <w:pStyle w:val="NormalWeb"/>
        <w:spacing w:after="0" w:afterAutospacing="0" w:line="276" w:lineRule="auto"/>
        <w:jc w:val="both"/>
        <w:rPr>
          <w:rFonts w:eastAsiaTheme="minorEastAsia"/>
          <w:iCs/>
          <w:sz w:val="22"/>
          <w:szCs w:val="22"/>
          <w:lang w:eastAsia="en-US"/>
        </w:rPr>
      </w:pPr>
      <w:r w:rsidRPr="001154F8">
        <w:rPr>
          <w:rFonts w:eastAsiaTheme="minorHAnsi"/>
          <w:sz w:val="22"/>
          <w:szCs w:val="22"/>
          <w:lang w:eastAsia="en-US"/>
        </w:rPr>
        <w:t>La calidad del programa se refleja en la manera como fomenta una aproximación crítica y permanente al estado del arte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w:t>
      </w:r>
      <w:r w:rsidRPr="001154F8" w:rsidR="00DC6D94">
        <w:rPr>
          <w:rFonts w:eastAsiaTheme="minorHAnsi"/>
          <w:sz w:val="22"/>
          <w:szCs w:val="22"/>
          <w:lang w:eastAsia="en-US"/>
        </w:rPr>
        <w:t xml:space="preserve"> </w:t>
      </w:r>
      <w:r w:rsidRPr="001154F8" w:rsidR="1A011351">
        <w:rPr>
          <w:rFonts w:eastAsiaTheme="minorEastAsia"/>
          <w:iCs/>
          <w:sz w:val="22"/>
          <w:szCs w:val="22"/>
          <w:lang w:eastAsia="en-US"/>
        </w:rPr>
        <w:t xml:space="preserve">Asimismo, se considera un criterio esencial de calidad la capacidad del programa para evidenciar el impacto real de sus contribuciones en la sociedad, ya sea en el ámbito científico, tecnológico, cultural, artístico o de innovación. El valor agregado del programa no radica únicamente en su producción académica, sino en cómo </w:t>
      </w:r>
      <w:r w:rsidRPr="001154F8" w:rsidR="0669F0F9">
        <w:rPr>
          <w:rFonts w:eastAsiaTheme="minorEastAsia"/>
          <w:iCs/>
          <w:sz w:val="22"/>
          <w:szCs w:val="22"/>
          <w:lang w:eastAsia="en-US"/>
        </w:rPr>
        <w:t>é</w:t>
      </w:r>
      <w:r w:rsidRPr="001154F8" w:rsidR="1A011351">
        <w:rPr>
          <w:rFonts w:eastAsiaTheme="minorEastAsia"/>
          <w:iCs/>
          <w:sz w:val="22"/>
          <w:szCs w:val="22"/>
          <w:lang w:eastAsia="en-US"/>
        </w:rPr>
        <w:t>sta se traduce en transformaciones concretas que fortalecen el tejido social, generan conocimiento aplicable y promueven la apropiación social de los resultados.</w:t>
      </w:r>
    </w:p>
    <w:p w:rsidRPr="001154F8" w:rsidR="00D35BBB" w:rsidP="000C4C41" w:rsidRDefault="00D35BBB" w14:paraId="715B18F0" w14:textId="77777777">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rsidRPr="006451FC" w:rsidR="00CC6CFA" w:rsidP="689739AE" w:rsidRDefault="00CC6CFA" w14:paraId="3C53B3DA" w14:textId="2ACB87E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6" w:id="182"/>
      <w:bookmarkStart w:name="_Toc211324569" w:id="18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8. Aportes de la investigación, la innovación, el desarrollo tecnológico y la creación, asociados al programa académico</w:t>
      </w:r>
      <w:r w:rsidRPr="006451FC" w:rsidR="00C515DB">
        <w:rPr>
          <w:rFonts w:ascii="Times New Roman" w:hAnsi="Times New Roman" w:cs="Times New Roman"/>
          <w:i w:val="0"/>
          <w:iCs w:val="0"/>
          <w:color w:val="auto"/>
          <w:sz w:val="22"/>
          <w:szCs w:val="22"/>
        </w:rPr>
        <w:t>.</w:t>
      </w:r>
      <w:bookmarkEnd w:id="182"/>
      <w:bookmarkEnd w:id="183"/>
    </w:p>
    <w:tbl>
      <w:tblPr>
        <w:tblStyle w:val="Tablaconcuadrcula"/>
        <w:tblW w:w="9202" w:type="dxa"/>
        <w:tblLook w:val="04A0" w:firstRow="1" w:lastRow="0" w:firstColumn="1" w:lastColumn="0" w:noHBand="0" w:noVBand="1"/>
      </w:tblPr>
      <w:tblGrid>
        <w:gridCol w:w="2788"/>
        <w:gridCol w:w="2358"/>
        <w:gridCol w:w="1370"/>
        <w:gridCol w:w="1284"/>
        <w:gridCol w:w="1402"/>
      </w:tblGrid>
      <w:tr w:rsidRPr="006451FC" w:rsidR="00293BC9" w:rsidTr="00C515DB" w14:paraId="759A7E63" w14:textId="77777777">
        <w:trPr>
          <w:trHeight w:val="281"/>
        </w:trPr>
        <w:tc>
          <w:tcPr>
            <w:tcW w:w="5146" w:type="dxa"/>
            <w:gridSpan w:val="2"/>
            <w:shd w:val="clear" w:color="auto" w:fill="DEEAF6" w:themeFill="accent5" w:themeFillTint="33"/>
            <w:vAlign w:val="center"/>
          </w:tcPr>
          <w:p w:rsidRPr="006451FC" w:rsidR="00293BC9" w:rsidP="00C515DB" w:rsidRDefault="00293BC9" w14:paraId="55FFF56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54" w:type="dxa"/>
            <w:gridSpan w:val="2"/>
            <w:shd w:val="clear" w:color="auto" w:fill="DEEAF6" w:themeFill="accent5" w:themeFillTint="33"/>
            <w:vAlign w:val="center"/>
          </w:tcPr>
          <w:p w:rsidRPr="006451FC" w:rsidR="00293BC9" w:rsidP="00C515DB" w:rsidRDefault="00293BC9" w14:paraId="5775D16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402" w:type="dxa"/>
            <w:vMerge w:val="restart"/>
            <w:shd w:val="clear" w:color="auto" w:fill="DEEAF6" w:themeFill="accent5" w:themeFillTint="33"/>
            <w:vAlign w:val="center"/>
          </w:tcPr>
          <w:p w:rsidRPr="006451FC" w:rsidR="00293BC9" w:rsidP="00C515DB" w:rsidRDefault="00293BC9" w14:paraId="7A10E7D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D35BBB" w:rsidTr="00C515DB" w14:paraId="3F46C7F7" w14:textId="77777777">
        <w:trPr>
          <w:trHeight w:val="96"/>
        </w:trPr>
        <w:tc>
          <w:tcPr>
            <w:tcW w:w="2788" w:type="dxa"/>
            <w:shd w:val="clear" w:color="auto" w:fill="DEEAF6" w:themeFill="accent5" w:themeFillTint="33"/>
            <w:vAlign w:val="center"/>
          </w:tcPr>
          <w:p w:rsidRPr="006451FC" w:rsidR="00D35BBB" w:rsidP="00C515DB" w:rsidRDefault="00D35BBB" w14:paraId="42EF9C2B" w14:textId="2230CDFF">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358" w:type="dxa"/>
            <w:shd w:val="clear" w:color="auto" w:fill="DEEAF6" w:themeFill="accent5" w:themeFillTint="33"/>
            <w:vAlign w:val="center"/>
          </w:tcPr>
          <w:p w:rsidRPr="006451FC" w:rsidR="00D35BBB" w:rsidP="00C515DB" w:rsidRDefault="00D35BBB" w14:paraId="7D46EF5D" w14:textId="61E1541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370" w:type="dxa"/>
            <w:shd w:val="clear" w:color="auto" w:fill="DEEAF6" w:themeFill="accent5" w:themeFillTint="33"/>
            <w:vAlign w:val="center"/>
          </w:tcPr>
          <w:p w:rsidRPr="006451FC" w:rsidR="00D35BBB" w:rsidP="00C515DB" w:rsidRDefault="00D35BBB" w14:paraId="2559C982" w14:textId="225529EF">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284" w:type="dxa"/>
            <w:shd w:val="clear" w:color="auto" w:fill="DEEAF6" w:themeFill="accent5" w:themeFillTint="33"/>
            <w:vAlign w:val="center"/>
          </w:tcPr>
          <w:p w:rsidRPr="006451FC" w:rsidR="00D35BBB" w:rsidP="00C515DB" w:rsidRDefault="00D35BBB" w14:paraId="00944A7C" w14:textId="1DDF393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02" w:type="dxa"/>
            <w:vMerge/>
            <w:vAlign w:val="center"/>
          </w:tcPr>
          <w:p w:rsidRPr="006451FC" w:rsidR="00D35BBB" w:rsidP="00C515DB" w:rsidRDefault="00D35BBB" w14:paraId="53FA2ABF" w14:textId="77777777">
            <w:pPr>
              <w:pStyle w:val="Sinespaciado"/>
              <w:jc w:val="center"/>
              <w:rPr>
                <w:rFonts w:ascii="Times New Roman" w:hAnsi="Times New Roman" w:cs="Times New Roman"/>
                <w:b/>
                <w:bCs/>
                <w:sz w:val="20"/>
                <w:szCs w:val="20"/>
              </w:rPr>
            </w:pPr>
          </w:p>
        </w:tc>
      </w:tr>
      <w:tr w:rsidRPr="006451FC" w:rsidR="00D35BBB" w:rsidTr="000F166D" w14:paraId="4FE7C798" w14:textId="77777777">
        <w:trPr>
          <w:trHeight w:val="363"/>
        </w:trPr>
        <w:tc>
          <w:tcPr>
            <w:tcW w:w="2788" w:type="dxa"/>
            <w:vAlign w:val="center"/>
          </w:tcPr>
          <w:p w:rsidRPr="006451FC" w:rsidR="00D35BBB" w:rsidP="00C515DB" w:rsidRDefault="00D35BBB" w14:paraId="19722739" w14:textId="17A23BF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2358" w:type="dxa"/>
            <w:vAlign w:val="center"/>
          </w:tcPr>
          <w:p w:rsidRPr="006451FC" w:rsidR="00D35BBB" w:rsidP="00C515DB" w:rsidRDefault="00D35BBB" w14:paraId="4B577D0A" w14:textId="45E3FFF3">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1370" w:type="dxa"/>
            <w:vAlign w:val="center"/>
          </w:tcPr>
          <w:p w:rsidRPr="006451FC" w:rsidR="00D35BBB" w:rsidP="00C515DB" w:rsidRDefault="1A011351" w14:paraId="7664BF79" w14:textId="56DED91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3,4</w:t>
            </w:r>
          </w:p>
        </w:tc>
        <w:tc>
          <w:tcPr>
            <w:tcW w:w="1284" w:type="dxa"/>
            <w:vAlign w:val="center"/>
          </w:tcPr>
          <w:p w:rsidRPr="006451FC" w:rsidR="00D35BBB" w:rsidP="00C515DB" w:rsidRDefault="1A011351" w14:paraId="121272CE" w14:textId="3E3BB3C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w:t>
            </w:r>
          </w:p>
        </w:tc>
        <w:tc>
          <w:tcPr>
            <w:tcW w:w="1402" w:type="dxa"/>
            <w:vAlign w:val="center"/>
          </w:tcPr>
          <w:p w:rsidRPr="006451FC" w:rsidR="00D35BBB" w:rsidP="00C515DB" w:rsidRDefault="1A011351" w14:paraId="68CB0766" w14:textId="34AD678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4,79%</w:t>
            </w:r>
          </w:p>
        </w:tc>
      </w:tr>
      <w:tr w:rsidRPr="006451FC" w:rsidR="00293BC9" w:rsidTr="00C515DB" w14:paraId="608CFE9F" w14:textId="77777777">
        <w:trPr>
          <w:trHeight w:val="397"/>
        </w:trPr>
        <w:tc>
          <w:tcPr>
            <w:tcW w:w="5146" w:type="dxa"/>
            <w:gridSpan w:val="2"/>
            <w:shd w:val="clear" w:color="auto" w:fill="DEEAF6" w:themeFill="accent5" w:themeFillTint="33"/>
            <w:vAlign w:val="center"/>
          </w:tcPr>
          <w:p w:rsidRPr="006451FC" w:rsidR="00293BC9" w:rsidP="00C515DB" w:rsidRDefault="00293BC9" w14:paraId="09E0EF8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056" w:type="dxa"/>
            <w:gridSpan w:val="3"/>
            <w:shd w:val="clear" w:color="auto" w:fill="DEEAF6" w:themeFill="accent5" w:themeFillTint="33"/>
            <w:vAlign w:val="center"/>
          </w:tcPr>
          <w:p w:rsidRPr="006451FC" w:rsidR="00293BC9" w:rsidP="00C515DB" w:rsidRDefault="00293BC9" w14:paraId="1551072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293BC9" w:rsidTr="69F9F92C" w14:paraId="181BCCD1" w14:textId="77777777">
        <w:trPr>
          <w:trHeight w:val="245"/>
        </w:trPr>
        <w:tc>
          <w:tcPr>
            <w:tcW w:w="5146" w:type="dxa"/>
            <w:gridSpan w:val="2"/>
          </w:tcPr>
          <w:p w:rsidRPr="006451FC" w:rsidR="0026548D" w:rsidP="001154F8" w:rsidRDefault="0026548D" w14:paraId="51D744BE" w14:textId="2D3396C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El programa se fundamenta en un enfoque investigativo y de profundización, con líneas activas en Teleinformática, Ingeniería de Software, Geomática e Inteligencia Artificial.</w:t>
            </w:r>
          </w:p>
          <w:p w:rsidRPr="006451FC" w:rsidR="0026548D" w:rsidP="001154F8" w:rsidRDefault="0026548D" w14:paraId="0575AAE5" w14:textId="65FF180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Participación de docentes y estudiantes en grupos de investigación categorizados por Minciencias, lo que garantiza pertinencia y calidad en la producción académica.</w:t>
            </w:r>
          </w:p>
          <w:p w:rsidRPr="006451FC" w:rsidR="0026548D" w:rsidP="001154F8" w:rsidRDefault="0026548D" w14:paraId="722AB1A3" w14:textId="7A3E7211">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Incorporación de la investigación como eje transversal en la formación, evidenciada en los trabajos de grado, publicaciones y participación en proyectos financiados.</w:t>
            </w:r>
          </w:p>
          <w:p w:rsidRPr="006451FC" w:rsidR="0026548D" w:rsidP="001154F8" w:rsidRDefault="0026548D" w14:paraId="3C017909" w14:textId="6580D3B5">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convenios de cooperación académica y científica que fortalecen la innovación y la proyección del conocimiento en redes nacionales e internacionales.</w:t>
            </w:r>
          </w:p>
          <w:p w:rsidRPr="006451FC" w:rsidR="00293BC9" w:rsidP="001154F8" w:rsidRDefault="0026548D" w14:paraId="5235C2EB" w14:textId="783AF076">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Producción académica creciente de los estudiantes, con ponencias, artículos y participación en eventos científicos, que contribuye a la visibilidad del programa.</w:t>
            </w:r>
          </w:p>
        </w:tc>
        <w:tc>
          <w:tcPr>
            <w:tcW w:w="4056" w:type="dxa"/>
            <w:gridSpan w:val="3"/>
          </w:tcPr>
          <w:p w:rsidRPr="006451FC" w:rsidR="0026548D" w:rsidP="001154F8" w:rsidRDefault="0026548D" w14:paraId="41EEC7CE" w14:textId="3D4CAC3E">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Necesidad de ampliar la difusión y visibilidad de los productos de investigación del programa en revistas de alto impacto y escenarios internacionales.</w:t>
            </w:r>
          </w:p>
          <w:p w:rsidRPr="006451FC" w:rsidR="0026548D" w:rsidP="001154F8" w:rsidRDefault="0026548D" w14:paraId="7F3C2451" w14:textId="309DE063">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Persisten desafíos en el financiamiento sostenido de proyectos de innovación y desarrollo tecnológico, especialmente en lo relacionado con convocatorias externas.</w:t>
            </w:r>
          </w:p>
          <w:p w:rsidRPr="006451FC" w:rsidR="0026548D" w:rsidP="001154F8" w:rsidRDefault="0026548D" w14:paraId="558D2C7C" w14:textId="3A08EEFE">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Limitada articulación sistemática de los proyectos de investigación con el sector productivo y social, lo que reduce la transferencia de conocimiento.</w:t>
            </w:r>
          </w:p>
          <w:p w:rsidRPr="006451FC" w:rsidR="00293BC9" w:rsidP="001154F8" w:rsidRDefault="0026548D" w14:paraId="73838896" w14:textId="23F07A19">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Oportunidad de fortalecer las estrategias de innovación y creación como componentes diferenciadores del programa frente a otras maestrías similares.</w:t>
            </w:r>
          </w:p>
        </w:tc>
      </w:tr>
    </w:tbl>
    <w:p w:rsidRPr="006451FC" w:rsidR="00293BC9" w:rsidP="00F04A80" w:rsidRDefault="00293BC9" w14:paraId="1C9D34D1" w14:textId="14F6A736">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D97984" w:rsidP="001154F8" w:rsidRDefault="39B7B66B" w14:paraId="285A23B6" w14:textId="2625AB11">
      <w:pPr>
        <w:pStyle w:val="Ttulo3"/>
        <w:numPr>
          <w:ilvl w:val="2"/>
          <w:numId w:val="31"/>
        </w:numPr>
        <w:spacing w:line="276" w:lineRule="auto"/>
        <w:rPr>
          <w:rFonts w:cs="Times New Roman"/>
        </w:rPr>
      </w:pPr>
      <w:bookmarkStart w:name="_Toc1156671438" w:id="184"/>
      <w:bookmarkStart w:name="_Toc1314993512" w:id="185"/>
      <w:bookmarkStart w:name="_Toc211321927" w:id="186"/>
      <w:r w:rsidRPr="006451FC">
        <w:rPr>
          <w:rFonts w:cs="Times New Roman"/>
        </w:rPr>
        <w:t xml:space="preserve">Factor 9. Bienestar de la </w:t>
      </w:r>
      <w:r w:rsidRPr="006451FC" w:rsidR="4ED4BDA1">
        <w:rPr>
          <w:rFonts w:cs="Times New Roman"/>
        </w:rPr>
        <w:t>comunidad académica del programa</w:t>
      </w:r>
      <w:bookmarkEnd w:id="184"/>
      <w:bookmarkEnd w:id="185"/>
      <w:bookmarkEnd w:id="186"/>
      <w:r w:rsidRPr="006451FC" w:rsidR="4ED4BDA1">
        <w:rPr>
          <w:rFonts w:cs="Times New Roman"/>
        </w:rPr>
        <w:t xml:space="preserve">   </w:t>
      </w:r>
    </w:p>
    <w:p w:rsidR="004C4E69" w:rsidP="00F04A80" w:rsidRDefault="00D97984" w14:paraId="2CE30C7B" w14:textId="45E8434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36. Programas y </w:t>
      </w:r>
      <w:r w:rsidRPr="006451FC" w:rsidR="00D42E34">
        <w:rPr>
          <w:rFonts w:ascii="Times New Roman" w:hAnsi="Times New Roman" w:cs="Times New Roman"/>
          <w:b/>
          <w:bCs/>
        </w:rPr>
        <w:t>s</w:t>
      </w:r>
      <w:r w:rsidRPr="006451FC">
        <w:rPr>
          <w:rFonts w:ascii="Times New Roman" w:hAnsi="Times New Roman" w:cs="Times New Roman"/>
          <w:b/>
          <w:bCs/>
        </w:rPr>
        <w:t xml:space="preserve">ervicios </w:t>
      </w:r>
    </w:p>
    <w:p w:rsidRPr="006451FC" w:rsidR="001154F8" w:rsidP="001154F8" w:rsidRDefault="001154F8" w14:paraId="7A698774" w14:textId="77777777">
      <w:pPr>
        <w:pStyle w:val="Sinespaciado"/>
        <w:spacing w:line="276" w:lineRule="auto"/>
        <w:rPr>
          <w:rFonts w:ascii="Times New Roman" w:hAnsi="Times New Roman" w:cs="Times New Roman"/>
          <w:b/>
          <w:bCs/>
        </w:rPr>
      </w:pPr>
    </w:p>
    <w:p w:rsidR="00CE501C" w:rsidP="001154F8" w:rsidRDefault="00CE501C" w14:paraId="105BC116" w14:textId="38CC5D58">
      <w:pPr>
        <w:pStyle w:val="NormalWeb"/>
        <w:spacing w:before="0" w:beforeAutospacing="0" w:after="0" w:afterAutospacing="0" w:line="276" w:lineRule="auto"/>
        <w:jc w:val="both"/>
        <w:rPr>
          <w:rFonts w:eastAsiaTheme="minorEastAsia"/>
          <w:sz w:val="22"/>
          <w:szCs w:val="22"/>
          <w:lang w:eastAsia="en-US"/>
        </w:rPr>
      </w:pPr>
      <w:r w:rsidRPr="001154F8">
        <w:rPr>
          <w:rFonts w:eastAsiaTheme="minorEastAsia"/>
          <w:sz w:val="22"/>
          <w:szCs w:val="22"/>
          <w:lang w:eastAsia="en-US"/>
        </w:rPr>
        <w:t>Durante la vigencia del reconocimiento de acreditación en alta calidad, el programa académico ha fortalecido la articulación con las políticas y lineamientos institucionales de bienestar, en concordancia con el Estatuto de Bienestar Institucional (</w:t>
      </w:r>
      <w:hyperlink w:history="1" r:id="rId66">
        <w:r w:rsidRPr="001154F8">
          <w:rPr>
            <w:rStyle w:val="Hipervnculo"/>
            <w:rFonts w:eastAsiaTheme="minorEastAsia"/>
            <w:sz w:val="22"/>
            <w:szCs w:val="22"/>
            <w:lang w:eastAsia="en-US"/>
          </w:rPr>
          <w:t>Acuerdo No. 10 de 1996)</w:t>
        </w:r>
      </w:hyperlink>
      <w:r w:rsidRPr="001154F8">
        <w:rPr>
          <w:rFonts w:eastAsiaTheme="minorEastAsia"/>
          <w:sz w:val="22"/>
          <w:szCs w:val="22"/>
          <w:lang w:eastAsia="en-US"/>
        </w:rPr>
        <w:t xml:space="preserve"> y con la normativa vigente que orienta las acciones de la Universidad Distrital en este ámbito. La Oficina de Bienestar Universitario, como unidad responsable de la gestión y ejecución de dichas acciones, ha estructurado planes de acción que han permitido consolidar servicios de acompañamiento en cultura, deporte, salud, promoción socioeconómica y apoyo psicológico, entre otros.</w:t>
      </w:r>
    </w:p>
    <w:p w:rsidRPr="001154F8" w:rsidR="001154F8" w:rsidP="001154F8" w:rsidRDefault="001154F8" w14:paraId="1325D7C2" w14:textId="77777777">
      <w:pPr>
        <w:pStyle w:val="NormalWeb"/>
        <w:spacing w:before="0" w:beforeAutospacing="0" w:after="0" w:afterAutospacing="0" w:line="276" w:lineRule="auto"/>
        <w:jc w:val="both"/>
        <w:rPr>
          <w:rFonts w:eastAsiaTheme="minorEastAsia"/>
          <w:sz w:val="22"/>
          <w:szCs w:val="22"/>
          <w:lang w:eastAsia="en-US"/>
        </w:rPr>
      </w:pPr>
    </w:p>
    <w:p w:rsidR="00CE501C" w:rsidP="001154F8" w:rsidRDefault="78B908BA" w14:paraId="2B0B3472" w14:textId="2DD2D856">
      <w:pPr>
        <w:pStyle w:val="NormalWeb"/>
        <w:spacing w:before="0" w:beforeAutospacing="0" w:after="0" w:afterAutospacing="0" w:line="276" w:lineRule="auto"/>
        <w:jc w:val="both"/>
        <w:rPr>
          <w:rFonts w:eastAsiaTheme="minorEastAsia"/>
          <w:sz w:val="22"/>
          <w:szCs w:val="22"/>
          <w:lang w:eastAsia="en-US"/>
        </w:rPr>
      </w:pPr>
      <w:r w:rsidRPr="001154F8">
        <w:rPr>
          <w:rFonts w:eastAsiaTheme="minorEastAsia"/>
          <w:sz w:val="22"/>
          <w:szCs w:val="22"/>
          <w:lang w:eastAsia="en-US"/>
        </w:rPr>
        <w:t>El programa ha incentivado la participación activa de estudiantes y docentes en estas iniciativas, lo cual ha incidido en la construcción de comunidad, el fortalecimiento de la vida universitaria y el mejoramiento de la calidad de vida de los distintos estamentos. Asimismo, el desarrollo de herramientas virtuales y la diversificación de servicios han facilitado el acceso, la inclusión y la permanencia, favoreciendo la atención integral de la comunidad académica.</w:t>
      </w:r>
    </w:p>
    <w:p w:rsidRPr="001154F8" w:rsidR="001154F8" w:rsidP="001154F8" w:rsidRDefault="001154F8" w14:paraId="0CC23130" w14:textId="77777777">
      <w:pPr>
        <w:pStyle w:val="NormalWeb"/>
        <w:spacing w:before="0" w:beforeAutospacing="0" w:after="0" w:afterAutospacing="0" w:line="276" w:lineRule="auto"/>
        <w:jc w:val="both"/>
        <w:rPr>
          <w:rFonts w:eastAsiaTheme="minorEastAsia"/>
          <w:sz w:val="22"/>
          <w:szCs w:val="22"/>
          <w:lang w:eastAsia="en-US"/>
        </w:rPr>
      </w:pPr>
    </w:p>
    <w:p w:rsidRPr="001154F8" w:rsidR="6B766940" w:rsidP="001154F8" w:rsidRDefault="6B766940" w14:paraId="249930BF" w14:textId="254EB115">
      <w:pPr>
        <w:spacing w:after="0"/>
        <w:jc w:val="both"/>
        <w:rPr>
          <w:rFonts w:ascii="Times New Roman" w:hAnsi="Times New Roman" w:eastAsia="Times New Roman" w:cs="Times New Roman"/>
          <w:lang w:val="es-CO"/>
        </w:rPr>
      </w:pPr>
      <w:r w:rsidRPr="001154F8">
        <w:rPr>
          <w:rFonts w:ascii="Times New Roman" w:hAnsi="Times New Roman" w:eastAsia="Times New Roman" w:cs="Times New Roman"/>
          <w:lang w:val="es-CO"/>
        </w:rPr>
        <w:t xml:space="preserve">Los estudiantes de posgrado, a diferencia de los estudiantes de pregrado, tienen una permanencia temporal en las instalaciones de la universidad mucho menor, factores como los horarios de las clases, los cuales son entre 18:00 y 22:00 entre semana y de 6:00 a 18:00 los días sábados, el hecho que la gran </w:t>
      </w:r>
      <w:r w:rsidRPr="001154F8">
        <w:rPr>
          <w:rFonts w:ascii="Times New Roman" w:hAnsi="Times New Roman" w:eastAsia="Times New Roman" w:cs="Times New Roman"/>
          <w:lang w:val="es-CO"/>
        </w:rPr>
        <w:t>mayoría de ellos trabajan y sumando la falta de tiempo, la carga académica y la percepción de que los recursos son más para los estudiantes de pregrado, hacen que no aprovechen los servicios prestados por bienestar de la universidad. Sin embargo, la percepción de las encuestas realizadas indica que el 56% están totalmente o de acuerdo con los servicios prestados por bienestar, el 36% está ni de acuerdo ni en desacuerdo y el 8% en desacuerdo.</w:t>
      </w:r>
    </w:p>
    <w:p w:rsidRPr="001154F8" w:rsidR="3FAE1183" w:rsidP="001154F8" w:rsidRDefault="3FAE1183" w14:paraId="5E421E1C" w14:textId="4DC182E4">
      <w:pPr>
        <w:pStyle w:val="NormalWeb"/>
        <w:spacing w:before="0" w:beforeAutospacing="0" w:after="0" w:afterAutospacing="0" w:line="276" w:lineRule="auto"/>
        <w:jc w:val="both"/>
        <w:rPr>
          <w:rFonts w:eastAsiaTheme="minorEastAsia"/>
          <w:sz w:val="22"/>
          <w:szCs w:val="22"/>
          <w:lang w:eastAsia="en-US"/>
        </w:rPr>
      </w:pPr>
    </w:p>
    <w:p w:rsidR="00CE501C" w:rsidP="001154F8" w:rsidRDefault="00CE501C" w14:paraId="67E7CFE1" w14:textId="00A2EE51">
      <w:pPr>
        <w:pStyle w:val="NormalWeb"/>
        <w:spacing w:before="0" w:beforeAutospacing="0" w:after="0" w:afterAutospacing="0" w:line="276" w:lineRule="auto"/>
        <w:jc w:val="both"/>
        <w:rPr>
          <w:rFonts w:eastAsiaTheme="minorHAnsi"/>
          <w:sz w:val="22"/>
          <w:szCs w:val="22"/>
          <w:lang w:eastAsia="en-US"/>
        </w:rPr>
      </w:pPr>
      <w:r w:rsidRPr="001154F8">
        <w:rPr>
          <w:rFonts w:eastAsiaTheme="minorHAnsi"/>
          <w:sz w:val="22"/>
          <w:szCs w:val="22"/>
          <w:lang w:eastAsia="en-US"/>
        </w:rPr>
        <w:t>El análisis de los resultados muestra avances en términos de cobertura, pertinencia y diversidad de actividades de bienestar, evidenciando impacto en la consolidación de una experiencia universitaria más integral, participativa y coherente con los propósitos formativos del programa.</w:t>
      </w:r>
    </w:p>
    <w:p w:rsidRPr="001154F8" w:rsidR="001154F8" w:rsidP="001154F8" w:rsidRDefault="001154F8" w14:paraId="059D3F6B" w14:textId="77777777">
      <w:pPr>
        <w:pStyle w:val="NormalWeb"/>
        <w:spacing w:before="0" w:beforeAutospacing="0" w:after="0" w:afterAutospacing="0" w:line="276" w:lineRule="auto"/>
        <w:jc w:val="both"/>
        <w:rPr>
          <w:rFonts w:eastAsiaTheme="minorHAnsi"/>
          <w:sz w:val="22"/>
          <w:szCs w:val="22"/>
          <w:lang w:eastAsia="en-US"/>
        </w:rPr>
      </w:pPr>
    </w:p>
    <w:p w:rsidR="00CE501C" w:rsidP="001154F8" w:rsidRDefault="00CE501C" w14:paraId="658A71E1" w14:textId="7C96A2DE">
      <w:pPr>
        <w:pStyle w:val="Sinespaciado"/>
        <w:spacing w:line="276" w:lineRule="auto"/>
        <w:jc w:val="both"/>
        <w:rPr>
          <w:rFonts w:ascii="Times New Roman" w:hAnsi="Times New Roman" w:cs="Times New Roman"/>
        </w:rPr>
      </w:pPr>
      <w:r w:rsidRPr="001154F8">
        <w:rPr>
          <w:rFonts w:ascii="Times New Roman" w:hAnsi="Times New Roman" w:cs="Times New Roman"/>
        </w:rPr>
        <w:t>El programa académico demuestra la implementación efectiva de las políticas institucionales de bienestar, orientadas al desarrollo humano y al fortalecimiento de la calidad de vida de estudiantes, docentes y personal administrativo. Las acciones impulsadas se han ajustado a las necesidades de los diferentes estamentos, promoviendo el pluralismo, la diversidad y la inclusión, en concordancia con el nivel de formación y la modalidad del programa.</w:t>
      </w:r>
    </w:p>
    <w:p w:rsidRPr="001154F8" w:rsidR="001154F8" w:rsidP="001154F8" w:rsidRDefault="001154F8" w14:paraId="39F3106C" w14:textId="77777777">
      <w:pPr>
        <w:pStyle w:val="Sinespaciado"/>
        <w:spacing w:line="276" w:lineRule="auto"/>
        <w:jc w:val="both"/>
        <w:rPr>
          <w:rFonts w:ascii="Times New Roman" w:hAnsi="Times New Roman" w:cs="Times New Roman"/>
        </w:rPr>
      </w:pPr>
    </w:p>
    <w:p w:rsidR="00B6678D" w:rsidP="001154F8" w:rsidRDefault="00CE501C" w14:paraId="55C9E257" w14:textId="3CC9DDDF">
      <w:pPr>
        <w:pStyle w:val="Sinespaciado"/>
        <w:spacing w:line="276" w:lineRule="auto"/>
        <w:jc w:val="both"/>
        <w:rPr>
          <w:rFonts w:ascii="Times New Roman" w:hAnsi="Times New Roman" w:cs="Times New Roman"/>
        </w:rPr>
      </w:pPr>
      <w:r w:rsidRPr="001154F8">
        <w:rPr>
          <w:rFonts w:ascii="Times New Roman" w:hAnsi="Times New Roman" w:cs="Times New Roman"/>
        </w:rPr>
        <w:t>En este sentido, la característica alcanza un nivel satisfactorio de calidad, al garantizar condiciones que favorecen el bienestar integral de la comunidad académica y contribuyen al fortalecimiento de la permanencia estudiantil, el sentido de pertenencia institucional y la formación integral.</w:t>
      </w:r>
    </w:p>
    <w:p w:rsidRPr="001154F8" w:rsidR="001154F8" w:rsidP="001154F8" w:rsidRDefault="001154F8" w14:paraId="2751774D" w14:textId="77777777">
      <w:pPr>
        <w:pStyle w:val="Sinespaciado"/>
        <w:spacing w:line="276" w:lineRule="auto"/>
        <w:jc w:val="both"/>
        <w:rPr>
          <w:rFonts w:ascii="Times New Roman" w:hAnsi="Times New Roman" w:cs="Times New Roman"/>
        </w:rPr>
      </w:pPr>
    </w:p>
    <w:p w:rsidRPr="006451FC" w:rsidR="00B6678D" w:rsidP="001154F8" w:rsidRDefault="00B6678D" w14:paraId="50D30D3D" w14:textId="5D29EBF4">
      <w:pPr>
        <w:pStyle w:val="Descripcin"/>
        <w:keepNext/>
        <w:spacing w:after="0" w:line="276" w:lineRule="auto"/>
        <w:jc w:val="center"/>
        <w:rPr>
          <w:rFonts w:ascii="Times New Roman" w:hAnsi="Times New Roman" w:cs="Times New Roman"/>
          <w:i w:val="0"/>
          <w:iCs w:val="0"/>
          <w:color w:val="auto"/>
          <w:sz w:val="20"/>
          <w:szCs w:val="20"/>
        </w:rPr>
      </w:pPr>
      <w:bookmarkStart w:name="_Toc210979027" w:id="187"/>
      <w:bookmarkStart w:name="_Toc211324570" w:id="18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36. Programas y servicios</w:t>
      </w:r>
      <w:r w:rsidRPr="006451FC" w:rsidR="00F04A80">
        <w:rPr>
          <w:rFonts w:ascii="Times New Roman" w:hAnsi="Times New Roman" w:cs="Times New Roman"/>
          <w:i w:val="0"/>
          <w:iCs w:val="0"/>
          <w:color w:val="auto"/>
          <w:sz w:val="22"/>
          <w:szCs w:val="22"/>
        </w:rPr>
        <w:t>.</w:t>
      </w:r>
      <w:bookmarkEnd w:id="187"/>
      <w:bookmarkEnd w:id="188"/>
    </w:p>
    <w:tbl>
      <w:tblPr>
        <w:tblStyle w:val="Tablaconcuadrcula"/>
        <w:tblW w:w="8976" w:type="dxa"/>
        <w:tblInd w:w="-5" w:type="dxa"/>
        <w:tblLook w:val="04A0" w:firstRow="1" w:lastRow="0" w:firstColumn="1" w:lastColumn="0" w:noHBand="0" w:noVBand="1"/>
      </w:tblPr>
      <w:tblGrid>
        <w:gridCol w:w="2992"/>
        <w:gridCol w:w="2992"/>
        <w:gridCol w:w="2992"/>
      </w:tblGrid>
      <w:tr w:rsidRPr="006451FC" w:rsidR="00B6678D" w:rsidTr="000B0123" w14:paraId="0BF80F7D" w14:textId="77777777">
        <w:trPr>
          <w:trHeight w:val="346"/>
        </w:trPr>
        <w:tc>
          <w:tcPr>
            <w:tcW w:w="2992" w:type="dxa"/>
            <w:shd w:val="clear" w:color="auto" w:fill="DEEAF6" w:themeFill="accent5" w:themeFillTint="33"/>
            <w:vAlign w:val="center"/>
          </w:tcPr>
          <w:p w:rsidRPr="006451FC" w:rsidR="00B6678D" w:rsidP="00C515DB" w:rsidRDefault="00B6678D" w14:paraId="4BAFCEF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B6678D" w:rsidP="00C515DB" w:rsidRDefault="00B6678D" w14:paraId="32A4234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B6678D" w:rsidP="00C515DB" w:rsidRDefault="00B6678D" w14:paraId="5DEA98E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873F39" w:rsidTr="000B0123" w14:paraId="1C6B57CD" w14:textId="77777777">
        <w:trPr>
          <w:trHeight w:val="321"/>
        </w:trPr>
        <w:tc>
          <w:tcPr>
            <w:tcW w:w="2992" w:type="dxa"/>
            <w:vAlign w:val="center"/>
          </w:tcPr>
          <w:p w:rsidRPr="006451FC" w:rsidR="00873F39" w:rsidP="00C515DB" w:rsidRDefault="00873F39" w14:paraId="4676EBC7" w14:textId="36416A90">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873F39" w:rsidP="00C515DB" w:rsidRDefault="196D35FA" w14:paraId="5B400210" w14:textId="06A1D9D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873F39" w:rsidP="00C515DB" w:rsidRDefault="196D35FA" w14:paraId="419C18AC" w14:textId="7CCC57C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54.76</w:t>
            </w:r>
          </w:p>
        </w:tc>
      </w:tr>
    </w:tbl>
    <w:p w:rsidRPr="006451FC" w:rsidR="00B6678D" w:rsidP="00F04A80" w:rsidRDefault="00B6678D" w14:paraId="5D141ABA" w14:textId="4294E8DC">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4C4E69" w:rsidP="00F04A80" w:rsidRDefault="00D97984" w14:paraId="4CEFFECF" w14:textId="3343A2F3">
      <w:pPr>
        <w:pStyle w:val="Sinespaciado"/>
        <w:spacing w:line="276" w:lineRule="auto"/>
        <w:rPr>
          <w:rFonts w:ascii="Times New Roman" w:hAnsi="Times New Roman" w:cs="Times New Roman"/>
          <w:b/>
          <w:bCs/>
        </w:rPr>
      </w:pPr>
      <w:r w:rsidRPr="006451FC">
        <w:rPr>
          <w:rFonts w:ascii="Times New Roman" w:hAnsi="Times New Roman" w:cs="Times New Roman"/>
          <w:b/>
          <w:bCs/>
        </w:rPr>
        <w:t xml:space="preserve">Característica 37. Participación y </w:t>
      </w:r>
      <w:r w:rsidRPr="006451FC" w:rsidR="00D42E34">
        <w:rPr>
          <w:rFonts w:ascii="Times New Roman" w:hAnsi="Times New Roman" w:cs="Times New Roman"/>
          <w:b/>
          <w:bCs/>
        </w:rPr>
        <w:t>s</w:t>
      </w:r>
      <w:r w:rsidRPr="006451FC">
        <w:rPr>
          <w:rFonts w:ascii="Times New Roman" w:hAnsi="Times New Roman" w:cs="Times New Roman"/>
          <w:b/>
          <w:bCs/>
        </w:rPr>
        <w:t xml:space="preserve">eguimiento  </w:t>
      </w:r>
    </w:p>
    <w:p w:rsidRPr="001154F8" w:rsidR="00CE501C" w:rsidP="6BBB1636" w:rsidRDefault="00CE501C" w14:paraId="275EAD9A" w14:textId="77777777">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Durante el periodo de vigencia del reconocimiento de acreditación en alta calidad, el programa académico ha fortalecido los mecanismos de participación y seguimiento de la comunidad en las actividades impulsadas por la Oficina de Bienestar Universitario, en el marco de lo dispuesto en el Estatuto de Bienestar Institucional (</w:t>
      </w:r>
      <w:hyperlink w:history="1" r:id="rId67">
        <w:r w:rsidRPr="001154F8">
          <w:rPr>
            <w:rStyle w:val="Hipervnculo"/>
            <w:rFonts w:eastAsiaTheme="minorEastAsia"/>
            <w:sz w:val="22"/>
            <w:szCs w:val="22"/>
            <w:lang w:eastAsia="en-US"/>
          </w:rPr>
          <w:t>Acuerdo 10 de 1996</w:t>
        </w:r>
      </w:hyperlink>
      <w:r w:rsidRPr="001154F8">
        <w:rPr>
          <w:rFonts w:eastAsiaTheme="minorEastAsia"/>
          <w:sz w:val="22"/>
          <w:szCs w:val="22"/>
          <w:lang w:eastAsia="en-US"/>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rsidRPr="001154F8" w:rsidR="00CE501C" w:rsidP="00F04A80" w:rsidRDefault="00CE501C" w14:paraId="7636A30A" w14:textId="77777777">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Para promover la participación de los distintos estamentos, la universidad ha utilizado medios y canales de comunicación diversos, entre los que destacan la página web de Bienestar Universitario, el correo institucional y campañas de difusión que buscan garantizar acceso oportuno a la información y estimular el uso de los servicios.</w:t>
      </w:r>
    </w:p>
    <w:p w:rsidRPr="001154F8" w:rsidR="00CE501C" w:rsidP="00F04A80" w:rsidRDefault="00CE501C" w14:paraId="0D1B20EB" w14:textId="786B98AB">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En términos de seguimiento, los informes de gestión de Bienestar Universitario, las encuestas de satisfacción y los reportes de utilización de servicios han permitido identificar tendencias de participación, logros alcanzados y oportunidades de mejora. En particular, se destaca la creciente apropiación de los espacios de bienestar por parte de los estudiantes del proyecto curricular, lo cual ha incidido positivamente en su formación integral, permanencia y sentido de pertenencia institucional.</w:t>
      </w:r>
      <w:r w:rsidRPr="001154F8" w:rsidR="00E84B27">
        <w:rPr>
          <w:rFonts w:eastAsiaTheme="minorHAnsi"/>
          <w:sz w:val="22"/>
          <w:szCs w:val="22"/>
          <w:lang w:eastAsia="en-US"/>
        </w:rPr>
        <w:t xml:space="preserve"> </w:t>
      </w:r>
      <w:r w:rsidRPr="001154F8">
        <w:rPr>
          <w:rFonts w:eastAsiaTheme="minorHAnsi"/>
          <w:sz w:val="22"/>
          <w:szCs w:val="22"/>
          <w:lang w:eastAsia="en-US"/>
        </w:rPr>
        <w:t xml:space="preserve">El programa académico evidencia la existencia de una estructura orgánica y de una infraestructura adecuada para el desarrollo de los planes y actividades de bienestar. Igualmente, promueve y asegura </w:t>
      </w:r>
      <w:r w:rsidRPr="001154F8">
        <w:rPr>
          <w:rFonts w:eastAsiaTheme="minorHAnsi"/>
          <w:sz w:val="22"/>
          <w:szCs w:val="22"/>
          <w:lang w:eastAsia="en-US"/>
        </w:rPr>
        <w:t>el seguimiento de la participación estudiantil en dichos servicios, lo cual respalda el mejoramiento de la calidad de vida de los miembros de la comunidad académica.</w:t>
      </w:r>
    </w:p>
    <w:p w:rsidRPr="001154F8" w:rsidR="00CE501C" w:rsidP="00F04A80" w:rsidRDefault="00CE501C" w14:paraId="64CA81B4" w14:textId="13E02C84">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 xml:space="preserve">Con base en lo anterior, la característica presenta un nivel satisfactorio en tanto </w:t>
      </w:r>
      <w:r w:rsidRPr="001154F8" w:rsidR="00E84B27">
        <w:rPr>
          <w:rFonts w:eastAsiaTheme="minorHAnsi"/>
          <w:sz w:val="22"/>
          <w:szCs w:val="22"/>
          <w:lang w:eastAsia="en-US"/>
        </w:rPr>
        <w:t xml:space="preserve">que </w:t>
      </w:r>
      <w:r w:rsidRPr="001154F8">
        <w:rPr>
          <w:rFonts w:eastAsiaTheme="minorHAnsi"/>
          <w:sz w:val="22"/>
          <w:szCs w:val="22"/>
          <w:lang w:eastAsia="en-US"/>
        </w:rPr>
        <w:t>asegura la continuidad, sostenibilidad e impacto de las acciones de bienestar, alineadas con los principios de inclusión, equidad y participación institucional.</w:t>
      </w:r>
    </w:p>
    <w:p w:rsidRPr="006451FC" w:rsidR="00074E90" w:rsidP="689739AE" w:rsidRDefault="00074E90" w14:paraId="6D3D92C5" w14:textId="2C4DE894">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8" w:id="189"/>
      <w:bookmarkStart w:name="_Toc211324571" w:id="19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37. Participación y seguimiento</w:t>
      </w:r>
      <w:r w:rsidRPr="006451FC" w:rsidR="00C515DB">
        <w:rPr>
          <w:rFonts w:ascii="Times New Roman" w:hAnsi="Times New Roman" w:cs="Times New Roman"/>
          <w:i w:val="0"/>
          <w:iCs w:val="0"/>
          <w:color w:val="auto"/>
          <w:sz w:val="22"/>
          <w:szCs w:val="22"/>
        </w:rPr>
        <w:t>.</w:t>
      </w:r>
      <w:bookmarkEnd w:id="189"/>
      <w:bookmarkEnd w:id="190"/>
    </w:p>
    <w:tbl>
      <w:tblPr>
        <w:tblStyle w:val="Tablaconcuadrcula"/>
        <w:tblW w:w="8913" w:type="dxa"/>
        <w:tblInd w:w="-5" w:type="dxa"/>
        <w:tblLook w:val="04A0" w:firstRow="1" w:lastRow="0" w:firstColumn="1" w:lastColumn="0" w:noHBand="0" w:noVBand="1"/>
      </w:tblPr>
      <w:tblGrid>
        <w:gridCol w:w="2971"/>
        <w:gridCol w:w="2971"/>
        <w:gridCol w:w="2971"/>
      </w:tblGrid>
      <w:tr w:rsidRPr="006451FC" w:rsidR="00074E90" w:rsidTr="00E84B27" w14:paraId="55D3B758" w14:textId="77777777">
        <w:trPr>
          <w:trHeight w:val="356"/>
        </w:trPr>
        <w:tc>
          <w:tcPr>
            <w:tcW w:w="2971" w:type="dxa"/>
            <w:shd w:val="clear" w:color="auto" w:fill="DEEAF6" w:themeFill="accent5" w:themeFillTint="33"/>
            <w:vAlign w:val="center"/>
          </w:tcPr>
          <w:p w:rsidRPr="006451FC" w:rsidR="00074E90" w:rsidP="00C515DB" w:rsidRDefault="00074E90" w14:paraId="6E34764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1" w:type="dxa"/>
            <w:shd w:val="clear" w:color="auto" w:fill="DEEAF6" w:themeFill="accent5" w:themeFillTint="33"/>
            <w:vAlign w:val="center"/>
          </w:tcPr>
          <w:p w:rsidRPr="006451FC" w:rsidR="00074E90" w:rsidP="00C515DB" w:rsidRDefault="00074E90" w14:paraId="6DAAF64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1" w:type="dxa"/>
            <w:shd w:val="clear" w:color="auto" w:fill="DEEAF6" w:themeFill="accent5" w:themeFillTint="33"/>
            <w:vAlign w:val="center"/>
          </w:tcPr>
          <w:p w:rsidRPr="006451FC" w:rsidR="00074E90" w:rsidP="00C515DB" w:rsidRDefault="00074E90" w14:paraId="52B71CA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873F39" w:rsidTr="00E84B27" w14:paraId="2567F425" w14:textId="77777777">
        <w:trPr>
          <w:trHeight w:val="331"/>
        </w:trPr>
        <w:tc>
          <w:tcPr>
            <w:tcW w:w="2971" w:type="dxa"/>
            <w:vAlign w:val="center"/>
          </w:tcPr>
          <w:p w:rsidRPr="006451FC" w:rsidR="00873F39" w:rsidP="00C515DB" w:rsidRDefault="00873F39" w14:paraId="362D8209" w14:textId="627E10A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71" w:type="dxa"/>
            <w:vAlign w:val="center"/>
          </w:tcPr>
          <w:p w:rsidRPr="006451FC" w:rsidR="00873F39" w:rsidP="00C515DB" w:rsidRDefault="196D35FA" w14:paraId="0AE26FA9" w14:textId="1952C84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71" w:type="dxa"/>
            <w:vAlign w:val="center"/>
          </w:tcPr>
          <w:p w:rsidRPr="006451FC" w:rsidR="00873F39" w:rsidP="00C515DB" w:rsidRDefault="196D35FA" w14:paraId="2BE25873" w14:textId="55FF6D8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45.24</w:t>
            </w:r>
          </w:p>
        </w:tc>
      </w:tr>
    </w:tbl>
    <w:p w:rsidRPr="006451FC" w:rsidR="00B6678D" w:rsidP="00F04A80" w:rsidRDefault="00074E90" w14:paraId="2D59A821" w14:textId="457B1D19">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074E90" w:rsidP="00F04A80" w:rsidRDefault="00D97984" w14:paraId="4A56624A" w14:textId="346F7D38">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rsidRPr="001154F8" w:rsidR="00CE501C" w:rsidP="6BBB1636" w:rsidRDefault="00CE501C" w14:paraId="4E2FAD59" w14:textId="77777777">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El programa académico, en coherencia con el Estatuto de Bienestar Institucional (</w:t>
      </w:r>
      <w:hyperlink w:history="1" r:id="rId68">
        <w:r w:rsidRPr="001154F8">
          <w:rPr>
            <w:rStyle w:val="Hipervnculo"/>
            <w:rFonts w:eastAsiaTheme="minorEastAsia"/>
            <w:sz w:val="22"/>
            <w:szCs w:val="22"/>
            <w:lang w:eastAsia="en-US"/>
          </w:rPr>
          <w:t>Acuerdo 10 de 1996</w:t>
        </w:r>
      </w:hyperlink>
      <w:r w:rsidRPr="001154F8">
        <w:rPr>
          <w:rFonts w:eastAsiaTheme="minorEastAsia"/>
          <w:sz w:val="22"/>
          <w:szCs w:val="22"/>
          <w:lang w:eastAsia="en-US"/>
        </w:rPr>
        <w:t>)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rsidRPr="001154F8" w:rsidR="00CE501C" w:rsidP="00F04A80" w:rsidRDefault="00CE501C" w14:paraId="161A134A" w14:textId="77777777">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rsidRPr="001154F8" w:rsidR="00CE501C" w:rsidP="00F04A80" w:rsidRDefault="00CE501C" w14:paraId="0162BD34" w14:textId="77777777">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De igual forma, se destaca el seguimiento sistemático realizado a través de informes de gestión, encuestas de satisfacción y reportes de uso de servicios, lo cual ha permitido fortalecer la oferta, medir el impacto y orientar procesos de mejoramiento continuo. Estas acciones han incidido favorablemente en la permanencia estudiantil, en la formación integral y en la cohesión de la comunidad académica.</w:t>
      </w:r>
    </w:p>
    <w:p w:rsidRPr="006451FC" w:rsidR="000B151D" w:rsidP="689739AE" w:rsidRDefault="000B151D" w14:paraId="6D0BE3E9" w14:textId="43E02FAF">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9" w:id="191"/>
      <w:bookmarkStart w:name="_Toc211324572" w:id="192"/>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9. Bienestar de la comunidad académica del programa</w:t>
      </w:r>
      <w:r w:rsidRPr="006451FC" w:rsidR="00C515DB">
        <w:rPr>
          <w:rFonts w:ascii="Times New Roman" w:hAnsi="Times New Roman" w:cs="Times New Roman"/>
          <w:i w:val="0"/>
          <w:iCs w:val="0"/>
          <w:color w:val="auto"/>
          <w:sz w:val="22"/>
          <w:szCs w:val="22"/>
        </w:rPr>
        <w:t>.</w:t>
      </w:r>
      <w:bookmarkEnd w:id="191"/>
      <w:bookmarkEnd w:id="192"/>
    </w:p>
    <w:tbl>
      <w:tblPr>
        <w:tblStyle w:val="Tablaconcuadrcula"/>
        <w:tblW w:w="9202" w:type="dxa"/>
        <w:tblLook w:val="04A0" w:firstRow="1" w:lastRow="0" w:firstColumn="1" w:lastColumn="0" w:noHBand="0" w:noVBand="1"/>
      </w:tblPr>
      <w:tblGrid>
        <w:gridCol w:w="2263"/>
        <w:gridCol w:w="2127"/>
        <w:gridCol w:w="1275"/>
        <w:gridCol w:w="1418"/>
        <w:gridCol w:w="2119"/>
      </w:tblGrid>
      <w:tr w:rsidRPr="006451FC" w:rsidR="004C24A4" w:rsidTr="00C515DB" w14:paraId="7832247B" w14:textId="77777777">
        <w:trPr>
          <w:trHeight w:val="480"/>
        </w:trPr>
        <w:tc>
          <w:tcPr>
            <w:tcW w:w="4390" w:type="dxa"/>
            <w:gridSpan w:val="2"/>
            <w:shd w:val="clear" w:color="auto" w:fill="DEEAF6" w:themeFill="accent5" w:themeFillTint="33"/>
            <w:vAlign w:val="center"/>
          </w:tcPr>
          <w:p w:rsidRPr="006451FC" w:rsidR="004C24A4" w:rsidP="00C515DB" w:rsidRDefault="004C24A4" w14:paraId="60D229D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rsidRPr="006451FC" w:rsidR="004C24A4" w:rsidP="00C515DB" w:rsidRDefault="004C24A4" w14:paraId="799C9CE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4C24A4" w:rsidP="00C515DB" w:rsidRDefault="004C24A4" w14:paraId="79E8EF52"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CE501C" w:rsidTr="00C515DB" w14:paraId="7B5E66C5" w14:textId="77777777">
        <w:trPr>
          <w:trHeight w:val="96"/>
        </w:trPr>
        <w:tc>
          <w:tcPr>
            <w:tcW w:w="2263" w:type="dxa"/>
            <w:shd w:val="clear" w:color="auto" w:fill="DEEAF6" w:themeFill="accent5" w:themeFillTint="33"/>
            <w:vAlign w:val="center"/>
          </w:tcPr>
          <w:p w:rsidRPr="006451FC" w:rsidR="00CE501C" w:rsidP="00C515DB" w:rsidRDefault="00CE501C" w14:paraId="36AE8117" w14:textId="59156D8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rsidRPr="006451FC" w:rsidR="00CE501C" w:rsidP="00C515DB" w:rsidRDefault="00CE501C" w14:paraId="5F9B1350" w14:textId="7944FCE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275" w:type="dxa"/>
            <w:shd w:val="clear" w:color="auto" w:fill="DEEAF6" w:themeFill="accent5" w:themeFillTint="33"/>
            <w:vAlign w:val="center"/>
          </w:tcPr>
          <w:p w:rsidRPr="006451FC" w:rsidR="00CE501C" w:rsidP="00C515DB" w:rsidRDefault="00CE501C" w14:paraId="5B40DA99" w14:textId="5BD065C0">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rsidRPr="006451FC" w:rsidR="00CE501C" w:rsidP="00C515DB" w:rsidRDefault="00CE501C" w14:paraId="620F070E" w14:textId="76008083">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rsidRPr="006451FC" w:rsidR="00CE501C" w:rsidP="00C515DB" w:rsidRDefault="00CE501C" w14:paraId="758E9E5E" w14:textId="77777777">
            <w:pPr>
              <w:pStyle w:val="Sinespaciado"/>
              <w:jc w:val="center"/>
              <w:rPr>
                <w:rFonts w:ascii="Times New Roman" w:hAnsi="Times New Roman" w:cs="Times New Roman"/>
                <w:b/>
                <w:bCs/>
                <w:sz w:val="20"/>
                <w:szCs w:val="20"/>
              </w:rPr>
            </w:pPr>
          </w:p>
        </w:tc>
      </w:tr>
      <w:tr w:rsidRPr="006451FC" w:rsidR="00CE501C" w:rsidTr="00C515DB" w14:paraId="191CD4CB" w14:textId="77777777">
        <w:trPr>
          <w:trHeight w:val="245"/>
        </w:trPr>
        <w:tc>
          <w:tcPr>
            <w:tcW w:w="2263" w:type="dxa"/>
            <w:vAlign w:val="center"/>
          </w:tcPr>
          <w:p w:rsidRPr="006451FC" w:rsidR="00CE501C" w:rsidP="00C515DB" w:rsidRDefault="00CE501C" w14:paraId="6F997FAF" w14:textId="0C4F17AE">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rsidRPr="006451FC" w:rsidR="00CE501C" w:rsidP="00C515DB" w:rsidRDefault="00CE501C" w14:paraId="6EC460F8" w14:textId="514C2BE0">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275" w:type="dxa"/>
            <w:vAlign w:val="center"/>
          </w:tcPr>
          <w:p w:rsidRPr="006451FC" w:rsidR="00CE501C" w:rsidP="00C515DB" w:rsidRDefault="55283DD4" w14:paraId="7EC908CB" w14:textId="723C1D0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4,1</w:t>
            </w:r>
          </w:p>
        </w:tc>
        <w:tc>
          <w:tcPr>
            <w:tcW w:w="1418" w:type="dxa"/>
            <w:vAlign w:val="center"/>
          </w:tcPr>
          <w:p w:rsidRPr="006451FC" w:rsidR="00CE501C" w:rsidP="00C515DB" w:rsidRDefault="55283DD4" w14:paraId="016359F2" w14:textId="07323132">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4,8</w:t>
            </w:r>
          </w:p>
        </w:tc>
        <w:tc>
          <w:tcPr>
            <w:tcW w:w="2119" w:type="dxa"/>
            <w:vAlign w:val="center"/>
          </w:tcPr>
          <w:p w:rsidRPr="006451FC" w:rsidR="00CE501C" w:rsidP="00C515DB" w:rsidRDefault="55283DD4" w14:paraId="5B7E58AD" w14:textId="04137849">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6,41%</w:t>
            </w:r>
          </w:p>
        </w:tc>
      </w:tr>
      <w:tr w:rsidRPr="006451FC" w:rsidR="004C24A4" w:rsidTr="00C515DB" w14:paraId="68CC2A20" w14:textId="77777777">
        <w:trPr>
          <w:trHeight w:val="314"/>
        </w:trPr>
        <w:tc>
          <w:tcPr>
            <w:tcW w:w="4390" w:type="dxa"/>
            <w:gridSpan w:val="2"/>
            <w:shd w:val="clear" w:color="auto" w:fill="DEEAF6" w:themeFill="accent5" w:themeFillTint="33"/>
            <w:vAlign w:val="center"/>
          </w:tcPr>
          <w:p w:rsidRPr="006451FC" w:rsidR="004C24A4" w:rsidP="00C515DB" w:rsidRDefault="004C24A4" w14:paraId="021C3CE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rsidRPr="006451FC" w:rsidR="004C24A4" w:rsidP="00C515DB" w:rsidRDefault="004C24A4" w14:paraId="105A070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4C24A4" w:rsidTr="69F9F92C" w14:paraId="53224BFC" w14:textId="77777777">
        <w:trPr>
          <w:trHeight w:val="245"/>
        </w:trPr>
        <w:tc>
          <w:tcPr>
            <w:tcW w:w="4390" w:type="dxa"/>
            <w:gridSpan w:val="2"/>
          </w:tcPr>
          <w:p w:rsidRPr="006451FC" w:rsidR="001B1DFB" w:rsidP="001154F8" w:rsidRDefault="001B1DFB" w14:paraId="15D30BBD" w14:textId="1B0A30E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una política institucional de Bienestar Universitario con programas dirigidos a la salud, cultura, deporte, desarrollo humano y acompañamiento psicosocial.</w:t>
            </w:r>
          </w:p>
          <w:p w:rsidRPr="006451FC" w:rsidR="001B1DFB" w:rsidP="001154F8" w:rsidRDefault="001B1DFB" w14:paraId="363FC66E" w14:textId="61EFE6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apoyos y servicios para estudiantes de posgrado, incluyendo orientación psicológica, asesorías académicas y actividades de formación integral.</w:t>
            </w:r>
          </w:p>
          <w:p w:rsidRPr="006451FC" w:rsidR="001B1DFB" w:rsidP="001154F8" w:rsidRDefault="001B1DFB" w14:paraId="37B77560" w14:textId="00C6C17D">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por parte de estudiantes y docentes de la pertinencia y utilidad de los programas de bienestar, lo que fortalece la permanencia y la calidad de vida universitaria.</w:t>
            </w:r>
          </w:p>
          <w:p w:rsidRPr="006451FC" w:rsidR="001B1DFB" w:rsidP="001154F8" w:rsidRDefault="001B1DFB" w14:paraId="7B9A390D" w14:textId="10D80503">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Inclusión de los estudiantes de la Maestría en actividades culturales, deportivas y de integración institucional, promoviendo el sentido de pertenencia y la cohesión de la comunidad académica.</w:t>
            </w:r>
          </w:p>
          <w:p w:rsidRPr="006451FC" w:rsidR="004C24A4" w:rsidP="001154F8" w:rsidRDefault="001B1DFB" w14:paraId="6C0C0718" w14:textId="7103EC81">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Mecanismos de seguimiento a la participación en actividades de bienestar que permiten evaluar el alcance y la pertinencia de los servicios ofrecidos.</w:t>
            </w:r>
          </w:p>
        </w:tc>
        <w:tc>
          <w:tcPr>
            <w:tcW w:w="4812" w:type="dxa"/>
            <w:gridSpan w:val="3"/>
          </w:tcPr>
          <w:p w:rsidRPr="006451FC" w:rsidR="001B1DFB" w:rsidP="001154F8" w:rsidRDefault="001B1DFB" w14:paraId="64AC1B71" w14:textId="6430A583">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difusión de las actividades y servicios de bienestar entre los estudiantes de posgrado, ya que algunos manifiestan desconocimiento de la oferta disponible.</w:t>
            </w:r>
          </w:p>
          <w:p w:rsidRPr="006451FC" w:rsidR="001B1DFB" w:rsidP="001154F8" w:rsidRDefault="001B1DFB" w14:paraId="20EBF590" w14:textId="0C376A94">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desafíos en la adaptación de programas de bienestar a las necesidades específicas de estudiantes de maestría, considerando sus características laborales y de disponibilidad de tiempo.</w:t>
            </w:r>
          </w:p>
          <w:p w:rsidRPr="006451FC" w:rsidR="001B1DFB" w:rsidP="001154F8" w:rsidRDefault="001B1DFB" w14:paraId="67780618" w14:textId="1D051042">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Limitada sistematización de información sobre el impacto de los programas de bienestar en la permanencia y el rendimiento académico.</w:t>
            </w:r>
          </w:p>
          <w:p w:rsidRPr="006451FC" w:rsidR="004C24A4" w:rsidP="001154F8" w:rsidRDefault="001B1DFB" w14:paraId="24790E32" w14:textId="028EAA61">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ampliar los apoyos financieros y de sostenimiento como complemento a los servicios de bienestar, en especial para movilidad académica y culminación de trabajos de grado.</w:t>
            </w:r>
          </w:p>
        </w:tc>
      </w:tr>
    </w:tbl>
    <w:p w:rsidRPr="006451FC" w:rsidR="004C4E69" w:rsidP="00F04A80" w:rsidRDefault="004C24A4" w14:paraId="3DF1A673" w14:textId="156814F8">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5B1879" w:rsidP="001154F8" w:rsidRDefault="39B7B66B" w14:paraId="2BA8FCEF" w14:textId="2E965494">
      <w:pPr>
        <w:pStyle w:val="Ttulo3"/>
        <w:numPr>
          <w:ilvl w:val="2"/>
          <w:numId w:val="31"/>
        </w:numPr>
        <w:spacing w:line="276" w:lineRule="auto"/>
        <w:rPr>
          <w:rFonts w:cs="Times New Roman"/>
        </w:rPr>
      </w:pPr>
      <w:bookmarkStart w:name="_Toc69329865" w:id="193"/>
      <w:bookmarkStart w:name="_Toc2042195148" w:id="194"/>
      <w:bookmarkStart w:name="_Toc211321928" w:id="195"/>
      <w:r w:rsidRPr="006451FC">
        <w:rPr>
          <w:rFonts w:cs="Times New Roman"/>
        </w:rPr>
        <w:t xml:space="preserve">Factor 10. Medios </w:t>
      </w:r>
      <w:r w:rsidRPr="006451FC" w:rsidR="4ED4BDA1">
        <w:rPr>
          <w:rFonts w:cs="Times New Roman"/>
        </w:rPr>
        <w:t>educativos y ambientes de aprendizaje</w:t>
      </w:r>
      <w:bookmarkEnd w:id="193"/>
      <w:bookmarkEnd w:id="194"/>
      <w:bookmarkEnd w:id="195"/>
      <w:r w:rsidRPr="006451FC" w:rsidR="4ED4BDA1">
        <w:rPr>
          <w:rFonts w:cs="Times New Roman"/>
        </w:rPr>
        <w:t xml:space="preserve">   </w:t>
      </w:r>
    </w:p>
    <w:p w:rsidRPr="001154F8" w:rsidR="005B1879" w:rsidP="00F04A80" w:rsidRDefault="00D97984" w14:paraId="6581D99E" w14:textId="587EA5D3">
      <w:pPr>
        <w:pStyle w:val="Sinespaciado"/>
        <w:spacing w:before="240" w:line="276" w:lineRule="auto"/>
        <w:rPr>
          <w:rFonts w:ascii="Times New Roman" w:hAnsi="Times New Roman" w:cs="Times New Roman"/>
          <w:b/>
        </w:rPr>
      </w:pPr>
      <w:r w:rsidRPr="006451FC">
        <w:rPr>
          <w:rFonts w:ascii="Times New Roman" w:hAnsi="Times New Roman" w:cs="Times New Roman"/>
          <w:b/>
        </w:rPr>
        <w:t xml:space="preserve">Característica 38. </w:t>
      </w:r>
      <w:r w:rsidRPr="001154F8">
        <w:rPr>
          <w:rFonts w:ascii="Times New Roman" w:hAnsi="Times New Roman" w:cs="Times New Roman"/>
          <w:b/>
        </w:rPr>
        <w:t xml:space="preserve">Estrategias y </w:t>
      </w:r>
      <w:r w:rsidRPr="001154F8" w:rsidR="007843D9">
        <w:rPr>
          <w:rFonts w:ascii="Times New Roman" w:hAnsi="Times New Roman" w:cs="Times New Roman"/>
          <w:b/>
        </w:rPr>
        <w:t xml:space="preserve">recursos de apoyo a profesores  </w:t>
      </w:r>
    </w:p>
    <w:p w:rsidRPr="00B054BE" w:rsidR="00CE501C" w:rsidP="00B054BE" w:rsidRDefault="00CE501C" w14:paraId="636D0C1D" w14:textId="0A923614">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El programa académico, en coherencia con la política institucional de fortalecimiento docente, ha dispuesto de diversos recursos y estrategias que apoyan la labor de los profesores en docencia, investigación, innovación y creación. A nivel institucional, se destacan iniciativas como </w:t>
      </w:r>
      <w:r w:rsidRPr="00B054BE" w:rsidR="00F8088A">
        <w:rPr>
          <w:rFonts w:eastAsiaTheme="minorHAnsi"/>
          <w:sz w:val="22"/>
          <w:szCs w:val="22"/>
          <w:lang w:eastAsia="en-US"/>
        </w:rPr>
        <w:t>PlanesTic</w:t>
      </w:r>
      <w:r w:rsidRPr="00B054BE">
        <w:rPr>
          <w:rFonts w:eastAsiaTheme="minorHAnsi"/>
          <w:sz w:val="22"/>
          <w:szCs w:val="22"/>
          <w:lang w:eastAsia="en-US"/>
        </w:rPr>
        <w:t>-UD, que promueve la incorporación de TIC en los procesos de enseñanza-aprendizaje; el Observatorio de TIC en Educación (OBTICUD), que genera análisis y recomendaciones sobre el uso pedagógico de estas tecnologías; y el Centro Acacia, orientado a la inclusión y a la accesibilidad en el contexto educativo.</w:t>
      </w:r>
      <w:r w:rsidRPr="00B054BE" w:rsidR="00191529">
        <w:rPr>
          <w:rFonts w:eastAsiaTheme="minorHAnsi"/>
          <w:sz w:val="22"/>
          <w:szCs w:val="22"/>
          <w:lang w:eastAsia="en-US"/>
        </w:rPr>
        <w:t xml:space="preserve"> </w:t>
      </w:r>
      <w:r w:rsidRPr="00B054BE">
        <w:rPr>
          <w:rFonts w:eastAsiaTheme="minorHAnsi"/>
          <w:sz w:val="22"/>
          <w:szCs w:val="22"/>
          <w:lang w:eastAsia="en-US"/>
        </w:rPr>
        <w:t>La plataforma MOODLE</w:t>
      </w:r>
      <w:r w:rsidRPr="00B054BE" w:rsidR="00191529">
        <w:rPr>
          <w:rFonts w:eastAsiaTheme="minorHAnsi"/>
          <w:sz w:val="22"/>
          <w:szCs w:val="22"/>
          <w:lang w:eastAsia="en-US"/>
        </w:rPr>
        <w:t xml:space="preserve"> también c</w:t>
      </w:r>
      <w:r w:rsidRPr="00B054BE">
        <w:rPr>
          <w:rFonts w:eastAsiaTheme="minorHAnsi"/>
          <w:sz w:val="22"/>
          <w:szCs w:val="22"/>
          <w:lang w:eastAsia="en-US"/>
        </w:rPr>
        <w:t>onstituye una herramienta fundamental para complementar la presencialidad y desarrollar modalidades híbridas y virtuales. Su creciente utilización ha fortalecido las prácticas docentes y potenciado estrategias de aprendizaje autónomo y colaborativo, en línea con las exigencias de los programas de ingeniería.</w:t>
      </w:r>
    </w:p>
    <w:p w:rsidR="00CE501C" w:rsidP="00B054BE" w:rsidRDefault="78B908BA" w14:paraId="6976AC0B" w14:textId="227DC1FC">
      <w:pPr>
        <w:pStyle w:val="NormalWeb"/>
        <w:spacing w:after="0" w:afterAutospacing="0" w:line="276" w:lineRule="auto"/>
        <w:jc w:val="both"/>
        <w:rPr>
          <w:rFonts w:eastAsiaTheme="minorEastAsia"/>
          <w:i/>
          <w:iCs/>
          <w:sz w:val="22"/>
          <w:szCs w:val="22"/>
          <w:lang w:eastAsia="en-US"/>
        </w:rPr>
      </w:pPr>
      <w:r w:rsidRPr="00B054BE">
        <w:rPr>
          <w:rFonts w:eastAsiaTheme="minorEastAsia"/>
          <w:sz w:val="22"/>
          <w:szCs w:val="22"/>
          <w:lang w:eastAsia="en-US"/>
        </w:rPr>
        <w:t>En el ámbito de la Facultad de Ingeniería, se destacan espacios de formación docente en metodologías activas, ambientes virtuales y herramientas tecnológicas aplicadas a la enseñanza de la ingeniería. Adicionalmente, se cuenta con laboratorios especializados, aulas dotadas con equipos de cómputo, recursos audiovisuales y espacios de trabajo académico que permiten a los profesores integrar teoría y práctica en la formación profesional</w:t>
      </w:r>
      <w:r w:rsidRPr="00B054BE">
        <w:rPr>
          <w:rFonts w:eastAsiaTheme="minorEastAsia"/>
          <w:i/>
          <w:iCs/>
          <w:sz w:val="22"/>
          <w:szCs w:val="22"/>
          <w:lang w:eastAsia="en-US"/>
        </w:rPr>
        <w:t>.</w:t>
      </w:r>
    </w:p>
    <w:p w:rsidR="00B054BE" w:rsidP="00B054BE" w:rsidRDefault="00B054BE" w14:paraId="78D6B692" w14:textId="77777777">
      <w:pPr>
        <w:spacing w:after="0" w:line="276" w:lineRule="auto"/>
        <w:jc w:val="both"/>
        <w:rPr>
          <w:rFonts w:ascii="Times New Roman" w:hAnsi="Times New Roman" w:cs="Times New Roman" w:eastAsiaTheme="minorEastAsia"/>
          <w:i/>
          <w:iCs/>
          <w:lang w:val="es-CO"/>
        </w:rPr>
      </w:pPr>
    </w:p>
    <w:p w:rsidRPr="00B054BE" w:rsidR="00776D52" w:rsidP="00B054BE" w:rsidRDefault="02374809" w14:paraId="6847C28B" w14:textId="4B836B40">
      <w:pPr>
        <w:spacing w:line="276" w:lineRule="auto"/>
        <w:jc w:val="both"/>
      </w:pPr>
      <w:r w:rsidRPr="001154F8">
        <w:rPr>
          <w:rFonts w:ascii="Times New Roman" w:hAnsi="Times New Roman" w:eastAsia="Calibri" w:cs="Times New Roman"/>
          <w:lang w:val="es-CO"/>
        </w:rPr>
        <w:t>En el aspecto de apoyo a estudiantes, se destaca que en promedio los docentes incluyen en su plan de trabajo 5.8 horas semanales repartidas en atención a estudiantes y asesoría en trabajos de grado, donde tanto en clase como en los trabajos de grado, los estudiantes tienen que realizar actividades de</w:t>
      </w:r>
      <w:r w:rsidRPr="00B054BE">
        <w:rPr>
          <w:rFonts w:ascii="Times New Roman" w:hAnsi="Times New Roman" w:eastAsia="Calibri" w:cs="Times New Roman"/>
          <w:lang w:val="es-CO"/>
        </w:rPr>
        <w:t xml:space="preserve"> comunicación oral y escritas tanto para los proyectos de clase como para el trabajo de grado. Es </w:t>
      </w:r>
      <w:r w:rsidRPr="00B054BE" w:rsidR="00F8088A">
        <w:rPr>
          <w:rFonts w:ascii="Times New Roman" w:hAnsi="Times New Roman" w:eastAsia="Calibri" w:cs="Times New Roman"/>
          <w:lang w:val="es-CO"/>
        </w:rPr>
        <w:t>este</w:t>
      </w:r>
      <w:r w:rsidRPr="00B054BE">
        <w:rPr>
          <w:rFonts w:ascii="Times New Roman" w:hAnsi="Times New Roman" w:eastAsia="Calibri" w:cs="Times New Roman"/>
          <w:lang w:val="es-CO"/>
        </w:rPr>
        <w:t xml:space="preserve"> último, se realizan presentaciones formales en ponencias, escrituras de artículos para publicación, los cuales son requisitos para el grado, y por supuesto, la presentación en la sustentación del proyecto de grado y la escritura del libro resultado de su trabajo de grado, donde el ellos son clave el acompañamiento del director de trabajo. </w:t>
      </w:r>
      <w:r w:rsidRPr="00B054BE" w:rsidR="00F8088A">
        <w:rPr>
          <w:rFonts w:ascii="Times New Roman" w:hAnsi="Times New Roman" w:eastAsia="Calibri" w:cs="Times New Roman"/>
          <w:lang w:val="es-CO"/>
        </w:rPr>
        <w:t>PlanesTic</w:t>
      </w:r>
      <w:r w:rsidRPr="00B054BE">
        <w:rPr>
          <w:rFonts w:ascii="Times New Roman" w:hAnsi="Times New Roman" w:eastAsia="Calibri" w:cs="Times New Roman"/>
          <w:lang w:val="es-CO"/>
        </w:rPr>
        <w:t>, se destaca en el apoyo permanente de cursos para realización de presentaciones efectivas, podcast, videos, talleres de escritura científica, entre otros.</w:t>
      </w:r>
    </w:p>
    <w:p w:rsidRPr="00B054BE" w:rsidR="00CE501C" w:rsidP="00B054BE" w:rsidRDefault="00CE501C" w14:paraId="08B31756" w14:textId="0EDD5F08">
      <w:pPr>
        <w:pStyle w:val="NormalWeb"/>
        <w:spacing w:after="240" w:afterAutospacing="0" w:line="276" w:lineRule="auto"/>
        <w:jc w:val="both"/>
        <w:rPr>
          <w:rFonts w:eastAsiaTheme="minorHAnsi"/>
          <w:sz w:val="22"/>
          <w:szCs w:val="22"/>
          <w:lang w:eastAsia="en-US"/>
        </w:rPr>
      </w:pPr>
      <w:r w:rsidRPr="00B054BE">
        <w:rPr>
          <w:rFonts w:eastAsiaTheme="minorHAnsi"/>
          <w:sz w:val="22"/>
          <w:szCs w:val="22"/>
          <w:lang w:eastAsia="en-US"/>
        </w:rPr>
        <w:t>El proyecto curricular, por su parte, ha avanzado en la adquisición y actualización de recursos tecnológicos específicos para la actividad docente, fortaleciendo la calidad de los procesos formativos y generando un ecosistema de aprendizaje más dinámico y alineado con las tendencias actuales de la educación en ingeniería.</w:t>
      </w:r>
    </w:p>
    <w:p w:rsidRPr="00B054BE" w:rsidR="006617A1" w:rsidP="00B054BE" w:rsidRDefault="00CE501C" w14:paraId="74766706" w14:textId="51B4670B">
      <w:pPr>
        <w:pStyle w:val="Sinespaciado"/>
        <w:spacing w:line="276" w:lineRule="auto"/>
        <w:jc w:val="both"/>
        <w:rPr>
          <w:rFonts w:ascii="Times New Roman" w:hAnsi="Times New Roman" w:cs="Times New Roman"/>
        </w:rPr>
      </w:pPr>
      <w:r w:rsidRPr="00B054BE">
        <w:rPr>
          <w:rFonts w:ascii="Times New Roman" w:hAnsi="Times New Roman" w:cs="Times New Roman"/>
        </w:rPr>
        <w:t xml:space="preserve">El programa académico demuestra que dispone de recursos de apoyo a nivel institucional, facultativo y de proyecto curricular, y que ha implementado estrategias pedagógicas y tecnológicas que fortalecen las competencias de sus docentes en comunicación, innovación y acompañamiento a los estudiantes. </w:t>
      </w:r>
      <w:r w:rsidRPr="00B054BE">
        <w:rPr>
          <w:rFonts w:ascii="Times New Roman" w:hAnsi="Times New Roman" w:cs="Times New Roman"/>
        </w:rPr>
        <w:t>Estas acciones contribuyen al mejoramiento continuo de la docencia y a la consolidación de un entorno académico coherente con los objetivos de formación propios de la ingeniería y con los estándares de alta calidad.</w:t>
      </w:r>
    </w:p>
    <w:p w:rsidRPr="006451FC" w:rsidR="006617A1" w:rsidP="689739AE" w:rsidRDefault="006617A1" w14:paraId="3253D987" w14:textId="0BB6460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0" w:id="196"/>
      <w:bookmarkStart w:name="_Toc211324573" w:id="19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38. Estrategias y recursos de apoyo a profesores</w:t>
      </w:r>
      <w:r w:rsidRPr="006451FC" w:rsidR="00C515DB">
        <w:rPr>
          <w:rFonts w:ascii="Times New Roman" w:hAnsi="Times New Roman" w:cs="Times New Roman"/>
          <w:i w:val="0"/>
          <w:iCs w:val="0"/>
          <w:color w:val="auto"/>
          <w:sz w:val="22"/>
          <w:szCs w:val="22"/>
        </w:rPr>
        <w:t>.</w:t>
      </w:r>
      <w:bookmarkEnd w:id="196"/>
      <w:bookmarkEnd w:id="197"/>
    </w:p>
    <w:tbl>
      <w:tblPr>
        <w:tblStyle w:val="Tablaconcuadrcula"/>
        <w:tblW w:w="8952" w:type="dxa"/>
        <w:tblInd w:w="-5" w:type="dxa"/>
        <w:tblLook w:val="04A0" w:firstRow="1" w:lastRow="0" w:firstColumn="1" w:lastColumn="0" w:noHBand="0" w:noVBand="1"/>
      </w:tblPr>
      <w:tblGrid>
        <w:gridCol w:w="2984"/>
        <w:gridCol w:w="2984"/>
        <w:gridCol w:w="2984"/>
      </w:tblGrid>
      <w:tr w:rsidRPr="006451FC" w:rsidR="006617A1" w:rsidTr="00174B16" w14:paraId="15D1D814" w14:textId="77777777">
        <w:trPr>
          <w:trHeight w:val="341"/>
        </w:trPr>
        <w:tc>
          <w:tcPr>
            <w:tcW w:w="2984" w:type="dxa"/>
            <w:shd w:val="clear" w:color="auto" w:fill="DEEAF6" w:themeFill="accent5" w:themeFillTint="33"/>
            <w:vAlign w:val="center"/>
          </w:tcPr>
          <w:p w:rsidRPr="006451FC" w:rsidR="006617A1" w:rsidP="00C515DB" w:rsidRDefault="006617A1" w14:paraId="55CCD06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4" w:type="dxa"/>
            <w:shd w:val="clear" w:color="auto" w:fill="DEEAF6" w:themeFill="accent5" w:themeFillTint="33"/>
            <w:vAlign w:val="center"/>
          </w:tcPr>
          <w:p w:rsidRPr="006451FC" w:rsidR="006617A1" w:rsidP="00C515DB" w:rsidRDefault="006617A1" w14:paraId="2D6400B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4" w:type="dxa"/>
            <w:shd w:val="clear" w:color="auto" w:fill="DEEAF6" w:themeFill="accent5" w:themeFillTint="33"/>
            <w:vAlign w:val="center"/>
          </w:tcPr>
          <w:p w:rsidRPr="006451FC" w:rsidR="006617A1" w:rsidP="00C515DB" w:rsidRDefault="006617A1" w14:paraId="707D667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CE501C" w:rsidTr="00174B16" w14:paraId="121A712B" w14:textId="77777777">
        <w:trPr>
          <w:trHeight w:val="317"/>
        </w:trPr>
        <w:tc>
          <w:tcPr>
            <w:tcW w:w="2984" w:type="dxa"/>
            <w:vAlign w:val="center"/>
          </w:tcPr>
          <w:p w:rsidRPr="006451FC" w:rsidR="00CE501C" w:rsidP="00C515DB" w:rsidRDefault="00CE501C" w14:paraId="2E5B24C0" w14:textId="0405EC31">
            <w:pPr>
              <w:pStyle w:val="Sinespaciado"/>
              <w:jc w:val="center"/>
              <w:rPr>
                <w:rFonts w:ascii="Times New Roman" w:hAnsi="Times New Roman" w:cs="Times New Roman"/>
                <w:i/>
                <w:sz w:val="20"/>
                <w:szCs w:val="20"/>
                <w:highlight w:val="magenta"/>
              </w:rPr>
            </w:pPr>
            <w:r w:rsidRPr="006451FC">
              <w:rPr>
                <w:rFonts w:ascii="Times New Roman" w:hAnsi="Times New Roman" w:cs="Times New Roman"/>
                <w:sz w:val="20"/>
                <w:szCs w:val="20"/>
              </w:rPr>
              <w:t>Se cumple plenamente</w:t>
            </w:r>
          </w:p>
        </w:tc>
        <w:tc>
          <w:tcPr>
            <w:tcW w:w="2984" w:type="dxa"/>
            <w:vAlign w:val="center"/>
          </w:tcPr>
          <w:p w:rsidRPr="006451FC" w:rsidR="00CE501C" w:rsidP="00C515DB" w:rsidRDefault="55283DD4" w14:paraId="799D970A" w14:textId="7242D12A">
            <w:pPr>
              <w:pStyle w:val="Sinespaciado"/>
              <w:jc w:val="center"/>
              <w:rPr>
                <w:rFonts w:ascii="Times New Roman" w:hAnsi="Times New Roman" w:cs="Times New Roman"/>
                <w:i/>
                <w:iCs/>
                <w:sz w:val="20"/>
                <w:szCs w:val="20"/>
                <w:highlight w:val="magenta"/>
              </w:rPr>
            </w:pPr>
            <w:r w:rsidRPr="006451FC">
              <w:rPr>
                <w:rFonts w:ascii="Times New Roman" w:hAnsi="Times New Roman" w:cs="Times New Roman"/>
                <w:sz w:val="20"/>
                <w:szCs w:val="20"/>
              </w:rPr>
              <w:t>5,0</w:t>
            </w:r>
          </w:p>
        </w:tc>
        <w:tc>
          <w:tcPr>
            <w:tcW w:w="2984" w:type="dxa"/>
            <w:vAlign w:val="center"/>
          </w:tcPr>
          <w:p w:rsidRPr="006451FC" w:rsidR="00CE501C" w:rsidP="00C515DB" w:rsidRDefault="55283DD4" w14:paraId="2DB84ACD" w14:textId="1B4D990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39.86</w:t>
            </w:r>
          </w:p>
        </w:tc>
      </w:tr>
    </w:tbl>
    <w:p w:rsidRPr="006451FC" w:rsidR="006617A1" w:rsidP="00F04A80" w:rsidRDefault="006617A1" w14:paraId="1B74382B" w14:textId="3B0E267E">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5B1879" w:rsidP="00F04A80" w:rsidRDefault="00D97984" w14:paraId="200139CF" w14:textId="1E9EF264">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39. Estrategias </w:t>
      </w:r>
      <w:r w:rsidRPr="006451FC" w:rsidR="007843D9">
        <w:rPr>
          <w:rFonts w:ascii="Times New Roman" w:hAnsi="Times New Roman" w:cs="Times New Roman"/>
          <w:b/>
          <w:bCs/>
        </w:rPr>
        <w:t xml:space="preserve">y recursos de apoyo a estudiantes </w:t>
      </w:r>
    </w:p>
    <w:p w:rsidRPr="00B054BE" w:rsidR="00CE501C" w:rsidP="00F04A80" w:rsidRDefault="00CE501C" w14:paraId="06FB41CF" w14:textId="1C36DDD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adscrito a la Facultad de Ingeniería, ha fortalecido la disponibilidad de recursos, equipos y ambientes de aprendizaje para los estudiantes, en coherencia con las exigencias propias de la formación en ingeniería y con las políticas institucionales de apoyo al proceso educativo.</w:t>
      </w:r>
      <w:r w:rsidRPr="00B054BE" w:rsidR="00EC1BA0">
        <w:rPr>
          <w:rFonts w:eastAsiaTheme="minorHAnsi"/>
          <w:sz w:val="22"/>
          <w:szCs w:val="22"/>
          <w:lang w:eastAsia="en-US"/>
        </w:rPr>
        <w:t xml:space="preserve"> </w:t>
      </w:r>
      <w:r w:rsidRPr="00B054BE">
        <w:rPr>
          <w:rFonts w:eastAsiaTheme="minorHAnsi"/>
          <w:sz w:val="22"/>
          <w:szCs w:val="22"/>
          <w:lang w:eastAsia="en-US"/>
        </w:rPr>
        <w:t>Durante el período de acreditación en alta calidad, el proyecto curricular ha consolidado espacios de formación que integran laboratorios especializados, salas de informática, recursos audiovisuales y equipos tecnológicos actualizados. Dichos recursos han favorecido la apropiación de conocimientos y competencias profesionales en contextos prácticos, experimentales y de innovación.</w:t>
      </w:r>
    </w:p>
    <w:p w:rsidRPr="00B054BE" w:rsidR="00CE501C" w:rsidP="00F04A80" w:rsidRDefault="00CE501C" w14:paraId="70186781" w14:textId="6AAA255B">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Los estudiantes cuentan con laboratorios de docencia e investigación, escenarios de prácticas académicas, así como acceso a plataformas tecnológicas como MOODLE, </w:t>
      </w:r>
      <w:r w:rsidRPr="00B054BE" w:rsidR="00F8088A">
        <w:rPr>
          <w:rFonts w:eastAsiaTheme="minorHAnsi"/>
          <w:sz w:val="22"/>
          <w:szCs w:val="22"/>
          <w:lang w:eastAsia="en-US"/>
        </w:rPr>
        <w:t>PlanesTic</w:t>
      </w:r>
      <w:r w:rsidRPr="00B054BE">
        <w:rPr>
          <w:rFonts w:eastAsiaTheme="minorHAnsi"/>
          <w:sz w:val="22"/>
          <w:szCs w:val="22"/>
          <w:lang w:eastAsia="en-US"/>
        </w:rPr>
        <w:t>-UD y herramientas de aprendizaje digitalizadas, que complementan la presencialidad con estrategias de formación autónoma, colaborativa y multimodal. De igual manera, se han puesto a disposición materiales y contenidos digitales propios del proyecto curricular, que enriquecen los procesos académicos y facilitan el acceso a recursos de calidad sin importar la ubicación o modalidad de estudio.</w:t>
      </w:r>
    </w:p>
    <w:p w:rsidR="00B054BE" w:rsidP="3FAE1183" w:rsidRDefault="78B908BA" w14:paraId="2E30BEBE" w14:textId="77777777">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En cuanto a los servicios institucionales, los estudiantes disponen de salas de cómputo, repositorios digitales, bases de datos académicas, servicios de gestión cultural, y acceso a bibliotecas físicas y virtuales. Estos recursos, articulados con la política institucional de inclusión y diversidad, garantizan el acceso equitativo y la apropiación de herramientas de aprendizaje pertinentes.</w:t>
      </w:r>
    </w:p>
    <w:p w:rsidRPr="00B054BE" w:rsidR="00CE501C" w:rsidP="3FAE1183" w:rsidRDefault="78B908BA" w14:paraId="282E118A" w14:textId="56AFB7F3">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 xml:space="preserve">Finalmente, </w:t>
      </w:r>
      <w:r w:rsidRPr="00B054BE" w:rsidR="2535197B">
        <w:rPr>
          <w:rFonts w:eastAsiaTheme="minorEastAsia"/>
          <w:sz w:val="22"/>
          <w:szCs w:val="22"/>
          <w:lang w:eastAsia="en-US"/>
        </w:rPr>
        <w:t xml:space="preserve">con </w:t>
      </w:r>
      <w:r w:rsidRPr="00B054BE">
        <w:rPr>
          <w:rFonts w:eastAsiaTheme="minorEastAsia"/>
          <w:sz w:val="22"/>
          <w:szCs w:val="22"/>
          <w:lang w:eastAsia="en-US"/>
        </w:rPr>
        <w:t>la valoración realizada a través de encuestas de satisfacción y reportes de uso de equipos y servicios muestra un nivel positivo de percepción en cuanto a la disponibilidad, calidad y pertinencia de los recursos, lo cual evidencia el impacto favorable que estos han tenido en la formación de los estudiantes.</w:t>
      </w:r>
    </w:p>
    <w:p w:rsidRPr="00B054BE" w:rsidR="00CE501C" w:rsidP="00F04A80" w:rsidRDefault="00CE501C" w14:paraId="3991B124" w14:textId="270BDF17">
      <w:pPr>
        <w:pStyle w:val="Sinespaciado"/>
        <w:spacing w:before="240" w:line="276" w:lineRule="auto"/>
        <w:jc w:val="both"/>
        <w:rPr>
          <w:rFonts w:ascii="Times New Roman" w:hAnsi="Times New Roman" w:cs="Times New Roman"/>
        </w:rPr>
      </w:pPr>
      <w:r w:rsidRPr="00B054BE">
        <w:rPr>
          <w:rFonts w:ascii="Times New Roman" w:hAnsi="Times New Roman" w:cs="Times New Roman"/>
        </w:rPr>
        <w:t>El programa académico demuestra la existencia, actualización y disponibilidad de recursos, equipos y ambientes de aprendizaje que fortalecen los procesos formativos de los estudiantes. Así mismo, evidencia que estos recursos son utilizados y apropiados de manera efectiva por la comunidad estudiantil, garantizando un entorno de aprendizaje integral, inclusivo y acorde con las demandas de la formación en ingeniería y los estándares de alta calidad.</w:t>
      </w:r>
    </w:p>
    <w:p w:rsidRPr="006451FC" w:rsidR="005F31DF" w:rsidP="689739AE" w:rsidRDefault="005F31DF" w14:paraId="45AC1386" w14:textId="1C67FC9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1" w:id="198"/>
      <w:bookmarkStart w:name="_Toc211324574" w:id="19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39. Estrategias y recursos de apoyo a estudiantes</w:t>
      </w:r>
      <w:r w:rsidRPr="006451FC" w:rsidR="00C515DB">
        <w:rPr>
          <w:rFonts w:ascii="Times New Roman" w:hAnsi="Times New Roman" w:cs="Times New Roman"/>
          <w:i w:val="0"/>
          <w:iCs w:val="0"/>
          <w:color w:val="auto"/>
          <w:sz w:val="22"/>
          <w:szCs w:val="22"/>
        </w:rPr>
        <w:t>.</w:t>
      </w:r>
      <w:bookmarkEnd w:id="198"/>
      <w:bookmarkEnd w:id="199"/>
    </w:p>
    <w:tbl>
      <w:tblPr>
        <w:tblStyle w:val="Tablaconcuadrcula"/>
        <w:tblW w:w="8964" w:type="dxa"/>
        <w:tblInd w:w="-5" w:type="dxa"/>
        <w:tblLook w:val="04A0" w:firstRow="1" w:lastRow="0" w:firstColumn="1" w:lastColumn="0" w:noHBand="0" w:noVBand="1"/>
      </w:tblPr>
      <w:tblGrid>
        <w:gridCol w:w="2988"/>
        <w:gridCol w:w="2988"/>
        <w:gridCol w:w="2988"/>
      </w:tblGrid>
      <w:tr w:rsidRPr="006451FC" w:rsidR="005F31DF" w:rsidTr="00EC1BA0" w14:paraId="2E2EC354" w14:textId="77777777">
        <w:trPr>
          <w:trHeight w:val="331"/>
        </w:trPr>
        <w:tc>
          <w:tcPr>
            <w:tcW w:w="2988" w:type="dxa"/>
            <w:shd w:val="clear" w:color="auto" w:fill="DEEAF6" w:themeFill="accent5" w:themeFillTint="33"/>
            <w:vAlign w:val="center"/>
          </w:tcPr>
          <w:p w:rsidRPr="006451FC" w:rsidR="005F31DF" w:rsidP="00C515DB" w:rsidRDefault="005F31DF" w14:paraId="7575D71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5F31DF" w:rsidP="00C515DB" w:rsidRDefault="005F31DF" w14:paraId="44C97E4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5F31DF" w:rsidP="00C515DB" w:rsidRDefault="005F31DF" w14:paraId="00FE131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CE501C" w:rsidTr="00EC1BA0" w14:paraId="78E53D09" w14:textId="77777777">
        <w:trPr>
          <w:trHeight w:val="307"/>
        </w:trPr>
        <w:tc>
          <w:tcPr>
            <w:tcW w:w="2988" w:type="dxa"/>
            <w:vAlign w:val="center"/>
          </w:tcPr>
          <w:p w:rsidRPr="006451FC" w:rsidR="00CE501C" w:rsidP="00C515DB" w:rsidRDefault="00CE501C" w14:paraId="530837EB" w14:textId="5DB72B8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rsidRPr="006451FC" w:rsidR="00CE501C" w:rsidP="00C515DB" w:rsidRDefault="55283DD4" w14:paraId="7D5625DF" w14:textId="570E8A2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rsidRPr="006451FC" w:rsidR="00CE501C" w:rsidP="00C515DB" w:rsidRDefault="55283DD4" w14:paraId="6CF7C8F4" w14:textId="310FF8F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35.51</w:t>
            </w:r>
          </w:p>
        </w:tc>
      </w:tr>
    </w:tbl>
    <w:p w:rsidRPr="006451FC" w:rsidR="005B1879" w:rsidP="00F04A80" w:rsidRDefault="005F31DF" w14:paraId="3CE15009" w14:textId="44959C9F">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5B1879" w:rsidP="00F04A80" w:rsidRDefault="00D97984" w14:paraId="48BAF1D8" w14:textId="3414B26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40. Recursos </w:t>
      </w:r>
      <w:r w:rsidRPr="006451FC" w:rsidR="007843D9">
        <w:rPr>
          <w:rFonts w:ascii="Times New Roman" w:hAnsi="Times New Roman" w:cs="Times New Roman"/>
          <w:b/>
          <w:bCs/>
        </w:rPr>
        <w:t xml:space="preserve">bibliográficos y de información  </w:t>
      </w:r>
    </w:p>
    <w:p w:rsidRPr="00B054BE" w:rsidR="00CE501C" w:rsidP="00F04A80" w:rsidRDefault="00CE501C" w14:paraId="6B49C794"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w:t>
      </w:r>
      <w:hyperlink w:history="1" r:id="rId69">
        <w:r w:rsidRPr="00B054BE">
          <w:rPr>
            <w:rStyle w:val="Hipervnculo"/>
            <w:rFonts w:ascii="Times New Roman" w:hAnsi="Times New Roman" w:cs="Times New Roman"/>
          </w:rPr>
          <w:t>la Resolución de Rectoría 130 de 2004</w:t>
        </w:r>
      </w:hyperlink>
      <w:r w:rsidRPr="00B054BE">
        <w:rPr>
          <w:rFonts w:ascii="Times New Roman" w:hAnsi="Times New Roman" w:cs="Times New Roman"/>
        </w:rPr>
        <w:t>.</w:t>
      </w:r>
    </w:p>
    <w:p w:rsidRPr="00B054BE" w:rsidR="00CE501C" w:rsidP="00F04A80" w:rsidRDefault="00CE501C" w14:paraId="592725D0"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Durante el período de acreditación en alta calidad, el programa ha fortalecido el acceso a recursos bibliográficos y de información, tanto físicos como digitales, que responden a las necesidades de estudiantes, docentes e investigadores. En este marco, se destaca la implementación del Centro de Recursos para el Aprendizaje y la Investigación (CRAI), cuyo portafolio integra servicios de consulta, préstamo, formación en competencias informacionales y acceso a bases de datos especializadas.</w:t>
      </w:r>
    </w:p>
    <w:p w:rsidRPr="00B054BE" w:rsidR="00CE501C" w:rsidP="00F04A80" w:rsidRDefault="00CE501C" w14:paraId="071E19FA"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Gracias a los proyectos de inversión institucional, como el Proyecto 41506 de Dotación y Actualización del Sistema de Bibliotecas, se ha logrado la adquisición y renovación de material bibliográfico, suscripciones a bases de datos indexadas y de alto impacto, actualización de software de gestión bibliográfica y fortalecimiento de los servicios interbibliotecarios. Esto ha permitido a la comunidad académica del programa acceder a información actualizada y pertinente en áreas de ingeniería y campos afines.</w:t>
      </w:r>
    </w:p>
    <w:p w:rsidRPr="00B054BE" w:rsidR="00CE501C" w:rsidP="00F04A80" w:rsidRDefault="78B908BA" w14:paraId="658CEDCE"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El programa también se beneficia del repositorio institucional, que concentra publicaciones académicas y de investigación producidas por docentes y estudiantes, garantizando la visibilidad y acceso abierto a la producción científica. De igual manera, se han consolidado alianzas interbibliotecarias que amplían el acceso a recursos de información de otras universidades y centros de investigación.</w:t>
      </w:r>
    </w:p>
    <w:p w:rsidRPr="00B054BE" w:rsidR="13CD0F06" w:rsidP="00B054BE" w:rsidRDefault="13CD0F06" w14:paraId="670CC875" w14:textId="7CA6643F">
      <w:pPr>
        <w:spacing w:line="257" w:lineRule="auto"/>
        <w:jc w:val="both"/>
        <w:rPr>
          <w:rFonts w:ascii="Times New Roman" w:hAnsi="Times New Roman" w:eastAsia="Calibri" w:cs="Times New Roman"/>
          <w:lang w:val="es-CO"/>
        </w:rPr>
      </w:pPr>
      <w:r w:rsidRPr="00B054BE">
        <w:rPr>
          <w:rFonts w:ascii="Times New Roman" w:hAnsi="Times New Roman" w:eastAsia="Calibri" w:cs="Times New Roman"/>
          <w:lang w:val="es-CO"/>
        </w:rPr>
        <w:t>La apreciación de los estudiantes respecto del material bibliográfico y de información en la encuesta realizada es del 81% totalmente o de acuerdo, el 15% ni de acuerdo ni en desacuerdo y el 4% en desacuerdo. Con este resultado se puede pensar que la inversión realizada en estos recursos si son aprovechados y valorados por los estudiantes. En cuanto a los docentes, en la encuesta</w:t>
      </w:r>
      <w:r w:rsidRPr="00B054BE" w:rsidR="765EEE4B">
        <w:rPr>
          <w:rFonts w:ascii="Times New Roman" w:hAnsi="Times New Roman" w:eastAsia="Calibri" w:cs="Times New Roman"/>
          <w:lang w:val="es-CO"/>
        </w:rPr>
        <w:t xml:space="preserve"> las respuestas</w:t>
      </w:r>
      <w:r w:rsidRPr="00B054BE">
        <w:rPr>
          <w:rFonts w:ascii="Times New Roman" w:hAnsi="Times New Roman" w:eastAsia="Calibri" w:cs="Times New Roman"/>
          <w:lang w:val="es-CO"/>
        </w:rPr>
        <w:t xml:space="preserve"> se enfocan en las bases de datos, donde muestran que la disponibilidad puede mejorar y que efectivamente hacen uso de las que están disponibles.</w:t>
      </w:r>
    </w:p>
    <w:p w:rsidRPr="00B054BE" w:rsidR="00D65BCC" w:rsidP="00B054BE" w:rsidRDefault="662BFC92" w14:paraId="3FE9B1B8" w14:textId="091827B5">
      <w:pPr>
        <w:spacing w:line="257" w:lineRule="auto"/>
        <w:jc w:val="both"/>
        <w:rPr>
          <w:rFonts w:ascii="Times New Roman" w:hAnsi="Times New Roman" w:cs="Times New Roman"/>
        </w:rPr>
      </w:pPr>
      <w:r w:rsidRPr="00B054BE">
        <w:rPr>
          <w:rFonts w:ascii="Times New Roman" w:hAnsi="Times New Roman" w:eastAsia="Calibri" w:cs="Times New Roman"/>
          <w:lang w:val="es-CO"/>
        </w:rPr>
        <w:t xml:space="preserve">Se puede concluir de las </w:t>
      </w:r>
      <w:r w:rsidRPr="00B054BE" w:rsidR="78B908BA">
        <w:rPr>
          <w:rFonts w:ascii="Times New Roman" w:hAnsi="Times New Roman" w:cs="Times New Roman"/>
        </w:rPr>
        <w:t>encuestas de satisfacción y reportes de uso evidencian una valoración positiva de los estudiantes y docentes sobre la suficiencia, pertinencia y actualización de los recursos bibliográficos, destacando como fortalezas el acceso remoto a bases de datos, la capacitación en competencias informacionales y la disponibilidad de recursos impresos y digitales especializados.</w:t>
      </w:r>
      <w:r w:rsidR="00B054BE">
        <w:rPr>
          <w:rFonts w:ascii="Times New Roman" w:hAnsi="Times New Roman" w:cs="Times New Roman"/>
        </w:rPr>
        <w:t xml:space="preserve"> </w:t>
      </w:r>
      <w:r w:rsidRPr="00B054BE" w:rsidR="00CE501C">
        <w:rPr>
          <w:rFonts w:ascii="Times New Roman" w:hAnsi="Times New Roman" w:cs="Times New Roman"/>
        </w:rPr>
        <w:t>El programa académico cuenta con recursos bibliográficos e informacionales suficientes, actualizados y pertinentes, que garantizan el acceso a la totalidad de estudiantes, atendiendo a las características del nivel de formación y la modalidad del programa. La articulación con el Sistema de Bibliotecas y la inversión institucional en dotación, actualización y ampliación de servicios constituyen un soporte sólido para los procesos de enseñanza, aprendizaje, investigación y creación.</w:t>
      </w:r>
    </w:p>
    <w:p w:rsidRPr="006451FC" w:rsidR="00D65BCC" w:rsidP="689739AE" w:rsidRDefault="00D65BCC" w14:paraId="0353BAE3" w14:textId="5C51C8E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2" w:id="200"/>
      <w:bookmarkStart w:name="_Toc211324575" w:id="20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40. Recursos bibliográficos y de información</w:t>
      </w:r>
      <w:r w:rsidRPr="006451FC" w:rsidR="00C515DB">
        <w:rPr>
          <w:rFonts w:ascii="Times New Roman" w:hAnsi="Times New Roman" w:cs="Times New Roman"/>
          <w:i w:val="0"/>
          <w:iCs w:val="0"/>
          <w:color w:val="auto"/>
          <w:sz w:val="22"/>
          <w:szCs w:val="22"/>
        </w:rPr>
        <w:t>.</w:t>
      </w:r>
      <w:bookmarkEnd w:id="200"/>
      <w:bookmarkEnd w:id="201"/>
    </w:p>
    <w:tbl>
      <w:tblPr>
        <w:tblStyle w:val="Tablaconcuadrcula"/>
        <w:tblW w:w="8976" w:type="dxa"/>
        <w:tblInd w:w="-5" w:type="dxa"/>
        <w:tblLook w:val="04A0" w:firstRow="1" w:lastRow="0" w:firstColumn="1" w:lastColumn="0" w:noHBand="0" w:noVBand="1"/>
      </w:tblPr>
      <w:tblGrid>
        <w:gridCol w:w="2992"/>
        <w:gridCol w:w="2992"/>
        <w:gridCol w:w="2992"/>
      </w:tblGrid>
      <w:tr w:rsidRPr="006451FC" w:rsidR="00D65BCC" w:rsidTr="00795562" w14:paraId="6A443DC4" w14:textId="77777777">
        <w:trPr>
          <w:trHeight w:val="321"/>
        </w:trPr>
        <w:tc>
          <w:tcPr>
            <w:tcW w:w="2992" w:type="dxa"/>
            <w:shd w:val="clear" w:color="auto" w:fill="DEEAF6" w:themeFill="accent5" w:themeFillTint="33"/>
            <w:vAlign w:val="center"/>
          </w:tcPr>
          <w:p w:rsidRPr="006451FC" w:rsidR="00D65BCC" w:rsidP="00C515DB" w:rsidRDefault="00D65BCC" w14:paraId="3E353E2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D65BCC" w:rsidP="00C515DB" w:rsidRDefault="00D65BCC" w14:paraId="1B9F288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D65BCC" w:rsidP="00C515DB" w:rsidRDefault="00D65BCC" w14:paraId="43E2AE4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CE501C" w:rsidTr="00795562" w14:paraId="41A5CC87" w14:textId="77777777">
        <w:trPr>
          <w:trHeight w:val="299"/>
        </w:trPr>
        <w:tc>
          <w:tcPr>
            <w:tcW w:w="2992" w:type="dxa"/>
            <w:vAlign w:val="center"/>
          </w:tcPr>
          <w:p w:rsidRPr="006451FC" w:rsidR="00CE501C" w:rsidP="00C515DB" w:rsidRDefault="00CE501C" w14:paraId="57028AF4" w14:textId="1AA0D9B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CE501C" w:rsidP="00C515DB" w:rsidRDefault="55283DD4" w14:paraId="17998B0F" w14:textId="27CCFDCD">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CE501C" w:rsidP="00C515DB" w:rsidRDefault="55283DD4" w14:paraId="78787ECF" w14:textId="0F9E04D9">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24.64</w:t>
            </w:r>
          </w:p>
        </w:tc>
      </w:tr>
    </w:tbl>
    <w:p w:rsidRPr="006451FC" w:rsidR="005F31DF" w:rsidP="00F04A80" w:rsidRDefault="00D65BCC" w14:paraId="073CD4B7" w14:textId="26DF9A8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D97984" w:rsidP="00F04A80" w:rsidRDefault="00D97984" w14:paraId="23F04D00" w14:textId="77777777">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rsidRPr="00B054BE" w:rsidR="00CE501C" w:rsidP="00F04A80" w:rsidRDefault="00CE501C" w14:paraId="63D29353" w14:textId="2011EE8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sustentado en su tradición y en una cultura de mejoramiento continuo, ha consolidado fines filosóficos, pedagógicos y organizacionales que le otorgan identidad y coherencia. En este marco, debe asegurar de manera permanente la disponibilidad, acceso, uso y apropiación de medios educativos que fortalezcan los procesos de enseñanza y aprendizaje.</w:t>
      </w:r>
      <w:r w:rsidRPr="00B054BE" w:rsidR="000004B0">
        <w:rPr>
          <w:rFonts w:eastAsiaTheme="minorHAnsi"/>
          <w:sz w:val="22"/>
          <w:szCs w:val="22"/>
          <w:lang w:eastAsia="en-US"/>
        </w:rPr>
        <w:t xml:space="preserve"> </w:t>
      </w:r>
      <w:r w:rsidRPr="00B054BE">
        <w:rPr>
          <w:rFonts w:eastAsiaTheme="minorHAnsi"/>
          <w:sz w:val="22"/>
          <w:szCs w:val="22"/>
          <w:lang w:eastAsia="en-US"/>
        </w:rPr>
        <w:t>Estos medios</w:t>
      </w:r>
      <w:r w:rsidRPr="00B054BE" w:rsidR="000004B0">
        <w:rPr>
          <w:rFonts w:eastAsiaTheme="minorHAnsi"/>
          <w:sz w:val="22"/>
          <w:szCs w:val="22"/>
          <w:lang w:eastAsia="en-US"/>
        </w:rPr>
        <w:t xml:space="preserve">, </w:t>
      </w:r>
      <w:r w:rsidRPr="00B054BE">
        <w:rPr>
          <w:rFonts w:eastAsiaTheme="minorHAnsi"/>
          <w:sz w:val="22"/>
          <w:szCs w:val="22"/>
          <w:lang w:eastAsia="en-US"/>
        </w:rPr>
        <w:t>que incluyen recursos bibliográficos, digitales, tecnológicos, físicos y culturales</w:t>
      </w:r>
      <w:r w:rsidRPr="00B054BE" w:rsidR="000004B0">
        <w:rPr>
          <w:rFonts w:eastAsiaTheme="minorHAnsi"/>
          <w:sz w:val="22"/>
          <w:szCs w:val="22"/>
          <w:lang w:eastAsia="en-US"/>
        </w:rPr>
        <w:t xml:space="preserve">, </w:t>
      </w:r>
      <w:r w:rsidRPr="00B054BE">
        <w:rPr>
          <w:rFonts w:eastAsiaTheme="minorHAnsi"/>
          <w:sz w:val="22"/>
          <w:szCs w:val="22"/>
          <w:lang w:eastAsia="en-US"/>
        </w:rPr>
        <w:t>permiten la creación de ambientes de aprendizaje innovadores, inclusivos y actualizados, coherentes con los resultados de aprendizaje esperados y con las demandas propias del nivel de formación y la modalidad del programa.</w:t>
      </w:r>
    </w:p>
    <w:p w:rsidRPr="00B054BE" w:rsidR="00CE501C" w:rsidP="00F04A80" w:rsidRDefault="00CE501C" w14:paraId="24C2F7B0" w14:textId="63AF928C">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Asimismo, se espera que dichos recursos contribuyan al desarrollo de competencias autónomas, críticas, creativas y éticas en los estudiantes, y que se articulen con los procesos de investigación, innovación y proyección social. Con ello, el programa asegura la pertinencia, sostenibilidad e impacto de sus ambientes de aprendizaje, en concordancia con los lineamientos institucionales y las exigencias del contexto académico, científico y profesional.</w:t>
      </w:r>
    </w:p>
    <w:p w:rsidRPr="006451FC" w:rsidR="00C46303" w:rsidP="689739AE" w:rsidRDefault="00C46303" w14:paraId="7E3D542C" w14:textId="48943708">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3" w:id="202"/>
      <w:bookmarkStart w:name="_Toc211324576" w:id="20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10. Medios educativos y ambientes de aprendizaje</w:t>
      </w:r>
      <w:r w:rsidRPr="006451FC" w:rsidR="00C515DB">
        <w:rPr>
          <w:rFonts w:ascii="Times New Roman" w:hAnsi="Times New Roman" w:cs="Times New Roman"/>
          <w:i w:val="0"/>
          <w:iCs w:val="0"/>
          <w:color w:val="auto"/>
          <w:sz w:val="22"/>
          <w:szCs w:val="22"/>
        </w:rPr>
        <w:t>.</w:t>
      </w:r>
      <w:bookmarkEnd w:id="202"/>
      <w:bookmarkEnd w:id="203"/>
    </w:p>
    <w:tbl>
      <w:tblPr>
        <w:tblStyle w:val="Tablaconcuadrcula"/>
        <w:tblW w:w="9202" w:type="dxa"/>
        <w:tblLook w:val="04A0" w:firstRow="1" w:lastRow="0" w:firstColumn="1" w:lastColumn="0" w:noHBand="0" w:noVBand="1"/>
      </w:tblPr>
      <w:tblGrid>
        <w:gridCol w:w="2263"/>
        <w:gridCol w:w="2127"/>
        <w:gridCol w:w="1559"/>
        <w:gridCol w:w="1134"/>
        <w:gridCol w:w="2119"/>
      </w:tblGrid>
      <w:tr w:rsidRPr="006451FC" w:rsidR="00ED5B57" w:rsidTr="00C515DB" w14:paraId="6A1EDC94" w14:textId="77777777">
        <w:trPr>
          <w:trHeight w:val="479"/>
        </w:trPr>
        <w:tc>
          <w:tcPr>
            <w:tcW w:w="4390" w:type="dxa"/>
            <w:gridSpan w:val="2"/>
            <w:shd w:val="clear" w:color="auto" w:fill="DEEAF6" w:themeFill="accent5" w:themeFillTint="33"/>
            <w:vAlign w:val="center"/>
          </w:tcPr>
          <w:p w:rsidRPr="006451FC" w:rsidR="00ED5B57" w:rsidP="00C515DB" w:rsidRDefault="00ED5B57" w14:paraId="5BE8294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rsidRPr="006451FC" w:rsidR="00ED5B57" w:rsidP="00C515DB" w:rsidRDefault="00ED5B57" w14:paraId="7483EDD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ED5B57" w:rsidP="00C515DB" w:rsidRDefault="00ED5B57" w14:paraId="579E2C8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CE501C" w:rsidTr="00C515DB" w14:paraId="69F6366F" w14:textId="77777777">
        <w:trPr>
          <w:trHeight w:val="96"/>
        </w:trPr>
        <w:tc>
          <w:tcPr>
            <w:tcW w:w="2263" w:type="dxa"/>
            <w:shd w:val="clear" w:color="auto" w:fill="DEEAF6" w:themeFill="accent5" w:themeFillTint="33"/>
            <w:vAlign w:val="center"/>
          </w:tcPr>
          <w:p w:rsidRPr="006451FC" w:rsidR="00CE501C" w:rsidP="00C515DB" w:rsidRDefault="00CE501C" w14:paraId="3D011A0B" w14:textId="1EAAAF4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rsidRPr="006451FC" w:rsidR="00CE501C" w:rsidP="00C515DB" w:rsidRDefault="00CE501C" w14:paraId="6E50F0A2" w14:textId="2B7CE1A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559" w:type="dxa"/>
            <w:shd w:val="clear" w:color="auto" w:fill="DEEAF6" w:themeFill="accent5" w:themeFillTint="33"/>
            <w:vAlign w:val="center"/>
          </w:tcPr>
          <w:p w:rsidRPr="006451FC" w:rsidR="00CE501C" w:rsidP="00C515DB" w:rsidRDefault="00CE501C" w14:paraId="322C727C" w14:textId="712C58B3">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134" w:type="dxa"/>
            <w:shd w:val="clear" w:color="auto" w:fill="DEEAF6" w:themeFill="accent5" w:themeFillTint="33"/>
            <w:vAlign w:val="center"/>
          </w:tcPr>
          <w:p w:rsidRPr="006451FC" w:rsidR="00CE501C" w:rsidP="00C515DB" w:rsidRDefault="00CE501C" w14:paraId="6E30CDCB" w14:textId="2160B6ED">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rsidRPr="006451FC" w:rsidR="00CE501C" w:rsidP="00C515DB" w:rsidRDefault="00CE501C" w14:paraId="6153E146" w14:textId="77777777">
            <w:pPr>
              <w:pStyle w:val="Sinespaciado"/>
              <w:jc w:val="center"/>
              <w:rPr>
                <w:rFonts w:ascii="Times New Roman" w:hAnsi="Times New Roman" w:cs="Times New Roman"/>
                <w:b/>
                <w:bCs/>
                <w:sz w:val="20"/>
                <w:szCs w:val="20"/>
              </w:rPr>
            </w:pPr>
          </w:p>
        </w:tc>
      </w:tr>
      <w:tr w:rsidRPr="006451FC" w:rsidR="00CE501C" w:rsidTr="00C515DB" w14:paraId="3625394A" w14:textId="77777777">
        <w:trPr>
          <w:trHeight w:val="245"/>
        </w:trPr>
        <w:tc>
          <w:tcPr>
            <w:tcW w:w="2263" w:type="dxa"/>
            <w:vAlign w:val="center"/>
          </w:tcPr>
          <w:p w:rsidRPr="006451FC" w:rsidR="00CE501C" w:rsidP="00C515DB" w:rsidRDefault="00CE501C" w14:paraId="259331C5" w14:textId="16566589">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rsidRPr="006451FC" w:rsidR="00CE501C" w:rsidP="00C515DB" w:rsidRDefault="00CE501C" w14:paraId="1AE90632" w14:textId="0B81FE88">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559" w:type="dxa"/>
            <w:vAlign w:val="center"/>
          </w:tcPr>
          <w:p w:rsidRPr="006451FC" w:rsidR="00CE501C" w:rsidP="00C515DB" w:rsidRDefault="55283DD4" w14:paraId="789F6568" w14:textId="07B76A1C">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134" w:type="dxa"/>
            <w:vAlign w:val="center"/>
          </w:tcPr>
          <w:p w:rsidRPr="006451FC" w:rsidR="00CE501C" w:rsidP="00C515DB" w:rsidRDefault="55283DD4" w14:paraId="16023E4B" w14:textId="012935D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2119" w:type="dxa"/>
            <w:vAlign w:val="center"/>
          </w:tcPr>
          <w:p w:rsidRPr="006451FC" w:rsidR="00CE501C" w:rsidP="00C515DB" w:rsidRDefault="55283DD4" w14:paraId="6F1C924B" w14:textId="315BCB1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6,88%</w:t>
            </w:r>
          </w:p>
        </w:tc>
      </w:tr>
      <w:tr w:rsidRPr="006451FC" w:rsidR="00ED5B57" w:rsidTr="00C515DB" w14:paraId="39B8164E" w14:textId="77777777">
        <w:trPr>
          <w:trHeight w:val="397"/>
        </w:trPr>
        <w:tc>
          <w:tcPr>
            <w:tcW w:w="4390" w:type="dxa"/>
            <w:gridSpan w:val="2"/>
            <w:shd w:val="clear" w:color="auto" w:fill="DEEAF6" w:themeFill="accent5" w:themeFillTint="33"/>
            <w:vAlign w:val="center"/>
          </w:tcPr>
          <w:p w:rsidRPr="006451FC" w:rsidR="00ED5B57" w:rsidP="00C515DB" w:rsidRDefault="00ED5B57" w14:paraId="4D13910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rsidRPr="006451FC" w:rsidR="00ED5B57" w:rsidP="00C515DB" w:rsidRDefault="00ED5B57" w14:paraId="02B01F9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ED5B57" w:rsidTr="69F9F92C" w14:paraId="3A93591E" w14:textId="77777777">
        <w:trPr>
          <w:trHeight w:val="245"/>
        </w:trPr>
        <w:tc>
          <w:tcPr>
            <w:tcW w:w="4390" w:type="dxa"/>
            <w:gridSpan w:val="2"/>
          </w:tcPr>
          <w:p w:rsidRPr="006451FC" w:rsidR="001B1DFB" w:rsidP="00B054BE" w:rsidRDefault="001B1DFB" w14:paraId="62C97864" w14:textId="383B279C">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estrategias institucionales de apoyo a la docencia mediante capacitación pedagógica, acompañamiento en innovación educativa y acceso a herramientas digitales.</w:t>
            </w:r>
          </w:p>
          <w:p w:rsidRPr="006451FC" w:rsidR="001B1DFB" w:rsidP="00B054BE" w:rsidRDefault="001B1DFB" w14:paraId="2F7BCD7F" w14:textId="7777777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recursos de apoyo a estudiantes, como aulas virtuales, bibliotecas físicas y digitales, laboratorios especializados y plataformas de aprendizaje colaborativo.</w:t>
            </w:r>
          </w:p>
          <w:p w:rsidRPr="006451FC" w:rsidR="001B1DFB" w:rsidP="00B054BE" w:rsidRDefault="001B1DFB" w14:paraId="72F823F1" w14:textId="7777777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a recursos bibliográficos y bases de datos internacionales (IEEE Xplore, Scopus, ScienceDirect, Springer, entre otros), que respaldan la formación investigativa y el trabajo autónomo.</w:t>
            </w:r>
          </w:p>
          <w:p w:rsidRPr="006451FC" w:rsidR="001B1DFB" w:rsidP="00B054BE" w:rsidRDefault="001B1DFB" w14:paraId="68D61CDB" w14:textId="506B5061">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Incorporación de ambientes de aprendizaje flexibles y modernos que facilitan la docencia presencial, virtual y combinada.</w:t>
            </w:r>
          </w:p>
          <w:p w:rsidRPr="006451FC" w:rsidR="00ED5B57" w:rsidP="00B054BE" w:rsidRDefault="001B1DFB" w14:paraId="3B43EEE5" w14:textId="7652FD8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rsidRPr="006451FC" w:rsidR="001B1DFB" w:rsidP="00B054BE" w:rsidRDefault="001B1DFB" w14:paraId="49652583" w14:textId="11E5EDF4">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actualización periódica de equipos y software especializado para mantener la pertinencia frente a las demandas emergentes de las TIC.</w:t>
            </w:r>
          </w:p>
          <w:p w:rsidRPr="006451FC" w:rsidR="001B1DFB" w:rsidP="00B054BE" w:rsidRDefault="001B1DFB" w14:paraId="2FD00AAB" w14:textId="2F46640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limitaciones en la integración de todos los recursos en un sistema unificado de gestión del aprendizaje, lo que puede generar dispersión en el acceso.</w:t>
            </w:r>
          </w:p>
          <w:p w:rsidRPr="006451FC" w:rsidR="001B1DFB" w:rsidP="00B054BE" w:rsidRDefault="001B1DFB" w14:paraId="44FB4820" w14:textId="4AF14011">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mejorar los programas de capacitación docente en el uso avanzado de medios tecnológicos y pedagógicos innovadores.</w:t>
            </w:r>
          </w:p>
          <w:p w:rsidRPr="006451FC" w:rsidR="00ED5B57" w:rsidP="00B054BE" w:rsidRDefault="001B1DFB" w14:paraId="38309365" w14:textId="770ADB8C">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Algunos estudiantes perciben insuficiencia en la disponibilidad de ciertos recursos bibliográficos físicos y sugieren ampliar la cobertura digital en áreas específicas.</w:t>
            </w:r>
          </w:p>
        </w:tc>
      </w:tr>
    </w:tbl>
    <w:p w:rsidRPr="006451FC" w:rsidR="005B1879" w:rsidP="00F04A80" w:rsidRDefault="00ED5B57" w14:paraId="45AE7194" w14:textId="4731329E">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515DB">
        <w:rPr>
          <w:rFonts w:ascii="Times New Roman" w:hAnsi="Times New Roman" w:cs="Times New Roman"/>
        </w:rPr>
        <w:t>.</w:t>
      </w:r>
    </w:p>
    <w:p w:rsidRPr="006451FC" w:rsidR="00D97984" w:rsidP="00B054BE" w:rsidRDefault="39B7B66B" w14:paraId="54C6B4F1" w14:textId="2C7543BB">
      <w:pPr>
        <w:pStyle w:val="Ttulo3"/>
        <w:numPr>
          <w:ilvl w:val="2"/>
          <w:numId w:val="31"/>
        </w:numPr>
        <w:spacing w:line="276" w:lineRule="auto"/>
        <w:jc w:val="both"/>
        <w:rPr>
          <w:rFonts w:cs="Times New Roman"/>
        </w:rPr>
      </w:pPr>
      <w:bookmarkStart w:name="_Toc1641292808" w:id="204"/>
      <w:bookmarkStart w:name="_Toc2134924903" w:id="205"/>
      <w:bookmarkStart w:name="_Toc211321929" w:id="206"/>
      <w:r w:rsidRPr="006451FC">
        <w:rPr>
          <w:rFonts w:cs="Times New Roman"/>
        </w:rPr>
        <w:t xml:space="preserve">Factor 11. Organización, </w:t>
      </w:r>
      <w:r w:rsidRPr="006451FC" w:rsidR="4ED4BDA1">
        <w:rPr>
          <w:rFonts w:cs="Times New Roman"/>
        </w:rPr>
        <w:t>administración y financiación del programa académico</w:t>
      </w:r>
      <w:bookmarkEnd w:id="204"/>
      <w:bookmarkEnd w:id="205"/>
      <w:bookmarkEnd w:id="206"/>
      <w:r w:rsidRPr="006451FC" w:rsidR="4ED4BDA1">
        <w:rPr>
          <w:rFonts w:cs="Times New Roman"/>
        </w:rPr>
        <w:t xml:space="preserve">   </w:t>
      </w:r>
    </w:p>
    <w:p w:rsidRPr="006451FC" w:rsidR="00D97984" w:rsidP="00F04A80" w:rsidRDefault="00D97984" w14:paraId="66186760" w14:textId="6A60836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41. Organización y </w:t>
      </w:r>
      <w:r w:rsidRPr="006451FC" w:rsidR="007843D9">
        <w:rPr>
          <w:rFonts w:ascii="Times New Roman" w:hAnsi="Times New Roman" w:cs="Times New Roman"/>
          <w:b/>
          <w:bCs/>
        </w:rPr>
        <w:t>a</w:t>
      </w:r>
      <w:r w:rsidRPr="006451FC">
        <w:rPr>
          <w:rFonts w:ascii="Times New Roman" w:hAnsi="Times New Roman" w:cs="Times New Roman"/>
          <w:b/>
          <w:bCs/>
        </w:rPr>
        <w:t xml:space="preserve">dministración   </w:t>
      </w:r>
    </w:p>
    <w:p w:rsidRPr="00B054BE" w:rsidR="0035341F" w:rsidP="6BBB1636" w:rsidRDefault="0035341F" w14:paraId="0E3DB125" w14:textId="77777777">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 xml:space="preserve">El programa académico se enmarca en la normativa institucional que define la estructura organizacional y los principios de gestión de la Universidad Distrital Francisco José de Caldas, fundamentada en </w:t>
      </w:r>
      <w:hyperlink w:history="1" r:id="rId70">
        <w:r w:rsidRPr="00B054BE">
          <w:rPr>
            <w:rStyle w:val="Hipervnculo"/>
            <w:rFonts w:eastAsiaTheme="minorEastAsia"/>
            <w:sz w:val="22"/>
            <w:szCs w:val="22"/>
            <w:lang w:eastAsia="en-US"/>
          </w:rPr>
          <w:t xml:space="preserve">el </w:t>
        </w:r>
        <w:r w:rsidRPr="00B054BE">
          <w:rPr>
            <w:rStyle w:val="Hipervnculo"/>
            <w:rFonts w:eastAsiaTheme="minorEastAsia"/>
            <w:sz w:val="22"/>
            <w:szCs w:val="22"/>
            <w:lang w:eastAsia="en-US"/>
          </w:rPr>
          <w:t>Acuerdo 004 de 1996</w:t>
        </w:r>
      </w:hyperlink>
      <w:r w:rsidRPr="00B054BE">
        <w:rPr>
          <w:rFonts w:eastAsiaTheme="minorEastAsia"/>
          <w:sz w:val="22"/>
          <w:szCs w:val="22"/>
          <w:lang w:eastAsia="en-US"/>
        </w:rPr>
        <w:t xml:space="preserve"> (Estatuto Académico), </w:t>
      </w:r>
      <w:hyperlink w:history="1" r:id="rId71">
        <w:r w:rsidRPr="00B054BE">
          <w:rPr>
            <w:rStyle w:val="Hipervnculo"/>
            <w:rFonts w:eastAsiaTheme="minorEastAsia"/>
            <w:sz w:val="22"/>
            <w:szCs w:val="22"/>
            <w:lang w:eastAsia="en-US"/>
          </w:rPr>
          <w:t>el Acuerdo 003 de 1997</w:t>
        </w:r>
      </w:hyperlink>
      <w:r w:rsidRPr="00B054BE">
        <w:rPr>
          <w:rFonts w:eastAsiaTheme="minorEastAsia"/>
          <w:sz w:val="22"/>
          <w:szCs w:val="22"/>
          <w:lang w:eastAsia="en-US"/>
        </w:rPr>
        <w:t xml:space="preserve"> (Estatuto General), </w:t>
      </w:r>
      <w:hyperlink w:history="1" r:id="rId72">
        <w:r w:rsidRPr="00B054BE">
          <w:rPr>
            <w:rStyle w:val="Hipervnculo"/>
            <w:rFonts w:eastAsiaTheme="minorEastAsia"/>
            <w:sz w:val="22"/>
            <w:szCs w:val="22"/>
            <w:lang w:eastAsia="en-US"/>
          </w:rPr>
          <w:t>el Acuerdo 011 de 2002</w:t>
        </w:r>
      </w:hyperlink>
      <w:r w:rsidRPr="00B054BE">
        <w:rPr>
          <w:rFonts w:eastAsiaTheme="minorEastAsia"/>
          <w:sz w:val="22"/>
          <w:szCs w:val="22"/>
          <w:lang w:eastAsia="en-US"/>
        </w:rPr>
        <w:t xml:space="preserve"> (Estatuto del Docente de Carrera) y el </w:t>
      </w:r>
      <w:hyperlink w:history="1" r:id="rId73">
        <w:r w:rsidRPr="00B054BE">
          <w:rPr>
            <w:rStyle w:val="Hipervnculo"/>
            <w:rFonts w:eastAsiaTheme="minorEastAsia"/>
            <w:sz w:val="22"/>
            <w:szCs w:val="22"/>
            <w:lang w:eastAsia="en-US"/>
          </w:rPr>
          <w:t>Acuerdo 001 de 2020 (Asamblea Universitaria)</w:t>
        </w:r>
      </w:hyperlink>
      <w:r w:rsidRPr="00B054BE">
        <w:rPr>
          <w:rFonts w:eastAsiaTheme="minorEastAsia"/>
          <w:sz w:val="22"/>
          <w:szCs w:val="22"/>
          <w:lang w:eastAsia="en-US"/>
        </w:rPr>
        <w:t>. Estos instrumentos normativos garantizan la existencia de lineamientos claros para la planeación, organización, administración y toma de decisiones en los diferentes niveles de la vida académica y administrativa de la institución.</w:t>
      </w:r>
    </w:p>
    <w:p w:rsidRPr="00B054BE" w:rsidR="0035341F" w:rsidP="00F04A80" w:rsidRDefault="0035341F" w14:paraId="6FC19654"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el marco de esta estructura, el programa académico cuenta con instancias como el Consejo Curricular y la Coordinación del Proyecto Curricular, encargadas de orientar, gestionar y velar por el cumplimiento de los objetivos de formación, así como de articular el desarrollo académico con los procesos de investigación, proyección social y bienestar universitario. La dinámica de trabajo de estas instancias se evidencia en las actas publicadas en la página oficial del programa y en los registros de participación de profesores, estudiantes y egresados en los órganos colegiados institucionales.</w:t>
      </w:r>
    </w:p>
    <w:p w:rsidRPr="00B054BE" w:rsidR="0035341F" w:rsidP="00F04A80" w:rsidRDefault="0035341F" w14:paraId="70B11610"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Durante la vigencia de la acreditación en alta calidad, el programa ha fortalecido sus prácticas de gestión, evidenciadas en la consolidación de procesos de planeación académica y administrativa, la actualización de calendarios académicos, la definición clara de roles y responsabilidades, y la participación activa de los coordinadores del proyecto curricular. Los perfiles profesionales de quienes han desempeñado la coordinación reflejan no solo el dominio disciplinar, sino también las competencias administrativas y de liderazgo necesarias para la gestión del programa.</w:t>
      </w:r>
    </w:p>
    <w:p w:rsidRPr="00B054BE" w:rsidR="004910BA" w:rsidP="00F04A80" w:rsidRDefault="0035341F" w14:paraId="193C784C" w14:textId="3D28F779">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términos de dedicación, los docentes del programa destinan horas específicas a labores de organización y administración, lo que asegura el seguimiento a los procesos académicos y administrativos. Estos esfuerzos se articulan con los sistemas institucionales de planeación, aseguramiento de la calidad y rendición de cuentas, lo cual fortalece la gobernanza académica y la transparencia en la gestión.</w:t>
      </w:r>
    </w:p>
    <w:p w:rsidRPr="00B054BE" w:rsidR="004910BA" w:rsidP="00F04A80" w:rsidRDefault="004910BA" w14:paraId="67AAB4B2" w14:textId="77777777">
      <w:pPr>
        <w:pStyle w:val="NormalWeb"/>
        <w:spacing w:before="0" w:beforeAutospacing="0" w:after="0" w:afterAutospacing="0" w:line="276" w:lineRule="auto"/>
        <w:jc w:val="both"/>
        <w:rPr>
          <w:rFonts w:eastAsiaTheme="minorHAnsi"/>
          <w:sz w:val="22"/>
          <w:szCs w:val="22"/>
          <w:lang w:eastAsia="en-US"/>
        </w:rPr>
      </w:pPr>
    </w:p>
    <w:p w:rsidRPr="00B054BE" w:rsidR="00727622" w:rsidP="00F04A80" w:rsidRDefault="0035341F" w14:paraId="33BBDDEB" w14:textId="6F3F3219">
      <w:pPr>
        <w:pStyle w:val="Sinespaciado"/>
        <w:spacing w:line="276" w:lineRule="auto"/>
        <w:jc w:val="both"/>
        <w:rPr>
          <w:rFonts w:ascii="Times New Roman" w:hAnsi="Times New Roman" w:cs="Times New Roman"/>
        </w:rPr>
      </w:pPr>
      <w:r w:rsidRPr="00B054BE">
        <w:rPr>
          <w:rFonts w:ascii="Times New Roman" w:hAnsi="Times New Roman" w:cs="Times New Roman"/>
        </w:rPr>
        <w:t>El programa académico cuenta con una estructura organizacional definida y respaldada por la normativa institucional que garantiza mecanismos de gestión participativa, incluyente y transparente. La existencia de cuerpos colegiados con representación de profesores, estudiantes y egresados, así como la consolidación de instancias administrativas como la Coordinación y el Consejo Curricular, evidencian la capacidad del programa para asegurar procesos de planeación, gestión y seguimiento que respaldan el aseguramiento de la alta calidad.</w:t>
      </w:r>
    </w:p>
    <w:p w:rsidRPr="006451FC" w:rsidR="00727622" w:rsidP="689739AE" w:rsidRDefault="00727622" w14:paraId="493D6047" w14:textId="790FF8D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4" w:id="207"/>
      <w:bookmarkStart w:name="_Toc211324577" w:id="20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41. Organización y administración</w:t>
      </w:r>
      <w:r w:rsidRPr="006451FC" w:rsidR="00344D06">
        <w:rPr>
          <w:rFonts w:ascii="Times New Roman" w:hAnsi="Times New Roman" w:cs="Times New Roman"/>
          <w:i w:val="0"/>
          <w:iCs w:val="0"/>
          <w:color w:val="auto"/>
          <w:sz w:val="22"/>
          <w:szCs w:val="22"/>
        </w:rPr>
        <w:t>.</w:t>
      </w:r>
      <w:bookmarkEnd w:id="207"/>
      <w:bookmarkEnd w:id="208"/>
    </w:p>
    <w:tbl>
      <w:tblPr>
        <w:tblStyle w:val="Tablaconcuadrcula"/>
        <w:tblW w:w="8976" w:type="dxa"/>
        <w:tblInd w:w="-5" w:type="dxa"/>
        <w:tblLook w:val="04A0" w:firstRow="1" w:lastRow="0" w:firstColumn="1" w:lastColumn="0" w:noHBand="0" w:noVBand="1"/>
      </w:tblPr>
      <w:tblGrid>
        <w:gridCol w:w="2992"/>
        <w:gridCol w:w="2992"/>
        <w:gridCol w:w="2992"/>
      </w:tblGrid>
      <w:tr w:rsidRPr="006451FC" w:rsidR="00727622" w:rsidTr="008E6E08" w14:paraId="255AD3AD" w14:textId="77777777">
        <w:trPr>
          <w:trHeight w:val="331"/>
        </w:trPr>
        <w:tc>
          <w:tcPr>
            <w:tcW w:w="2992" w:type="dxa"/>
            <w:shd w:val="clear" w:color="auto" w:fill="DEEAF6" w:themeFill="accent5" w:themeFillTint="33"/>
            <w:vAlign w:val="center"/>
          </w:tcPr>
          <w:p w:rsidRPr="006451FC" w:rsidR="00727622" w:rsidP="00344D06" w:rsidRDefault="00727622" w14:paraId="52A370D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727622" w:rsidP="00344D06" w:rsidRDefault="00727622" w14:paraId="632BC06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727622" w:rsidP="00344D06" w:rsidRDefault="00727622" w14:paraId="20818F1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35341F" w:rsidTr="008E6E08" w14:paraId="5DE8C602" w14:textId="77777777">
        <w:trPr>
          <w:trHeight w:val="307"/>
        </w:trPr>
        <w:tc>
          <w:tcPr>
            <w:tcW w:w="2992" w:type="dxa"/>
            <w:vAlign w:val="center"/>
          </w:tcPr>
          <w:p w:rsidRPr="006451FC" w:rsidR="0035341F" w:rsidP="00344D06" w:rsidRDefault="0035341F" w14:paraId="28774C6C" w14:textId="74B8751B">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2" w:type="dxa"/>
            <w:vAlign w:val="center"/>
          </w:tcPr>
          <w:p w:rsidRPr="006451FC" w:rsidR="0035341F" w:rsidP="00344D06" w:rsidRDefault="629234B0" w14:paraId="03BB8409" w14:textId="6371933A">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2" w:type="dxa"/>
            <w:vAlign w:val="center"/>
          </w:tcPr>
          <w:p w:rsidRPr="006451FC" w:rsidR="0035341F" w:rsidP="00344D06" w:rsidRDefault="629234B0" w14:paraId="4BC4F49B" w14:textId="455D7EA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23.02</w:t>
            </w:r>
          </w:p>
        </w:tc>
      </w:tr>
    </w:tbl>
    <w:p w:rsidRPr="006451FC" w:rsidR="00ED5B57" w:rsidP="00F04A80" w:rsidRDefault="00727622" w14:paraId="71B77AF2" w14:textId="58AF2E2D">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D97984" w:rsidP="00F04A80" w:rsidRDefault="00D97984" w14:paraId="5142C84F" w14:textId="738993FC">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42. Dirección y </w:t>
      </w:r>
      <w:r w:rsidRPr="006451FC" w:rsidR="007843D9">
        <w:rPr>
          <w:rFonts w:ascii="Times New Roman" w:hAnsi="Times New Roman" w:cs="Times New Roman"/>
          <w:b/>
          <w:bCs/>
        </w:rPr>
        <w:t>g</w:t>
      </w:r>
      <w:r w:rsidRPr="006451FC">
        <w:rPr>
          <w:rFonts w:ascii="Times New Roman" w:hAnsi="Times New Roman" w:cs="Times New Roman"/>
          <w:b/>
          <w:bCs/>
        </w:rPr>
        <w:t xml:space="preserve">estión   </w:t>
      </w:r>
    </w:p>
    <w:p w:rsidRPr="00B054BE" w:rsidR="007E4EA2" w:rsidP="00F04A80" w:rsidRDefault="007E4EA2" w14:paraId="7210325C"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marcos normativos aseguran la existencia de lineamientos claros para la toma de decisiones, el ejercicio de liderazgos colectivos y la articulación entre los distintos niveles de gobierno universitario.</w:t>
      </w:r>
    </w:p>
    <w:p w:rsidRPr="00B054BE" w:rsidR="007E4EA2" w:rsidP="00F04A80" w:rsidRDefault="007E4EA2" w14:paraId="3E4E9EC5"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En coherencia con estos estatutos, la gestión del programa se vincula al Plan Estratégico de Desarrollo 2018-2030, actualizado mediante </w:t>
      </w:r>
      <w:hyperlink w:history="1" r:id="rId74">
        <w:r w:rsidRPr="00B054BE">
          <w:rPr>
            <w:rStyle w:val="Hipervnculo"/>
            <w:rFonts w:ascii="Times New Roman" w:hAnsi="Times New Roman" w:cs="Times New Roman"/>
          </w:rPr>
          <w:t>la Resolución 010 de 2022</w:t>
        </w:r>
      </w:hyperlink>
      <w:r w:rsidRPr="00B054BE">
        <w:rPr>
          <w:rFonts w:ascii="Times New Roman" w:hAnsi="Times New Roman" w:cs="Times New Roman"/>
        </w:rPr>
        <w:t xml:space="preserve">, y su despliegue a través de instrumentos </w:t>
      </w:r>
      <w:r w:rsidRPr="00B054BE">
        <w:rPr>
          <w:rFonts w:ascii="Times New Roman" w:hAnsi="Times New Roman" w:cs="Times New Roman"/>
        </w:rPr>
        <w:t>como el Plan Indicativo (</w:t>
      </w:r>
      <w:hyperlink w:history="1" r:id="rId75">
        <w:r w:rsidRPr="00B054BE">
          <w:rPr>
            <w:rStyle w:val="Hipervnculo"/>
            <w:rFonts w:ascii="Times New Roman" w:hAnsi="Times New Roman" w:cs="Times New Roman"/>
          </w:rPr>
          <w:t>Resolución 444 de 2018</w:t>
        </w:r>
      </w:hyperlink>
      <w:r w:rsidRPr="00B054BE">
        <w:rPr>
          <w:rFonts w:ascii="Times New Roman" w:hAnsi="Times New Roman" w:cs="Times New Roman"/>
        </w:rPr>
        <w:t>) y el Reglamento del Equipo de Seguimiento y Evaluación del PED (</w:t>
      </w:r>
      <w:hyperlink w:history="1" r:id="rId76">
        <w:r w:rsidRPr="00B054BE">
          <w:rPr>
            <w:rStyle w:val="Hipervnculo"/>
            <w:rFonts w:ascii="Times New Roman" w:hAnsi="Times New Roman" w:cs="Times New Roman"/>
          </w:rPr>
          <w:t>Resolución 285 de 2020</w:t>
        </w:r>
      </w:hyperlink>
      <w:r w:rsidRPr="00B054BE">
        <w:rPr>
          <w:rFonts w:ascii="Times New Roman" w:hAnsi="Times New Roman" w:cs="Times New Roman"/>
        </w:rPr>
        <w:t>).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rsidRPr="00B054BE" w:rsidR="007E4EA2" w:rsidP="00F04A80" w:rsidRDefault="007E4EA2" w14:paraId="1C4B74D6" w14:textId="77777777">
      <w:pPr>
        <w:pStyle w:val="Sinespaciado"/>
        <w:spacing w:before="240" w:line="276" w:lineRule="auto"/>
        <w:jc w:val="both"/>
        <w:rPr>
          <w:rFonts w:ascii="Times New Roman" w:hAnsi="Times New Roman" w:cs="Times New Roman"/>
        </w:rPr>
      </w:pPr>
      <w:r w:rsidRPr="00B054BE">
        <w:rPr>
          <w:rFonts w:ascii="Times New Roman" w:hAnsi="Times New Roman" w:cs="Times New Roman"/>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rsidRPr="00B054BE" w:rsidR="007E4EA2" w:rsidP="00F04A80" w:rsidRDefault="007E4EA2" w14:paraId="175C1C50" w14:textId="561E0772">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A nivel del </w:t>
      </w:r>
      <w:r w:rsidRPr="00B054BE" w:rsidR="0054570D">
        <w:rPr>
          <w:rFonts w:ascii="Times New Roman" w:hAnsi="Times New Roman" w:cs="Times New Roman"/>
        </w:rPr>
        <w:t>proyecto</w:t>
      </w:r>
      <w:r w:rsidRPr="00B054BE">
        <w:rPr>
          <w:rFonts w:ascii="Times New Roman" w:hAnsi="Times New Roman" w:cs="Times New Roman"/>
        </w:rPr>
        <w:t xml:space="preserve"> curricular, la dirección y gestión se desarrollan a través de las Áreas Académicas, el Consejo Curricular y la Coordinación, instancias que sesionan regularmente y publican información de interés para la comunidad académica (actas, noticias, formatos, convocatorias y fechas clave). Estas prácticas consolidan una dinámica administrativa cercana y participativa, que permite atender con oportunidad las necesidades académicas y de bienestar de estudiantes y docentes, así como dar respuesta a las exigencias del entorno y de los procesos de aseguramiento de la calidad.</w:t>
      </w:r>
    </w:p>
    <w:p w:rsidRPr="00B054BE" w:rsidR="007E4EA2" w:rsidP="00F04A80" w:rsidRDefault="5DD41245" w14:paraId="0380D557" w14:textId="15B4CD2C">
      <w:pPr>
        <w:pStyle w:val="Sinespaciado"/>
        <w:spacing w:before="240" w:line="276" w:lineRule="auto"/>
        <w:jc w:val="both"/>
        <w:rPr>
          <w:rFonts w:ascii="Times New Roman" w:hAnsi="Times New Roman" w:cs="Times New Roman"/>
        </w:rPr>
      </w:pPr>
      <w:r w:rsidRPr="00B054BE">
        <w:rPr>
          <w:rFonts w:ascii="Times New Roman" w:hAnsi="Times New Roman" w:cs="Times New Roman"/>
        </w:rPr>
        <w:t>Durante el periodo de acreditación de alta calidad, el programa ha evidenciado avances en la claridad de sus procesos internos, el fortalecimiento de la comunicación institucional y la mayor visibilidad de sus mecanismos de gestión, lo cual ha favorecido la confianza de los diferentes grupos de interés.</w:t>
      </w:r>
    </w:p>
    <w:p w:rsidRPr="00B054BE" w:rsidR="6B0A79FB" w:rsidP="00B054BE" w:rsidRDefault="6B0A79FB" w14:paraId="08A3C226" w14:textId="35710AA0">
      <w:pPr>
        <w:spacing w:line="257" w:lineRule="auto"/>
        <w:jc w:val="both"/>
        <w:rPr>
          <w:rFonts w:ascii="Times New Roman" w:hAnsi="Times New Roman" w:eastAsia="Calibri" w:cs="Times New Roman"/>
          <w:lang w:val="es-CO"/>
        </w:rPr>
      </w:pPr>
      <w:r w:rsidRPr="00B054BE">
        <w:rPr>
          <w:rFonts w:ascii="Times New Roman" w:hAnsi="Times New Roman" w:eastAsia="Calibri" w:cs="Times New Roman"/>
          <w:lang w:val="es-CO"/>
        </w:rPr>
        <w:t>En el resultado de la encuesta realizada a los estudiantes, el 76% de ellos están totalmente o de acuerdo con que, los recursos humanos disponibles en la maestría son suficientes y de acuerdo para su atención, el 11% manifiesta estar ni de acuerdo ni en desacuerdo, y solo el 7% en desacuerdo. En cuanto a los procesos administrativos 71% de los estudiantes manifiestan estar totalmente o de acuerdo en su orientación y eficacia, mientras que el 23% no está ni de acuerdo ni en desacuerdo y el 6% en desacuerdo. Con estas valoraciones se puede inferir que en términos generales la comunidad estudiantil está conforme con los procesos administrativos de la Maestría en CIC.</w:t>
      </w:r>
    </w:p>
    <w:p w:rsidRPr="00B054BE" w:rsidR="00362EE7" w:rsidP="00F04A80" w:rsidRDefault="007E4EA2" w14:paraId="27D1F640" w14:textId="607FC3FB">
      <w:pPr>
        <w:pStyle w:val="Sinespaciado"/>
        <w:tabs>
          <w:tab w:val="left" w:pos="3120"/>
        </w:tabs>
        <w:spacing w:before="240" w:line="276" w:lineRule="auto"/>
        <w:jc w:val="both"/>
        <w:rPr>
          <w:rFonts w:ascii="Times New Roman" w:hAnsi="Times New Roman" w:cs="Times New Roman"/>
        </w:rPr>
      </w:pPr>
      <w:r w:rsidRPr="00B054BE">
        <w:rPr>
          <w:rFonts w:ascii="Times New Roman" w:hAnsi="Times New Roman" w:cs="Times New Roman"/>
        </w:rPr>
        <w:t>El programa académico demuestra un liderazgo sólido en su gestión, fundamentado en lineamientos normativos claros y en una articulación efectiva con la planeación estratégica institucional. La existencia de procesos y procedimientos definidos, difundidos y conocidos por estudiantes, docentes y egresados, asegura transparencia, eficacia y pertinencia en la gestión académico-administrativa. Esta capacidad de dirección, soportada en sistemas institucionales como SISGPLAN y SIGUD, fortalece la cultura organizacional y contribuye al aseguramiento continuo de la calidad del programa.</w:t>
      </w:r>
    </w:p>
    <w:p w:rsidRPr="006451FC" w:rsidR="00362EE7" w:rsidP="689739AE" w:rsidRDefault="00362EE7" w14:paraId="3CE0D067" w14:textId="74C9F5CB">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5" w:id="209"/>
      <w:bookmarkStart w:name="_Toc211324578" w:id="21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42. Dirección y gestión</w:t>
      </w:r>
      <w:r w:rsidRPr="006451FC" w:rsidR="00344D06">
        <w:rPr>
          <w:rFonts w:ascii="Times New Roman" w:hAnsi="Times New Roman" w:cs="Times New Roman"/>
          <w:i w:val="0"/>
          <w:iCs w:val="0"/>
          <w:color w:val="auto"/>
          <w:sz w:val="22"/>
          <w:szCs w:val="22"/>
        </w:rPr>
        <w:t>.</w:t>
      </w:r>
      <w:bookmarkEnd w:id="209"/>
      <w:bookmarkEnd w:id="210"/>
    </w:p>
    <w:tbl>
      <w:tblPr>
        <w:tblStyle w:val="Tablaconcuadrcula"/>
        <w:tblW w:w="8988" w:type="dxa"/>
        <w:tblInd w:w="-5" w:type="dxa"/>
        <w:tblLook w:val="04A0" w:firstRow="1" w:lastRow="0" w:firstColumn="1" w:lastColumn="0" w:noHBand="0" w:noVBand="1"/>
      </w:tblPr>
      <w:tblGrid>
        <w:gridCol w:w="2994"/>
        <w:gridCol w:w="2998"/>
        <w:gridCol w:w="2996"/>
      </w:tblGrid>
      <w:tr w:rsidRPr="006451FC" w:rsidR="00362EE7" w:rsidTr="0097049E" w14:paraId="1A6B257D" w14:textId="77777777">
        <w:trPr>
          <w:trHeight w:val="351"/>
        </w:trPr>
        <w:tc>
          <w:tcPr>
            <w:tcW w:w="2994" w:type="dxa"/>
            <w:shd w:val="clear" w:color="auto" w:fill="DEEAF6" w:themeFill="accent5" w:themeFillTint="33"/>
            <w:vAlign w:val="center"/>
          </w:tcPr>
          <w:p w:rsidRPr="006451FC" w:rsidR="00362EE7" w:rsidP="00344D06" w:rsidRDefault="00362EE7" w14:paraId="17A7C4C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8" w:type="dxa"/>
            <w:shd w:val="clear" w:color="auto" w:fill="DEEAF6" w:themeFill="accent5" w:themeFillTint="33"/>
            <w:vAlign w:val="center"/>
          </w:tcPr>
          <w:p w:rsidRPr="006451FC" w:rsidR="00362EE7" w:rsidP="00344D06" w:rsidRDefault="00362EE7" w14:paraId="1A345DF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rsidRPr="006451FC" w:rsidR="00362EE7" w:rsidP="00344D06" w:rsidRDefault="00362EE7" w14:paraId="66064AA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35341F" w:rsidTr="0097049E" w14:paraId="1AF6BF47" w14:textId="77777777">
        <w:trPr>
          <w:trHeight w:val="326"/>
        </w:trPr>
        <w:tc>
          <w:tcPr>
            <w:tcW w:w="2994" w:type="dxa"/>
            <w:vAlign w:val="center"/>
          </w:tcPr>
          <w:p w:rsidRPr="006451FC" w:rsidR="0035341F" w:rsidP="00344D06" w:rsidRDefault="0035341F" w14:paraId="1B89FC10" w14:textId="6FAE384E">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8" w:type="dxa"/>
            <w:vAlign w:val="center"/>
          </w:tcPr>
          <w:p w:rsidRPr="006451FC" w:rsidR="0035341F" w:rsidP="00344D06" w:rsidRDefault="629234B0" w14:paraId="1797A883" w14:textId="09B3052C">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6" w:type="dxa"/>
            <w:vAlign w:val="center"/>
          </w:tcPr>
          <w:p w:rsidRPr="006451FC" w:rsidR="0035341F" w:rsidP="00344D06" w:rsidRDefault="629234B0" w14:paraId="302873FF" w14:textId="48921F2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21.16</w:t>
            </w:r>
          </w:p>
        </w:tc>
      </w:tr>
    </w:tbl>
    <w:p w:rsidRPr="006451FC" w:rsidR="00362EE7" w:rsidP="00F04A80" w:rsidRDefault="00362EE7" w14:paraId="0714BEC5" w14:textId="4A304126">
      <w:pPr>
        <w:pStyle w:val="Sinespaciado"/>
        <w:spacing w:line="276" w:lineRule="auto"/>
        <w:jc w:val="center"/>
        <w:rPr>
          <w:rFonts w:ascii="Times New Roman" w:hAnsi="Times New Roman" w:cs="Times New Roman"/>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D97984" w:rsidP="00F04A80" w:rsidRDefault="00D97984" w14:paraId="0A0B50E6" w14:textId="7ACFFCC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43. Sistemas de </w:t>
      </w:r>
      <w:r w:rsidRPr="006451FC" w:rsidR="007843D9">
        <w:rPr>
          <w:rFonts w:ascii="Times New Roman" w:hAnsi="Times New Roman" w:cs="Times New Roman"/>
          <w:b/>
          <w:bCs/>
        </w:rPr>
        <w:t xml:space="preserve">comunicación e información   </w:t>
      </w:r>
    </w:p>
    <w:p w:rsidRPr="00B054BE" w:rsidR="007E4EA2" w:rsidP="00F04A80" w:rsidRDefault="007E4EA2" w14:paraId="43BA9133" w14:textId="6FB523EE">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w:t>
      </w:r>
      <w:r w:rsidRPr="00B054BE" w:rsidR="007E33C8">
        <w:rPr>
          <w:rFonts w:eastAsiaTheme="minorHAnsi"/>
          <w:sz w:val="22"/>
          <w:szCs w:val="22"/>
          <w:lang w:eastAsia="en-US"/>
        </w:rPr>
        <w:t xml:space="preserve"> </w:t>
      </w:r>
      <w:r w:rsidRPr="00B054BE">
        <w:rPr>
          <w:rFonts w:eastAsiaTheme="minorHAnsi"/>
          <w:sz w:val="22"/>
          <w:szCs w:val="22"/>
          <w:lang w:eastAsia="en-US"/>
        </w:rPr>
        <w:t xml:space="preserve">Dentro de estos recursos se </w:t>
      </w:r>
      <w:r w:rsidRPr="00B054BE">
        <w:rPr>
          <w:rFonts w:eastAsiaTheme="minorHAnsi"/>
          <w:sz w:val="22"/>
          <w:szCs w:val="22"/>
          <w:lang w:eastAsia="en-US"/>
        </w:rPr>
        <w:t>destacan: el Sistema de Información SICAPITAL, el Sistema de Información de Secretaría General (SISGRAL), el Sistema de Gestión Académica, el Sistema Cóndor, y los servicios tecnológicos gestionados por la Oficina</w:t>
      </w:r>
      <w:r w:rsidRPr="00B054BE" w:rsidR="007E33C8">
        <w:rPr>
          <w:rFonts w:eastAsiaTheme="minorHAnsi"/>
          <w:sz w:val="22"/>
          <w:szCs w:val="22"/>
          <w:lang w:eastAsia="en-US"/>
        </w:rPr>
        <w:t xml:space="preserve"> Asesora</w:t>
      </w:r>
      <w:r w:rsidRPr="00B054BE">
        <w:rPr>
          <w:rFonts w:eastAsiaTheme="minorHAnsi"/>
          <w:sz w:val="22"/>
          <w:szCs w:val="22"/>
          <w:lang w:eastAsia="en-US"/>
        </w:rPr>
        <w:t xml:space="preserve"> de Tecnologías </w:t>
      </w:r>
      <w:r w:rsidRPr="00B054BE" w:rsidR="007E33C8">
        <w:rPr>
          <w:rFonts w:eastAsiaTheme="minorHAnsi"/>
          <w:sz w:val="22"/>
          <w:szCs w:val="22"/>
          <w:lang w:eastAsia="en-US"/>
        </w:rPr>
        <w:t>e</w:t>
      </w:r>
      <w:r w:rsidRPr="00B054BE">
        <w:rPr>
          <w:rFonts w:eastAsiaTheme="minorHAnsi"/>
          <w:sz w:val="22"/>
          <w:szCs w:val="22"/>
          <w:lang w:eastAsia="en-US"/>
        </w:rPr>
        <w:t xml:space="preserve"> Información (</w:t>
      </w:r>
      <w:r w:rsidRPr="00B054BE" w:rsidR="007E33C8">
        <w:rPr>
          <w:rFonts w:eastAsiaTheme="minorHAnsi"/>
          <w:sz w:val="22"/>
          <w:szCs w:val="22"/>
          <w:lang w:eastAsia="en-US"/>
        </w:rPr>
        <w:t>OATI</w:t>
      </w:r>
      <w:r w:rsidRPr="00B054BE">
        <w:rPr>
          <w:rFonts w:eastAsiaTheme="minorHAnsi"/>
          <w:sz w:val="22"/>
          <w:szCs w:val="22"/>
          <w:lang w:eastAsia="en-US"/>
        </w:rPr>
        <w:t>), disponibles a través del portal institucional (</w:t>
      </w:r>
      <w:hyperlink w:history="1" r:id="rId77">
        <w:r w:rsidRPr="00B054BE" w:rsidR="007E33C8">
          <w:rPr>
            <w:rStyle w:val="Hipervnculo"/>
            <w:rFonts w:eastAsiaTheme="minorHAnsi"/>
            <w:sz w:val="22"/>
            <w:szCs w:val="22"/>
            <w:lang w:eastAsia="en-US"/>
          </w:rPr>
          <w:t>https://ti.udistrital.edu.co/inicio</w:t>
        </w:r>
      </w:hyperlink>
      <w:r w:rsidRPr="00B054BE">
        <w:rPr>
          <w:rFonts w:eastAsiaTheme="minorHAnsi"/>
          <w:sz w:val="22"/>
          <w:szCs w:val="22"/>
          <w:lang w:eastAsia="en-US"/>
        </w:rPr>
        <w:t>). Estos sistemas contribuyen a la administración de recursos financieros, procesos académicos, trámites administrativos y gestión de la información académica.</w:t>
      </w:r>
    </w:p>
    <w:p w:rsidRPr="00B054BE" w:rsidR="007E4EA2" w:rsidP="00F04A80" w:rsidRDefault="007E4EA2" w14:paraId="676134A8"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materia de comunicación, la institución cuenta con la Emisora LAUD 90.4 FM Estéreo, la web institucional de la UDFJC y las páginas web por facultad y por proyecto curricular, que funcionan como canales de difusión de información oficial, noticias y actividades. Además, los correos institucionales, boletines informativos y convocatorias constituyen medios permanentes de comunicación con estudiantes, docentes y egresados.</w:t>
      </w:r>
    </w:p>
    <w:p w:rsidRPr="00B054BE" w:rsidR="007E4EA2" w:rsidP="00F04A80" w:rsidRDefault="007E4EA2" w14:paraId="172DF6C9"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La Universidad dispone, igualmente, de la Unidad de Quejas, Reclamos y Atención al Ciudadano (PQRSD),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rsidRPr="00B054BE" w:rsidR="007E4EA2" w:rsidP="6BBB1636" w:rsidRDefault="007E4EA2" w14:paraId="59614A1F" w14:textId="77777777">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En cuanto a la gestión documental, se cuenta con el Subsistema Interno de Gestión Documental (</w:t>
      </w:r>
      <w:hyperlink w:history="1" r:id="rId78">
        <w:r w:rsidRPr="00B054BE">
          <w:rPr>
            <w:rStyle w:val="Hipervnculo"/>
            <w:rFonts w:eastAsiaTheme="minorEastAsia"/>
            <w:sz w:val="22"/>
            <w:szCs w:val="22"/>
            <w:lang w:eastAsia="en-US"/>
          </w:rPr>
          <w:t>Resolución 214 de 2014</w:t>
        </w:r>
      </w:hyperlink>
      <w:r w:rsidRPr="00B054BE">
        <w:rPr>
          <w:rFonts w:eastAsiaTheme="minorEastAsia"/>
          <w:sz w:val="22"/>
          <w:szCs w:val="22"/>
          <w:lang w:eastAsia="en-US"/>
        </w:rPr>
        <w:t>) y el Manual de Organización de Archivos de Gestión (</w:t>
      </w:r>
      <w:hyperlink w:history="1" r:id="rId79">
        <w:r w:rsidRPr="00B054BE">
          <w:rPr>
            <w:rStyle w:val="Hipervnculo"/>
            <w:rFonts w:eastAsiaTheme="minorEastAsia"/>
            <w:sz w:val="22"/>
            <w:szCs w:val="22"/>
            <w:lang w:eastAsia="en-US"/>
          </w:rPr>
          <w:t>Resolución 177 de 2016</w:t>
        </w:r>
      </w:hyperlink>
      <w:r w:rsidRPr="00B054BE">
        <w:rPr>
          <w:rFonts w:eastAsiaTheme="minorEastAsia"/>
          <w:sz w:val="22"/>
          <w:szCs w:val="22"/>
          <w:lang w:eastAsia="en-US"/>
        </w:rPr>
        <w:t>), herramientas que consolidan la administración adecuada de los documentos institucionales y garantizan la preservación de la memoria académica y administrativa.</w:t>
      </w:r>
    </w:p>
    <w:p w:rsidRPr="00B054BE" w:rsidR="007E4EA2" w:rsidP="00F04A80" w:rsidRDefault="007E4EA2" w14:paraId="04655D95"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rsidRPr="00B054BE" w:rsidR="00950BF5" w:rsidP="00F04A80" w:rsidRDefault="00950BF5" w14:paraId="58096B38" w14:textId="77777777">
      <w:pPr>
        <w:pStyle w:val="Sinespaciado"/>
        <w:spacing w:line="276" w:lineRule="auto"/>
        <w:ind w:left="1080"/>
        <w:rPr>
          <w:rFonts w:ascii="Times New Roman" w:hAnsi="Times New Roman" w:cs="Times New Roman"/>
        </w:rPr>
      </w:pPr>
    </w:p>
    <w:p w:rsidRPr="00B054BE" w:rsidR="00950BF5" w:rsidP="00F04A80" w:rsidRDefault="3AEE3F5F" w14:paraId="7C631CCE" w14:textId="466A1018">
      <w:pPr>
        <w:pStyle w:val="Sinespaciado"/>
        <w:spacing w:line="276" w:lineRule="auto"/>
        <w:jc w:val="both"/>
        <w:rPr>
          <w:rFonts w:ascii="Times New Roman" w:hAnsi="Times New Roman" w:cs="Times New Roman"/>
          <w:iCs/>
        </w:rPr>
      </w:pPr>
      <w:r w:rsidRPr="00B054BE">
        <w:rPr>
          <w:rFonts w:ascii="Times New Roman" w:hAnsi="Times New Roman" w:cs="Times New Roman"/>
          <w:iCs/>
        </w:rPr>
        <w:t>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con el programa.</w:t>
      </w:r>
    </w:p>
    <w:p w:rsidRPr="00B054BE" w:rsidR="00950BF5" w:rsidP="689739AE" w:rsidRDefault="00950BF5" w14:paraId="01550666" w14:textId="02E754A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6" w:id="211"/>
      <w:bookmarkStart w:name="_Toc211324579" w:id="212"/>
      <w:r w:rsidRPr="00B054BE">
        <w:rPr>
          <w:rFonts w:ascii="Times New Roman" w:hAnsi="Times New Roman" w:cs="Times New Roman"/>
          <w:i w:val="0"/>
          <w:iCs w:val="0"/>
          <w:color w:val="auto"/>
          <w:sz w:val="22"/>
          <w:szCs w:val="22"/>
        </w:rPr>
        <w:t xml:space="preserve">Tabla </w:t>
      </w:r>
      <w:r w:rsidRPr="00B054BE">
        <w:rPr>
          <w:rFonts w:ascii="Times New Roman" w:hAnsi="Times New Roman" w:cs="Times New Roman"/>
          <w:i w:val="0"/>
          <w:iCs w:val="0"/>
          <w:color w:val="auto"/>
          <w:sz w:val="22"/>
          <w:szCs w:val="22"/>
        </w:rPr>
        <w:fldChar w:fldCharType="begin"/>
      </w:r>
      <w:r w:rsidRPr="00B054BE">
        <w:rPr>
          <w:rFonts w:ascii="Times New Roman" w:hAnsi="Times New Roman" w:cs="Times New Roman"/>
          <w:i w:val="0"/>
          <w:iCs w:val="0"/>
          <w:color w:val="auto"/>
          <w:sz w:val="22"/>
          <w:szCs w:val="22"/>
        </w:rPr>
        <w:instrText xml:space="preserve"> SEQ Tabla \* ARABIC </w:instrText>
      </w:r>
      <w:r w:rsidRPr="00B054B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64</w:t>
      </w:r>
      <w:r w:rsidRPr="00B054BE">
        <w:rPr>
          <w:rFonts w:ascii="Times New Roman" w:hAnsi="Times New Roman" w:cs="Times New Roman"/>
          <w:i w:val="0"/>
          <w:iCs w:val="0"/>
          <w:color w:val="auto"/>
          <w:sz w:val="22"/>
          <w:szCs w:val="22"/>
        </w:rPr>
        <w:fldChar w:fldCharType="end"/>
      </w:r>
      <w:r w:rsidRPr="00B054BE">
        <w:rPr>
          <w:rFonts w:ascii="Times New Roman" w:hAnsi="Times New Roman" w:cs="Times New Roman"/>
          <w:i w:val="0"/>
          <w:iCs w:val="0"/>
          <w:color w:val="auto"/>
          <w:sz w:val="22"/>
          <w:szCs w:val="22"/>
        </w:rPr>
        <w:t xml:space="preserve"> Valoración cualitativa y cuantitativa de la Característica 43. Sistemas de comunicación e información</w:t>
      </w:r>
      <w:r w:rsidRPr="00B054BE" w:rsidR="00344D06">
        <w:rPr>
          <w:rFonts w:ascii="Times New Roman" w:hAnsi="Times New Roman" w:cs="Times New Roman"/>
          <w:i w:val="0"/>
          <w:iCs w:val="0"/>
          <w:color w:val="auto"/>
          <w:sz w:val="22"/>
          <w:szCs w:val="22"/>
        </w:rPr>
        <w:t>.</w:t>
      </w:r>
      <w:bookmarkEnd w:id="211"/>
      <w:bookmarkEnd w:id="212"/>
    </w:p>
    <w:tbl>
      <w:tblPr>
        <w:tblStyle w:val="Tablaconcuadrcula"/>
        <w:tblW w:w="8940" w:type="dxa"/>
        <w:tblInd w:w="-5" w:type="dxa"/>
        <w:tblLook w:val="04A0" w:firstRow="1" w:lastRow="0" w:firstColumn="1" w:lastColumn="0" w:noHBand="0" w:noVBand="1"/>
      </w:tblPr>
      <w:tblGrid>
        <w:gridCol w:w="2980"/>
        <w:gridCol w:w="2980"/>
        <w:gridCol w:w="2980"/>
      </w:tblGrid>
      <w:tr w:rsidRPr="00B054BE" w:rsidR="00950BF5" w:rsidTr="00B27A5E" w14:paraId="2E834B67" w14:textId="77777777">
        <w:trPr>
          <w:trHeight w:val="321"/>
        </w:trPr>
        <w:tc>
          <w:tcPr>
            <w:tcW w:w="2980" w:type="dxa"/>
            <w:shd w:val="clear" w:color="auto" w:fill="DEEAF6" w:themeFill="accent5" w:themeFillTint="33"/>
            <w:vAlign w:val="center"/>
          </w:tcPr>
          <w:p w:rsidRPr="00B054BE" w:rsidR="00950BF5" w:rsidP="00344D06" w:rsidRDefault="00950BF5" w14:paraId="35E31866" w14:textId="77777777">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rsidRPr="00B054BE" w:rsidR="00950BF5" w:rsidP="00344D06" w:rsidRDefault="00950BF5" w14:paraId="642BD460" w14:textId="77777777">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rsidRPr="00B054BE" w:rsidR="00950BF5" w:rsidP="00344D06" w:rsidRDefault="00950BF5" w14:paraId="007F4B95" w14:textId="77777777">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Ponderación de característica en el factor</w:t>
            </w:r>
          </w:p>
        </w:tc>
      </w:tr>
      <w:tr w:rsidRPr="00B054BE" w:rsidR="0035341F" w:rsidTr="00B27A5E" w14:paraId="5B3BF5E1" w14:textId="77777777">
        <w:trPr>
          <w:trHeight w:val="299"/>
        </w:trPr>
        <w:tc>
          <w:tcPr>
            <w:tcW w:w="2980" w:type="dxa"/>
            <w:vAlign w:val="center"/>
          </w:tcPr>
          <w:p w:rsidRPr="00B054BE" w:rsidR="0035341F" w:rsidP="00344D06" w:rsidRDefault="0035341F" w14:paraId="7DF071B4" w14:textId="29B44F12">
            <w:pPr>
              <w:pStyle w:val="Sinespaciado"/>
              <w:jc w:val="center"/>
              <w:rPr>
                <w:rFonts w:ascii="Times New Roman" w:hAnsi="Times New Roman" w:cs="Times New Roman"/>
                <w:sz w:val="20"/>
                <w:szCs w:val="20"/>
              </w:rPr>
            </w:pPr>
            <w:r w:rsidRPr="00B054BE">
              <w:rPr>
                <w:rFonts w:ascii="Times New Roman" w:hAnsi="Times New Roman" w:cs="Times New Roman"/>
                <w:sz w:val="20"/>
                <w:szCs w:val="20"/>
                <w:lang w:val="es-ES"/>
              </w:rPr>
              <w:t>Se cumple plenamente</w:t>
            </w:r>
          </w:p>
        </w:tc>
        <w:tc>
          <w:tcPr>
            <w:tcW w:w="2980" w:type="dxa"/>
            <w:vAlign w:val="center"/>
          </w:tcPr>
          <w:p w:rsidRPr="00B054BE" w:rsidR="0035341F" w:rsidP="00344D06" w:rsidRDefault="629234B0" w14:paraId="0C46F015" w14:textId="054A3AD0">
            <w:pPr>
              <w:pStyle w:val="Sinespaciado"/>
              <w:jc w:val="center"/>
              <w:rPr>
                <w:rFonts w:ascii="Times New Roman" w:hAnsi="Times New Roman" w:cs="Times New Roman"/>
                <w:sz w:val="20"/>
                <w:szCs w:val="20"/>
              </w:rPr>
            </w:pPr>
            <w:r w:rsidRPr="00B054BE">
              <w:rPr>
                <w:rFonts w:ascii="Times New Roman" w:hAnsi="Times New Roman" w:cs="Times New Roman"/>
                <w:sz w:val="20"/>
                <w:szCs w:val="20"/>
                <w:lang w:val="es-ES"/>
              </w:rPr>
              <w:t>5,0</w:t>
            </w:r>
          </w:p>
        </w:tc>
        <w:tc>
          <w:tcPr>
            <w:tcW w:w="2980" w:type="dxa"/>
            <w:vAlign w:val="center"/>
          </w:tcPr>
          <w:p w:rsidRPr="00B054BE" w:rsidR="0035341F" w:rsidP="00344D06" w:rsidRDefault="629234B0" w14:paraId="1874FDDE" w14:textId="2AAD026F">
            <w:pPr>
              <w:pStyle w:val="Sinespaciado"/>
              <w:jc w:val="center"/>
              <w:rPr>
                <w:rFonts w:ascii="Times New Roman" w:hAnsi="Times New Roman" w:cs="Times New Roman"/>
                <w:sz w:val="20"/>
                <w:szCs w:val="20"/>
              </w:rPr>
            </w:pPr>
            <w:r w:rsidRPr="00B054BE">
              <w:rPr>
                <w:rFonts w:ascii="Times New Roman" w:hAnsi="Times New Roman" w:cs="Times New Roman"/>
                <w:sz w:val="20"/>
                <w:szCs w:val="20"/>
              </w:rPr>
              <w:t>13.23</w:t>
            </w:r>
          </w:p>
        </w:tc>
      </w:tr>
    </w:tbl>
    <w:p w:rsidRPr="00B054BE" w:rsidR="00950BF5" w:rsidP="00F04A80" w:rsidRDefault="00950BF5" w14:paraId="2654967A" w14:textId="7AEF5860">
      <w:pPr>
        <w:pStyle w:val="Sinespaciado"/>
        <w:spacing w:line="276" w:lineRule="auto"/>
        <w:jc w:val="center"/>
        <w:rPr>
          <w:rFonts w:ascii="Times New Roman" w:hAnsi="Times New Roman" w:cs="Times New Roman"/>
          <w:lang w:val="es-ES"/>
        </w:rPr>
      </w:pPr>
      <w:r w:rsidRPr="00B054BE">
        <w:rPr>
          <w:rFonts w:ascii="Times New Roman" w:hAnsi="Times New Roman" w:cs="Times New Roman"/>
        </w:rPr>
        <w:t xml:space="preserve">Fuente: Proyecto curricular </w:t>
      </w:r>
      <w:r w:rsidRPr="00B054BE" w:rsidR="005F2DED">
        <w:rPr>
          <w:rFonts w:ascii="Times New Roman" w:hAnsi="Times New Roman" w:cs="Times New Roman"/>
        </w:rPr>
        <w:t>(2023-1 a 2025-1)</w:t>
      </w:r>
      <w:r w:rsidRPr="00B054BE" w:rsidR="00344D06">
        <w:rPr>
          <w:rFonts w:ascii="Times New Roman" w:hAnsi="Times New Roman" w:cs="Times New Roman"/>
        </w:rPr>
        <w:t>.</w:t>
      </w:r>
    </w:p>
    <w:p w:rsidRPr="00B054BE" w:rsidR="00D97984" w:rsidP="00F04A80" w:rsidRDefault="00D97984" w14:paraId="6F2B44FE" w14:textId="75EAF001">
      <w:pPr>
        <w:pStyle w:val="Sinespaciado"/>
        <w:spacing w:before="240" w:line="276" w:lineRule="auto"/>
        <w:rPr>
          <w:rFonts w:ascii="Times New Roman" w:hAnsi="Times New Roman" w:cs="Times New Roman"/>
          <w:b/>
          <w:bCs/>
        </w:rPr>
      </w:pPr>
      <w:r w:rsidRPr="00B054BE">
        <w:rPr>
          <w:rFonts w:ascii="Times New Roman" w:hAnsi="Times New Roman" w:cs="Times New Roman"/>
          <w:b/>
          <w:bCs/>
        </w:rPr>
        <w:t xml:space="preserve">Característica 44. Estudiantes y </w:t>
      </w:r>
      <w:r w:rsidRPr="00B054BE" w:rsidR="007843D9">
        <w:rPr>
          <w:rFonts w:ascii="Times New Roman" w:hAnsi="Times New Roman" w:cs="Times New Roman"/>
          <w:b/>
          <w:bCs/>
        </w:rPr>
        <w:t>capacidad institucional</w:t>
      </w:r>
    </w:p>
    <w:p w:rsidRPr="00B054BE" w:rsidR="007E4EA2" w:rsidP="00F04A80" w:rsidRDefault="007E4EA2" w14:paraId="07E74C1D"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El programa académico, adscrito a la Facultad de Ingeniería de la Universidad Distrital Francisco José de Caldas, ha mostrado una consolidación progresiva en la relación entre sus estudiantes y las </w:t>
      </w:r>
      <w:r w:rsidRPr="00B054BE">
        <w:rPr>
          <w:rFonts w:eastAsiaTheme="minorHAnsi"/>
          <w:sz w:val="22"/>
          <w:szCs w:val="22"/>
          <w:lang w:eastAsia="en-US"/>
        </w:rPr>
        <w:t>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rsidRPr="00B054BE" w:rsidR="007E4EA2" w:rsidP="00F04A80" w:rsidRDefault="007E4EA2" w14:paraId="4F5FB3D9"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Un indicador clave en este aspecto es la relación estudiante–docente (indicador de suficiencia docente), el cual refleja la capacidad del programa para garantizar atención personalizada, acompañamiento académico y acceso a actividades de docencia, investigación y extensión. Este indicador, complementado con la formación y dedicación del profesorado, muestra la solidez del respaldo académico que reciben los estudiantes.</w:t>
      </w:r>
    </w:p>
    <w:p w:rsidRPr="00B054BE" w:rsidR="007E4EA2" w:rsidP="00F04A80" w:rsidRDefault="007E4EA2" w14:paraId="25837855"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Asimismo, el programa cuenta con ambientes de aprendizaje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rsidRPr="00B054BE" w:rsidR="007E4EA2" w:rsidP="00F04A80" w:rsidRDefault="007E4EA2" w14:paraId="3FAC08F4" w14:textId="77777777">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el ámbito de la capacidad institucional, la infraestructura física, tecnológica y administrativa disponible, junto con el respaldo financiero institucional, asegura que el número de estudiantes matriculados se atienda de manera adecuada, evitando la sobrecarga de recursos y favoreciendo procesos de permanencia, retención y graduación.</w:t>
      </w:r>
    </w:p>
    <w:p w:rsidR="007E4EA2" w:rsidP="3FAE1183" w:rsidRDefault="5DD41245" w14:paraId="45E05BB2" w14:textId="30505BD7">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rsidR="003B0378" w:rsidP="3FAE1183" w:rsidRDefault="003B0378" w14:paraId="15E00393" w14:textId="77777777">
      <w:pPr>
        <w:pStyle w:val="NormalWeb"/>
        <w:spacing w:after="0" w:afterAutospacing="0" w:line="276" w:lineRule="auto"/>
        <w:jc w:val="both"/>
        <w:rPr>
          <w:rFonts w:eastAsiaTheme="minorEastAsia"/>
          <w:sz w:val="22"/>
          <w:szCs w:val="22"/>
          <w:lang w:eastAsia="en-US"/>
        </w:rPr>
      </w:pPr>
    </w:p>
    <w:p w:rsidRPr="00B054BE" w:rsidR="00B054BE" w:rsidP="003B0378" w:rsidRDefault="00B054BE" w14:paraId="2A3EBCD1" w14:textId="26A35C5D">
      <w:pPr>
        <w:pStyle w:val="Descripcin"/>
        <w:spacing w:after="0"/>
        <w:jc w:val="center"/>
        <w:rPr>
          <w:rFonts w:ascii="Times New Roman" w:hAnsi="Times New Roman" w:cs="Times New Roman" w:eastAsiaTheme="minorEastAsia"/>
          <w:sz w:val="22"/>
          <w:szCs w:val="22"/>
        </w:rPr>
      </w:pPr>
      <w:bookmarkStart w:name="_Toc211321964" w:id="213"/>
      <w:r>
        <w:t xml:space="preserve">Ilustración </w:t>
      </w:r>
      <w:r>
        <w:fldChar w:fldCharType="begin"/>
      </w:r>
      <w:r>
        <w:instrText xml:space="preserve"> SEQ Ilustración \* ARABIC </w:instrText>
      </w:r>
      <w:r>
        <w:fldChar w:fldCharType="separate"/>
      </w:r>
      <w:r w:rsidR="003B0378">
        <w:rPr>
          <w:noProof/>
        </w:rPr>
        <w:t>25</w:t>
      </w:r>
      <w:r>
        <w:fldChar w:fldCharType="end"/>
      </w:r>
      <w:r>
        <w:t xml:space="preserve">. </w:t>
      </w:r>
      <w:r w:rsidR="003B0378">
        <w:t>Percepción de los estudiantes en cuanto el acompañamiento docente - estudiante</w:t>
      </w:r>
      <w:bookmarkEnd w:id="213"/>
    </w:p>
    <w:p w:rsidR="3FAE1183" w:rsidP="003B0378" w:rsidRDefault="00B054BE" w14:paraId="3D533219" w14:textId="15E3E80F">
      <w:pPr>
        <w:pStyle w:val="NormalWeb"/>
        <w:spacing w:before="0" w:beforeAutospacing="0" w:after="0" w:afterAutospacing="0" w:line="276" w:lineRule="auto"/>
        <w:jc w:val="center"/>
        <w:rPr>
          <w:rFonts w:eastAsiaTheme="minorEastAsia"/>
          <w:sz w:val="22"/>
          <w:szCs w:val="22"/>
          <w:lang w:eastAsia="en-US"/>
        </w:rPr>
      </w:pPr>
      <w:r>
        <w:rPr>
          <w:rFonts w:eastAsiaTheme="minorEastAsia"/>
          <w:noProof/>
          <w:sz w:val="22"/>
          <w:szCs w:val="22"/>
          <w:lang w:eastAsia="en-US"/>
        </w:rPr>
        <w:drawing>
          <wp:inline distT="0" distB="0" distL="0" distR="0" wp14:anchorId="7A6D1CEC" wp14:editId="0FDDAFE6">
            <wp:extent cx="3239486" cy="210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243133" cy="2105488"/>
                    </a:xfrm>
                    <a:prstGeom prst="rect">
                      <a:avLst/>
                    </a:prstGeom>
                    <a:noFill/>
                    <a:ln>
                      <a:noFill/>
                    </a:ln>
                  </pic:spPr>
                </pic:pic>
              </a:graphicData>
            </a:graphic>
          </wp:inline>
        </w:drawing>
      </w:r>
    </w:p>
    <w:p w:rsidRPr="00B054BE" w:rsidR="003B0378" w:rsidP="003B0378" w:rsidRDefault="003B0378" w14:paraId="634A3C7F" w14:textId="53AF162F">
      <w:pPr>
        <w:pStyle w:val="Sinespaciado"/>
        <w:keepNext/>
        <w:spacing w:line="276" w:lineRule="auto"/>
        <w:jc w:val="center"/>
      </w:pPr>
      <w:r w:rsidRPr="00C8053C">
        <w:rPr>
          <w:rFonts w:ascii="Times New Roman" w:hAnsi="Times New Roman" w:cs="Times New Roman"/>
        </w:rPr>
        <w:t xml:space="preserve">Fuente: Encuestas de </w:t>
      </w:r>
      <w:r>
        <w:rPr>
          <w:rFonts w:ascii="Times New Roman" w:hAnsi="Times New Roman" w:cs="Times New Roman"/>
        </w:rPr>
        <w:t>estudiantes</w:t>
      </w:r>
      <w:r w:rsidRPr="00C8053C">
        <w:rPr>
          <w:rFonts w:ascii="Times New Roman" w:hAnsi="Times New Roman" w:cs="Times New Roman"/>
        </w:rPr>
        <w:t>, proceso de Autoevaluación 2025.</w:t>
      </w:r>
    </w:p>
    <w:p w:rsidRPr="00B054BE" w:rsidR="00083738" w:rsidP="00F04A80" w:rsidRDefault="192FC0E9" w14:paraId="3E26ED0D" w14:textId="236B152F">
      <w:pPr>
        <w:pStyle w:val="Sinespaciado"/>
        <w:spacing w:before="240" w:line="276" w:lineRule="auto"/>
        <w:jc w:val="both"/>
        <w:rPr>
          <w:rFonts w:ascii="Times New Roman" w:hAnsi="Times New Roman" w:cs="Times New Roman"/>
        </w:rPr>
      </w:pPr>
      <w:r w:rsidRPr="00B054BE">
        <w:rPr>
          <w:rFonts w:ascii="Times New Roman" w:hAnsi="Times New Roman" w:eastAsia="Times New Roman" w:cs="Times New Roman"/>
        </w:rPr>
        <w:t>Según la encuesta realizada</w:t>
      </w:r>
      <w:r w:rsidRPr="00B054BE" w:rsidR="12B399E4">
        <w:rPr>
          <w:rFonts w:ascii="Times New Roman" w:hAnsi="Times New Roman" w:eastAsia="Times New Roman" w:cs="Times New Roman"/>
        </w:rPr>
        <w:t xml:space="preserve"> a los estudiantes</w:t>
      </w:r>
      <w:r w:rsidRPr="00B054BE">
        <w:rPr>
          <w:rFonts w:ascii="Times New Roman" w:hAnsi="Times New Roman" w:eastAsia="Times New Roman" w:cs="Times New Roman"/>
        </w:rPr>
        <w:t xml:space="preserve">, el 72% de </w:t>
      </w:r>
      <w:r w:rsidRPr="00B054BE" w:rsidR="00F8088A">
        <w:rPr>
          <w:rFonts w:ascii="Times New Roman" w:hAnsi="Times New Roman" w:eastAsia="Times New Roman" w:cs="Times New Roman"/>
        </w:rPr>
        <w:t>ellos están</w:t>
      </w:r>
      <w:r w:rsidRPr="00B054BE">
        <w:rPr>
          <w:rFonts w:ascii="Times New Roman" w:hAnsi="Times New Roman" w:eastAsia="Times New Roman" w:cs="Times New Roman"/>
        </w:rPr>
        <w:t xml:space="preserve"> totalmente o de acuerdo con los espacios, recursos, herramientas y equipos ofrecidos por la maestría, el 21% no </w:t>
      </w:r>
      <w:r w:rsidRPr="00B054BE" w:rsidR="00F8088A">
        <w:rPr>
          <w:rFonts w:ascii="Times New Roman" w:hAnsi="Times New Roman" w:eastAsia="Times New Roman" w:cs="Times New Roman"/>
        </w:rPr>
        <w:t>está</w:t>
      </w:r>
      <w:r w:rsidRPr="00B054BE">
        <w:rPr>
          <w:rFonts w:ascii="Times New Roman" w:hAnsi="Times New Roman" w:eastAsia="Times New Roman" w:cs="Times New Roman"/>
        </w:rPr>
        <w:t xml:space="preserve"> ni de acuerdo ni en desacuerdo y el 7% no está de acuerdo. Estas estadísticas, aunadas con la del 75% totalmente o de acuerdo con la percepción de favorabilidad del acompañamiento de la maestría para facilitar la comunicación e interacción efectiva entre docentes y estudiantes, mientras que solo el 19% no </w:t>
      </w:r>
      <w:r w:rsidRPr="00B054BE" w:rsidR="00F8088A">
        <w:rPr>
          <w:rFonts w:ascii="Times New Roman" w:hAnsi="Times New Roman" w:eastAsia="Times New Roman" w:cs="Times New Roman"/>
        </w:rPr>
        <w:t>está</w:t>
      </w:r>
      <w:r w:rsidRPr="00B054BE">
        <w:rPr>
          <w:rFonts w:ascii="Times New Roman" w:hAnsi="Times New Roman" w:eastAsia="Times New Roman" w:cs="Times New Roman"/>
        </w:rPr>
        <w:t xml:space="preserve"> ni de acuerdo ni en desacuerdo y el 6% se encuentra en desacuerdo. Combinando estos dos valores estadísticos se puede considerar </w:t>
      </w:r>
      <w:r w:rsidRPr="00B054BE" w:rsidR="00F8088A">
        <w:rPr>
          <w:rFonts w:ascii="Times New Roman" w:hAnsi="Times New Roman" w:eastAsia="Times New Roman" w:cs="Times New Roman"/>
        </w:rPr>
        <w:t>que el</w:t>
      </w:r>
      <w:r w:rsidRPr="00B054BE" w:rsidR="5DD41245">
        <w:rPr>
          <w:rFonts w:ascii="Times New Roman" w:hAnsi="Times New Roman" w:cs="Times New Roman"/>
        </w:rPr>
        <w:t xml:space="preserve"> programa académico garantiza que el número de estudiantes </w:t>
      </w:r>
      <w:r w:rsidRPr="00B054BE" w:rsidR="5DD41245">
        <w:rPr>
          <w:rFonts w:ascii="Times New Roman" w:hAnsi="Times New Roman" w:cs="Times New Roman"/>
        </w:rPr>
        <w:t>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rsidRPr="006451FC" w:rsidR="00083738" w:rsidP="689739AE" w:rsidRDefault="00083738" w14:paraId="7660D513" w14:textId="5E186D43">
      <w:pPr>
        <w:pStyle w:val="Descripcin"/>
        <w:keepNext/>
        <w:spacing w:before="240" w:after="0" w:line="276" w:lineRule="auto"/>
        <w:jc w:val="center"/>
        <w:rPr>
          <w:rFonts w:ascii="Times New Roman" w:hAnsi="Times New Roman" w:cs="Times New Roman"/>
          <w:i w:val="0"/>
          <w:iCs w:val="0"/>
          <w:sz w:val="22"/>
          <w:szCs w:val="22"/>
        </w:rPr>
      </w:pPr>
      <w:bookmarkStart w:name="_Toc210979037" w:id="214"/>
      <w:bookmarkStart w:name="_Toc211324580" w:id="21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44. Estudiantes y capacidad institucional</w:t>
      </w:r>
      <w:r w:rsidRPr="006451FC" w:rsidR="00344D06">
        <w:rPr>
          <w:rFonts w:ascii="Times New Roman" w:hAnsi="Times New Roman" w:cs="Times New Roman"/>
          <w:i w:val="0"/>
          <w:iCs w:val="0"/>
          <w:color w:val="auto"/>
          <w:sz w:val="22"/>
          <w:szCs w:val="22"/>
        </w:rPr>
        <w:t>.</w:t>
      </w:r>
      <w:bookmarkEnd w:id="214"/>
      <w:bookmarkEnd w:id="215"/>
    </w:p>
    <w:tbl>
      <w:tblPr>
        <w:tblStyle w:val="Tablaconcuadrcula"/>
        <w:tblW w:w="8976" w:type="dxa"/>
        <w:tblInd w:w="-5" w:type="dxa"/>
        <w:tblLook w:val="04A0" w:firstRow="1" w:lastRow="0" w:firstColumn="1" w:lastColumn="0" w:noHBand="0" w:noVBand="1"/>
      </w:tblPr>
      <w:tblGrid>
        <w:gridCol w:w="2992"/>
        <w:gridCol w:w="2992"/>
        <w:gridCol w:w="2992"/>
      </w:tblGrid>
      <w:tr w:rsidRPr="006451FC" w:rsidR="00083738" w:rsidTr="005A0A38" w14:paraId="662347BB" w14:textId="77777777">
        <w:trPr>
          <w:trHeight w:val="366"/>
        </w:trPr>
        <w:tc>
          <w:tcPr>
            <w:tcW w:w="2992" w:type="dxa"/>
            <w:shd w:val="clear" w:color="auto" w:fill="DEEAF6" w:themeFill="accent5" w:themeFillTint="33"/>
            <w:vAlign w:val="center"/>
          </w:tcPr>
          <w:p w:rsidRPr="006451FC" w:rsidR="00083738" w:rsidP="00344D06" w:rsidRDefault="00083738" w14:paraId="7BDB336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083738" w:rsidP="00344D06" w:rsidRDefault="00083738" w14:paraId="23511B2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083738" w:rsidP="00344D06" w:rsidRDefault="00083738" w14:paraId="798B0A9E"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35341F" w:rsidTr="005A0A38" w14:paraId="37154BD4" w14:textId="77777777">
        <w:trPr>
          <w:trHeight w:val="340"/>
        </w:trPr>
        <w:tc>
          <w:tcPr>
            <w:tcW w:w="2992" w:type="dxa"/>
            <w:vAlign w:val="center"/>
          </w:tcPr>
          <w:p w:rsidRPr="006451FC" w:rsidR="0035341F" w:rsidP="00344D06" w:rsidRDefault="0035341F" w14:paraId="7283C658" w14:textId="2DB010F3">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2" w:type="dxa"/>
            <w:vAlign w:val="center"/>
          </w:tcPr>
          <w:p w:rsidRPr="006451FC" w:rsidR="0035341F" w:rsidP="00344D06" w:rsidRDefault="629234B0" w14:paraId="445D1002" w14:textId="56870FF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2" w:type="dxa"/>
            <w:vAlign w:val="center"/>
          </w:tcPr>
          <w:p w:rsidRPr="006451FC" w:rsidR="0035341F" w:rsidP="00344D06" w:rsidRDefault="629234B0" w14:paraId="413C0840" w14:textId="7706471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11.90</w:t>
            </w:r>
          </w:p>
        </w:tc>
      </w:tr>
    </w:tbl>
    <w:p w:rsidRPr="006451FC" w:rsidR="00ED5B57" w:rsidP="00F04A80" w:rsidRDefault="00083738" w14:paraId="4338FCC6" w14:textId="3A18F18A">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B3318C" w:rsidP="00F04A80" w:rsidRDefault="00D97984" w14:paraId="4E95E468" w14:textId="49F2DE43">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45. Financiación del </w:t>
      </w:r>
      <w:r w:rsidRPr="006451FC" w:rsidR="007843D9">
        <w:rPr>
          <w:rFonts w:ascii="Times New Roman" w:hAnsi="Times New Roman" w:cs="Times New Roman"/>
          <w:b/>
          <w:bCs/>
        </w:rPr>
        <w:t xml:space="preserve">programa académico </w:t>
      </w:r>
    </w:p>
    <w:p w:rsidRPr="003B0378" w:rsidR="004910BA" w:rsidP="00F04A80" w:rsidRDefault="004910BA" w14:paraId="50BF9F64"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La Maestría en Ciencias de la Información y las Comunicaciones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rsidRPr="003B0378" w:rsidR="004910BA" w:rsidP="6BBB1636" w:rsidRDefault="004910BA" w14:paraId="18181DC9" w14:textId="2EEA2073">
      <w:pPr>
        <w:pStyle w:val="NormalWeb"/>
        <w:spacing w:line="276" w:lineRule="auto"/>
        <w:jc w:val="both"/>
        <w:rPr>
          <w:rFonts w:eastAsiaTheme="minorEastAsia"/>
          <w:sz w:val="22"/>
          <w:szCs w:val="22"/>
          <w:lang w:eastAsia="en-US"/>
        </w:rPr>
      </w:pPr>
      <w:r w:rsidRPr="003B0378">
        <w:rPr>
          <w:rFonts w:eastAsiaTheme="minorEastAsia"/>
          <w:sz w:val="22"/>
          <w:szCs w:val="22"/>
          <w:lang w:eastAsia="en-US"/>
        </w:rPr>
        <w:t xml:space="preserve">La política de financiación del programa está alineada con las directrices establecidas en </w:t>
      </w:r>
      <w:hyperlink w:history="1" r:id="rId81">
        <w:r w:rsidRPr="003B0378">
          <w:rPr>
            <w:rStyle w:val="Hipervnculo"/>
            <w:rFonts w:eastAsiaTheme="minorEastAsia"/>
            <w:sz w:val="22"/>
            <w:szCs w:val="22"/>
            <w:lang w:eastAsia="en-US"/>
          </w:rPr>
          <w:t>el Acuerdo 001 de 2006 del CSU</w:t>
        </w:r>
      </w:hyperlink>
      <w:r w:rsidRPr="003B0378">
        <w:rPr>
          <w:rFonts w:eastAsiaTheme="minorEastAsia"/>
          <w:sz w:val="22"/>
          <w:szCs w:val="22"/>
          <w:lang w:eastAsia="en-US"/>
        </w:rPr>
        <w:t xml:space="preserve"> y los lineamientos de la Vicerrectoría Administrativa y Financiera, garantizando la adecuada administración de los recursos y su destinación al sostenimiento y fortalecimiento de la calidad académica.</w:t>
      </w:r>
      <w:r w:rsidRPr="003B0378" w:rsidR="0043729C">
        <w:rPr>
          <w:rFonts w:eastAsiaTheme="minorEastAsia"/>
          <w:sz w:val="22"/>
          <w:szCs w:val="22"/>
          <w:lang w:eastAsia="en-US"/>
        </w:rPr>
        <w:t xml:space="preserve"> </w:t>
      </w:r>
      <w:r w:rsidRPr="003B0378">
        <w:rPr>
          <w:rFonts w:eastAsiaTheme="minorEastAsia"/>
          <w:sz w:val="22"/>
          <w:szCs w:val="22"/>
          <w:lang w:eastAsia="en-US"/>
        </w:rPr>
        <w:t>Entre los rubros más significativos de inversión se encuentran:</w:t>
      </w:r>
    </w:p>
    <w:p w:rsidRPr="003B0378" w:rsidR="004910BA" w:rsidP="003B0378" w:rsidRDefault="004910BA" w14:paraId="703B5A38" w14:textId="77777777">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Dotación y actualización de infraestructura tecnológica y laboratorios.</w:t>
      </w:r>
    </w:p>
    <w:p w:rsidRPr="003B0378" w:rsidR="004910BA" w:rsidP="003B0378" w:rsidRDefault="004910BA" w14:paraId="30010B02" w14:textId="77777777">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Acceso a bases de datos, bibliotecas y plataformas digitales.</w:t>
      </w:r>
    </w:p>
    <w:p w:rsidRPr="003B0378" w:rsidR="004910BA" w:rsidP="003B0378" w:rsidRDefault="004910BA" w14:paraId="33101E86" w14:textId="77777777">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Estímulos y apoyos a estudiantes, como descuentos en matrícula y becas institucionales.</w:t>
      </w:r>
    </w:p>
    <w:p w:rsidRPr="003B0378" w:rsidR="004910BA" w:rsidP="003B0378" w:rsidRDefault="004910BA" w14:paraId="0C6FC982" w14:textId="77777777">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Movilidad académica de profesores y estudiantes en escenarios nacionales e internacionales.</w:t>
      </w:r>
    </w:p>
    <w:p w:rsidRPr="003B0378" w:rsidR="004910BA" w:rsidP="003B0378" w:rsidRDefault="004910BA" w14:paraId="37923700" w14:textId="77777777">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Apoyo a la gestión de investigación y proyectos de innovación.</w:t>
      </w:r>
    </w:p>
    <w:p w:rsidRPr="003B0378" w:rsidR="004910BA" w:rsidP="00F04A80" w:rsidRDefault="004910BA" w14:paraId="73313C63"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el programa dispone de recursos financieros suficientes para garantizar su sostenibilidad, la consolidación de sus procesos académicos y el cumplimiento de sus propósitos formativos. Sin embargo, se plantea como reto continuar avanzando hacia un modelo más diversificado que asegure estabilidad a largo plazo y mayor capacidad de inversión en innovación y proyección social.</w:t>
      </w:r>
    </w:p>
    <w:p w:rsidRPr="006451FC" w:rsidR="00B3318C" w:rsidP="689739AE" w:rsidRDefault="00B3318C" w14:paraId="287DBF56" w14:textId="6A247E3A">
      <w:pPr>
        <w:pStyle w:val="Descripcin"/>
        <w:keepNext/>
        <w:spacing w:after="0" w:line="276" w:lineRule="auto"/>
        <w:jc w:val="center"/>
        <w:rPr>
          <w:rFonts w:ascii="Times New Roman" w:hAnsi="Times New Roman" w:cs="Times New Roman"/>
          <w:i w:val="0"/>
          <w:iCs w:val="0"/>
          <w:color w:val="auto"/>
          <w:sz w:val="22"/>
          <w:szCs w:val="22"/>
        </w:rPr>
      </w:pPr>
      <w:bookmarkStart w:name="_Toc210979038" w:id="216"/>
      <w:bookmarkStart w:name="_Toc211324581" w:id="21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45. Financiación del programa académico</w:t>
      </w:r>
      <w:r w:rsidRPr="006451FC" w:rsidR="00344D06">
        <w:rPr>
          <w:rFonts w:ascii="Times New Roman" w:hAnsi="Times New Roman" w:cs="Times New Roman"/>
          <w:i w:val="0"/>
          <w:iCs w:val="0"/>
          <w:color w:val="auto"/>
          <w:sz w:val="22"/>
          <w:szCs w:val="22"/>
        </w:rPr>
        <w:t>.</w:t>
      </w:r>
      <w:bookmarkEnd w:id="216"/>
      <w:bookmarkEnd w:id="217"/>
    </w:p>
    <w:tbl>
      <w:tblPr>
        <w:tblStyle w:val="Tablaconcuadrcula"/>
        <w:tblW w:w="8964" w:type="dxa"/>
        <w:tblInd w:w="-5" w:type="dxa"/>
        <w:tblLook w:val="04A0" w:firstRow="1" w:lastRow="0" w:firstColumn="1" w:lastColumn="0" w:noHBand="0" w:noVBand="1"/>
      </w:tblPr>
      <w:tblGrid>
        <w:gridCol w:w="2988"/>
        <w:gridCol w:w="2988"/>
        <w:gridCol w:w="2988"/>
      </w:tblGrid>
      <w:tr w:rsidRPr="006451FC" w:rsidR="00B3318C" w:rsidTr="0043729C" w14:paraId="21810107" w14:textId="77777777">
        <w:trPr>
          <w:trHeight w:val="346"/>
        </w:trPr>
        <w:tc>
          <w:tcPr>
            <w:tcW w:w="2988" w:type="dxa"/>
            <w:shd w:val="clear" w:color="auto" w:fill="DEEAF6" w:themeFill="accent5" w:themeFillTint="33"/>
            <w:vAlign w:val="center"/>
          </w:tcPr>
          <w:p w:rsidRPr="006451FC" w:rsidR="00B3318C" w:rsidP="00344D06" w:rsidRDefault="00B3318C" w14:paraId="7B22191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rsidRPr="006451FC" w:rsidR="00B3318C" w:rsidP="00344D06" w:rsidRDefault="00B3318C" w14:paraId="662A435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rsidRPr="006451FC" w:rsidR="00B3318C" w:rsidP="00344D06" w:rsidRDefault="00B3318C" w14:paraId="7E65C69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35341F" w:rsidTr="0043729C" w14:paraId="66DD7AED" w14:textId="77777777">
        <w:trPr>
          <w:trHeight w:val="322"/>
        </w:trPr>
        <w:tc>
          <w:tcPr>
            <w:tcW w:w="2988" w:type="dxa"/>
            <w:vAlign w:val="center"/>
          </w:tcPr>
          <w:p w:rsidRPr="006451FC" w:rsidR="0035341F" w:rsidP="00344D06" w:rsidRDefault="0035341F" w14:paraId="6D111F6A" w14:textId="0E6914DC">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88" w:type="dxa"/>
            <w:vAlign w:val="center"/>
          </w:tcPr>
          <w:p w:rsidRPr="006451FC" w:rsidR="0035341F" w:rsidP="00344D06" w:rsidRDefault="629234B0" w14:paraId="44EF165A" w14:textId="7051F251">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88" w:type="dxa"/>
            <w:vAlign w:val="center"/>
          </w:tcPr>
          <w:p w:rsidRPr="006451FC" w:rsidR="0035341F" w:rsidP="00344D06" w:rsidRDefault="629234B0" w14:paraId="23394374" w14:textId="04CA0D1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12.96</w:t>
            </w:r>
          </w:p>
        </w:tc>
      </w:tr>
    </w:tbl>
    <w:p w:rsidRPr="006451FC" w:rsidR="00B3318C" w:rsidP="00F04A80" w:rsidRDefault="00B3318C" w14:paraId="59C1C25E" w14:textId="560AF915">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B3318C" w:rsidP="00F04A80" w:rsidRDefault="00D97984" w14:paraId="5CAA819F" w14:textId="20ECC69D">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46. Aseguramiento </w:t>
      </w:r>
      <w:r w:rsidRPr="006451FC" w:rsidR="007843D9">
        <w:rPr>
          <w:rFonts w:ascii="Times New Roman" w:hAnsi="Times New Roman" w:cs="Times New Roman"/>
          <w:b/>
          <w:bCs/>
        </w:rPr>
        <w:t xml:space="preserve">de la alta calidad y mejora continua  </w:t>
      </w:r>
    </w:p>
    <w:p w:rsidRPr="003B0378" w:rsidR="009522B7" w:rsidP="00F04A80" w:rsidRDefault="009522B7" w14:paraId="572AC0BD" w14:textId="0E92BB78">
      <w:pPr>
        <w:pStyle w:val="NormalWeb"/>
        <w:spacing w:line="276" w:lineRule="auto"/>
        <w:jc w:val="both"/>
        <w:rPr>
          <w:rFonts w:eastAsiaTheme="minorHAnsi"/>
          <w:sz w:val="22"/>
          <w:szCs w:val="22"/>
          <w:lang w:eastAsia="en-US"/>
        </w:rPr>
      </w:pPr>
      <w:r w:rsidRPr="003B0378">
        <w:rPr>
          <w:rFonts w:eastAsiaTheme="minorHAnsi"/>
          <w:sz w:val="22"/>
          <w:szCs w:val="22"/>
          <w:lang w:eastAsia="en-US"/>
        </w:rPr>
        <w:t xml:space="preserve">El </w:t>
      </w:r>
      <w:r w:rsidRPr="003B0378" w:rsidR="00E5312E">
        <w:rPr>
          <w:rFonts w:eastAsiaTheme="minorHAnsi"/>
          <w:sz w:val="22"/>
          <w:szCs w:val="22"/>
          <w:lang w:eastAsia="en-US"/>
        </w:rPr>
        <w:t xml:space="preserve">proyecto curricular </w:t>
      </w:r>
      <w:r w:rsidRPr="003B0378">
        <w:rPr>
          <w:rFonts w:eastAsiaTheme="minorHAnsi"/>
          <w:sz w:val="22"/>
          <w:szCs w:val="22"/>
          <w:lang w:eastAsia="en-US"/>
        </w:rPr>
        <w:t>de la Maestría en Ciencias de la Información y las Comunicaciones desarrolla de manera permanente procesos de aseguramiento de la calidad y mejora continua en coherencia con las políticas institucionales, el Modelo de Autoevaluación de Programas de Posgrado de la Universidad Distrital y los lineamientos establecidos por el Consejo Nacional de Acreditación (CNA).</w:t>
      </w:r>
    </w:p>
    <w:p w:rsidRPr="003B0378" w:rsidR="009522B7" w:rsidP="00F04A80" w:rsidRDefault="009522B7" w14:paraId="1E30F1D2" w14:textId="2FC89600">
      <w:pPr>
        <w:pStyle w:val="NormalWeb"/>
        <w:spacing w:line="276" w:lineRule="auto"/>
        <w:jc w:val="both"/>
        <w:rPr>
          <w:rFonts w:eastAsiaTheme="minorHAnsi"/>
          <w:sz w:val="22"/>
          <w:szCs w:val="22"/>
          <w:lang w:eastAsia="en-US"/>
        </w:rPr>
      </w:pPr>
      <w:r w:rsidRPr="003B0378">
        <w:rPr>
          <w:rFonts w:eastAsiaTheme="minorHAnsi"/>
          <w:sz w:val="22"/>
          <w:szCs w:val="22"/>
          <w:lang w:eastAsia="en-US"/>
        </w:rPr>
        <w:t xml:space="preserve">El programa participa en procesos regulares de autoevaluación que incluyen la recolección de información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3B0378">
        <w:rPr>
          <w:rFonts w:eastAsiaTheme="minorHAnsi"/>
          <w:bCs/>
          <w:sz w:val="22"/>
          <w:szCs w:val="22"/>
          <w:lang w:eastAsia="en-US"/>
        </w:rPr>
        <w:t>planes de mejoramiento</w:t>
      </w:r>
      <w:r w:rsidRPr="003B0378">
        <w:rPr>
          <w:rFonts w:eastAsiaTheme="minorHAnsi"/>
          <w:sz w:val="22"/>
          <w:szCs w:val="22"/>
          <w:lang w:eastAsia="en-US"/>
        </w:rPr>
        <w:t>, que cuentan con seguimiento y evaluación periódica por parte de la Coordinación del programa, la Dirección de Posgrados y la Facultad de Ingeniería.</w:t>
      </w:r>
    </w:p>
    <w:p w:rsidRPr="003B0378" w:rsidR="009522B7" w:rsidP="24D56419" w:rsidRDefault="009522B7" w14:paraId="56B9D2FD" w14:textId="1F0DFBFF">
      <w:pPr>
        <w:pStyle w:val="NormalWeb"/>
        <w:spacing w:line="276" w:lineRule="auto"/>
        <w:jc w:val="both"/>
        <w:rPr>
          <w:rFonts w:eastAsia="Calibri" w:eastAsiaTheme="minorAscii"/>
          <w:sz w:val="22"/>
          <w:szCs w:val="22"/>
          <w:lang w:eastAsia="en-US"/>
        </w:rPr>
      </w:pPr>
      <w:r w:rsidRPr="24D56419" w:rsidR="20542BA1">
        <w:rPr>
          <w:rFonts w:eastAsia="Calibri" w:eastAsiaTheme="minorAscii"/>
          <w:sz w:val="22"/>
          <w:szCs w:val="22"/>
          <w:lang w:eastAsia="en-US"/>
        </w:rPr>
        <w:t xml:space="preserve">Entre las estrategias de mejora </w:t>
      </w:r>
      <w:del w:author="COMITE DE CURRICULO Y CALIDAD POSGRADOS" w:date="2025-10-28T21:46:46.021Z" w:id="2092056009">
        <w:r w:rsidRPr="24D56419" w:rsidDel="34537A66">
          <w:rPr>
            <w:rFonts w:eastAsia="Calibri" w:eastAsiaTheme="minorAscii"/>
            <w:sz w:val="22"/>
            <w:szCs w:val="22"/>
            <w:lang w:eastAsia="en-US"/>
          </w:rPr>
          <w:delText>continúa</w:delText>
        </w:r>
      </w:del>
      <w:ins w:author="COMITE DE CURRICULO Y CALIDAD POSGRADOS" w:date="2025-10-28T21:46:46.022Z" w:id="449457545">
        <w:r w:rsidRPr="24D56419" w:rsidR="0381CA53">
          <w:rPr>
            <w:rFonts w:eastAsia="Calibri" w:eastAsiaTheme="minorAscii"/>
            <w:sz w:val="22"/>
            <w:szCs w:val="22"/>
            <w:lang w:eastAsia="en-US"/>
          </w:rPr>
          <w:t>continua</w:t>
        </w:r>
      </w:ins>
      <w:r w:rsidRPr="24D56419" w:rsidR="20542BA1">
        <w:rPr>
          <w:rFonts w:eastAsia="Calibri" w:eastAsiaTheme="minorAscii"/>
          <w:sz w:val="22"/>
          <w:szCs w:val="22"/>
          <w:lang w:eastAsia="en-US"/>
        </w:rPr>
        <w:t xml:space="preserve"> implementadas se destacan:</w:t>
      </w:r>
    </w:p>
    <w:p w:rsidRPr="003B0378" w:rsidR="009522B7" w:rsidP="003B0378" w:rsidRDefault="009522B7" w14:paraId="31E01B9D" w14:textId="77777777">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Actualización periódica del plan de estudios en función de las tendencias en TIC y de la pertinencia social y académica.</w:t>
      </w:r>
    </w:p>
    <w:p w:rsidRPr="003B0378" w:rsidR="009522B7" w:rsidP="003B0378" w:rsidRDefault="009522B7" w14:paraId="7D90187E" w14:textId="77777777">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Fortalecimiento de la investigación, la innovación y la internacionalización mediante convenios y proyectos colaborativos.</w:t>
      </w:r>
    </w:p>
    <w:p w:rsidRPr="003B0378" w:rsidR="009522B7" w:rsidP="003B0378" w:rsidRDefault="009522B7" w14:paraId="1C089E66" w14:textId="77777777">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Implementación de mecanismos de acompañamiento académico y bienestar para garantizar la permanencia estudiantil.</w:t>
      </w:r>
    </w:p>
    <w:p w:rsidRPr="003B0378" w:rsidR="009522B7" w:rsidP="003B0378" w:rsidRDefault="009522B7" w14:paraId="11B17604" w14:textId="77777777">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Promoción de la cualificación docente y de la producción científica indexada.</w:t>
      </w:r>
    </w:p>
    <w:p w:rsidRPr="003B0378" w:rsidR="009522B7" w:rsidP="003B0378" w:rsidRDefault="009522B7" w14:paraId="60092B74" w14:textId="77777777">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Evaluación sistemática de la calidad del servicio educativo, a través de instrumentos institucionales de valoración docente y de satisfacción estudiantil.</w:t>
      </w:r>
    </w:p>
    <w:p w:rsidRPr="003B0378" w:rsidR="009522B7" w:rsidP="3FAE1183" w:rsidRDefault="72F3A3C4" w14:paraId="5AD4DD3A" w14:textId="7EF2F7D1">
      <w:pPr>
        <w:pStyle w:val="NormalWeb"/>
        <w:spacing w:line="276" w:lineRule="auto"/>
        <w:jc w:val="both"/>
        <w:rPr>
          <w:rFonts w:eastAsiaTheme="minorEastAsia"/>
          <w:sz w:val="22"/>
          <w:szCs w:val="22"/>
          <w:lang w:eastAsia="en-US"/>
        </w:rPr>
      </w:pPr>
      <w:r w:rsidRPr="003B0378">
        <w:rPr>
          <w:rFonts w:eastAsiaTheme="minorEastAsia"/>
          <w:sz w:val="22"/>
          <w:szCs w:val="22"/>
          <w:lang w:eastAsia="en-US"/>
        </w:rPr>
        <w:t xml:space="preserve">El proceso de autoevaluación </w:t>
      </w:r>
      <w:r w:rsidRPr="003B0378" w:rsidR="72872C0C">
        <w:rPr>
          <w:rFonts w:eastAsiaTheme="minorEastAsia"/>
          <w:sz w:val="22"/>
          <w:szCs w:val="22"/>
          <w:lang w:eastAsia="en-US"/>
        </w:rPr>
        <w:t>202</w:t>
      </w:r>
      <w:r w:rsidRPr="003B0378" w:rsidR="5EB2B1C1">
        <w:rPr>
          <w:rFonts w:eastAsiaTheme="minorEastAsia"/>
          <w:sz w:val="22"/>
          <w:szCs w:val="22"/>
          <w:lang w:eastAsia="en-US"/>
        </w:rPr>
        <w:t>0</w:t>
      </w:r>
      <w:r w:rsidRPr="003B0378" w:rsidR="72872C0C">
        <w:rPr>
          <w:rFonts w:eastAsiaTheme="minorEastAsia"/>
          <w:sz w:val="22"/>
          <w:szCs w:val="22"/>
          <w:lang w:eastAsia="en-US"/>
        </w:rPr>
        <w:t>-</w:t>
      </w:r>
      <w:r w:rsidRPr="003B0378">
        <w:rPr>
          <w:rFonts w:eastAsiaTheme="minorEastAsia"/>
          <w:sz w:val="22"/>
          <w:szCs w:val="22"/>
          <w:lang w:eastAsia="en-US"/>
        </w:rPr>
        <w:t>2025 evidencia que el programa ha consolidado una cultura de la calidad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rsidRPr="003B0378" w:rsidR="009522B7" w:rsidP="00F04A80" w:rsidRDefault="009522B7" w14:paraId="3337DCFA" w14:textId="7D1B4BB7">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rsidRPr="006451FC" w:rsidR="00896D78" w:rsidP="689739AE" w:rsidRDefault="00896D78" w14:paraId="6735BEFF" w14:textId="70119675">
      <w:pPr>
        <w:pStyle w:val="Descripcin"/>
        <w:keepNext/>
        <w:spacing w:after="0" w:line="276" w:lineRule="auto"/>
        <w:jc w:val="center"/>
        <w:rPr>
          <w:rFonts w:ascii="Times New Roman" w:hAnsi="Times New Roman" w:cs="Times New Roman"/>
          <w:i w:val="0"/>
          <w:iCs w:val="0"/>
          <w:color w:val="auto"/>
          <w:sz w:val="22"/>
          <w:szCs w:val="22"/>
        </w:rPr>
      </w:pPr>
      <w:bookmarkStart w:name="_Toc210979039" w:id="218"/>
      <w:bookmarkStart w:name="_Toc211324582" w:id="21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46. Aseguramiento de la alta calidad y mejora continua</w:t>
      </w:r>
      <w:r w:rsidRPr="006451FC" w:rsidR="00344D06">
        <w:rPr>
          <w:rFonts w:ascii="Times New Roman" w:hAnsi="Times New Roman" w:cs="Times New Roman"/>
          <w:i w:val="0"/>
          <w:iCs w:val="0"/>
          <w:color w:val="auto"/>
          <w:sz w:val="22"/>
          <w:szCs w:val="22"/>
        </w:rPr>
        <w:t>.</w:t>
      </w:r>
      <w:bookmarkEnd w:id="218"/>
      <w:bookmarkEnd w:id="219"/>
    </w:p>
    <w:tbl>
      <w:tblPr>
        <w:tblStyle w:val="Tablaconcuadrcula"/>
        <w:tblW w:w="8931" w:type="dxa"/>
        <w:tblInd w:w="-5" w:type="dxa"/>
        <w:tblLook w:val="04A0" w:firstRow="1" w:lastRow="0" w:firstColumn="1" w:lastColumn="0" w:noHBand="0" w:noVBand="1"/>
      </w:tblPr>
      <w:tblGrid>
        <w:gridCol w:w="3122"/>
        <w:gridCol w:w="3122"/>
        <w:gridCol w:w="2687"/>
      </w:tblGrid>
      <w:tr w:rsidRPr="006451FC" w:rsidR="00896D78" w:rsidTr="00242E6C" w14:paraId="01B3B8C3" w14:textId="77777777">
        <w:trPr>
          <w:trHeight w:val="297"/>
        </w:trPr>
        <w:tc>
          <w:tcPr>
            <w:tcW w:w="3122" w:type="dxa"/>
            <w:shd w:val="clear" w:color="auto" w:fill="DEEAF6" w:themeFill="accent5" w:themeFillTint="33"/>
            <w:vAlign w:val="center"/>
          </w:tcPr>
          <w:p w:rsidRPr="006451FC" w:rsidR="00896D78" w:rsidP="00344D06" w:rsidRDefault="00896D78" w14:paraId="13ED1B3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22" w:type="dxa"/>
            <w:shd w:val="clear" w:color="auto" w:fill="DEEAF6" w:themeFill="accent5" w:themeFillTint="33"/>
            <w:vAlign w:val="center"/>
          </w:tcPr>
          <w:p w:rsidRPr="006451FC" w:rsidR="00896D78" w:rsidP="00344D06" w:rsidRDefault="00896D78" w14:paraId="0A392FD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687" w:type="dxa"/>
            <w:shd w:val="clear" w:color="auto" w:fill="DEEAF6" w:themeFill="accent5" w:themeFillTint="33"/>
            <w:vAlign w:val="center"/>
          </w:tcPr>
          <w:p w:rsidRPr="006451FC" w:rsidR="00896D78" w:rsidP="00344D06" w:rsidRDefault="00896D78" w14:paraId="4EED53C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35341F" w:rsidTr="00242E6C" w14:paraId="69A0B1F0" w14:textId="77777777">
        <w:trPr>
          <w:trHeight w:val="276"/>
        </w:trPr>
        <w:tc>
          <w:tcPr>
            <w:tcW w:w="3122" w:type="dxa"/>
            <w:vAlign w:val="center"/>
          </w:tcPr>
          <w:p w:rsidRPr="006451FC" w:rsidR="0035341F" w:rsidP="00344D06" w:rsidRDefault="0035341F" w14:paraId="66C3BE8B" w14:textId="694BC253">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122" w:type="dxa"/>
            <w:vAlign w:val="center"/>
          </w:tcPr>
          <w:p w:rsidRPr="006451FC" w:rsidR="0035341F" w:rsidP="00344D06" w:rsidRDefault="629234B0" w14:paraId="7E71D30E" w14:textId="1A6ACE2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687" w:type="dxa"/>
            <w:vAlign w:val="center"/>
          </w:tcPr>
          <w:p w:rsidRPr="006451FC" w:rsidR="0035341F" w:rsidP="00344D06" w:rsidRDefault="629234B0" w14:paraId="6FBABAE4" w14:textId="2EE05E2D">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17.72</w:t>
            </w:r>
          </w:p>
        </w:tc>
      </w:tr>
    </w:tbl>
    <w:p w:rsidRPr="006451FC" w:rsidR="00896D78" w:rsidP="00F04A80" w:rsidRDefault="00896D78" w14:paraId="432C1D47" w14:textId="6AFE5A50">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896D78" w:rsidP="00F04A80" w:rsidRDefault="00D97984" w14:paraId="31B63681" w14:textId="3BE0C568">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rsidRPr="003B0378" w:rsidR="008D4362" w:rsidP="00F04A80" w:rsidRDefault="008D4362" w14:paraId="611298D6" w14:textId="397D6E98">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El programa dispone de instancias de gobernanza participativa como el Consejo Curricular y la Coordinación del Proyecto que aseguran la articulación entre las funciones de docencia, investigación, extensión y bienestar. A través de estas instancias se han consolidado prácticas administrativas transparentes, con evidencia en actas, calendarios académicos y mecanismos de rendición de cuentas.</w:t>
      </w:r>
    </w:p>
    <w:p w:rsidRPr="003B0378" w:rsidR="008D4362" w:rsidP="00F04A80" w:rsidRDefault="008D4362" w14:paraId="217E2216" w14:textId="77777777">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dirección y gestión se fortalecen mediante su alineación con el Plan Estratégico de Desarrollo Institucional 2018–2030 y el soporte de sistemas integrados de planeación, gestión y control (SISGPLAN, SIGUD, SICAPITAL, entre otros), lo que garantiza trazabilidad, eficiencia y eficacia en los procesos académicos y administrativos.</w:t>
      </w:r>
    </w:p>
    <w:p w:rsidRPr="003B0378" w:rsidR="008D4362" w:rsidP="00F04A80" w:rsidRDefault="008D4362" w14:paraId="7EEE5F62" w14:textId="77777777">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rsidRPr="003B0378" w:rsidR="008D4362" w:rsidP="00F04A80" w:rsidRDefault="008D4362" w14:paraId="19CE380D" w14:textId="77777777">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avanzar en la diversificación de fuentes de financiación que fortalezcan la inversión en innovación y proyección social.</w:t>
      </w:r>
    </w:p>
    <w:p w:rsidRPr="003B0378" w:rsidR="008D4362" w:rsidP="00F04A80" w:rsidRDefault="008D4362" w14:paraId="17491188" w14:textId="1C088527">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rsidRPr="003B0378" w:rsidR="008D4362" w:rsidP="00F04A80" w:rsidRDefault="008D4362" w14:paraId="69325AD5" w14:textId="0DE8EB09">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rsidRPr="006451FC" w:rsidR="00407AA5" w:rsidP="689739AE" w:rsidRDefault="00407AA5" w14:paraId="0CEFFE46" w14:textId="6DC60056">
      <w:pPr>
        <w:pStyle w:val="Descripcin"/>
        <w:keepNext/>
        <w:spacing w:after="0" w:line="276" w:lineRule="auto"/>
        <w:jc w:val="center"/>
        <w:rPr>
          <w:rFonts w:ascii="Times New Roman" w:hAnsi="Times New Roman" w:cs="Times New Roman"/>
          <w:i w:val="0"/>
          <w:iCs w:val="0"/>
          <w:color w:val="auto"/>
          <w:sz w:val="22"/>
          <w:szCs w:val="22"/>
        </w:rPr>
      </w:pPr>
      <w:bookmarkStart w:name="_Toc210979040" w:id="220"/>
      <w:bookmarkStart w:name="_Toc211324583" w:id="22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11. Organización, administración y financiación del programa académico</w:t>
      </w:r>
      <w:r w:rsidRPr="006451FC" w:rsidR="00344D06">
        <w:rPr>
          <w:rFonts w:ascii="Times New Roman" w:hAnsi="Times New Roman" w:cs="Times New Roman"/>
          <w:i w:val="0"/>
          <w:iCs w:val="0"/>
          <w:color w:val="auto"/>
          <w:sz w:val="22"/>
          <w:szCs w:val="22"/>
        </w:rPr>
        <w:t>.</w:t>
      </w:r>
      <w:bookmarkEnd w:id="220"/>
      <w:bookmarkEnd w:id="221"/>
    </w:p>
    <w:tbl>
      <w:tblPr>
        <w:tblStyle w:val="Tablaconcuadrcula"/>
        <w:tblW w:w="9202" w:type="dxa"/>
        <w:tblLook w:val="04A0" w:firstRow="1" w:lastRow="0" w:firstColumn="1" w:lastColumn="0" w:noHBand="0" w:noVBand="1"/>
      </w:tblPr>
      <w:tblGrid>
        <w:gridCol w:w="2263"/>
        <w:gridCol w:w="2127"/>
        <w:gridCol w:w="1275"/>
        <w:gridCol w:w="1418"/>
        <w:gridCol w:w="2119"/>
      </w:tblGrid>
      <w:tr w:rsidRPr="006451FC" w:rsidR="00366013" w:rsidTr="00344D06" w14:paraId="4DA89249" w14:textId="77777777">
        <w:trPr>
          <w:trHeight w:val="526"/>
        </w:trPr>
        <w:tc>
          <w:tcPr>
            <w:tcW w:w="4390" w:type="dxa"/>
            <w:gridSpan w:val="2"/>
            <w:shd w:val="clear" w:color="auto" w:fill="DEEAF6" w:themeFill="accent5" w:themeFillTint="33"/>
            <w:vAlign w:val="center"/>
          </w:tcPr>
          <w:p w:rsidRPr="006451FC" w:rsidR="00366013" w:rsidP="00344D06" w:rsidRDefault="00366013" w14:paraId="7D919FE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rsidRPr="006451FC" w:rsidR="00366013" w:rsidP="00344D06" w:rsidRDefault="00366013" w14:paraId="56B0A1B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rsidRPr="006451FC" w:rsidR="00366013" w:rsidP="00344D06" w:rsidRDefault="00366013" w14:paraId="5D48D1E1"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35341F" w:rsidTr="00344D06" w14:paraId="1A073B5C" w14:textId="77777777">
        <w:trPr>
          <w:trHeight w:val="96"/>
        </w:trPr>
        <w:tc>
          <w:tcPr>
            <w:tcW w:w="2263" w:type="dxa"/>
            <w:shd w:val="clear" w:color="auto" w:fill="DEEAF6" w:themeFill="accent5" w:themeFillTint="33"/>
            <w:vAlign w:val="center"/>
          </w:tcPr>
          <w:p w:rsidRPr="006451FC" w:rsidR="0035341F" w:rsidP="00344D06" w:rsidRDefault="0035341F" w14:paraId="5700D1CF" w14:textId="75AC888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rsidRPr="006451FC" w:rsidR="0035341F" w:rsidP="00344D06" w:rsidRDefault="0035341F" w14:paraId="557DE37D" w14:textId="1E6280BF">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275" w:type="dxa"/>
            <w:shd w:val="clear" w:color="auto" w:fill="DEEAF6" w:themeFill="accent5" w:themeFillTint="33"/>
            <w:vAlign w:val="center"/>
          </w:tcPr>
          <w:p w:rsidRPr="006451FC" w:rsidR="0035341F" w:rsidP="00344D06" w:rsidRDefault="0035341F" w14:paraId="598D24D3" w14:textId="324C964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rsidRPr="006451FC" w:rsidR="0035341F" w:rsidP="00344D06" w:rsidRDefault="0035341F" w14:paraId="16CA9A81" w14:textId="4D1079E1">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rsidRPr="006451FC" w:rsidR="0035341F" w:rsidP="00344D06" w:rsidRDefault="0035341F" w14:paraId="75961742" w14:textId="77777777">
            <w:pPr>
              <w:pStyle w:val="Sinespaciado"/>
              <w:jc w:val="center"/>
              <w:rPr>
                <w:rFonts w:ascii="Times New Roman" w:hAnsi="Times New Roman" w:cs="Times New Roman"/>
                <w:b/>
                <w:bCs/>
                <w:sz w:val="20"/>
                <w:szCs w:val="20"/>
              </w:rPr>
            </w:pPr>
          </w:p>
        </w:tc>
      </w:tr>
      <w:tr w:rsidRPr="006451FC" w:rsidR="0035341F" w:rsidTr="00344D06" w14:paraId="0FA14BDD" w14:textId="77777777">
        <w:trPr>
          <w:trHeight w:val="245"/>
        </w:trPr>
        <w:tc>
          <w:tcPr>
            <w:tcW w:w="2263" w:type="dxa"/>
            <w:vAlign w:val="center"/>
          </w:tcPr>
          <w:p w:rsidRPr="006451FC" w:rsidR="0035341F" w:rsidP="00344D06" w:rsidRDefault="0035341F" w14:paraId="227CFFFB" w14:textId="0C2091F8">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rsidRPr="006451FC" w:rsidR="0035341F" w:rsidP="00344D06" w:rsidRDefault="0035341F" w14:paraId="30750592" w14:textId="588C99C7">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275" w:type="dxa"/>
            <w:vAlign w:val="center"/>
          </w:tcPr>
          <w:p w:rsidRPr="006451FC" w:rsidR="0035341F" w:rsidP="00344D06" w:rsidRDefault="629234B0" w14:paraId="14636D29" w14:textId="24F45A76">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3,9</w:t>
            </w:r>
          </w:p>
        </w:tc>
        <w:tc>
          <w:tcPr>
            <w:tcW w:w="1418" w:type="dxa"/>
            <w:vAlign w:val="center"/>
          </w:tcPr>
          <w:p w:rsidRPr="006451FC" w:rsidR="0035341F" w:rsidP="00344D06" w:rsidRDefault="629234B0" w14:paraId="455F7D6F" w14:textId="4D3F1B50">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w:t>
            </w:r>
          </w:p>
        </w:tc>
        <w:tc>
          <w:tcPr>
            <w:tcW w:w="2119" w:type="dxa"/>
            <w:vAlign w:val="center"/>
          </w:tcPr>
          <w:p w:rsidRPr="006451FC" w:rsidR="0035341F" w:rsidP="00344D06" w:rsidRDefault="629234B0" w14:paraId="7B5BE65C" w14:textId="6F61E45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6,68%</w:t>
            </w:r>
          </w:p>
        </w:tc>
      </w:tr>
      <w:tr w:rsidRPr="006451FC" w:rsidR="00366013" w:rsidTr="00344D06" w14:paraId="406895AC" w14:textId="77777777">
        <w:trPr>
          <w:trHeight w:val="397"/>
        </w:trPr>
        <w:tc>
          <w:tcPr>
            <w:tcW w:w="4390" w:type="dxa"/>
            <w:gridSpan w:val="2"/>
            <w:shd w:val="clear" w:color="auto" w:fill="DEEAF6" w:themeFill="accent5" w:themeFillTint="33"/>
            <w:vAlign w:val="center"/>
          </w:tcPr>
          <w:p w:rsidRPr="006451FC" w:rsidR="00366013" w:rsidP="00344D06" w:rsidRDefault="00366013" w14:paraId="39E81B4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rsidRPr="006451FC" w:rsidR="00366013" w:rsidP="00344D06" w:rsidRDefault="00366013" w14:paraId="186A486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366013" w:rsidTr="69F9F92C" w14:paraId="49C330EA" w14:textId="77777777">
        <w:trPr>
          <w:trHeight w:val="245"/>
        </w:trPr>
        <w:tc>
          <w:tcPr>
            <w:tcW w:w="4390" w:type="dxa"/>
            <w:gridSpan w:val="2"/>
          </w:tcPr>
          <w:p w:rsidRPr="006451FC" w:rsidR="001B1DFB" w:rsidP="003B0378" w:rsidRDefault="001B1DFB" w14:paraId="70525B5E" w14:textId="7C497B5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una estructura organizacional definida y respaldada por normativa institucional (Acuerdos 004 de 1996, 003 de 1997, 011 de 2002, 001 de 2020), que garantiza transparencia y gobernanza académica.</w:t>
            </w:r>
          </w:p>
          <w:p w:rsidRPr="006451FC" w:rsidR="001B1DFB" w:rsidP="003B0378" w:rsidRDefault="001B1DFB" w14:paraId="5761F53E" w14:textId="6E47D30C">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Funcionamiento activo de instancias como el Consejo Curricular y la Coordinación del Proyecto Curricular, con participación de profesores, estudiantes y egresados.</w:t>
            </w:r>
          </w:p>
          <w:p w:rsidRPr="006451FC" w:rsidR="001B1DFB" w:rsidP="003B0378" w:rsidRDefault="001B1DFB" w14:paraId="73765BE5" w14:textId="3D857756">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Articulación del programa con el Plan Estratégico de Desarrollo Institucional 2018–2030, mediante herramientas como SISGPLAN y el Sistema Integrado de Gestión – SIGUD, que aseguran planeación y control.</w:t>
            </w:r>
          </w:p>
          <w:p w:rsidRPr="006451FC" w:rsidR="001B1DFB" w:rsidP="003B0378" w:rsidRDefault="001B1DFB" w14:paraId="6E74BF9D" w14:textId="44FA3987">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sistemas de comunicación e información institucionales (Cóndor, SICAPITAL, SISGRAL, entre otros) que facilitan la gestión académica, administrativa y documental.</w:t>
            </w:r>
          </w:p>
          <w:p w:rsidRPr="006451FC" w:rsidR="001B1DFB" w:rsidP="003B0378" w:rsidRDefault="001B1DFB" w14:paraId="4B3DC415" w14:textId="1641E0F0">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Correspondencia entre el número de estudiantes y la capacidad institucional, evidenciada en indicadores de suficiencia docente e infraestructura adecuada.</w:t>
            </w:r>
          </w:p>
          <w:p w:rsidRPr="006451FC" w:rsidR="001B1DFB" w:rsidP="003B0378" w:rsidRDefault="001B1DFB" w14:paraId="38E1756E" w14:textId="4E7DC7EF">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Esquema de financiación sólido basado en ingresos por matrícula, recursos institucionales y proyectos de investigación y extensión.</w:t>
            </w:r>
          </w:p>
          <w:p w:rsidRPr="006451FC" w:rsidR="00366013" w:rsidP="003B0378" w:rsidRDefault="001B1DFB" w14:paraId="275E3A8F" w14:textId="7681D236">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Consolidación de una cultura de aseguramiento de la calidad y mejora continua con procesos regulares de autoevaluación, planes de mejoramiento y rendición de cuentas.</w:t>
            </w:r>
          </w:p>
        </w:tc>
        <w:tc>
          <w:tcPr>
            <w:tcW w:w="4812" w:type="dxa"/>
            <w:gridSpan w:val="3"/>
          </w:tcPr>
          <w:p w:rsidRPr="006451FC" w:rsidR="001B1DFB" w:rsidP="003B0378" w:rsidRDefault="001B1DFB" w14:paraId="7F9EFA0A" w14:textId="6D6A5D19">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difusión de los procesos de gestión interna entre toda la comunidad académica para incrementar la participación y apropiación.</w:t>
            </w:r>
          </w:p>
          <w:p w:rsidRPr="006451FC" w:rsidR="001B1DFB" w:rsidP="003B0378" w:rsidRDefault="001B1DFB" w14:paraId="2F5BC8BB" w14:textId="037B8323">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desafíos en la diversificación de fuentes de financiación, lo que limita la inversión sostenida en innovación y proyección social.</w:t>
            </w:r>
          </w:p>
          <w:p w:rsidRPr="006451FC" w:rsidR="001B1DFB" w:rsidP="003B0378" w:rsidRDefault="001B1DFB" w14:paraId="32403AD6" w14:textId="24826F1C">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mejorar la interoperabilidad y usabilidad de las plataformas digitales para reducir la dispersión de sistemas de información.</w:t>
            </w:r>
          </w:p>
          <w:p w:rsidRPr="006451FC" w:rsidR="00366013" w:rsidP="003B0378" w:rsidRDefault="001B1DFB" w14:paraId="64F9446F" w14:textId="3AED55B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avanzar en la sistematización de resultados de impacto de los planes de mejora para consolidar la trazabilidad de los procesos de aseguramiento de la calidad.</w:t>
            </w:r>
          </w:p>
        </w:tc>
      </w:tr>
    </w:tbl>
    <w:p w:rsidRPr="006451FC" w:rsidR="00D97984" w:rsidP="00F04A80" w:rsidRDefault="00366013" w14:paraId="06642D99" w14:textId="66820A9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44D06">
        <w:rPr>
          <w:rFonts w:ascii="Times New Roman" w:hAnsi="Times New Roman" w:cs="Times New Roman"/>
        </w:rPr>
        <w:t>.</w:t>
      </w:r>
    </w:p>
    <w:p w:rsidRPr="006451FC" w:rsidR="00366013" w:rsidP="003B0378" w:rsidRDefault="39B7B66B" w14:paraId="215F3025" w14:textId="3C461C69">
      <w:pPr>
        <w:pStyle w:val="Ttulo3"/>
        <w:numPr>
          <w:ilvl w:val="2"/>
          <w:numId w:val="31"/>
        </w:numPr>
        <w:spacing w:line="276" w:lineRule="auto"/>
        <w:jc w:val="both"/>
        <w:rPr>
          <w:rFonts w:cs="Times New Roman"/>
        </w:rPr>
      </w:pPr>
      <w:bookmarkStart w:name="_Toc2001628402" w:id="222"/>
      <w:bookmarkStart w:name="_Toc1771201021" w:id="223"/>
      <w:bookmarkStart w:name="_Toc211321930" w:id="224"/>
      <w:r w:rsidRPr="006451FC">
        <w:rPr>
          <w:rFonts w:cs="Times New Roman"/>
        </w:rPr>
        <w:t xml:space="preserve">Factor 12. Recursos </w:t>
      </w:r>
      <w:r w:rsidRPr="006451FC" w:rsidR="2E372E74">
        <w:rPr>
          <w:rFonts w:cs="Times New Roman"/>
        </w:rPr>
        <w:t>físicos y tecnológicos</w:t>
      </w:r>
      <w:bookmarkEnd w:id="222"/>
      <w:bookmarkEnd w:id="223"/>
      <w:bookmarkEnd w:id="224"/>
      <w:r w:rsidRPr="006451FC" w:rsidR="2E372E74">
        <w:rPr>
          <w:rFonts w:cs="Times New Roman"/>
        </w:rPr>
        <w:t xml:space="preserve"> </w:t>
      </w:r>
    </w:p>
    <w:p w:rsidRPr="003B0378" w:rsidR="00366013" w:rsidP="00F04A80" w:rsidRDefault="00D97984" w14:paraId="1A5B7E97" w14:textId="5324D9A5">
      <w:pPr>
        <w:pStyle w:val="Sinespaciado"/>
        <w:spacing w:before="240" w:line="276" w:lineRule="auto"/>
        <w:rPr>
          <w:rFonts w:ascii="Times New Roman" w:hAnsi="Times New Roman" w:cs="Times New Roman"/>
          <w:b/>
          <w:bCs/>
        </w:rPr>
      </w:pPr>
      <w:r w:rsidRPr="003B0378">
        <w:rPr>
          <w:rFonts w:ascii="Times New Roman" w:hAnsi="Times New Roman" w:cs="Times New Roman"/>
          <w:b/>
          <w:bCs/>
        </w:rPr>
        <w:t xml:space="preserve">Característica 47. Recursos </w:t>
      </w:r>
      <w:r w:rsidRPr="003B0378" w:rsidR="007843D9">
        <w:rPr>
          <w:rFonts w:ascii="Times New Roman" w:hAnsi="Times New Roman" w:cs="Times New Roman"/>
          <w:b/>
          <w:bCs/>
        </w:rPr>
        <w:t xml:space="preserve">de infraestructura física y tecnológica  </w:t>
      </w:r>
    </w:p>
    <w:p w:rsidRPr="003B0378" w:rsidR="007A56A5" w:rsidP="00F04A80" w:rsidRDefault="007A56A5" w14:paraId="1691F5C8" w14:textId="77777777">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Maestría en Ciencias de la Información y las Comunicaciones cuenta con una infraestructura física y tecnológica adecuada para el desarrollo de sus actividades académicas, investigativas y de extensión. El programa dispone de aulas equipadas con recursos audiovisuales, acceso a internet de alta velocidad y ambientes de aprendizaje modernos y flexibles, que facilitan tanto la docencia presencial como el uso de herramientas digitales en modalidad híbrida.</w:t>
      </w:r>
    </w:p>
    <w:p w:rsidRPr="003B0378" w:rsidR="007A56A5" w:rsidP="00F04A80" w:rsidRDefault="007A56A5" w14:paraId="180A1B32" w14:textId="4CF10856">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En cuanto a recursos especializados, el programa se beneficia de los laboratorios de la Facultad de Ingeniería, que incluyen espacios de teleinformática, redes de comunicaciones, geomática, desarrollo de software e inteligencia artificial. Estos ambientes están dotados con hardware y software actualizado, lo cual permite a los estudiantes aplicar de manera práctica los conocimientos adquiridos en el aula y desarrollar proyectos de investigación de alto impacto.</w:t>
      </w:r>
      <w:r w:rsidRPr="003B0378" w:rsidR="006C6EFA">
        <w:rPr>
          <w:rFonts w:ascii="Times New Roman" w:hAnsi="Times New Roman" w:cs="Times New Roman"/>
          <w:lang w:val="es-CO"/>
        </w:rPr>
        <w:t xml:space="preserve"> </w:t>
      </w:r>
      <w:r w:rsidRPr="003B0378">
        <w:rPr>
          <w:rFonts w:ascii="Times New Roman" w:hAnsi="Times New Roman" w:cs="Times New Roman"/>
          <w:lang w:val="es-CO"/>
        </w:rPr>
        <w:t>De manera complementaria, los estudiantes y docentes acceden a los recursos tecnológicos institucionales, entre ellos:</w:t>
      </w:r>
    </w:p>
    <w:p w:rsidRPr="003B0378" w:rsidR="007A56A5" w:rsidP="003B0378" w:rsidRDefault="007A56A5" w14:paraId="56C1FD0B" w14:textId="77777777">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Plataformas de gestión académica y aulas virtuales.</w:t>
      </w:r>
    </w:p>
    <w:p w:rsidRPr="003B0378" w:rsidR="007A56A5" w:rsidP="003B0378" w:rsidRDefault="007A56A5" w14:paraId="6B156B75" w14:textId="77777777">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Bases de datos y bibliotecas digitales de alta calidad (IEEE Xplore, Scopus, ScienceDirect, Springer, entre otras).</w:t>
      </w:r>
    </w:p>
    <w:p w:rsidRPr="003B0378" w:rsidR="007A56A5" w:rsidP="003B0378" w:rsidRDefault="007A56A5" w14:paraId="2FC846E4" w14:textId="77777777">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Herramientas de videoconferencia y colaboración en línea para actividades académicas y de investigación con aliados nacionales e internacionales.</w:t>
      </w:r>
    </w:p>
    <w:p w:rsidRPr="003B0378" w:rsidR="007A56A5" w:rsidP="00F04A80" w:rsidRDefault="007A56A5" w14:paraId="31545526" w14:textId="72818752">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Durante el proceso de autoevaluación, los estudiantes destacaron positivamente la suficiencia y pertinencia de los recursos físicos y tecnológicos, especialmente en lo referente al acceso a bibliografía y bases de datos actualizadas. Sin embargo, también señalaron como oportunidad de mejora la necesidad de fortalecer la renovación de equipos de cómputo y licencias de software especializado con el fin de responder a las demandas emergentes de la industria y de la investigación en TIC.</w:t>
      </w:r>
    </w:p>
    <w:p w:rsidRPr="006451FC" w:rsidR="0069131A" w:rsidP="00F04A80" w:rsidRDefault="007A56A5" w14:paraId="287CF811" w14:textId="1985B8A0">
      <w:pPr>
        <w:spacing w:before="100" w:beforeAutospacing="1" w:after="100" w:afterAutospacing="1" w:line="276" w:lineRule="auto"/>
        <w:jc w:val="both"/>
        <w:rPr>
          <w:rFonts w:ascii="Times New Roman" w:hAnsi="Times New Roman" w:cs="Times New Roman"/>
        </w:rPr>
      </w:pPr>
      <w:r w:rsidRPr="003B0378">
        <w:rPr>
          <w:rFonts w:ascii="Times New Roman" w:hAnsi="Times New Roman" w:cs="Times New Roman"/>
          <w:lang w:val="es-CO"/>
        </w:rPr>
        <w:t>En conclusión, el programa dispone de recursos físicos y tecnológicos acordes con sus propósitos formativos y de investigación, garantizando así la calidad del proceso de enseñanza-aprendizaje. Al mismo tiempo, mantiene el reto permanente de avanzar en la actualización y diversificación de estos recursos, en coherencia con las tendencias del campo y las expectativas de la comunidad académica.</w:t>
      </w:r>
    </w:p>
    <w:p w:rsidRPr="006451FC" w:rsidR="0069131A" w:rsidP="689739AE" w:rsidRDefault="0069131A" w14:paraId="5D45625D" w14:textId="6007CA91">
      <w:pPr>
        <w:pStyle w:val="Descripcin"/>
        <w:keepNext/>
        <w:spacing w:after="0" w:line="276" w:lineRule="auto"/>
        <w:jc w:val="center"/>
        <w:rPr>
          <w:rFonts w:ascii="Times New Roman" w:hAnsi="Times New Roman" w:cs="Times New Roman"/>
          <w:i w:val="0"/>
          <w:iCs w:val="0"/>
          <w:color w:val="auto"/>
          <w:sz w:val="22"/>
          <w:szCs w:val="22"/>
        </w:rPr>
      </w:pPr>
      <w:bookmarkStart w:name="_Toc210979041" w:id="225"/>
      <w:bookmarkStart w:name="_Toc211324584" w:id="22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47. Recursos de infraestructura física y tecnológica</w:t>
      </w:r>
      <w:r w:rsidRPr="006451FC" w:rsidR="008464EE">
        <w:rPr>
          <w:rFonts w:ascii="Times New Roman" w:hAnsi="Times New Roman" w:cs="Times New Roman"/>
          <w:i w:val="0"/>
          <w:iCs w:val="0"/>
          <w:color w:val="auto"/>
          <w:sz w:val="22"/>
          <w:szCs w:val="22"/>
        </w:rPr>
        <w:t>.</w:t>
      </w:r>
      <w:bookmarkEnd w:id="225"/>
      <w:bookmarkEnd w:id="226"/>
    </w:p>
    <w:tbl>
      <w:tblPr>
        <w:tblStyle w:val="Tablaconcuadrcula"/>
        <w:tblW w:w="8976" w:type="dxa"/>
        <w:tblInd w:w="-5" w:type="dxa"/>
        <w:tblLook w:val="04A0" w:firstRow="1" w:lastRow="0" w:firstColumn="1" w:lastColumn="0" w:noHBand="0" w:noVBand="1"/>
      </w:tblPr>
      <w:tblGrid>
        <w:gridCol w:w="2992"/>
        <w:gridCol w:w="2992"/>
        <w:gridCol w:w="2992"/>
      </w:tblGrid>
      <w:tr w:rsidRPr="006451FC" w:rsidR="0069131A" w:rsidTr="00E94B67" w14:paraId="506D5CCE" w14:textId="77777777">
        <w:trPr>
          <w:trHeight w:val="331"/>
        </w:trPr>
        <w:tc>
          <w:tcPr>
            <w:tcW w:w="2992" w:type="dxa"/>
            <w:shd w:val="clear" w:color="auto" w:fill="DEEAF6" w:themeFill="accent5" w:themeFillTint="33"/>
            <w:vAlign w:val="center"/>
          </w:tcPr>
          <w:p w:rsidRPr="006451FC" w:rsidR="0069131A" w:rsidP="008464EE" w:rsidRDefault="0069131A" w14:paraId="49DB80D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69131A" w:rsidP="008464EE" w:rsidRDefault="0069131A" w14:paraId="04EAD05D"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69131A" w:rsidP="008464EE" w:rsidRDefault="0069131A" w14:paraId="3F4836DC"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69131A" w:rsidTr="00E94B67" w14:paraId="668F299D" w14:textId="77777777">
        <w:trPr>
          <w:trHeight w:val="307"/>
        </w:trPr>
        <w:tc>
          <w:tcPr>
            <w:tcW w:w="2992" w:type="dxa"/>
            <w:vAlign w:val="center"/>
          </w:tcPr>
          <w:p w:rsidRPr="006451FC" w:rsidR="0069131A" w:rsidP="008464EE" w:rsidRDefault="008D4362" w14:paraId="0E8E1E3C" w14:textId="155AA40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69131A" w:rsidP="008464EE" w:rsidRDefault="3F959035" w14:paraId="7D2A9DA3" w14:textId="3607E1C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69131A" w:rsidP="008464EE" w:rsidRDefault="1A28D0A9" w14:paraId="66EE7F1B" w14:textId="793555BC">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52.38</w:t>
            </w:r>
          </w:p>
        </w:tc>
      </w:tr>
    </w:tbl>
    <w:p w:rsidRPr="006451FC" w:rsidR="0069131A" w:rsidP="00F04A80" w:rsidRDefault="0069131A" w14:paraId="1D3C6113" w14:textId="5152ADC1">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 (Ventana de observación)</w:t>
      </w:r>
      <w:r w:rsidRPr="006451FC" w:rsidR="008464EE">
        <w:rPr>
          <w:rFonts w:ascii="Times New Roman" w:hAnsi="Times New Roman" w:cs="Times New Roman"/>
        </w:rPr>
        <w:t>.</w:t>
      </w:r>
    </w:p>
    <w:p w:rsidRPr="006451FC" w:rsidR="00366013" w:rsidP="00F04A80" w:rsidRDefault="00D97984" w14:paraId="1EDE12C0" w14:textId="7252E97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48. Recursos </w:t>
      </w:r>
      <w:r w:rsidRPr="006451FC" w:rsidR="007843D9">
        <w:rPr>
          <w:rFonts w:ascii="Times New Roman" w:hAnsi="Times New Roman" w:cs="Times New Roman"/>
          <w:b/>
          <w:bCs/>
        </w:rPr>
        <w:t xml:space="preserve">informáticos y de comunicación   </w:t>
      </w:r>
    </w:p>
    <w:p w:rsidRPr="003B0378" w:rsidR="00D512CB" w:rsidP="00F04A80" w:rsidRDefault="00D512CB" w14:paraId="2879DDA4"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El programa académico dispone de recursos informáticos y de comunicación que garantizan el soporte a la formación posgradual, la investigación y la interacción con la comunidad académica. La Universidad Distrital Francisco José de Caldas ha consolidado un ecosistema tecnológico institucional que incluye plataformas académicas, administrativas y de comunicación, las cuales son utilizadas de manera permanente por estudiantes, docentes y personal administrativo.</w:t>
      </w:r>
    </w:p>
    <w:p w:rsidRPr="003B0378" w:rsidR="00D512CB" w:rsidP="00F04A80" w:rsidRDefault="00D512CB" w14:paraId="66389C6A" w14:textId="352FE548">
      <w:pPr>
        <w:pStyle w:val="NormalWeb"/>
        <w:spacing w:line="276" w:lineRule="auto"/>
        <w:jc w:val="both"/>
        <w:rPr>
          <w:rFonts w:eastAsiaTheme="minorHAnsi"/>
          <w:sz w:val="22"/>
          <w:szCs w:val="22"/>
          <w:lang w:eastAsia="en-US"/>
        </w:rPr>
      </w:pPr>
      <w:r w:rsidRPr="003B0378">
        <w:rPr>
          <w:rFonts w:eastAsiaTheme="minorHAnsi"/>
          <w:sz w:val="22"/>
          <w:szCs w:val="22"/>
          <w:lang w:eastAsia="en-US"/>
        </w:rPr>
        <w:t>En el ámbito académico, se destacan el Sistema de Gestión Académica – Cóndor, que facilita procesos de matrícula, registro de calificaciones y seguimiento académico</w:t>
      </w:r>
      <w:r w:rsidRPr="003B0378" w:rsidR="005046C9">
        <w:rPr>
          <w:rFonts w:eastAsiaTheme="minorHAnsi"/>
          <w:sz w:val="22"/>
          <w:szCs w:val="22"/>
          <w:lang w:eastAsia="en-US"/>
        </w:rPr>
        <w:t>;</w:t>
      </w:r>
      <w:r w:rsidRPr="003B0378">
        <w:rPr>
          <w:rFonts w:eastAsiaTheme="minorHAnsi"/>
          <w:sz w:val="22"/>
          <w:szCs w:val="22"/>
          <w:lang w:eastAsia="en-US"/>
        </w:rPr>
        <w:t xml:space="preserve"> y las aulas virtuales institucionales, que soportan el desarrollo de asignaturas, la entrega de trabajos, la evaluación en línea y el uso de recursos digitales. Asimismo, los estudiantes y docentes cuentan con licencias institucionales de software especializado (Matlab, ArcGIS, AutoCAD, paquetes de inteligencia artificial, entre otros) y acceso a bases de datos de investigación de alcance internacional.</w:t>
      </w:r>
    </w:p>
    <w:p w:rsidRPr="003B0378" w:rsidR="00D512CB" w:rsidP="00F04A80" w:rsidRDefault="00D512CB" w14:paraId="24D5856C"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En cuanto a recursos de comunicación, la institución dispone de correos institucionales, página web oficial, plataformas de gestión documental y canales de interacción directa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 y de investigación.</w:t>
      </w:r>
    </w:p>
    <w:p w:rsidRPr="003B0378" w:rsidR="00D512CB" w:rsidP="00F04A80" w:rsidRDefault="00D512CB" w14:paraId="2E6C3DD4"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interoperabilidad entre plataformas y la capacitación en el uso avanzado de los recursos digitales.</w:t>
      </w:r>
    </w:p>
    <w:p w:rsidRPr="003B0378" w:rsidR="00AA7C95" w:rsidP="00F04A80" w:rsidRDefault="00D512CB" w14:paraId="6C735C4B" w14:textId="2EC606E4">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rsidRPr="006451FC" w:rsidR="00437953" w:rsidP="689739AE" w:rsidRDefault="00437953" w14:paraId="4EFDFFF0" w14:textId="25F30919">
      <w:pPr>
        <w:pStyle w:val="Descripcin"/>
        <w:keepNext/>
        <w:spacing w:after="0" w:line="276" w:lineRule="auto"/>
        <w:jc w:val="center"/>
        <w:rPr>
          <w:rFonts w:ascii="Times New Roman" w:hAnsi="Times New Roman" w:cs="Times New Roman"/>
          <w:i w:val="0"/>
          <w:iCs w:val="0"/>
          <w:color w:val="auto"/>
          <w:sz w:val="22"/>
          <w:szCs w:val="22"/>
        </w:rPr>
      </w:pPr>
      <w:bookmarkStart w:name="_Toc210979042" w:id="227"/>
      <w:bookmarkStart w:name="_Toc211324585" w:id="22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48. Recursos informáticos y de comunicación</w:t>
      </w:r>
      <w:r w:rsidRPr="006451FC" w:rsidR="008464EE">
        <w:rPr>
          <w:rFonts w:ascii="Times New Roman" w:hAnsi="Times New Roman" w:cs="Times New Roman"/>
          <w:i w:val="0"/>
          <w:iCs w:val="0"/>
          <w:color w:val="auto"/>
          <w:sz w:val="22"/>
          <w:szCs w:val="22"/>
        </w:rPr>
        <w:t>.</w:t>
      </w:r>
      <w:bookmarkEnd w:id="227"/>
      <w:bookmarkEnd w:id="228"/>
    </w:p>
    <w:tbl>
      <w:tblPr>
        <w:tblStyle w:val="Tablaconcuadrcula"/>
        <w:tblW w:w="8976" w:type="dxa"/>
        <w:tblInd w:w="-5" w:type="dxa"/>
        <w:tblLook w:val="04A0" w:firstRow="1" w:lastRow="0" w:firstColumn="1" w:lastColumn="0" w:noHBand="0" w:noVBand="1"/>
      </w:tblPr>
      <w:tblGrid>
        <w:gridCol w:w="2992"/>
        <w:gridCol w:w="2992"/>
        <w:gridCol w:w="2992"/>
      </w:tblGrid>
      <w:tr w:rsidRPr="006451FC" w:rsidR="00437953" w:rsidTr="00BD0EBE" w14:paraId="18BFEA1D" w14:textId="77777777">
        <w:trPr>
          <w:trHeight w:val="312"/>
        </w:trPr>
        <w:tc>
          <w:tcPr>
            <w:tcW w:w="2992" w:type="dxa"/>
            <w:shd w:val="clear" w:color="auto" w:fill="DEEAF6" w:themeFill="accent5" w:themeFillTint="33"/>
            <w:vAlign w:val="center"/>
          </w:tcPr>
          <w:p w:rsidRPr="006451FC" w:rsidR="00437953" w:rsidP="008464EE" w:rsidRDefault="00437953" w14:paraId="015070A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rsidRPr="006451FC" w:rsidR="00437953" w:rsidP="008464EE" w:rsidRDefault="00437953" w14:paraId="05FEA80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rsidRPr="006451FC" w:rsidR="00437953" w:rsidP="008464EE" w:rsidRDefault="00437953" w14:paraId="1581344B"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Pr="006451FC" w:rsidR="008D4362" w:rsidTr="00BD0EBE" w14:paraId="6B525026" w14:textId="77777777">
        <w:trPr>
          <w:trHeight w:val="289"/>
        </w:trPr>
        <w:tc>
          <w:tcPr>
            <w:tcW w:w="2992" w:type="dxa"/>
            <w:vAlign w:val="center"/>
          </w:tcPr>
          <w:p w:rsidRPr="006451FC" w:rsidR="008D4362" w:rsidP="008464EE" w:rsidRDefault="008D4362" w14:paraId="15850BF9" w14:textId="1D3D1868">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rsidRPr="006451FC" w:rsidR="008D4362" w:rsidP="008464EE" w:rsidRDefault="3F959035" w14:paraId="2C29064A" w14:textId="7A8F19D3">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rsidRPr="006451FC" w:rsidR="008D4362" w:rsidP="008464EE" w:rsidRDefault="3F959035" w14:paraId="3CE2FEB6" w14:textId="7B255D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47.62</w:t>
            </w:r>
          </w:p>
        </w:tc>
      </w:tr>
    </w:tbl>
    <w:p w:rsidR="00437953" w:rsidP="00F04A80" w:rsidRDefault="00437953" w14:paraId="4FD9BF4F" w14:textId="4A19F899">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 (Ventana de observación)</w:t>
      </w:r>
      <w:r w:rsidRPr="006451FC" w:rsidR="008464EE">
        <w:rPr>
          <w:rFonts w:ascii="Times New Roman" w:hAnsi="Times New Roman" w:cs="Times New Roman"/>
        </w:rPr>
        <w:t>.</w:t>
      </w:r>
    </w:p>
    <w:p w:rsidR="003B0378" w:rsidP="00F04A80" w:rsidRDefault="003B0378" w14:paraId="6162E02B" w14:textId="52A71ABD">
      <w:pPr>
        <w:pStyle w:val="Sinespaciado"/>
        <w:spacing w:line="276" w:lineRule="auto"/>
        <w:jc w:val="center"/>
        <w:rPr>
          <w:rFonts w:ascii="Times New Roman" w:hAnsi="Times New Roman" w:cs="Times New Roman"/>
        </w:rPr>
      </w:pPr>
    </w:p>
    <w:p w:rsidRPr="006451FC" w:rsidR="003B0378" w:rsidP="00F04A80" w:rsidRDefault="003B0378" w14:paraId="6FB9938F" w14:textId="77777777">
      <w:pPr>
        <w:pStyle w:val="Sinespaciado"/>
        <w:spacing w:line="276" w:lineRule="auto"/>
        <w:jc w:val="center"/>
        <w:rPr>
          <w:rFonts w:ascii="Times New Roman" w:hAnsi="Times New Roman" w:cs="Times New Roman"/>
        </w:rPr>
      </w:pPr>
    </w:p>
    <w:p w:rsidRPr="003B0378" w:rsidR="00D97984" w:rsidP="00F04A80" w:rsidRDefault="00D97984" w14:paraId="633E96BD" w14:textId="77777777">
      <w:pPr>
        <w:pStyle w:val="Sinespaciado"/>
        <w:spacing w:before="240" w:line="276" w:lineRule="auto"/>
        <w:rPr>
          <w:rFonts w:ascii="Times New Roman" w:hAnsi="Times New Roman" w:cs="Times New Roman"/>
          <w:b/>
          <w:bCs/>
        </w:rPr>
      </w:pPr>
      <w:r w:rsidRPr="003B0378">
        <w:rPr>
          <w:rFonts w:ascii="Times New Roman" w:hAnsi="Times New Roman" w:cs="Times New Roman"/>
          <w:b/>
          <w:bCs/>
        </w:rPr>
        <w:t xml:space="preserve">Juicio de Calidad del Factor  </w:t>
      </w:r>
    </w:p>
    <w:p w:rsidRPr="003B0378" w:rsidR="00D512CB" w:rsidP="00F04A80" w:rsidRDefault="00D512CB" w14:paraId="00754E00"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p>
    <w:p w:rsidRPr="003B0378" w:rsidR="00D512CB" w:rsidP="00F04A80" w:rsidRDefault="00D512CB" w14:paraId="2F3DF5C5" w14:textId="77B0D78D">
      <w:pPr>
        <w:pStyle w:val="NormalWeb"/>
        <w:spacing w:line="276" w:lineRule="auto"/>
        <w:jc w:val="both"/>
        <w:rPr>
          <w:rFonts w:eastAsiaTheme="minorHAnsi"/>
          <w:sz w:val="22"/>
          <w:szCs w:val="22"/>
          <w:lang w:eastAsia="en-US"/>
        </w:rPr>
      </w:pPr>
      <w:r w:rsidRPr="003B0378">
        <w:rPr>
          <w:rFonts w:eastAsiaTheme="minorHAnsi"/>
          <w:sz w:val="22"/>
          <w:szCs w:val="22"/>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w:t>
      </w:r>
      <w:r w:rsidRPr="003B0378" w:rsidR="00EC3FF4">
        <w:rPr>
          <w:rFonts w:eastAsiaTheme="minorHAnsi"/>
          <w:sz w:val="22"/>
          <w:szCs w:val="22"/>
          <w:lang w:eastAsia="en-US"/>
        </w:rPr>
        <w:t xml:space="preserve">n </w:t>
      </w:r>
      <w:r w:rsidRPr="003B0378" w:rsidR="00F8088A">
        <w:rPr>
          <w:rFonts w:eastAsiaTheme="minorHAnsi"/>
          <w:sz w:val="22"/>
          <w:szCs w:val="22"/>
          <w:lang w:eastAsia="en-US"/>
        </w:rPr>
        <w:t>embargo,</w:t>
      </w:r>
      <w:r w:rsidRPr="003B0378" w:rsidR="00EC3FF4">
        <w:rPr>
          <w:rFonts w:eastAsiaTheme="minorHAnsi"/>
          <w:sz w:val="22"/>
          <w:szCs w:val="22"/>
          <w:lang w:eastAsia="en-US"/>
        </w:rPr>
        <w:t xml:space="preserve"> </w:t>
      </w:r>
      <w:r w:rsidRPr="003B0378">
        <w:rPr>
          <w:rFonts w:eastAsiaTheme="minorHAnsi"/>
          <w:sz w:val="22"/>
          <w:szCs w:val="22"/>
          <w:lang w:eastAsia="en-US"/>
        </w:rPr>
        <w:t>persiste el reto de fortalecer la interoperabilidad entre plataformas y ampliar la capacitación en el uso de herramientas digitales avanzadas.</w:t>
      </w:r>
    </w:p>
    <w:p w:rsidRPr="003B0378" w:rsidR="00D512CB" w:rsidP="00F04A80" w:rsidRDefault="00D512CB" w14:paraId="770A6101" w14:textId="77777777">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los recursos físicos, tecnológicos e informáticos del programa cumplen de manera suficiente con los requerimientos de la formación de posgrado, aportando a la pertinencia y calidad del proceso formativo. El grado de cumplimiento de este factor se ubica en la categoría de alto nivel, respaldado por la coherencia entre la infraestructura disponible, los propósitos formativos y las necesidades de la comunidad académica.</w:t>
      </w:r>
    </w:p>
    <w:p w:rsidRPr="006451FC" w:rsidR="005868ED" w:rsidP="689739AE" w:rsidRDefault="005868ED" w14:paraId="60E721CB" w14:textId="564A2366">
      <w:pPr>
        <w:pStyle w:val="Descripcin"/>
        <w:keepNext/>
        <w:spacing w:after="0" w:line="276" w:lineRule="auto"/>
        <w:jc w:val="center"/>
        <w:rPr>
          <w:rFonts w:ascii="Times New Roman" w:hAnsi="Times New Roman" w:cs="Times New Roman"/>
          <w:i w:val="0"/>
          <w:iCs w:val="0"/>
          <w:color w:val="auto"/>
          <w:sz w:val="22"/>
          <w:szCs w:val="22"/>
        </w:rPr>
      </w:pPr>
      <w:bookmarkStart w:name="_Toc210979043" w:id="229"/>
      <w:bookmarkStart w:name="_Toc211324586" w:id="23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12. Recursos físicos y tecnológicos</w:t>
      </w:r>
      <w:r w:rsidRPr="006451FC" w:rsidR="005F5BDC">
        <w:rPr>
          <w:rFonts w:ascii="Times New Roman" w:hAnsi="Times New Roman" w:cs="Times New Roman"/>
          <w:i w:val="0"/>
          <w:iCs w:val="0"/>
          <w:color w:val="auto"/>
          <w:sz w:val="22"/>
          <w:szCs w:val="22"/>
        </w:rPr>
        <w:t>.</w:t>
      </w:r>
      <w:bookmarkEnd w:id="229"/>
      <w:bookmarkEnd w:id="230"/>
    </w:p>
    <w:tbl>
      <w:tblPr>
        <w:tblStyle w:val="Tablaconcuadrcula"/>
        <w:tblW w:w="9067" w:type="dxa"/>
        <w:tblLook w:val="04A0" w:firstRow="1" w:lastRow="0" w:firstColumn="1" w:lastColumn="0" w:noHBand="0" w:noVBand="1"/>
      </w:tblPr>
      <w:tblGrid>
        <w:gridCol w:w="2117"/>
        <w:gridCol w:w="2685"/>
        <w:gridCol w:w="1430"/>
        <w:gridCol w:w="1418"/>
        <w:gridCol w:w="1417"/>
      </w:tblGrid>
      <w:tr w:rsidRPr="006451FC" w:rsidR="000A4C59" w:rsidTr="00EF6A50" w14:paraId="099CF0E7" w14:textId="77777777">
        <w:trPr>
          <w:trHeight w:val="485"/>
        </w:trPr>
        <w:tc>
          <w:tcPr>
            <w:tcW w:w="4802" w:type="dxa"/>
            <w:gridSpan w:val="2"/>
            <w:shd w:val="clear" w:color="auto" w:fill="DEEAF6" w:themeFill="accent5" w:themeFillTint="33"/>
            <w:vAlign w:val="center"/>
          </w:tcPr>
          <w:p w:rsidRPr="006451FC" w:rsidR="000A4C59" w:rsidP="003E4F12" w:rsidRDefault="000A4C59" w14:paraId="2BCE38E7"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48" w:type="dxa"/>
            <w:gridSpan w:val="2"/>
            <w:shd w:val="clear" w:color="auto" w:fill="DEEAF6" w:themeFill="accent5" w:themeFillTint="33"/>
            <w:vAlign w:val="center"/>
          </w:tcPr>
          <w:p w:rsidRPr="006451FC" w:rsidR="000A4C59" w:rsidP="003E4F12" w:rsidRDefault="000A4C59" w14:paraId="2169B456"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417" w:type="dxa"/>
            <w:vMerge w:val="restart"/>
            <w:shd w:val="clear" w:color="auto" w:fill="DEEAF6" w:themeFill="accent5" w:themeFillTint="33"/>
            <w:vAlign w:val="center"/>
          </w:tcPr>
          <w:p w:rsidRPr="006451FC" w:rsidR="000A4C59" w:rsidP="003E4F12" w:rsidRDefault="000A4C59" w14:paraId="4559304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Pr="006451FC" w:rsidR="001B1DFB" w:rsidTr="00EF6A50" w14:paraId="385B7DF9" w14:textId="77777777">
        <w:trPr>
          <w:trHeight w:val="96"/>
        </w:trPr>
        <w:tc>
          <w:tcPr>
            <w:tcW w:w="2117" w:type="dxa"/>
            <w:shd w:val="clear" w:color="auto" w:fill="DEEAF6" w:themeFill="accent5" w:themeFillTint="33"/>
            <w:vAlign w:val="center"/>
          </w:tcPr>
          <w:p w:rsidRPr="006451FC" w:rsidR="001B1DFB" w:rsidP="003E4F12" w:rsidRDefault="001B1DFB" w14:paraId="64D285BD" w14:textId="0672283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685" w:type="dxa"/>
            <w:shd w:val="clear" w:color="auto" w:fill="DEEAF6" w:themeFill="accent5" w:themeFillTint="33"/>
            <w:vAlign w:val="center"/>
          </w:tcPr>
          <w:p w:rsidRPr="006451FC" w:rsidR="001B1DFB" w:rsidP="003E4F12" w:rsidRDefault="001B1DFB" w14:paraId="7B6189DC" w14:textId="1DF390E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30" w:type="dxa"/>
            <w:shd w:val="clear" w:color="auto" w:fill="DEEAF6" w:themeFill="accent5" w:themeFillTint="33"/>
            <w:vAlign w:val="center"/>
          </w:tcPr>
          <w:p w:rsidRPr="006451FC" w:rsidR="001B1DFB" w:rsidP="003E4F12" w:rsidRDefault="001B1DFB" w14:paraId="67F2B3D5" w14:textId="2EA6285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rsidRPr="006451FC" w:rsidR="001B1DFB" w:rsidP="003E4F12" w:rsidRDefault="001B1DFB" w14:paraId="64E9D668" w14:textId="50B8853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17" w:type="dxa"/>
            <w:vMerge/>
            <w:vAlign w:val="center"/>
          </w:tcPr>
          <w:p w:rsidRPr="006451FC" w:rsidR="001B1DFB" w:rsidP="003E4F12" w:rsidRDefault="001B1DFB" w14:paraId="79D3406D" w14:textId="77777777">
            <w:pPr>
              <w:pStyle w:val="Sinespaciado"/>
              <w:jc w:val="center"/>
              <w:rPr>
                <w:rFonts w:ascii="Times New Roman" w:hAnsi="Times New Roman" w:cs="Times New Roman"/>
                <w:b/>
                <w:bCs/>
                <w:sz w:val="20"/>
                <w:szCs w:val="20"/>
              </w:rPr>
            </w:pPr>
          </w:p>
        </w:tc>
      </w:tr>
      <w:tr w:rsidRPr="006451FC" w:rsidR="001B1DFB" w:rsidTr="00EF6A50" w14:paraId="18E234F3" w14:textId="77777777">
        <w:trPr>
          <w:trHeight w:val="245"/>
        </w:trPr>
        <w:tc>
          <w:tcPr>
            <w:tcW w:w="2117" w:type="dxa"/>
            <w:vAlign w:val="center"/>
          </w:tcPr>
          <w:p w:rsidRPr="006451FC" w:rsidR="001B1DFB" w:rsidP="003E4F12" w:rsidRDefault="001B1DFB" w14:paraId="28FC9459" w14:textId="51DB0E3B">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685" w:type="dxa"/>
            <w:vAlign w:val="center"/>
          </w:tcPr>
          <w:p w:rsidRPr="006451FC" w:rsidR="001B1DFB" w:rsidP="003E4F12" w:rsidRDefault="001B1DFB" w14:paraId="7CD3DA78" w14:textId="5BBDCE51">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430" w:type="dxa"/>
            <w:vAlign w:val="center"/>
          </w:tcPr>
          <w:p w:rsidRPr="006451FC" w:rsidR="001B1DFB" w:rsidP="003E4F12" w:rsidRDefault="12B770BB" w14:paraId="66711A03" w14:textId="1BA0CDF3">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3,9</w:t>
            </w:r>
          </w:p>
        </w:tc>
        <w:tc>
          <w:tcPr>
            <w:tcW w:w="1418" w:type="dxa"/>
            <w:vAlign w:val="center"/>
          </w:tcPr>
          <w:p w:rsidRPr="006451FC" w:rsidR="001B1DFB" w:rsidP="003E4F12" w:rsidRDefault="12B770BB" w14:paraId="1BFFDF00" w14:textId="7FE2AF8D">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1417" w:type="dxa"/>
            <w:vAlign w:val="center"/>
          </w:tcPr>
          <w:p w:rsidRPr="006451FC" w:rsidR="001B1DFB" w:rsidP="003E4F12" w:rsidRDefault="12B770BB" w14:paraId="421ACAC8" w14:textId="7CD3FC9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3,64%</w:t>
            </w:r>
          </w:p>
        </w:tc>
      </w:tr>
      <w:tr w:rsidRPr="006451FC" w:rsidR="000A4C59" w:rsidTr="00EF6A50" w14:paraId="58125B4C" w14:textId="77777777">
        <w:trPr>
          <w:trHeight w:val="417"/>
        </w:trPr>
        <w:tc>
          <w:tcPr>
            <w:tcW w:w="4802" w:type="dxa"/>
            <w:gridSpan w:val="2"/>
            <w:shd w:val="clear" w:color="auto" w:fill="DEEAF6" w:themeFill="accent5" w:themeFillTint="33"/>
            <w:vAlign w:val="center"/>
          </w:tcPr>
          <w:p w:rsidRPr="006451FC" w:rsidR="000A4C59" w:rsidP="003E4F12" w:rsidRDefault="000A4C59" w14:paraId="3915FD09"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265" w:type="dxa"/>
            <w:gridSpan w:val="3"/>
            <w:shd w:val="clear" w:color="auto" w:fill="DEEAF6" w:themeFill="accent5" w:themeFillTint="33"/>
            <w:vAlign w:val="center"/>
          </w:tcPr>
          <w:p w:rsidRPr="006451FC" w:rsidR="000A4C59" w:rsidP="003E4F12" w:rsidRDefault="000A4C59" w14:paraId="1B9902EF"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Pr="006451FC" w:rsidR="000A4C59" w:rsidTr="00EF6A50" w14:paraId="0B8FBA5E" w14:textId="77777777">
        <w:trPr>
          <w:trHeight w:val="245"/>
        </w:trPr>
        <w:tc>
          <w:tcPr>
            <w:tcW w:w="4802" w:type="dxa"/>
            <w:gridSpan w:val="2"/>
          </w:tcPr>
          <w:p w:rsidRPr="006451FC" w:rsidR="001B1DFB" w:rsidP="003B0378" w:rsidRDefault="001B1DFB" w14:paraId="30716D13" w14:textId="2AAAFC3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infraestructura física adecuada, con aulas equipadas, laboratorios especializados y espacios de aprendizaje modernos.</w:t>
            </w:r>
          </w:p>
          <w:p w:rsidRPr="006451FC" w:rsidR="001B1DFB" w:rsidP="003B0378" w:rsidRDefault="001B1DFB" w14:paraId="593BBE76" w14:textId="73EE3D71">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a recursos tecnológicos actualizados que respaldan la formación en Teleinformática, Ingeniería de Software, Geomática e Inteligencia Artificial.</w:t>
            </w:r>
          </w:p>
          <w:p w:rsidRPr="006451FC" w:rsidR="001B1DFB" w:rsidP="003B0378" w:rsidRDefault="001B1DFB" w14:paraId="698F5395" w14:textId="15B7FDA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Dotación de recursos informáticos y de comunicación institucionales (Cóndor, SIGUD, SISGRAL, plataformas de aula virtual, software especializado) que facilitan la gestión académica y el aprendizaje.</w:t>
            </w:r>
          </w:p>
          <w:p w:rsidRPr="006451FC" w:rsidR="001B1DFB" w:rsidP="003B0378" w:rsidRDefault="001B1DFB" w14:paraId="4EF4FA13" w14:textId="4E8AD532">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institucional a bibliotecas digitales y bases de datos de alto impacto (IEEE Xplore, ScienceDirect, Scopus, Springer, entre otras) que fortalecen la investigación.</w:t>
            </w:r>
          </w:p>
          <w:p w:rsidRPr="006451FC" w:rsidR="001B1DFB" w:rsidP="003B0378" w:rsidRDefault="001B1DFB" w14:paraId="26B46D5E" w14:textId="3F21BDB9">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positivo de estudiantes y docentes sobre la pertinencia y suficiencia de los recursos físicos y tecnológicos en los resultados de la autoevaluación.</w:t>
            </w:r>
          </w:p>
          <w:p w:rsidRPr="006451FC" w:rsidR="000A4C59" w:rsidP="003B0378" w:rsidRDefault="001B1DFB" w14:paraId="250B6405" w14:textId="37A7285D">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Inclusión de protocolos de gestión documental y comunicación institucional que aseguran transparencia, trazabilidad y acceso oportuno a la información.</w:t>
            </w:r>
          </w:p>
        </w:tc>
        <w:tc>
          <w:tcPr>
            <w:tcW w:w="4265" w:type="dxa"/>
            <w:gridSpan w:val="3"/>
          </w:tcPr>
          <w:p w:rsidRPr="006451FC" w:rsidR="001B1DFB" w:rsidP="003B0378" w:rsidRDefault="001B1DFB" w14:paraId="6A4406AB" w14:textId="23D3825A">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renovación periódica de equipos de cómputo y licencias de software especializado para mantener la pertinencia frente a tendencias emergentes.</w:t>
            </w:r>
          </w:p>
          <w:p w:rsidRPr="006451FC" w:rsidR="001B1DFB" w:rsidP="003B0378" w:rsidRDefault="001B1DFB" w14:paraId="55D4D688" w14:textId="64814F3A">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limitaciones en la interoperabilidad entre plataformas y sistemas digitales, lo que genera dispersión en el acceso a recursos.</w:t>
            </w:r>
          </w:p>
          <w:p w:rsidRPr="006451FC" w:rsidR="001B1DFB" w:rsidP="003B0378" w:rsidRDefault="001B1DFB" w14:paraId="14863D40" w14:textId="016DBA06">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ampliar la capacitación docente y estudiantil en el uso avanzado de herramientas tecnológicas y de comunicación.</w:t>
            </w:r>
          </w:p>
          <w:p w:rsidRPr="006451FC" w:rsidR="000A4C59" w:rsidP="003B0378" w:rsidRDefault="001B1DFB" w14:paraId="4108D993" w14:textId="7CE88F25">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consolidar un sistema más estructurado de evaluación de impacto del uso de recursos físicos y tecnológicos en el logro de los resultados de aprendizaje.</w:t>
            </w:r>
          </w:p>
        </w:tc>
      </w:tr>
    </w:tbl>
    <w:p w:rsidRPr="006451FC" w:rsidR="007843D9" w:rsidP="0035137B" w:rsidRDefault="000A4C59" w14:paraId="25193912" w14:textId="5ED0A79A">
      <w:pPr>
        <w:pStyle w:val="Sinespaciado"/>
        <w:spacing w:line="276" w:lineRule="auto"/>
        <w:ind w:left="1080"/>
        <w:jc w:val="center"/>
        <w:rPr>
          <w:rFonts w:ascii="Times New Roman" w:hAnsi="Times New Roman" w:cs="Times New Roman"/>
          <w:b/>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3E4F12">
        <w:rPr>
          <w:rFonts w:ascii="Times New Roman" w:hAnsi="Times New Roman" w:cs="Times New Roman"/>
        </w:rPr>
        <w:t>.</w:t>
      </w:r>
      <w:r w:rsidRPr="006451FC" w:rsidR="007843D9">
        <w:rPr>
          <w:rFonts w:ascii="Times New Roman" w:hAnsi="Times New Roman" w:cs="Times New Roman"/>
          <w:b/>
        </w:rPr>
        <w:br w:type="page"/>
      </w:r>
    </w:p>
    <w:p w:rsidRPr="00231F21" w:rsidR="00D97984" w:rsidP="0078173B" w:rsidRDefault="39B7B66B" w14:paraId="7329C7B8" w14:textId="6E8B9D9D">
      <w:pPr>
        <w:pStyle w:val="Ttulo1"/>
        <w:numPr>
          <w:ilvl w:val="0"/>
          <w:numId w:val="31"/>
        </w:numPr>
        <w:spacing w:after="240" w:line="276" w:lineRule="auto"/>
        <w:rPr>
          <w:rFonts w:cs="Times New Roman"/>
        </w:rPr>
      </w:pPr>
      <w:bookmarkStart w:name="_Toc1175561857" w:id="231"/>
      <w:bookmarkStart w:name="_Toc114473995" w:id="232"/>
      <w:bookmarkStart w:name="_Toc211321931" w:id="233"/>
      <w:r w:rsidRPr="0078173B">
        <w:rPr>
          <w:rFonts w:cs="Times New Roman"/>
        </w:rPr>
        <w:t xml:space="preserve">Capítulo III. </w:t>
      </w:r>
      <w:r w:rsidRPr="0078173B" w:rsidR="703B6B0D">
        <w:rPr>
          <w:rFonts w:cs="Times New Roman"/>
        </w:rPr>
        <w:t xml:space="preserve">Fortalezas y </w:t>
      </w:r>
      <w:r w:rsidRPr="0078173B" w:rsidR="2295A665">
        <w:rPr>
          <w:rFonts w:cs="Times New Roman"/>
        </w:rPr>
        <w:t>oportunidades de mejora del proyecto curricular y juicio explícito de calidad</w:t>
      </w:r>
      <w:bookmarkEnd w:id="231"/>
      <w:bookmarkEnd w:id="232"/>
      <w:bookmarkEnd w:id="233"/>
    </w:p>
    <w:p w:rsidRPr="00231F21" w:rsidR="001B1DFB" w:rsidP="00F04A80" w:rsidRDefault="025C4F2F" w14:paraId="7BB0B1A8" w14:textId="335931A8">
      <w:pPr>
        <w:pStyle w:val="Ttulo2"/>
        <w:spacing w:line="276" w:lineRule="auto"/>
        <w:rPr>
          <w:rFonts w:cs="Times New Roman"/>
        </w:rPr>
      </w:pPr>
      <w:bookmarkStart w:name="_Toc1090398556" w:id="234"/>
      <w:bookmarkStart w:name="_Toc1374735426" w:id="235"/>
      <w:bookmarkStart w:name="_Toc211321932" w:id="236"/>
      <w:r w:rsidRPr="00231F21">
        <w:rPr>
          <w:rFonts w:cs="Times New Roman"/>
        </w:rPr>
        <w:t>Fortalezas</w:t>
      </w:r>
      <w:bookmarkEnd w:id="234"/>
      <w:bookmarkEnd w:id="235"/>
      <w:bookmarkEnd w:id="236"/>
    </w:p>
    <w:p w:rsidRPr="0078173B" w:rsidR="001B1DFB" w:rsidP="00F04A80" w:rsidRDefault="001B1DFB" w14:paraId="2B94EFBC" w14:textId="0FB28B13">
      <w:p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 xml:space="preserve">El </w:t>
      </w:r>
      <w:r w:rsidRPr="0078173B" w:rsidR="005F5BDC">
        <w:rPr>
          <w:rFonts w:ascii="Times New Roman" w:hAnsi="Times New Roman" w:cs="Times New Roman"/>
          <w:lang w:val="es-CO"/>
        </w:rPr>
        <w:t xml:space="preserve">proyecto curricular </w:t>
      </w:r>
      <w:r w:rsidRPr="0078173B">
        <w:rPr>
          <w:rFonts w:ascii="Times New Roman" w:hAnsi="Times New Roman" w:cs="Times New Roman"/>
          <w:lang w:val="es-CO"/>
        </w:rPr>
        <w:t>de la Maestría en Ciencias de la Información y las Comunicaciones evidencia un conjunto de fortalezas transversales que consolidan su pertinencia académica, su impacto social y su sostenibilidad institucional. Entre las más destacadas se encuentran:</w:t>
      </w:r>
    </w:p>
    <w:p w:rsidRPr="0078173B" w:rsidR="001B1DFB" w:rsidP="0078173B" w:rsidRDefault="001B1DFB" w14:paraId="0BBDBBB1" w14:textId="278C94B9">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 xml:space="preserve">La coherencia del </w:t>
      </w:r>
      <w:r w:rsidRPr="0078173B" w:rsidR="008F1EC1">
        <w:rPr>
          <w:rFonts w:ascii="Times New Roman" w:hAnsi="Times New Roman" w:cs="Times New Roman"/>
          <w:lang w:val="es-CO"/>
        </w:rPr>
        <w:t xml:space="preserve">Proyecto Educativo </w:t>
      </w:r>
      <w:r w:rsidRPr="0078173B">
        <w:rPr>
          <w:rFonts w:ascii="Times New Roman" w:hAnsi="Times New Roman" w:cs="Times New Roman"/>
          <w:lang w:val="es-CO"/>
        </w:rPr>
        <w:t>con la misión y visión institucional, y su pertinencia frente a las demandas del contexto local, nacional e internacional.</w:t>
      </w:r>
    </w:p>
    <w:p w:rsidRPr="0078173B" w:rsidR="001B1DFB" w:rsidP="0078173B" w:rsidRDefault="001B1DFB" w14:paraId="08D63837" w14:textId="77777777">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alta calidad de la planta docente, con formación de posgrado, experiencia investigativa y participación en grupos de investigación reconocidos.</w:t>
      </w:r>
    </w:p>
    <w:p w:rsidRPr="0078173B" w:rsidR="001B1DFB" w:rsidP="0078173B" w:rsidRDefault="001B1DFB" w14:paraId="1D375153" w14:textId="77777777">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pertinencia e impacto de los egresados en el sector académico, social y productivo, lo que reafirma la calidad de la formación recibida.</w:t>
      </w:r>
    </w:p>
    <w:p w:rsidRPr="0078173B" w:rsidR="001B1DFB" w:rsidP="0078173B" w:rsidRDefault="001B1DFB" w14:paraId="6E37B198" w14:textId="77777777">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articulación curricular con tendencias emergentes en TIC y con políticas nacionales de ciencia, tecnología e innovación.</w:t>
      </w:r>
    </w:p>
    <w:p w:rsidRPr="0078173B" w:rsidR="001B1DFB" w:rsidP="0078173B" w:rsidRDefault="001B1DFB" w14:paraId="69A50941" w14:textId="77777777">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infraestructura académica y tecnológica suficiente, con acceso a laboratorios especializados, bibliotecas digitales y plataformas institucionales.</w:t>
      </w:r>
    </w:p>
    <w:p w:rsidRPr="0078173B" w:rsidR="00AB6CE6" w:rsidP="0078173B" w:rsidRDefault="001B1DFB" w14:paraId="3A1D532D" w14:textId="213BF1A2">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cultura de autoevaluación y aseguramiento de la calidad, consolidada a través de procesos regulares de seguimiento y planes de mejoramiento.</w:t>
      </w:r>
    </w:p>
    <w:p w:rsidRPr="0078173B" w:rsidR="00AB6CE6" w:rsidP="00F04A80" w:rsidRDefault="52F1ED47" w14:paraId="0BA11226" w14:textId="3B3BF070">
      <w:pPr>
        <w:pStyle w:val="Ttulo2"/>
        <w:spacing w:line="276" w:lineRule="auto"/>
        <w:rPr>
          <w:rFonts w:cs="Times New Roman"/>
        </w:rPr>
      </w:pPr>
      <w:bookmarkStart w:name="_Toc553391847" w:id="237"/>
      <w:bookmarkStart w:name="_Toc1413543744" w:id="238"/>
      <w:bookmarkStart w:name="_Toc211321933" w:id="239"/>
      <w:r w:rsidRPr="0078173B">
        <w:rPr>
          <w:rFonts w:cs="Times New Roman"/>
        </w:rPr>
        <w:t>Oportunidades de mejora</w:t>
      </w:r>
      <w:bookmarkEnd w:id="237"/>
      <w:bookmarkEnd w:id="238"/>
      <w:bookmarkEnd w:id="239"/>
    </w:p>
    <w:p w:rsidRPr="0078173B" w:rsidR="001B1DFB" w:rsidP="00F04A80" w:rsidRDefault="001B1DFB" w14:paraId="5A5E1416" w14:textId="115BFF38">
      <w:p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El proceso de autoevaluación también permitió identificar aspectos susceptibles de fortalecimiento que constituyen oportunidades de mejora para los próximos años:</w:t>
      </w:r>
    </w:p>
    <w:p w:rsidRPr="0078173B" w:rsidR="001B1DFB" w:rsidP="0078173B" w:rsidRDefault="001B1DFB" w14:paraId="6635809B" w14:textId="77777777">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Fortalecer la movilidad académica nacional e internacional de estudiantes y docentes, así como la visibilidad internacional del programa.</w:t>
      </w:r>
    </w:p>
    <w:p w:rsidRPr="0078173B" w:rsidR="001B1DFB" w:rsidP="0078173B" w:rsidRDefault="001B1DFB" w14:paraId="2D93BABD" w14:textId="662E380E">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Ampliar la diversificación de fuentes de financiación para asegurar mayor inversión en innovación, investigación aplicada y proyección social.</w:t>
      </w:r>
    </w:p>
    <w:p w:rsidRPr="0078173B" w:rsidR="001B1DFB" w:rsidP="0078173B" w:rsidRDefault="001B1DFB" w14:paraId="176FA4E0" w14:textId="16295AE3">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Robustecer los mecanismos de seguimiento a egresados con indicadores de empleabilidad, impacto e inserción laboral.</w:t>
      </w:r>
    </w:p>
    <w:p w:rsidRPr="0078173B" w:rsidR="001B1DFB" w:rsidP="0078173B" w:rsidRDefault="001B1DFB" w14:paraId="3114F267" w14:textId="77777777">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Incrementar la renovación y actualización de equipos y software especializado, en coherencia con las tendencias de las TIC.</w:t>
      </w:r>
    </w:p>
    <w:p w:rsidRPr="0078173B" w:rsidR="001B1DFB" w:rsidP="0078173B" w:rsidRDefault="001B1DFB" w14:paraId="0BA428C5" w14:textId="77777777">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Mejorar la interoperabilidad de sistemas digitales institucionales y la capacitación en su uso avanzado.</w:t>
      </w:r>
    </w:p>
    <w:p w:rsidRPr="0078173B" w:rsidR="001B1DFB" w:rsidP="0078173B" w:rsidRDefault="001B1DFB" w14:paraId="33BCCEC1" w14:textId="77777777">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Consolidar estrategias de homogeneización de competencias en segunda lengua, especialmente inglés, tanto en docentes como en estudiantes.</w:t>
      </w:r>
    </w:p>
    <w:p w:rsidRPr="0078173B" w:rsidR="00AB6CE6" w:rsidP="00F04A80" w:rsidRDefault="52F1ED47" w14:paraId="2248B99A" w14:textId="65CBB3A1">
      <w:pPr>
        <w:pStyle w:val="Ttulo2"/>
        <w:spacing w:line="276" w:lineRule="auto"/>
        <w:rPr>
          <w:rFonts w:cs="Times New Roman"/>
        </w:rPr>
      </w:pPr>
      <w:bookmarkStart w:name="_Toc108269412" w:id="240"/>
      <w:bookmarkStart w:name="_Toc2002343524" w:id="241"/>
      <w:bookmarkStart w:name="_Toc211321934" w:id="242"/>
      <w:r w:rsidRPr="0078173B">
        <w:rPr>
          <w:rFonts w:cs="Times New Roman"/>
        </w:rPr>
        <w:t>Juicio global de calidad</w:t>
      </w:r>
      <w:bookmarkEnd w:id="240"/>
      <w:bookmarkEnd w:id="241"/>
      <w:bookmarkEnd w:id="242"/>
    </w:p>
    <w:p w:rsidRPr="0078173B" w:rsidR="001B1DFB" w:rsidP="00F04A80" w:rsidRDefault="001B1DFB" w14:paraId="1032ADC8" w14:textId="3498C863">
      <w:pPr>
        <w:pStyle w:val="NormalWeb"/>
        <w:spacing w:line="276" w:lineRule="auto"/>
        <w:jc w:val="both"/>
        <w:rPr>
          <w:rFonts w:eastAsiaTheme="minorHAnsi"/>
          <w:sz w:val="22"/>
          <w:szCs w:val="22"/>
          <w:lang w:eastAsia="en-US"/>
        </w:rPr>
      </w:pPr>
      <w:r w:rsidRPr="0078173B">
        <w:rPr>
          <w:rFonts w:eastAsiaTheme="minorHAnsi"/>
          <w:sz w:val="22"/>
          <w:szCs w:val="22"/>
          <w:lang w:eastAsia="en-US"/>
        </w:rPr>
        <w:t xml:space="preserve">El </w:t>
      </w:r>
      <w:r w:rsidRPr="0078173B" w:rsidR="005F5BDC">
        <w:rPr>
          <w:rFonts w:eastAsiaTheme="minorHAnsi"/>
          <w:sz w:val="22"/>
          <w:szCs w:val="22"/>
          <w:lang w:eastAsia="en-US"/>
        </w:rPr>
        <w:t xml:space="preserve">proyecto curricular </w:t>
      </w:r>
      <w:r w:rsidRPr="0078173B">
        <w:rPr>
          <w:rFonts w:eastAsiaTheme="minorHAnsi"/>
          <w:sz w:val="22"/>
          <w:szCs w:val="22"/>
          <w:lang w:eastAsia="en-US"/>
        </w:rPr>
        <w:t>de la Maestría en Ciencias de la Información y las Comunicaciones alcanza un alto nivel de calidad evidenciado en el cumplimiento pleno o alto en la mayoría de los factores evaluados. El promedio global de calificación sitúa al programa en la categoría de cumplimiento pleno, respaldado por la pertinencia de su propuesta académica, la calidad de su planta docente, la consolidación de sus procesos de investigación y la existencia de una cultura de mejoramiento continuo.</w:t>
      </w:r>
    </w:p>
    <w:p w:rsidRPr="006451FC" w:rsidR="00A72881" w:rsidP="00F04A80" w:rsidRDefault="001B1DFB" w14:paraId="30E36F56" w14:textId="62B15FEE">
      <w:pPr>
        <w:pStyle w:val="NormalWeb"/>
        <w:spacing w:line="276" w:lineRule="auto"/>
        <w:jc w:val="both"/>
        <w:rPr>
          <w:i/>
          <w:iCs/>
          <w:color w:val="00B0F0"/>
          <w:sz w:val="22"/>
          <w:szCs w:val="22"/>
        </w:rPr>
      </w:pPr>
      <w:r w:rsidRPr="0078173B">
        <w:rPr>
          <w:rFonts w:eastAsiaTheme="minorHAnsi"/>
          <w:sz w:val="22"/>
          <w:szCs w:val="22"/>
          <w:lang w:eastAsia="en-US"/>
        </w:rPr>
        <w:t>En comparación con el proceso de acreditación anterior, los resultados muestran una evolución positiva reflejada en mayores niveles de satisfacción de estudiantes y egresados, en el fortalecimiento de la investigación y la internacionalización, y en la consolidación de mecanismos de permanencia estudiantil.</w:t>
      </w:r>
      <w:r w:rsidRPr="0078173B" w:rsidR="00854489">
        <w:rPr>
          <w:rFonts w:eastAsiaTheme="minorHAnsi"/>
          <w:sz w:val="22"/>
          <w:szCs w:val="22"/>
          <w:lang w:eastAsia="en-US"/>
        </w:rPr>
        <w:t xml:space="preserve"> </w:t>
      </w:r>
      <w:r w:rsidRPr="0078173B">
        <w:rPr>
          <w:rFonts w:eastAsiaTheme="minorHAnsi"/>
          <w:sz w:val="22"/>
          <w:szCs w:val="22"/>
          <w:lang w:eastAsia="en-US"/>
        </w:rPr>
        <w:t xml:space="preserve">Para ilustrar este avance, se presenta a continuación la </w:t>
      </w:r>
      <w:r w:rsidRPr="0078173B" w:rsidR="00854489">
        <w:rPr>
          <w:rFonts w:eastAsiaTheme="minorHAnsi"/>
          <w:sz w:val="22"/>
          <w:szCs w:val="22"/>
          <w:lang w:eastAsia="en-US"/>
        </w:rPr>
        <w:t>ilustración</w:t>
      </w:r>
      <w:r w:rsidRPr="0078173B">
        <w:rPr>
          <w:rFonts w:eastAsiaTheme="minorHAnsi"/>
          <w:sz w:val="22"/>
          <w:szCs w:val="22"/>
          <w:lang w:eastAsia="en-US"/>
        </w:rPr>
        <w:t xml:space="preserve"> comparativa de resultados por factor en la que se evidencian los niveles de cumplimiento alcanzados en la ventana de observación actual frente al proceso anterior:</w:t>
      </w:r>
    </w:p>
    <w:p w:rsidRPr="006451FC" w:rsidR="00804067" w:rsidP="7E172A74" w:rsidRDefault="38CF401A" w14:paraId="08A5CF28" w14:textId="0EEB504A">
      <w:pPr>
        <w:pStyle w:val="Sinespaciado"/>
        <w:spacing w:line="276" w:lineRule="auto"/>
        <w:jc w:val="center"/>
        <w:rPr>
          <w:rFonts w:ascii="Times New Roman" w:hAnsi="Times New Roman" w:cs="Times New Roman"/>
          <w:i/>
          <w:iCs/>
        </w:rPr>
      </w:pPr>
      <w:bookmarkStart w:name="_Toc211321965" w:id="243"/>
      <w:r w:rsidRPr="006451FC">
        <w:rPr>
          <w:rFonts w:ascii="Times New Roman" w:hAnsi="Times New Roman" w:cs="Times New Roman"/>
        </w:rPr>
        <w:t xml:space="preserve">Ilustración </w:t>
      </w:r>
      <w:r w:rsidRPr="006451FC" w:rsidR="00876F7C">
        <w:rPr>
          <w:rFonts w:ascii="Times New Roman" w:hAnsi="Times New Roman" w:cs="Times New Roman"/>
        </w:rPr>
        <w:fldChar w:fldCharType="begin"/>
      </w:r>
      <w:r w:rsidRPr="006451FC" w:rsidR="00876F7C">
        <w:rPr>
          <w:rFonts w:ascii="Times New Roman" w:hAnsi="Times New Roman" w:cs="Times New Roman"/>
        </w:rPr>
        <w:instrText xml:space="preserve"> SEQ Ilustración \* ARABIC </w:instrText>
      </w:r>
      <w:r w:rsidRPr="006451FC" w:rsidR="00876F7C">
        <w:rPr>
          <w:rFonts w:ascii="Times New Roman" w:hAnsi="Times New Roman" w:cs="Times New Roman"/>
        </w:rPr>
        <w:fldChar w:fldCharType="separate"/>
      </w:r>
      <w:r w:rsidR="00B054BE">
        <w:rPr>
          <w:rFonts w:ascii="Times New Roman" w:hAnsi="Times New Roman" w:cs="Times New Roman"/>
          <w:noProof/>
        </w:rPr>
        <w:t>26</w:t>
      </w:r>
      <w:r w:rsidRPr="006451FC" w:rsidR="00876F7C">
        <w:rPr>
          <w:rFonts w:ascii="Times New Roman" w:hAnsi="Times New Roman" w:cs="Times New Roman"/>
        </w:rPr>
        <w:fldChar w:fldCharType="end"/>
      </w:r>
      <w:r w:rsidRPr="006451FC" w:rsidR="6911F4D2">
        <w:rPr>
          <w:rFonts w:ascii="Times New Roman" w:hAnsi="Times New Roman" w:cs="Times New Roman"/>
        </w:rPr>
        <w:t xml:space="preserve"> Resultado comparativo de valoración cuantitativa de factores proceso 2018 y 2023 del proyecto curricular </w:t>
      </w:r>
      <w:r w:rsidRPr="006451FC" w:rsidR="502F0032">
        <w:rPr>
          <w:rFonts w:ascii="Times New Roman" w:hAnsi="Times New Roman" w:cs="Times New Roman"/>
        </w:rPr>
        <w:t>Maestría en Ciencias de la Información y las Comunicaciones</w:t>
      </w:r>
      <w:r w:rsidRPr="006451FC" w:rsidR="78DB7563">
        <w:rPr>
          <w:rFonts w:ascii="Times New Roman" w:hAnsi="Times New Roman" w:cs="Times New Roman"/>
        </w:rPr>
        <w:t>.</w:t>
      </w:r>
      <w:bookmarkEnd w:id="243"/>
    </w:p>
    <w:p w:rsidRPr="006451FC" w:rsidR="00B17106" w:rsidP="00486B65" w:rsidRDefault="00667B64" w14:paraId="01458587" w14:textId="702AFE35">
      <w:pPr>
        <w:pStyle w:val="Descripcin"/>
        <w:keepNext/>
        <w:spacing w:after="0"/>
        <w:jc w:val="both"/>
        <w:rPr>
          <w:rFonts w:ascii="Times New Roman" w:hAnsi="Times New Roman" w:cs="Times New Roman"/>
          <w:color w:val="auto"/>
          <w:sz w:val="20"/>
          <w:szCs w:val="20"/>
        </w:rPr>
      </w:pPr>
      <w:r w:rsidRPr="006451FC">
        <w:rPr>
          <w:rFonts w:ascii="Times New Roman" w:hAnsi="Times New Roman" w:cs="Times New Roman"/>
          <w:noProof/>
        </w:rPr>
        <w:drawing>
          <wp:inline distT="0" distB="0" distL="0" distR="0" wp14:anchorId="3C6730DD" wp14:editId="4FEE6D59">
            <wp:extent cx="5731510" cy="4301544"/>
            <wp:effectExtent l="0" t="0" r="2540" b="3810"/>
            <wp:docPr id="31" name="Gráfico 31">
              <a:extLst xmlns:a="http://schemas.openxmlformats.org/drawingml/2006/main">
                <a:ext uri="{FF2B5EF4-FFF2-40B4-BE49-F238E27FC236}">
                  <a16:creationId xmlns:a16="http://schemas.microsoft.com/office/drawing/2014/main" id="{070A19CF-414B-4D26-82D3-874FE34A9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r w:rsidRPr="006451FC" w:rsidR="00B17106">
        <w:rPr>
          <w:rFonts w:ascii="Times New Roman" w:hAnsi="Times New Roman" w:cs="Times New Roman"/>
          <w:color w:val="auto"/>
          <w:sz w:val="20"/>
          <w:szCs w:val="20"/>
        </w:rPr>
        <w:t xml:space="preserve"> </w:t>
      </w:r>
    </w:p>
    <w:p w:rsidRPr="006451FC" w:rsidR="00804067" w:rsidP="00F04A80" w:rsidRDefault="002C64F1" w14:paraId="091736D6" w14:textId="768AF6DA">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F5BDC">
        <w:rPr>
          <w:rFonts w:ascii="Times New Roman" w:hAnsi="Times New Roman" w:cs="Times New Roman"/>
        </w:rPr>
        <w:t>.</w:t>
      </w:r>
    </w:p>
    <w:p w:rsidRPr="006451FC" w:rsidR="00AB6CE6" w:rsidP="689739AE" w:rsidRDefault="00AB6CE6" w14:paraId="1C0700FF" w14:textId="753CDE8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44" w:id="244"/>
      <w:bookmarkStart w:name="_Toc211324587" w:id="24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 autoevaluación y valoración global de cumplimiento</w:t>
      </w:r>
      <w:r w:rsidRPr="006451FC" w:rsidR="005F5BDC">
        <w:rPr>
          <w:rFonts w:ascii="Times New Roman" w:hAnsi="Times New Roman" w:cs="Times New Roman"/>
          <w:i w:val="0"/>
          <w:iCs w:val="0"/>
          <w:color w:val="auto"/>
          <w:sz w:val="22"/>
          <w:szCs w:val="22"/>
        </w:rPr>
        <w:t>.</w:t>
      </w:r>
      <w:bookmarkEnd w:id="244"/>
      <w:bookmarkEnd w:id="245"/>
    </w:p>
    <w:tbl>
      <w:tblPr>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390"/>
        <w:gridCol w:w="1336"/>
        <w:gridCol w:w="1785"/>
        <w:gridCol w:w="1273"/>
        <w:gridCol w:w="1559"/>
      </w:tblGrid>
      <w:tr w:rsidRPr="006451FC" w:rsidR="00F74F55" w:rsidTr="005F5BDC" w14:paraId="258A6924" w14:textId="3CCDF33F">
        <w:trPr>
          <w:trHeight w:val="131"/>
          <w:jc w:val="center"/>
        </w:trPr>
        <w:tc>
          <w:tcPr>
            <w:tcW w:w="4390" w:type="dxa"/>
            <w:shd w:val="clear" w:color="auto" w:fill="D9E2F3" w:themeFill="accent1" w:themeFillTint="33"/>
            <w:vAlign w:val="center"/>
            <w:hideMark/>
          </w:tcPr>
          <w:p w:rsidRPr="006451FC" w:rsidR="00F74F55" w:rsidP="00486B65" w:rsidRDefault="005F5BDC" w14:paraId="53BDF4D4" w14:textId="1E87CE0A">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Factor</w:t>
            </w:r>
          </w:p>
        </w:tc>
        <w:tc>
          <w:tcPr>
            <w:tcW w:w="1336" w:type="dxa"/>
            <w:shd w:val="clear" w:color="auto" w:fill="D9E2F3" w:themeFill="accent1" w:themeFillTint="33"/>
            <w:vAlign w:val="center"/>
          </w:tcPr>
          <w:p w:rsidRPr="006451FC" w:rsidR="00F74F55" w:rsidP="00486B65" w:rsidRDefault="005F5BDC" w14:paraId="396639B7" w14:textId="795CBF03">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w:t>
            </w:r>
          </w:p>
        </w:tc>
        <w:tc>
          <w:tcPr>
            <w:tcW w:w="1785" w:type="dxa"/>
            <w:shd w:val="clear" w:color="auto" w:fill="D9E2F3" w:themeFill="accent1" w:themeFillTint="33"/>
            <w:vAlign w:val="center"/>
            <w:hideMark/>
          </w:tcPr>
          <w:p w:rsidRPr="006451FC" w:rsidR="00F74F55" w:rsidP="00486B65" w:rsidRDefault="005F5BDC" w14:paraId="21C0ED03" w14:textId="30DF18A2">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1273" w:type="dxa"/>
            <w:shd w:val="clear" w:color="auto" w:fill="D9E2F3" w:themeFill="accent1" w:themeFillTint="33"/>
          </w:tcPr>
          <w:p w:rsidRPr="006451FC" w:rsidR="00F74F55" w:rsidP="00486B65" w:rsidRDefault="005F5BDC" w14:paraId="0151432B" w14:textId="755A1A93">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w:t>
            </w:r>
            <w:r w:rsidRPr="006451FC">
              <w:rPr>
                <w:rFonts w:ascii="Times New Roman" w:hAnsi="Times New Roman" w:cs="Times New Roman"/>
                <w:b/>
                <w:bCs/>
                <w:sz w:val="20"/>
                <w:szCs w:val="20"/>
              </w:rPr>
              <w:br/>
            </w:r>
            <w:r w:rsidRPr="006451FC">
              <w:rPr>
                <w:rFonts w:ascii="Times New Roman" w:hAnsi="Times New Roman" w:cs="Times New Roman"/>
                <w:b/>
                <w:bCs/>
                <w:sz w:val="20"/>
                <w:szCs w:val="20"/>
              </w:rPr>
              <w:t>actual</w:t>
            </w:r>
          </w:p>
        </w:tc>
        <w:tc>
          <w:tcPr>
            <w:tcW w:w="1559" w:type="dxa"/>
            <w:shd w:val="clear" w:color="auto" w:fill="D9E2F3" w:themeFill="accent1" w:themeFillTint="33"/>
          </w:tcPr>
          <w:p w:rsidRPr="006451FC" w:rsidR="00F74F55" w:rsidP="00486B65" w:rsidRDefault="005F5BDC" w14:paraId="43F99B51" w14:textId="37AD0E82">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w:t>
            </w:r>
            <w:r w:rsidRPr="006451FC">
              <w:rPr>
                <w:rFonts w:ascii="Times New Roman" w:hAnsi="Times New Roman" w:cs="Times New Roman"/>
                <w:b/>
                <w:bCs/>
                <w:sz w:val="20"/>
                <w:szCs w:val="20"/>
              </w:rPr>
              <w:br/>
            </w:r>
            <w:r w:rsidRPr="006451FC">
              <w:rPr>
                <w:rFonts w:ascii="Times New Roman" w:hAnsi="Times New Roman" w:cs="Times New Roman"/>
                <w:b/>
                <w:bCs/>
                <w:sz w:val="20"/>
                <w:szCs w:val="20"/>
              </w:rPr>
              <w:t>proceso anterior</w:t>
            </w:r>
          </w:p>
        </w:tc>
      </w:tr>
      <w:tr w:rsidRPr="006451FC" w:rsidR="00667B64" w:rsidTr="005F5BDC" w14:paraId="79BFF712" w14:textId="1E5C7E30">
        <w:trPr>
          <w:trHeight w:val="249"/>
          <w:jc w:val="center"/>
        </w:trPr>
        <w:tc>
          <w:tcPr>
            <w:tcW w:w="4390" w:type="dxa"/>
            <w:vAlign w:val="center"/>
            <w:hideMark/>
          </w:tcPr>
          <w:p w:rsidRPr="006451FC" w:rsidR="00667B64" w:rsidP="00667B64" w:rsidRDefault="00667B64" w14:paraId="49F05D79" w14:textId="6FA14D59">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 Proyecto Educativo del Programa e </w:t>
            </w:r>
            <w:r w:rsidRPr="006451FC" w:rsidR="005F5BDC">
              <w:rPr>
                <w:rFonts w:ascii="Times New Roman" w:hAnsi="Times New Roman" w:cs="Times New Roman"/>
                <w:color w:val="000000"/>
                <w:sz w:val="20"/>
                <w:szCs w:val="20"/>
              </w:rPr>
              <w:t>identidad institucional</w:t>
            </w:r>
          </w:p>
        </w:tc>
        <w:tc>
          <w:tcPr>
            <w:tcW w:w="1336" w:type="dxa"/>
            <w:vAlign w:val="center"/>
          </w:tcPr>
          <w:p w:rsidRPr="006451FC" w:rsidR="00667B64" w:rsidP="00667B64" w:rsidRDefault="00667B64" w14:paraId="253ED6AB" w14:textId="4AE4B95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12,08%</w:t>
            </w:r>
          </w:p>
        </w:tc>
        <w:tc>
          <w:tcPr>
            <w:tcW w:w="1785" w:type="dxa"/>
            <w:vAlign w:val="center"/>
          </w:tcPr>
          <w:p w:rsidRPr="006451FC" w:rsidR="00667B64" w:rsidP="00667B64" w:rsidRDefault="00667B64" w14:paraId="76BE28E6" w14:textId="43A7B798">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7833E408" w14:textId="143B0C67">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c>
          <w:tcPr>
            <w:tcW w:w="1559" w:type="dxa"/>
            <w:vAlign w:val="center"/>
          </w:tcPr>
          <w:p w:rsidRPr="006451FC" w:rsidR="00667B64" w:rsidP="00667B64" w:rsidRDefault="00667B64" w14:paraId="5D61CCC8" w14:textId="38577827">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4,4</w:t>
            </w:r>
          </w:p>
        </w:tc>
      </w:tr>
      <w:tr w:rsidRPr="006451FC" w:rsidR="00667B64" w:rsidTr="005F5BDC" w14:paraId="0ED45386" w14:textId="2037FDD3">
        <w:trPr>
          <w:trHeight w:val="20"/>
          <w:jc w:val="center"/>
        </w:trPr>
        <w:tc>
          <w:tcPr>
            <w:tcW w:w="4390" w:type="dxa"/>
            <w:vAlign w:val="center"/>
            <w:hideMark/>
          </w:tcPr>
          <w:p w:rsidRPr="006451FC" w:rsidR="00667B64" w:rsidP="00667B64" w:rsidRDefault="00667B64" w14:paraId="54766A98" w14:textId="0C500585">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2. Estudiantes</w:t>
            </w:r>
          </w:p>
        </w:tc>
        <w:tc>
          <w:tcPr>
            <w:tcW w:w="1336" w:type="dxa"/>
            <w:vAlign w:val="center"/>
          </w:tcPr>
          <w:p w:rsidRPr="006451FC" w:rsidR="00667B64" w:rsidP="00667B64" w:rsidRDefault="00667B64" w14:paraId="5DE42933" w14:textId="74F06BD2">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12,42%</w:t>
            </w:r>
          </w:p>
        </w:tc>
        <w:tc>
          <w:tcPr>
            <w:tcW w:w="1785" w:type="dxa"/>
            <w:vAlign w:val="center"/>
          </w:tcPr>
          <w:p w:rsidRPr="006451FC" w:rsidR="00667B64" w:rsidP="00667B64" w:rsidRDefault="00667B64" w14:paraId="150D7D85" w14:textId="46655372">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419511B0" w14:textId="383F1581">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4,6</w:t>
            </w:r>
          </w:p>
        </w:tc>
        <w:tc>
          <w:tcPr>
            <w:tcW w:w="1559" w:type="dxa"/>
            <w:vAlign w:val="center"/>
          </w:tcPr>
          <w:p w:rsidRPr="006451FC" w:rsidR="00667B64" w:rsidP="00667B64" w:rsidRDefault="00667B64" w14:paraId="1F114086" w14:textId="6728CE9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Pr="006451FC" w:rsidR="00667B64" w:rsidTr="005F5BDC" w14:paraId="4A848C94" w14:textId="1D5EB9EC">
        <w:trPr>
          <w:trHeight w:val="20"/>
          <w:jc w:val="center"/>
        </w:trPr>
        <w:tc>
          <w:tcPr>
            <w:tcW w:w="4390" w:type="dxa"/>
            <w:vAlign w:val="center"/>
            <w:hideMark/>
          </w:tcPr>
          <w:p w:rsidRPr="006451FC" w:rsidR="00667B64" w:rsidP="00667B64" w:rsidRDefault="00667B64" w14:paraId="0294F335" w14:textId="7B6350D7">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3. Profesores</w:t>
            </w:r>
          </w:p>
        </w:tc>
        <w:tc>
          <w:tcPr>
            <w:tcW w:w="1336" w:type="dxa"/>
            <w:vAlign w:val="center"/>
          </w:tcPr>
          <w:p w:rsidRPr="006451FC" w:rsidR="00667B64" w:rsidP="00667B64" w:rsidRDefault="00667B64" w14:paraId="2742DC39" w14:textId="2C213713">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11,67%</w:t>
            </w:r>
          </w:p>
        </w:tc>
        <w:tc>
          <w:tcPr>
            <w:tcW w:w="1785" w:type="dxa"/>
            <w:vAlign w:val="center"/>
          </w:tcPr>
          <w:p w:rsidRPr="006451FC" w:rsidR="00667B64" w:rsidP="00667B64" w:rsidRDefault="00667B64" w14:paraId="4B073161" w14:textId="114AAE32">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6DFE2955" w14:textId="790962E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4,7</w:t>
            </w:r>
          </w:p>
        </w:tc>
        <w:tc>
          <w:tcPr>
            <w:tcW w:w="1559" w:type="dxa"/>
            <w:vAlign w:val="center"/>
          </w:tcPr>
          <w:p w:rsidRPr="006451FC" w:rsidR="00667B64" w:rsidP="00667B64" w:rsidRDefault="00667B64" w14:paraId="560F4E14" w14:textId="7824B865">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4,2</w:t>
            </w:r>
          </w:p>
        </w:tc>
      </w:tr>
      <w:tr w:rsidRPr="006451FC" w:rsidR="00667B64" w:rsidTr="005F5BDC" w14:paraId="15D14C2C" w14:textId="3422AFF2">
        <w:trPr>
          <w:trHeight w:val="20"/>
          <w:jc w:val="center"/>
        </w:trPr>
        <w:tc>
          <w:tcPr>
            <w:tcW w:w="4390" w:type="dxa"/>
            <w:vAlign w:val="center"/>
            <w:hideMark/>
          </w:tcPr>
          <w:p w:rsidRPr="006451FC" w:rsidR="00667B64" w:rsidP="00667B64" w:rsidRDefault="00667B64" w14:paraId="5A11D66A" w14:textId="58BB84F9">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4. Egresados</w:t>
            </w:r>
          </w:p>
        </w:tc>
        <w:tc>
          <w:tcPr>
            <w:tcW w:w="1336" w:type="dxa"/>
            <w:vAlign w:val="center"/>
          </w:tcPr>
          <w:p w:rsidRPr="006451FC" w:rsidR="00667B64" w:rsidP="00667B64" w:rsidRDefault="00667B64" w14:paraId="795B99BD" w14:textId="2CE9311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10,80%</w:t>
            </w:r>
          </w:p>
        </w:tc>
        <w:tc>
          <w:tcPr>
            <w:tcW w:w="1785" w:type="dxa"/>
            <w:vAlign w:val="center"/>
          </w:tcPr>
          <w:p w:rsidRPr="006451FC" w:rsidR="00667B64" w:rsidP="00667B64" w:rsidRDefault="00667B64" w14:paraId="4A25E3D1" w14:textId="090D9AD3">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2AA1A204" w14:textId="69F9451A">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4,8</w:t>
            </w:r>
          </w:p>
        </w:tc>
        <w:tc>
          <w:tcPr>
            <w:tcW w:w="1559" w:type="dxa"/>
            <w:vAlign w:val="center"/>
          </w:tcPr>
          <w:p w:rsidRPr="006451FC" w:rsidR="00667B64" w:rsidP="00667B64" w:rsidRDefault="00667B64" w14:paraId="31C4B088" w14:textId="1ADCD5F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Pr="006451FC" w:rsidR="00667B64" w:rsidTr="005F5BDC" w14:paraId="1ADFABD8" w14:textId="2A4986C3">
        <w:trPr>
          <w:trHeight w:val="20"/>
          <w:jc w:val="center"/>
        </w:trPr>
        <w:tc>
          <w:tcPr>
            <w:tcW w:w="4390" w:type="dxa"/>
            <w:vAlign w:val="center"/>
            <w:hideMark/>
          </w:tcPr>
          <w:p w:rsidRPr="006451FC" w:rsidR="00667B64" w:rsidP="00667B64" w:rsidRDefault="00667B64" w14:paraId="1963E9DC" w14:textId="03586AE2">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5. Aspectos Académicos y Resultados de Aprendizaje</w:t>
            </w:r>
          </w:p>
        </w:tc>
        <w:tc>
          <w:tcPr>
            <w:tcW w:w="1336" w:type="dxa"/>
            <w:vAlign w:val="center"/>
          </w:tcPr>
          <w:p w:rsidRPr="006451FC" w:rsidR="00667B64" w:rsidP="00667B64" w:rsidRDefault="00667B64" w14:paraId="290F6767" w14:textId="7209246F">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6,75%</w:t>
            </w:r>
          </w:p>
        </w:tc>
        <w:tc>
          <w:tcPr>
            <w:tcW w:w="1785" w:type="dxa"/>
            <w:vAlign w:val="center"/>
          </w:tcPr>
          <w:p w:rsidRPr="006451FC" w:rsidR="00667B64" w:rsidP="00667B64" w:rsidRDefault="00667B64" w14:paraId="4EFEA306" w14:textId="63C7A956">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19C0F765" w14:textId="7DB8418C">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4,3</w:t>
            </w:r>
          </w:p>
        </w:tc>
        <w:tc>
          <w:tcPr>
            <w:tcW w:w="1559" w:type="dxa"/>
            <w:vAlign w:val="center"/>
          </w:tcPr>
          <w:p w:rsidRPr="006451FC" w:rsidR="00667B64" w:rsidP="00667B64" w:rsidRDefault="00667B64" w14:paraId="61C3BD3B" w14:textId="20B79AFC">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4,2</w:t>
            </w:r>
          </w:p>
        </w:tc>
      </w:tr>
      <w:tr w:rsidRPr="006451FC" w:rsidR="00667B64" w:rsidTr="005F5BDC" w14:paraId="315FF882" w14:textId="0D3B85AD">
        <w:trPr>
          <w:trHeight w:val="20"/>
          <w:jc w:val="center"/>
        </w:trPr>
        <w:tc>
          <w:tcPr>
            <w:tcW w:w="4390" w:type="dxa"/>
            <w:vAlign w:val="center"/>
            <w:hideMark/>
          </w:tcPr>
          <w:p w:rsidRPr="006451FC" w:rsidR="00667B64" w:rsidP="00667B64" w:rsidRDefault="00667B64" w14:paraId="11D04242" w14:textId="08AEA028">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6. Permanencia y </w:t>
            </w:r>
            <w:r w:rsidRPr="006451FC" w:rsidR="005F5BDC">
              <w:rPr>
                <w:rFonts w:ascii="Times New Roman" w:hAnsi="Times New Roman" w:cs="Times New Roman"/>
                <w:color w:val="000000"/>
                <w:sz w:val="20"/>
                <w:szCs w:val="20"/>
              </w:rPr>
              <w:t>g</w:t>
            </w:r>
            <w:r w:rsidRPr="006451FC">
              <w:rPr>
                <w:rFonts w:ascii="Times New Roman" w:hAnsi="Times New Roman" w:cs="Times New Roman"/>
                <w:color w:val="000000"/>
                <w:sz w:val="20"/>
                <w:szCs w:val="20"/>
              </w:rPr>
              <w:t>raduación</w:t>
            </w:r>
          </w:p>
        </w:tc>
        <w:tc>
          <w:tcPr>
            <w:tcW w:w="1336" w:type="dxa"/>
            <w:vAlign w:val="center"/>
          </w:tcPr>
          <w:p w:rsidRPr="006451FC" w:rsidR="00667B64" w:rsidP="00667B64" w:rsidRDefault="00667B64" w14:paraId="7D8A87B5" w14:textId="5AECBF9A">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7,29%</w:t>
            </w:r>
          </w:p>
        </w:tc>
        <w:tc>
          <w:tcPr>
            <w:tcW w:w="1785" w:type="dxa"/>
            <w:vAlign w:val="center"/>
          </w:tcPr>
          <w:p w:rsidRPr="006451FC" w:rsidR="00667B64" w:rsidP="00667B64" w:rsidRDefault="00667B64" w14:paraId="468531A0" w14:textId="477F538E">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7ECD9F2A" w14:textId="7AB55BE7">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rsidRPr="006451FC" w:rsidR="00667B64" w:rsidP="00667B64" w:rsidRDefault="00667B64" w14:paraId="3F83EBEE" w14:textId="1A93ADA6">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Pr="006451FC" w:rsidR="00667B64" w:rsidTr="005F5BDC" w14:paraId="18531B67" w14:textId="063C3BA0">
        <w:trPr>
          <w:trHeight w:val="20"/>
          <w:jc w:val="center"/>
        </w:trPr>
        <w:tc>
          <w:tcPr>
            <w:tcW w:w="4390" w:type="dxa"/>
            <w:vAlign w:val="center"/>
            <w:hideMark/>
          </w:tcPr>
          <w:p w:rsidRPr="006451FC" w:rsidR="00667B64" w:rsidP="00667B64" w:rsidRDefault="00667B64" w14:paraId="49CD5C95" w14:textId="53F56E9B">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7. Interacción con </w:t>
            </w:r>
            <w:r w:rsidRPr="006451FC" w:rsidR="005F5BDC">
              <w:rPr>
                <w:rFonts w:ascii="Times New Roman" w:hAnsi="Times New Roman" w:cs="Times New Roman"/>
                <w:color w:val="000000"/>
                <w:sz w:val="20"/>
                <w:szCs w:val="20"/>
              </w:rPr>
              <w:t>el entorno nacional e internacional</w:t>
            </w:r>
          </w:p>
        </w:tc>
        <w:tc>
          <w:tcPr>
            <w:tcW w:w="1336" w:type="dxa"/>
            <w:vAlign w:val="center"/>
          </w:tcPr>
          <w:p w:rsidRPr="006451FC" w:rsidR="00667B64" w:rsidP="00667B64" w:rsidRDefault="00667B64" w14:paraId="6665934C" w14:textId="527FDA68">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10,59%</w:t>
            </w:r>
          </w:p>
        </w:tc>
        <w:tc>
          <w:tcPr>
            <w:tcW w:w="1785" w:type="dxa"/>
            <w:vAlign w:val="center"/>
          </w:tcPr>
          <w:p w:rsidRPr="006451FC" w:rsidR="00667B64" w:rsidP="00667B64" w:rsidRDefault="00667B64" w14:paraId="61D0BC46" w14:textId="0DEAA200">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1FD3B853" w14:textId="7D5581C9">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4,5</w:t>
            </w:r>
          </w:p>
        </w:tc>
        <w:tc>
          <w:tcPr>
            <w:tcW w:w="1559" w:type="dxa"/>
            <w:vAlign w:val="center"/>
          </w:tcPr>
          <w:p w:rsidRPr="006451FC" w:rsidR="00667B64" w:rsidP="00667B64" w:rsidRDefault="00667B64" w14:paraId="4FC825E4" w14:textId="5460E72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Pr="006451FC" w:rsidR="00667B64" w:rsidTr="005F5BDC" w14:paraId="24C5F563" w14:textId="1F52F3C1">
        <w:trPr>
          <w:trHeight w:val="20"/>
          <w:jc w:val="center"/>
        </w:trPr>
        <w:tc>
          <w:tcPr>
            <w:tcW w:w="4390" w:type="dxa"/>
            <w:vAlign w:val="center"/>
            <w:hideMark/>
          </w:tcPr>
          <w:p w:rsidRPr="006451FC" w:rsidR="00667B64" w:rsidP="00667B64" w:rsidRDefault="00667B64" w14:paraId="474EEA53" w14:textId="02E3DBE9">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8. Aportes de </w:t>
            </w:r>
            <w:r w:rsidRPr="006451FC" w:rsidR="005F5BDC">
              <w:rPr>
                <w:rFonts w:ascii="Times New Roman" w:hAnsi="Times New Roman" w:cs="Times New Roman"/>
                <w:color w:val="000000"/>
                <w:sz w:val="20"/>
                <w:szCs w:val="20"/>
              </w:rPr>
              <w:t>la investigación, la innovación, el desarrollo tecnológico y la creación, asociados al programa académico</w:t>
            </w:r>
          </w:p>
        </w:tc>
        <w:tc>
          <w:tcPr>
            <w:tcW w:w="1336" w:type="dxa"/>
            <w:vAlign w:val="center"/>
          </w:tcPr>
          <w:p w:rsidRPr="006451FC" w:rsidR="00667B64" w:rsidP="00667B64" w:rsidRDefault="00667B64" w14:paraId="39805CED" w14:textId="0DE27B85">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4,79%</w:t>
            </w:r>
          </w:p>
        </w:tc>
        <w:tc>
          <w:tcPr>
            <w:tcW w:w="1785" w:type="dxa"/>
            <w:vAlign w:val="center"/>
          </w:tcPr>
          <w:p w:rsidRPr="006451FC" w:rsidR="00667B64" w:rsidP="00667B64" w:rsidRDefault="00667B64" w14:paraId="0C79C3B9" w14:textId="44A96207">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36563898" w14:textId="31226FAD">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4,5</w:t>
            </w:r>
          </w:p>
        </w:tc>
        <w:tc>
          <w:tcPr>
            <w:tcW w:w="1559" w:type="dxa"/>
            <w:vAlign w:val="center"/>
          </w:tcPr>
          <w:p w:rsidRPr="006451FC" w:rsidR="00667B64" w:rsidP="00667B64" w:rsidRDefault="00667B64" w14:paraId="4C5DF02E" w14:textId="1122FE1E">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3,4</w:t>
            </w:r>
          </w:p>
        </w:tc>
      </w:tr>
      <w:tr w:rsidRPr="006451FC" w:rsidR="00667B64" w:rsidTr="005F5BDC" w14:paraId="0729BD7B" w14:textId="78C5CE80">
        <w:trPr>
          <w:trHeight w:val="20"/>
          <w:jc w:val="center"/>
        </w:trPr>
        <w:tc>
          <w:tcPr>
            <w:tcW w:w="4390" w:type="dxa"/>
            <w:vAlign w:val="center"/>
            <w:hideMark/>
          </w:tcPr>
          <w:p w:rsidRPr="006451FC" w:rsidR="00667B64" w:rsidP="00667B64" w:rsidRDefault="00667B64" w14:paraId="5963AC75" w14:textId="07BEF182">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9. Bienestar de la </w:t>
            </w:r>
            <w:r w:rsidRPr="006451FC" w:rsidR="005F5BDC">
              <w:rPr>
                <w:rFonts w:ascii="Times New Roman" w:hAnsi="Times New Roman" w:cs="Times New Roman"/>
                <w:color w:val="000000"/>
                <w:sz w:val="20"/>
                <w:szCs w:val="20"/>
              </w:rPr>
              <w:t>comunidad académica del programa</w:t>
            </w:r>
          </w:p>
        </w:tc>
        <w:tc>
          <w:tcPr>
            <w:tcW w:w="1336" w:type="dxa"/>
            <w:vAlign w:val="center"/>
          </w:tcPr>
          <w:p w:rsidRPr="006451FC" w:rsidR="00667B64" w:rsidP="00667B64" w:rsidRDefault="00667B64" w14:paraId="5FDBE802" w14:textId="464AF16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6,41%</w:t>
            </w:r>
          </w:p>
        </w:tc>
        <w:tc>
          <w:tcPr>
            <w:tcW w:w="1785" w:type="dxa"/>
            <w:vAlign w:val="center"/>
          </w:tcPr>
          <w:p w:rsidRPr="006451FC" w:rsidR="00667B64" w:rsidP="00667B64" w:rsidRDefault="00667B64" w14:paraId="126076F6" w14:textId="441C7F98">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19C073DE" w14:textId="1457CF60">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4,8</w:t>
            </w:r>
          </w:p>
        </w:tc>
        <w:tc>
          <w:tcPr>
            <w:tcW w:w="1559" w:type="dxa"/>
            <w:vAlign w:val="center"/>
          </w:tcPr>
          <w:p w:rsidRPr="006451FC" w:rsidR="00667B64" w:rsidP="00667B64" w:rsidRDefault="00667B64" w14:paraId="57900035" w14:textId="07BB5199">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4,1</w:t>
            </w:r>
          </w:p>
        </w:tc>
      </w:tr>
      <w:tr w:rsidRPr="006451FC" w:rsidR="00667B64" w:rsidTr="005F5BDC" w14:paraId="7653A5AF" w14:textId="086990D8">
        <w:trPr>
          <w:trHeight w:val="343"/>
          <w:jc w:val="center"/>
        </w:trPr>
        <w:tc>
          <w:tcPr>
            <w:tcW w:w="4390" w:type="dxa"/>
            <w:vAlign w:val="center"/>
            <w:hideMark/>
          </w:tcPr>
          <w:p w:rsidRPr="006451FC" w:rsidR="00667B64" w:rsidP="00667B64" w:rsidRDefault="00667B64" w14:paraId="6756C324" w14:textId="17E6A12E">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10. Medios </w:t>
            </w:r>
            <w:r w:rsidRPr="006451FC" w:rsidR="005F5BDC">
              <w:rPr>
                <w:rFonts w:ascii="Times New Roman" w:hAnsi="Times New Roman" w:cs="Times New Roman"/>
                <w:color w:val="000000"/>
                <w:sz w:val="20"/>
                <w:szCs w:val="20"/>
              </w:rPr>
              <w:t>educativos y ambientes de aprendizaje</w:t>
            </w:r>
          </w:p>
        </w:tc>
        <w:tc>
          <w:tcPr>
            <w:tcW w:w="1336" w:type="dxa"/>
            <w:vAlign w:val="center"/>
          </w:tcPr>
          <w:p w:rsidRPr="006451FC" w:rsidR="00667B64" w:rsidP="00667B64" w:rsidRDefault="00667B64" w14:paraId="06892368" w14:textId="661C70A9">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6,88%</w:t>
            </w:r>
          </w:p>
        </w:tc>
        <w:tc>
          <w:tcPr>
            <w:tcW w:w="1785" w:type="dxa"/>
            <w:vAlign w:val="center"/>
          </w:tcPr>
          <w:p w:rsidRPr="006451FC" w:rsidR="00667B64" w:rsidP="00667B64" w:rsidRDefault="00667B64" w14:paraId="562012C3" w14:textId="6C1AF1C3">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277CB5B5" w14:textId="60B9B508">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rsidRPr="006451FC" w:rsidR="00667B64" w:rsidP="00667B64" w:rsidRDefault="00667B64" w14:paraId="54E667B7" w14:textId="4F62E306">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Pr="006451FC" w:rsidR="00667B64" w:rsidTr="005F5BDC" w14:paraId="70833153" w14:textId="0B9C54F1">
        <w:trPr>
          <w:trHeight w:val="20"/>
          <w:jc w:val="center"/>
        </w:trPr>
        <w:tc>
          <w:tcPr>
            <w:tcW w:w="4390" w:type="dxa"/>
            <w:vAlign w:val="center"/>
          </w:tcPr>
          <w:p w:rsidRPr="006451FC" w:rsidR="00667B64" w:rsidP="00667B64" w:rsidRDefault="00667B64" w14:paraId="02082EFA" w14:textId="011B4AF8">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11. Organización</w:t>
            </w:r>
            <w:r w:rsidRPr="006451FC" w:rsidR="005F5BDC">
              <w:rPr>
                <w:rFonts w:ascii="Times New Roman" w:hAnsi="Times New Roman" w:cs="Times New Roman"/>
                <w:color w:val="000000"/>
                <w:sz w:val="20"/>
                <w:szCs w:val="20"/>
              </w:rPr>
              <w:t>, administración y financiación del programa académico</w:t>
            </w:r>
          </w:p>
        </w:tc>
        <w:tc>
          <w:tcPr>
            <w:tcW w:w="1336" w:type="dxa"/>
            <w:vAlign w:val="center"/>
          </w:tcPr>
          <w:p w:rsidRPr="006451FC" w:rsidR="00667B64" w:rsidP="00667B64" w:rsidRDefault="00667B64" w14:paraId="0EFEDECD" w14:textId="44EE71E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6,68%</w:t>
            </w:r>
          </w:p>
        </w:tc>
        <w:tc>
          <w:tcPr>
            <w:tcW w:w="1785" w:type="dxa"/>
            <w:vAlign w:val="center"/>
          </w:tcPr>
          <w:p w:rsidRPr="006451FC" w:rsidR="00667B64" w:rsidP="00667B64" w:rsidRDefault="00667B64" w14:paraId="62B617DE" w14:textId="0A950D6E">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7EBE95BB" w14:textId="1330EC43">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rsidRPr="006451FC" w:rsidR="00667B64" w:rsidP="00667B64" w:rsidRDefault="00667B64" w14:paraId="07736AAF" w14:textId="56E47BC3">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3,9</w:t>
            </w:r>
          </w:p>
        </w:tc>
      </w:tr>
      <w:tr w:rsidRPr="006451FC" w:rsidR="00667B64" w:rsidTr="005F5BDC" w14:paraId="42D8E104" w14:textId="37C6E77D">
        <w:trPr>
          <w:trHeight w:val="85"/>
          <w:jc w:val="center"/>
        </w:trPr>
        <w:tc>
          <w:tcPr>
            <w:tcW w:w="4390" w:type="dxa"/>
            <w:vAlign w:val="center"/>
          </w:tcPr>
          <w:p w:rsidRPr="006451FC" w:rsidR="00667B64" w:rsidP="00667B64" w:rsidRDefault="00667B64" w14:paraId="740829DF" w14:textId="0A7AC199">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12. Recursos </w:t>
            </w:r>
            <w:r w:rsidRPr="006451FC" w:rsidR="005F5BDC">
              <w:rPr>
                <w:rFonts w:ascii="Times New Roman" w:hAnsi="Times New Roman" w:cs="Times New Roman"/>
                <w:color w:val="000000"/>
                <w:sz w:val="20"/>
                <w:szCs w:val="20"/>
              </w:rPr>
              <w:t>físicos y tecnológicos</w:t>
            </w:r>
          </w:p>
        </w:tc>
        <w:tc>
          <w:tcPr>
            <w:tcW w:w="1336" w:type="dxa"/>
            <w:vAlign w:val="center"/>
          </w:tcPr>
          <w:p w:rsidRPr="006451FC" w:rsidR="00667B64" w:rsidP="00667B64" w:rsidRDefault="00667B64" w14:paraId="783B3F6D" w14:textId="10D209F5">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3,64%</w:t>
            </w:r>
          </w:p>
        </w:tc>
        <w:tc>
          <w:tcPr>
            <w:tcW w:w="1785" w:type="dxa"/>
            <w:vAlign w:val="center"/>
          </w:tcPr>
          <w:p w:rsidRPr="006451FC" w:rsidR="00667B64" w:rsidP="00667B64" w:rsidRDefault="00667B64" w14:paraId="13FD3CB3" w14:textId="64D4B8EB">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rsidRPr="006451FC" w:rsidR="00667B64" w:rsidP="00667B64" w:rsidRDefault="00667B64" w14:paraId="750E5B7E" w14:textId="4FC7030F">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rsidRPr="006451FC" w:rsidR="00667B64" w:rsidP="00667B64" w:rsidRDefault="00667B64" w14:paraId="64AB6BCB" w14:textId="20CD41AD">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3,9</w:t>
            </w:r>
          </w:p>
        </w:tc>
      </w:tr>
      <w:tr w:rsidRPr="006451FC" w:rsidR="00667B64" w:rsidTr="005F5BDC" w14:paraId="2542A81E" w14:textId="7A17357E">
        <w:trPr>
          <w:trHeight w:val="20"/>
          <w:jc w:val="center"/>
        </w:trPr>
        <w:tc>
          <w:tcPr>
            <w:tcW w:w="4390" w:type="dxa"/>
            <w:shd w:val="clear" w:color="auto" w:fill="D9E2F3" w:themeFill="accent1" w:themeFillTint="33"/>
            <w:vAlign w:val="center"/>
          </w:tcPr>
          <w:p w:rsidRPr="006451FC" w:rsidR="00667B64" w:rsidP="00667B64" w:rsidRDefault="005F5BDC" w14:paraId="153D3431" w14:textId="187AB182">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Juicio global de calidad</w:t>
            </w:r>
          </w:p>
        </w:tc>
        <w:tc>
          <w:tcPr>
            <w:tcW w:w="1336" w:type="dxa"/>
            <w:shd w:val="clear" w:color="auto" w:fill="D9E2F3" w:themeFill="accent1" w:themeFillTint="33"/>
            <w:vAlign w:val="center"/>
          </w:tcPr>
          <w:p w:rsidRPr="006451FC" w:rsidR="00667B64" w:rsidP="00667B64" w:rsidRDefault="00667B64" w14:paraId="6807F831" w14:textId="164C8EAB">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100%</w:t>
            </w:r>
          </w:p>
        </w:tc>
        <w:tc>
          <w:tcPr>
            <w:tcW w:w="1785" w:type="dxa"/>
            <w:shd w:val="clear" w:color="auto" w:fill="D9E2F3" w:themeFill="accent1" w:themeFillTint="33"/>
            <w:vAlign w:val="center"/>
          </w:tcPr>
          <w:p w:rsidRPr="006451FC" w:rsidR="00667B64" w:rsidP="00667B64" w:rsidRDefault="00667B64" w14:paraId="14C95914" w14:textId="1209ED92">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Se cumple en alto grado</w:t>
            </w:r>
          </w:p>
        </w:tc>
        <w:tc>
          <w:tcPr>
            <w:tcW w:w="1273" w:type="dxa"/>
            <w:shd w:val="clear" w:color="auto" w:fill="D9E2F3" w:themeFill="accent1" w:themeFillTint="33"/>
            <w:vAlign w:val="center"/>
          </w:tcPr>
          <w:p w:rsidRPr="006451FC" w:rsidR="00667B64" w:rsidP="00667B64" w:rsidRDefault="00694F43" w14:paraId="0B6B0F9D" w14:textId="05B1E05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4,64</w:t>
            </w:r>
          </w:p>
        </w:tc>
        <w:tc>
          <w:tcPr>
            <w:tcW w:w="1559" w:type="dxa"/>
            <w:shd w:val="clear" w:color="auto" w:fill="D9E2F3" w:themeFill="accent1" w:themeFillTint="33"/>
            <w:vAlign w:val="center"/>
          </w:tcPr>
          <w:p w:rsidRPr="006451FC" w:rsidR="00667B64" w:rsidP="00667B64" w:rsidRDefault="28EBC7F5" w14:paraId="676C1736" w14:textId="33E26E5F">
            <w:pPr>
              <w:spacing w:after="0"/>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4,</w:t>
            </w:r>
            <w:r w:rsidRPr="006451FC" w:rsidR="00694F43">
              <w:rPr>
                <w:rFonts w:ascii="Times New Roman" w:hAnsi="Times New Roman" w:cs="Times New Roman"/>
                <w:b/>
                <w:bCs/>
                <w:color w:val="000000" w:themeColor="text1"/>
                <w:sz w:val="20"/>
                <w:szCs w:val="20"/>
              </w:rPr>
              <w:t>05</w:t>
            </w:r>
          </w:p>
        </w:tc>
      </w:tr>
    </w:tbl>
    <w:p w:rsidRPr="006451FC" w:rsidR="00913771" w:rsidP="00F04A80" w:rsidRDefault="00AB6CE6" w14:paraId="61F0F3C3" w14:textId="088F7400">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w:t>
      </w:r>
      <w:r w:rsidR="0078173B">
        <w:rPr>
          <w:rFonts w:ascii="Times New Roman" w:hAnsi="Times New Roman" w:cs="Times New Roman"/>
        </w:rPr>
        <w:t>0-3</w:t>
      </w:r>
      <w:r w:rsidRPr="006451FC" w:rsidR="005F2DED">
        <w:rPr>
          <w:rFonts w:ascii="Times New Roman" w:hAnsi="Times New Roman" w:cs="Times New Roman"/>
        </w:rPr>
        <w:t xml:space="preserve"> a 2025-1)</w:t>
      </w:r>
      <w:r w:rsidRPr="006451FC" w:rsidR="005F5BDC">
        <w:rPr>
          <w:rFonts w:ascii="Times New Roman" w:hAnsi="Times New Roman" w:cs="Times New Roman"/>
        </w:rPr>
        <w:t>.</w:t>
      </w:r>
    </w:p>
    <w:p w:rsidRPr="006451FC" w:rsidR="00913771" w:rsidRDefault="00913771" w14:paraId="6C105A6F" w14:textId="77777777">
      <w:pPr>
        <w:rPr>
          <w:rFonts w:ascii="Times New Roman" w:hAnsi="Times New Roman" w:cs="Times New Roman"/>
          <w:lang w:val="es-CO"/>
        </w:rPr>
      </w:pPr>
      <w:r w:rsidRPr="006451FC">
        <w:rPr>
          <w:rFonts w:ascii="Times New Roman" w:hAnsi="Times New Roman" w:cs="Times New Roman"/>
        </w:rPr>
        <w:br w:type="page"/>
      </w:r>
    </w:p>
    <w:p w:rsidRPr="006451FC" w:rsidR="00983C4F" w:rsidP="00231F21" w:rsidRDefault="55854FA4" w14:paraId="5C0AE1FC" w14:textId="0E8B9EC1">
      <w:pPr>
        <w:pStyle w:val="Ttulo1"/>
        <w:numPr>
          <w:ilvl w:val="0"/>
          <w:numId w:val="31"/>
        </w:numPr>
        <w:spacing w:after="240"/>
        <w:rPr>
          <w:rFonts w:cs="Times New Roman"/>
        </w:rPr>
      </w:pPr>
      <w:bookmarkStart w:name="_Toc405489766" w:id="246"/>
      <w:bookmarkStart w:name="_Toc211321935" w:id="247"/>
      <w:r w:rsidRPr="006451FC">
        <w:rPr>
          <w:rFonts w:cs="Times New Roman"/>
        </w:rPr>
        <w:t>Capít</w:t>
      </w:r>
      <w:commentRangeStart w:id="248"/>
      <w:r w:rsidRPr="006451FC">
        <w:rPr>
          <w:rFonts w:cs="Times New Roman"/>
        </w:rPr>
        <w:t xml:space="preserve">ulo IV. </w:t>
      </w:r>
      <w:r w:rsidRPr="006451FC" w:rsidR="6AB002D7">
        <w:rPr>
          <w:rFonts w:cs="Times New Roman"/>
        </w:rPr>
        <w:t>Seguimiento y evaluación del plan de mejoramiento</w:t>
      </w:r>
      <w:bookmarkEnd w:id="246"/>
      <w:r w:rsidRPr="006451FC" w:rsidR="6AB002D7">
        <w:rPr>
          <w:rFonts w:cs="Times New Roman"/>
        </w:rPr>
        <w:t xml:space="preserve"> </w:t>
      </w:r>
      <w:commentRangeEnd w:id="248"/>
      <w:r w:rsidRPr="006451FC">
        <w:rPr>
          <w:rFonts w:cs="Times New Roman"/>
        </w:rPr>
        <w:commentReference w:id="248"/>
      </w:r>
      <w:bookmarkEnd w:id="247"/>
    </w:p>
    <w:p w:rsidRPr="006451FC" w:rsidR="00DE4905" w:rsidP="00913771" w:rsidRDefault="49697065" w14:paraId="460FFAB7" w14:textId="760B5F87">
      <w:pPr>
        <w:pStyle w:val="Ttulo2"/>
        <w:rPr>
          <w:rFonts w:cs="Times New Roman"/>
        </w:rPr>
      </w:pPr>
      <w:bookmarkStart w:name="_Toc2079701711" w:id="249"/>
      <w:bookmarkStart w:name="_Toc1575054730" w:id="250"/>
      <w:bookmarkStart w:name="_Toc211321936" w:id="251"/>
      <w:r w:rsidRPr="006451FC">
        <w:rPr>
          <w:rFonts w:cs="Times New Roman"/>
        </w:rPr>
        <w:t xml:space="preserve">Avances del Plan de Mejoramiento del </w:t>
      </w:r>
      <w:r w:rsidRPr="006451FC" w:rsidR="78DB7563">
        <w:rPr>
          <w:rFonts w:cs="Times New Roman"/>
        </w:rPr>
        <w:t>proyecto curricular</w:t>
      </w:r>
      <w:bookmarkEnd w:id="249"/>
      <w:bookmarkEnd w:id="250"/>
      <w:bookmarkEnd w:id="251"/>
      <w:r w:rsidRPr="006451FC" w:rsidR="78DB7563">
        <w:rPr>
          <w:rFonts w:cs="Times New Roman"/>
        </w:rPr>
        <w:t xml:space="preserve"> </w:t>
      </w:r>
    </w:p>
    <w:p w:rsidRPr="006451FC" w:rsidR="00983C4F" w:rsidP="00F04A80" w:rsidRDefault="00812359" w14:paraId="363D419D" w14:textId="6565DB8F">
      <w:pPr>
        <w:spacing w:before="240" w:after="0" w:line="276" w:lineRule="auto"/>
        <w:jc w:val="both"/>
        <w:rPr>
          <w:rFonts w:ascii="Times New Roman" w:hAnsi="Times New Roman" w:cs="Times New Roman"/>
        </w:rPr>
      </w:pPr>
      <w:r w:rsidRPr="006451FC">
        <w:rPr>
          <w:rFonts w:ascii="Times New Roman" w:hAnsi="Times New Roman" w:cs="Times New Roman"/>
          <w:i/>
          <w:iCs/>
          <w:color w:val="00B0F0"/>
        </w:rPr>
        <w:t>Las siguientes tablas</w:t>
      </w:r>
      <w:r w:rsidRPr="006451FC" w:rsidR="00983C4F">
        <w:rPr>
          <w:rFonts w:ascii="Times New Roman" w:hAnsi="Times New Roman" w:cs="Times New Roman"/>
          <w:i/>
          <w:iCs/>
          <w:color w:val="00B0F0"/>
        </w:rPr>
        <w:t xml:space="preserve"> permite</w:t>
      </w:r>
      <w:r w:rsidRPr="006451FC">
        <w:rPr>
          <w:rFonts w:ascii="Times New Roman" w:hAnsi="Times New Roman" w:cs="Times New Roman"/>
          <w:i/>
          <w:iCs/>
          <w:color w:val="00B0F0"/>
        </w:rPr>
        <w:t>n al proyecto curricular</w:t>
      </w:r>
      <w:r w:rsidRPr="006451FC" w:rsidR="00983C4F">
        <w:rPr>
          <w:rFonts w:ascii="Times New Roman" w:hAnsi="Times New Roman" w:cs="Times New Roman"/>
          <w:i/>
          <w:iCs/>
          <w:color w:val="00B0F0"/>
        </w:rPr>
        <w:t xml:space="preserve"> presentar en términos globales el avance</w:t>
      </w:r>
      <w:r w:rsidRPr="006451FC">
        <w:rPr>
          <w:rFonts w:ascii="Times New Roman" w:hAnsi="Times New Roman" w:cs="Times New Roman"/>
          <w:i/>
          <w:iCs/>
          <w:color w:val="00B0F0"/>
        </w:rPr>
        <w:t xml:space="preserve"> en términos cuantitativos y cualitativos del</w:t>
      </w:r>
      <w:r w:rsidRPr="006451FC" w:rsidR="00983C4F">
        <w:rPr>
          <w:rFonts w:ascii="Times New Roman" w:hAnsi="Times New Roman" w:cs="Times New Roman"/>
          <w:i/>
          <w:iCs/>
          <w:color w:val="00B0F0"/>
        </w:rPr>
        <w:t xml:space="preserve"> cumplimiento de los proyectos del plan de mejoramiento</w:t>
      </w:r>
      <w:r w:rsidRPr="006451FC" w:rsidR="00D05600">
        <w:rPr>
          <w:rFonts w:ascii="Times New Roman" w:hAnsi="Times New Roman" w:cs="Times New Roman"/>
          <w:i/>
          <w:iCs/>
          <w:color w:val="00B0F0"/>
        </w:rPr>
        <w:t xml:space="preserve">, </w:t>
      </w:r>
      <w:r w:rsidRPr="006451FC" w:rsidR="00983C4F">
        <w:rPr>
          <w:rFonts w:ascii="Times New Roman" w:hAnsi="Times New Roman" w:cs="Times New Roman"/>
          <w:i/>
          <w:iCs/>
          <w:color w:val="00B0F0"/>
        </w:rPr>
        <w:t>con respecto a las acciones desarrolladas y logros alcanzados con sus respectivas evidencias</w:t>
      </w:r>
      <w:r w:rsidRPr="006451FC" w:rsidR="00983C4F">
        <w:rPr>
          <w:rFonts w:ascii="Times New Roman" w:hAnsi="Times New Roman" w:cs="Times New Roman"/>
        </w:rPr>
        <w:t xml:space="preserve">.   </w:t>
      </w:r>
    </w:p>
    <w:p w:rsidRPr="006451FC" w:rsidR="00D05600" w:rsidP="689739AE" w:rsidRDefault="00D05600" w14:paraId="12494606" w14:textId="3090986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45" w:id="252"/>
      <w:bookmarkStart w:name="_Toc211324588" w:id="25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author="RUBIANO SUAREZ ALISON KATHERINE" w:date="2025-10-14T08:19:00Z" w:id="254">
        <w:r w:rsidR="00901F34">
          <w:rPr>
            <w:rFonts w:ascii="Times New Roman" w:hAnsi="Times New Roman" w:cs="Times New Roman"/>
            <w:i w:val="0"/>
            <w:iCs w:val="0"/>
            <w:noProof/>
            <w:color w:val="auto"/>
            <w:sz w:val="22"/>
            <w:szCs w:val="22"/>
          </w:rPr>
          <w:t>73</w:t>
        </w:r>
      </w:ins>
      <w:del w:author="RUBIANO SUAREZ ALISON KATHERINE" w:date="2025-10-14T08:19:00Z" w:id="255">
        <w:r w:rsidRPr="006451FC" w:rsidDel="00901F34" w:rsidR="00876F7C">
          <w:rPr>
            <w:rFonts w:ascii="Times New Roman" w:hAnsi="Times New Roman" w:cs="Times New Roman"/>
            <w:i w:val="0"/>
            <w:iCs w:val="0"/>
            <w:noProof/>
            <w:color w:val="auto"/>
            <w:sz w:val="22"/>
            <w:szCs w:val="22"/>
          </w:rPr>
          <w:delText>71</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del seguimiento cuantitativo de los proyectos del plan de mejoramiento del Proyecto Curricular XXXXX</w:t>
      </w:r>
      <w:r w:rsidRPr="006451FC" w:rsidR="005F5BDC">
        <w:rPr>
          <w:rFonts w:ascii="Times New Roman" w:hAnsi="Times New Roman" w:cs="Times New Roman"/>
          <w:i w:val="0"/>
          <w:iCs w:val="0"/>
          <w:color w:val="auto"/>
          <w:sz w:val="22"/>
          <w:szCs w:val="22"/>
        </w:rPr>
        <w:t>.</w:t>
      </w:r>
      <w:bookmarkEnd w:id="252"/>
      <w:bookmarkEnd w:id="253"/>
    </w:p>
    <w:p w:rsidRPr="006451FC" w:rsidR="005F5BDC" w:rsidP="005F5BDC" w:rsidRDefault="005F5BDC" w14:paraId="0CE0F8C3" w14:textId="2DB40152">
      <w:pPr>
        <w:rPr>
          <w:rFonts w:ascii="Times New Roman" w:hAnsi="Times New Roman" w:cs="Times New Roman"/>
        </w:rPr>
      </w:pP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Pr="006451FC" w:rsidR="005F5BDC" w:rsidTr="00982973" w14:paraId="1F89A4F1"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31CA31D9" w14:textId="77777777">
            <w:pPr>
              <w:spacing w:after="0"/>
              <w:rPr>
                <w:rFonts w:ascii="Times New Roman" w:hAnsi="Times New Roman" w:cs="Times New Roman"/>
                <w:b/>
                <w:sz w:val="20"/>
                <w:szCs w:val="20"/>
              </w:rPr>
            </w:pPr>
            <w:r w:rsidRPr="006451FC">
              <w:rPr>
                <w:rFonts w:ascii="Times New Roman" w:hAnsi="Times New Roman" w:cs="Times New Roman"/>
                <w:b/>
                <w:sz w:val="20"/>
                <w:szCs w:val="20"/>
              </w:rPr>
              <w:t>Facultad</w:t>
            </w:r>
          </w:p>
        </w:tc>
        <w:tc>
          <w:tcPr>
            <w:tcW w:w="3380" w:type="pct"/>
            <w:gridSpan w:val="3"/>
            <w:tcBorders>
              <w:top w:val="single" w:color="auto" w:sz="8" w:space="0"/>
              <w:left w:val="single" w:color="auto" w:sz="8" w:space="0"/>
              <w:bottom w:val="single" w:color="auto" w:sz="4" w:space="0"/>
              <w:right w:val="single" w:color="auto" w:sz="8" w:space="0"/>
            </w:tcBorders>
          </w:tcPr>
          <w:p w:rsidRPr="006451FC" w:rsidR="005F5BDC" w:rsidP="00982973" w:rsidRDefault="005F5BDC" w14:paraId="34E71126" w14:textId="77777777">
            <w:pPr>
              <w:spacing w:after="0"/>
              <w:jc w:val="center"/>
              <w:rPr>
                <w:rFonts w:ascii="Times New Roman" w:hAnsi="Times New Roman" w:cs="Times New Roman"/>
                <w:b/>
                <w:sz w:val="20"/>
                <w:szCs w:val="20"/>
              </w:rPr>
            </w:pPr>
          </w:p>
        </w:tc>
      </w:tr>
      <w:tr w:rsidRPr="006451FC" w:rsidR="005F5BDC" w:rsidTr="00982973" w14:paraId="14B759A6"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7E89659F" w14:textId="77777777">
            <w:pPr>
              <w:spacing w:after="0"/>
              <w:rPr>
                <w:rFonts w:ascii="Times New Roman" w:hAnsi="Times New Roman" w:cs="Times New Roman"/>
                <w:b/>
                <w:sz w:val="20"/>
                <w:szCs w:val="20"/>
              </w:rPr>
            </w:pPr>
            <w:r w:rsidRPr="006451FC">
              <w:rPr>
                <w:rFonts w:ascii="Times New Roman" w:hAnsi="Times New Roman" w:cs="Times New Roman"/>
                <w:b/>
                <w:sz w:val="20"/>
                <w:szCs w:val="20"/>
              </w:rPr>
              <w:t>Proyecto curricular</w:t>
            </w:r>
          </w:p>
        </w:tc>
        <w:tc>
          <w:tcPr>
            <w:tcW w:w="3380" w:type="pct"/>
            <w:gridSpan w:val="3"/>
            <w:tcBorders>
              <w:top w:val="single" w:color="auto" w:sz="8" w:space="0"/>
              <w:left w:val="single" w:color="auto" w:sz="8" w:space="0"/>
              <w:bottom w:val="single" w:color="auto" w:sz="4" w:space="0"/>
              <w:right w:val="single" w:color="auto" w:sz="8" w:space="0"/>
            </w:tcBorders>
          </w:tcPr>
          <w:p w:rsidRPr="006451FC" w:rsidR="005F5BDC" w:rsidP="00982973" w:rsidRDefault="005F5BDC" w14:paraId="780C8E2D" w14:textId="77777777">
            <w:pPr>
              <w:spacing w:after="0"/>
              <w:jc w:val="center"/>
              <w:rPr>
                <w:rFonts w:ascii="Times New Roman" w:hAnsi="Times New Roman" w:cs="Times New Roman"/>
                <w:b/>
                <w:sz w:val="20"/>
                <w:szCs w:val="20"/>
              </w:rPr>
            </w:pPr>
          </w:p>
        </w:tc>
      </w:tr>
      <w:tr w:rsidRPr="006451FC" w:rsidR="005F5BDC" w:rsidTr="00982973" w14:paraId="141C0905" w14:textId="77777777">
        <w:trPr>
          <w:trHeight w:val="264"/>
        </w:trPr>
        <w:tc>
          <w:tcPr>
            <w:tcW w:w="5000" w:type="pct"/>
            <w:gridSpan w:val="4"/>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58F6EE2D" w14:textId="77777777">
            <w:pPr>
              <w:spacing w:after="0"/>
              <w:jc w:val="center"/>
              <w:rPr>
                <w:rFonts w:ascii="Times New Roman" w:hAnsi="Times New Roman" w:cs="Times New Roman"/>
                <w:b/>
                <w:sz w:val="20"/>
                <w:szCs w:val="20"/>
              </w:rPr>
            </w:pPr>
            <w:r w:rsidRPr="006451FC">
              <w:rPr>
                <w:rFonts w:ascii="Times New Roman" w:hAnsi="Times New Roman" w:cs="Times New Roman"/>
                <w:b/>
                <w:sz w:val="20"/>
                <w:szCs w:val="20"/>
              </w:rPr>
              <w:t>Seguimiento y evaluación a plan de mejoramiento</w:t>
            </w:r>
          </w:p>
        </w:tc>
      </w:tr>
      <w:tr w:rsidRPr="006451FC" w:rsidR="005F5BDC" w:rsidTr="00982973" w14:paraId="66D04EE5" w14:textId="77777777">
        <w:trPr>
          <w:trHeight w:val="378"/>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1292C209" w14:textId="77777777">
            <w:pPr>
              <w:spacing w:after="0"/>
              <w:jc w:val="center"/>
              <w:rPr>
                <w:rFonts w:ascii="Times New Roman" w:hAnsi="Times New Roman" w:cs="Times New Roman"/>
                <w:b/>
                <w:sz w:val="20"/>
                <w:szCs w:val="20"/>
              </w:rPr>
            </w:pPr>
            <w:r w:rsidRPr="006451FC">
              <w:rPr>
                <w:rFonts w:ascii="Times New Roman" w:hAnsi="Times New Roman" w:cs="Times New Roman"/>
                <w:b/>
                <w:bCs/>
                <w:sz w:val="20"/>
                <w:szCs w:val="20"/>
              </w:rPr>
              <w:t>Nombre del proyecto o acción global ejecutada</w:t>
            </w:r>
          </w:p>
        </w:tc>
        <w:tc>
          <w:tcPr>
            <w:tcW w:w="1141"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232A961C" w14:textId="77777777">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Factor (es)</w:t>
            </w:r>
          </w:p>
        </w:tc>
        <w:tc>
          <w:tcPr>
            <w:tcW w:w="1142" w:type="pct"/>
            <w:tcBorders>
              <w:top w:val="single" w:color="auto" w:sz="8" w:space="0"/>
              <w:left w:val="nil"/>
              <w:bottom w:val="single" w:color="auto" w:sz="8" w:space="0"/>
              <w:right w:val="single" w:color="auto" w:sz="8" w:space="0"/>
            </w:tcBorders>
            <w:shd w:val="clear" w:color="auto" w:fill="BDD6EE" w:themeFill="accent5" w:themeFillTint="66"/>
          </w:tcPr>
          <w:p w:rsidRPr="006451FC" w:rsidR="005F5BDC" w:rsidP="00982973" w:rsidRDefault="005F5BDC" w14:paraId="33CD648C" w14:textId="77777777">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w:t>
            </w:r>
            <w:r w:rsidRPr="006451FC">
              <w:rPr>
                <w:rFonts w:ascii="Times New Roman" w:hAnsi="Times New Roman" w:cs="Times New Roman"/>
                <w:b/>
                <w:bCs/>
                <w:sz w:val="20"/>
                <w:szCs w:val="20"/>
              </w:rPr>
              <w:br/>
            </w:r>
            <w:r w:rsidRPr="006451FC">
              <w:rPr>
                <w:rFonts w:ascii="Times New Roman" w:hAnsi="Times New Roman" w:cs="Times New Roman"/>
                <w:b/>
                <w:bCs/>
                <w:sz w:val="20"/>
                <w:szCs w:val="20"/>
              </w:rPr>
              <w:t xml:space="preserve"> de mejora </w:t>
            </w:r>
          </w:p>
        </w:tc>
        <w:tc>
          <w:tcPr>
            <w:tcW w:w="1097"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6451FC" w:rsidR="005F5BDC" w:rsidP="00982973" w:rsidRDefault="005F5BDC" w14:paraId="6997276C" w14:textId="77777777">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 xml:space="preserve">% avance </w:t>
            </w:r>
          </w:p>
        </w:tc>
      </w:tr>
      <w:tr w:rsidRPr="006451FC" w:rsidR="005F5BDC" w:rsidTr="00982973" w14:paraId="6945AF2C"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6451FC" w:rsidR="005F5BDC" w:rsidP="00982973" w:rsidRDefault="005F5BDC" w14:paraId="606FA046" w14:textId="77777777">
            <w:pPr>
              <w:spacing w:after="0"/>
              <w:jc w:val="center"/>
              <w:rPr>
                <w:rFonts w:ascii="Times New Roman" w:hAnsi="Times New Roman" w:cs="Times New Roman"/>
                <w:b/>
                <w:bCs/>
                <w:sz w:val="20"/>
                <w:szCs w:val="20"/>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35648BA6" w14:textId="77777777">
            <w:pPr>
              <w:spacing w:after="0"/>
              <w:jc w:val="center"/>
              <w:rPr>
                <w:rFonts w:ascii="Times New Roman" w:hAnsi="Times New Roman" w:cs="Times New Roman"/>
                <w:b/>
                <w:bCs/>
                <w:sz w:val="20"/>
                <w:szCs w:val="20"/>
              </w:rPr>
            </w:pPr>
          </w:p>
        </w:tc>
        <w:tc>
          <w:tcPr>
            <w:tcW w:w="1142" w:type="pct"/>
            <w:tcBorders>
              <w:top w:val="single" w:color="auto" w:sz="8" w:space="0"/>
              <w:left w:val="nil"/>
              <w:bottom w:val="single" w:color="auto" w:sz="8" w:space="0"/>
              <w:right w:val="single" w:color="auto" w:sz="8" w:space="0"/>
            </w:tcBorders>
          </w:tcPr>
          <w:p w:rsidRPr="006451FC" w:rsidR="005F5BDC" w:rsidP="00982973" w:rsidRDefault="005F5BDC" w14:paraId="6D4E408F" w14:textId="77777777">
            <w:pPr>
              <w:spacing w:after="0"/>
              <w:jc w:val="center"/>
              <w:rPr>
                <w:rFonts w:ascii="Times New Roman" w:hAnsi="Times New Roman" w:cs="Times New Roman"/>
                <w:b/>
                <w:bCs/>
                <w:sz w:val="20"/>
                <w:szCs w:val="20"/>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6E0FA54F" w14:textId="77777777">
            <w:pPr>
              <w:spacing w:after="0"/>
              <w:jc w:val="center"/>
              <w:rPr>
                <w:rFonts w:ascii="Times New Roman" w:hAnsi="Times New Roman" w:cs="Times New Roman"/>
                <w:b/>
                <w:bCs/>
                <w:sz w:val="20"/>
                <w:szCs w:val="20"/>
              </w:rPr>
            </w:pPr>
          </w:p>
        </w:tc>
      </w:tr>
      <w:tr w:rsidRPr="006451FC" w:rsidR="005F5BDC" w:rsidTr="00982973" w14:paraId="4A94421A" w14:textId="77777777">
        <w:trPr>
          <w:trHeight w:val="109"/>
        </w:trPr>
        <w:tc>
          <w:tcPr>
            <w:tcW w:w="162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315E2558" w14:textId="77777777">
            <w:pPr>
              <w:spacing w:after="0"/>
              <w:jc w:val="center"/>
              <w:rPr>
                <w:rFonts w:ascii="Times New Roman" w:hAnsi="Times New Roman" w:cs="Times New Roman"/>
                <w:b/>
                <w:bCs/>
                <w:sz w:val="20"/>
                <w:szCs w:val="20"/>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03CB6C33" w14:textId="77777777">
            <w:pPr>
              <w:spacing w:after="0"/>
              <w:jc w:val="center"/>
              <w:rPr>
                <w:rFonts w:ascii="Times New Roman" w:hAnsi="Times New Roman" w:cs="Times New Roman"/>
                <w:b/>
                <w:bCs/>
                <w:sz w:val="20"/>
                <w:szCs w:val="20"/>
              </w:rPr>
            </w:pPr>
          </w:p>
        </w:tc>
        <w:tc>
          <w:tcPr>
            <w:tcW w:w="1142" w:type="pct"/>
            <w:tcBorders>
              <w:top w:val="single" w:color="auto" w:sz="8" w:space="0"/>
              <w:left w:val="nil"/>
              <w:bottom w:val="single" w:color="auto" w:sz="8" w:space="0"/>
              <w:right w:val="single" w:color="auto" w:sz="8" w:space="0"/>
            </w:tcBorders>
          </w:tcPr>
          <w:p w:rsidRPr="006451FC" w:rsidR="005F5BDC" w:rsidP="00982973" w:rsidRDefault="005F5BDC" w14:paraId="2E02A217" w14:textId="77777777">
            <w:pPr>
              <w:spacing w:after="0"/>
              <w:jc w:val="center"/>
              <w:rPr>
                <w:rFonts w:ascii="Times New Roman" w:hAnsi="Times New Roman" w:cs="Times New Roman"/>
                <w:b/>
                <w:bCs/>
                <w:sz w:val="20"/>
                <w:szCs w:val="20"/>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361123B9" w14:textId="77777777">
            <w:pPr>
              <w:spacing w:after="0"/>
              <w:jc w:val="center"/>
              <w:rPr>
                <w:rFonts w:ascii="Times New Roman" w:hAnsi="Times New Roman" w:cs="Times New Roman"/>
                <w:b/>
                <w:bCs/>
                <w:sz w:val="20"/>
                <w:szCs w:val="20"/>
              </w:rPr>
            </w:pPr>
          </w:p>
        </w:tc>
      </w:tr>
      <w:tr w:rsidRPr="006451FC" w:rsidR="005F5BDC" w:rsidTr="00982973" w14:paraId="34D59E08"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6451FC" w:rsidR="005F5BDC" w:rsidP="00982973" w:rsidRDefault="005F5BDC" w14:paraId="34B8CDBE" w14:textId="77777777">
            <w:pPr>
              <w:spacing w:after="0"/>
              <w:jc w:val="center"/>
              <w:rPr>
                <w:rFonts w:ascii="Times New Roman" w:hAnsi="Times New Roman" w:cs="Times New Roman"/>
                <w:b/>
                <w:bCs/>
                <w:sz w:val="20"/>
                <w:szCs w:val="20"/>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30B9B3E3" w14:textId="77777777">
            <w:pPr>
              <w:spacing w:after="0"/>
              <w:jc w:val="center"/>
              <w:rPr>
                <w:rFonts w:ascii="Times New Roman" w:hAnsi="Times New Roman" w:cs="Times New Roman"/>
                <w:b/>
                <w:bCs/>
                <w:sz w:val="20"/>
                <w:szCs w:val="20"/>
              </w:rPr>
            </w:pPr>
          </w:p>
        </w:tc>
        <w:tc>
          <w:tcPr>
            <w:tcW w:w="1142" w:type="pct"/>
            <w:tcBorders>
              <w:top w:val="single" w:color="auto" w:sz="8" w:space="0"/>
              <w:left w:val="nil"/>
              <w:bottom w:val="single" w:color="auto" w:sz="8" w:space="0"/>
              <w:right w:val="single" w:color="auto" w:sz="8" w:space="0"/>
            </w:tcBorders>
          </w:tcPr>
          <w:p w:rsidRPr="006451FC" w:rsidR="005F5BDC" w:rsidP="00982973" w:rsidRDefault="005F5BDC" w14:paraId="5F36D857" w14:textId="77777777">
            <w:pPr>
              <w:spacing w:after="0"/>
              <w:jc w:val="center"/>
              <w:rPr>
                <w:rFonts w:ascii="Times New Roman" w:hAnsi="Times New Roman" w:cs="Times New Roman"/>
                <w:b/>
                <w:bCs/>
                <w:sz w:val="20"/>
                <w:szCs w:val="20"/>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56166961" w14:textId="77777777">
            <w:pPr>
              <w:spacing w:after="0"/>
              <w:jc w:val="center"/>
              <w:rPr>
                <w:rFonts w:ascii="Times New Roman" w:hAnsi="Times New Roman" w:cs="Times New Roman"/>
                <w:b/>
                <w:bCs/>
                <w:sz w:val="20"/>
                <w:szCs w:val="20"/>
              </w:rPr>
            </w:pPr>
          </w:p>
        </w:tc>
      </w:tr>
      <w:tr w:rsidRPr="006451FC" w:rsidR="005F5BDC" w:rsidTr="00982973" w14:paraId="090EAB68"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6451FC" w:rsidR="005F5BDC" w:rsidP="00982973" w:rsidRDefault="005F5BDC" w14:paraId="021C730D" w14:textId="77777777">
            <w:pPr>
              <w:spacing w:after="0"/>
              <w:jc w:val="center"/>
              <w:rPr>
                <w:rFonts w:ascii="Times New Roman" w:hAnsi="Times New Roman" w:cs="Times New Roman"/>
                <w:b/>
                <w:bCs/>
                <w:sz w:val="20"/>
                <w:szCs w:val="20"/>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18765A8B" w14:textId="77777777">
            <w:pPr>
              <w:spacing w:after="0"/>
              <w:jc w:val="center"/>
              <w:rPr>
                <w:rFonts w:ascii="Times New Roman" w:hAnsi="Times New Roman" w:cs="Times New Roman"/>
                <w:b/>
                <w:bCs/>
                <w:sz w:val="20"/>
                <w:szCs w:val="20"/>
              </w:rPr>
            </w:pPr>
          </w:p>
        </w:tc>
        <w:tc>
          <w:tcPr>
            <w:tcW w:w="1142" w:type="pct"/>
            <w:tcBorders>
              <w:top w:val="single" w:color="auto" w:sz="8" w:space="0"/>
              <w:left w:val="nil"/>
              <w:bottom w:val="single" w:color="auto" w:sz="8" w:space="0"/>
              <w:right w:val="single" w:color="auto" w:sz="8" w:space="0"/>
            </w:tcBorders>
          </w:tcPr>
          <w:p w:rsidRPr="006451FC" w:rsidR="005F5BDC" w:rsidP="00982973" w:rsidRDefault="005F5BDC" w14:paraId="0F7C4F68" w14:textId="77777777">
            <w:pPr>
              <w:spacing w:after="0"/>
              <w:jc w:val="center"/>
              <w:rPr>
                <w:rFonts w:ascii="Times New Roman" w:hAnsi="Times New Roman" w:cs="Times New Roman"/>
                <w:b/>
                <w:bCs/>
                <w:sz w:val="20"/>
                <w:szCs w:val="20"/>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2EFF0925" w14:textId="77777777">
            <w:pPr>
              <w:spacing w:after="0"/>
              <w:jc w:val="center"/>
              <w:rPr>
                <w:rFonts w:ascii="Times New Roman" w:hAnsi="Times New Roman" w:cs="Times New Roman"/>
                <w:b/>
                <w:bCs/>
                <w:sz w:val="20"/>
                <w:szCs w:val="20"/>
              </w:rPr>
            </w:pPr>
          </w:p>
        </w:tc>
      </w:tr>
      <w:tr w:rsidRPr="006451FC" w:rsidR="005F5BDC" w:rsidTr="00982973" w14:paraId="47EA6542"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6451FC" w:rsidR="005F5BDC" w:rsidP="00982973" w:rsidRDefault="005F5BDC" w14:paraId="12D27BE4" w14:textId="77777777">
            <w:pPr>
              <w:spacing w:after="0"/>
              <w:jc w:val="center"/>
              <w:rPr>
                <w:rFonts w:ascii="Times New Roman" w:hAnsi="Times New Roman" w:cs="Times New Roman"/>
                <w:b/>
                <w:bCs/>
                <w:sz w:val="20"/>
                <w:szCs w:val="20"/>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2FE79BC4" w14:textId="77777777">
            <w:pPr>
              <w:spacing w:after="0"/>
              <w:jc w:val="center"/>
              <w:rPr>
                <w:rFonts w:ascii="Times New Roman" w:hAnsi="Times New Roman" w:cs="Times New Roman"/>
                <w:b/>
                <w:bCs/>
                <w:sz w:val="20"/>
                <w:szCs w:val="20"/>
              </w:rPr>
            </w:pPr>
          </w:p>
        </w:tc>
        <w:tc>
          <w:tcPr>
            <w:tcW w:w="1142" w:type="pct"/>
            <w:tcBorders>
              <w:top w:val="single" w:color="auto" w:sz="8" w:space="0"/>
              <w:left w:val="nil"/>
              <w:bottom w:val="single" w:color="auto" w:sz="8" w:space="0"/>
              <w:right w:val="single" w:color="auto" w:sz="8" w:space="0"/>
            </w:tcBorders>
          </w:tcPr>
          <w:p w:rsidRPr="006451FC" w:rsidR="005F5BDC" w:rsidP="00982973" w:rsidRDefault="005F5BDC" w14:paraId="634F820C" w14:textId="77777777">
            <w:pPr>
              <w:spacing w:after="0"/>
              <w:jc w:val="center"/>
              <w:rPr>
                <w:rFonts w:ascii="Times New Roman" w:hAnsi="Times New Roman" w:cs="Times New Roman"/>
                <w:b/>
                <w:bCs/>
                <w:sz w:val="20"/>
                <w:szCs w:val="20"/>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6451FC" w:rsidR="005F5BDC" w:rsidP="00982973" w:rsidRDefault="005F5BDC" w14:paraId="7C3CEA03" w14:textId="77777777">
            <w:pPr>
              <w:spacing w:after="0"/>
              <w:jc w:val="center"/>
              <w:rPr>
                <w:rFonts w:ascii="Times New Roman" w:hAnsi="Times New Roman" w:cs="Times New Roman"/>
                <w:b/>
                <w:bCs/>
                <w:sz w:val="20"/>
                <w:szCs w:val="20"/>
              </w:rPr>
            </w:pPr>
          </w:p>
        </w:tc>
      </w:tr>
    </w:tbl>
    <w:p w:rsidRPr="006451FC" w:rsidR="00D05600" w:rsidP="00F04A80" w:rsidRDefault="00D05600" w14:paraId="63CD0CFE" w14:textId="7EDB0409">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F5BDC">
        <w:rPr>
          <w:rFonts w:ascii="Times New Roman" w:hAnsi="Times New Roman" w:cs="Times New Roman"/>
        </w:rPr>
        <w:t>.</w:t>
      </w:r>
    </w:p>
    <w:p w:rsidRPr="006451FC" w:rsidR="009A33B7" w:rsidP="00F04A80" w:rsidRDefault="009A33B7" w14:paraId="6A02F0FF" w14:textId="4804ECC2">
      <w:pPr>
        <w:tabs>
          <w:tab w:val="left" w:pos="5292"/>
        </w:tabs>
        <w:spacing w:before="240" w:after="0" w:line="276" w:lineRule="auto"/>
        <w:jc w:val="center"/>
        <w:rPr>
          <w:rFonts w:ascii="Times New Roman" w:hAnsi="Times New Roman" w:cs="Times New Roman"/>
        </w:rPr>
      </w:pPr>
      <w:bookmarkStart w:name="_Toc210979046" w:id="256"/>
      <w:bookmarkStart w:name="_Toc211324589" w:id="257"/>
      <w:r w:rsidRPr="006451FC">
        <w:rPr>
          <w:rFonts w:ascii="Times New Roman" w:hAnsi="Times New Roman" w:cs="Times New Roman"/>
        </w:rPr>
        <w:t xml:space="preserve">Tabla </w:t>
      </w:r>
      <w:r w:rsidRPr="006451FC">
        <w:rPr>
          <w:rFonts w:ascii="Times New Roman" w:hAnsi="Times New Roman" w:cs="Times New Roman"/>
        </w:rPr>
        <w:fldChar w:fldCharType="begin"/>
      </w:r>
      <w:r w:rsidRPr="006451FC">
        <w:rPr>
          <w:rFonts w:ascii="Times New Roman" w:hAnsi="Times New Roman" w:cs="Times New Roman"/>
        </w:rPr>
        <w:instrText xml:space="preserve"> SEQ Tabla \* ARABIC </w:instrText>
      </w:r>
      <w:r w:rsidRPr="006451FC">
        <w:rPr>
          <w:rFonts w:ascii="Times New Roman" w:hAnsi="Times New Roman" w:cs="Times New Roman"/>
        </w:rPr>
        <w:fldChar w:fldCharType="separate"/>
      </w:r>
      <w:ins w:author="RUBIANO SUAREZ ALISON KATHERINE" w:date="2025-10-14T08:19:00Z" w:id="258">
        <w:r w:rsidR="00901F34">
          <w:rPr>
            <w:rFonts w:ascii="Times New Roman" w:hAnsi="Times New Roman" w:cs="Times New Roman"/>
            <w:noProof/>
          </w:rPr>
          <w:t>74</w:t>
        </w:r>
      </w:ins>
      <w:del w:author="RUBIANO SUAREZ ALISON KATHERINE" w:date="2025-10-14T08:19:00Z" w:id="259">
        <w:r w:rsidRPr="006451FC" w:rsidDel="00901F34" w:rsidR="00876F7C">
          <w:rPr>
            <w:rFonts w:ascii="Times New Roman" w:hAnsi="Times New Roman" w:cs="Times New Roman"/>
            <w:noProof/>
          </w:rPr>
          <w:delText>72</w:delText>
        </w:r>
      </w:del>
      <w:r w:rsidRPr="006451FC">
        <w:rPr>
          <w:rFonts w:ascii="Times New Roman" w:hAnsi="Times New Roman" w:cs="Times New Roman"/>
        </w:rPr>
        <w:fldChar w:fldCharType="end"/>
      </w:r>
      <w:r w:rsidRPr="006451FC">
        <w:rPr>
          <w:rFonts w:ascii="Times New Roman" w:hAnsi="Times New Roman" w:cs="Times New Roman"/>
        </w:rPr>
        <w:t xml:space="preserve"> Evaluación cualitativa de los avances de los proyectos del plan de mejoramiento del Proyecto Curricular XXXXXX</w:t>
      </w:r>
      <w:r w:rsidRPr="006451FC" w:rsidR="005F5BDC">
        <w:rPr>
          <w:rFonts w:ascii="Times New Roman" w:hAnsi="Times New Roman" w:cs="Times New Roman"/>
        </w:rPr>
        <w:t>.</w:t>
      </w:r>
      <w:bookmarkEnd w:id="256"/>
      <w:bookmarkEnd w:id="257"/>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Pr="006451FC" w:rsidR="00983C4F" w:rsidTr="005F5BDC" w14:paraId="2E8BE5F4" w14:textId="77777777">
        <w:trPr>
          <w:trHeight w:val="394"/>
          <w:jc w:val="center"/>
        </w:trPr>
        <w:tc>
          <w:tcPr>
            <w:tcW w:w="11001" w:type="dxa"/>
            <w:gridSpan w:val="2"/>
            <w:shd w:val="clear" w:color="auto" w:fill="BDD6EE" w:themeFill="accent5" w:themeFillTint="66"/>
            <w:vAlign w:val="center"/>
          </w:tcPr>
          <w:p w:rsidRPr="006451FC" w:rsidR="00983C4F" w:rsidP="005F5BDC" w:rsidRDefault="00983C4F" w14:paraId="1DD5CFA6" w14:textId="1CF632C3">
            <w:pPr>
              <w:jc w:val="center"/>
              <w:rPr>
                <w:rFonts w:ascii="Times New Roman" w:hAnsi="Times New Roman" w:cs="Times New Roman"/>
                <w:b/>
                <w:sz w:val="20"/>
                <w:szCs w:val="20"/>
              </w:rPr>
            </w:pPr>
            <w:r w:rsidRPr="006451FC">
              <w:rPr>
                <w:rFonts w:ascii="Times New Roman" w:hAnsi="Times New Roman" w:cs="Times New Roman"/>
                <w:b/>
                <w:bCs/>
                <w:sz w:val="20"/>
                <w:szCs w:val="20"/>
              </w:rPr>
              <w:t>D</w:t>
            </w:r>
            <w:r w:rsidRPr="006451FC" w:rsidR="005F5BDC">
              <w:rPr>
                <w:rFonts w:ascii="Times New Roman" w:hAnsi="Times New Roman" w:cs="Times New Roman"/>
                <w:b/>
                <w:bCs/>
                <w:sz w:val="20"/>
                <w:szCs w:val="20"/>
              </w:rPr>
              <w:t>escripción de la evaluación de proyectos del plan de mejoramiento</w:t>
            </w:r>
          </w:p>
        </w:tc>
      </w:tr>
      <w:tr w:rsidRPr="006451FC" w:rsidR="00983C4F" w:rsidTr="00C00EBD" w14:paraId="050EB1DC" w14:textId="77777777">
        <w:trPr>
          <w:trHeight w:val="157"/>
          <w:jc w:val="center"/>
        </w:trPr>
        <w:tc>
          <w:tcPr>
            <w:tcW w:w="3086" w:type="dxa"/>
            <w:shd w:val="clear" w:color="auto" w:fill="BDD6EE" w:themeFill="accent5" w:themeFillTint="66"/>
          </w:tcPr>
          <w:p w:rsidRPr="006451FC" w:rsidR="00983C4F" w:rsidP="00486B65" w:rsidRDefault="00983C4F" w14:paraId="48018287" w14:textId="77777777">
            <w:pPr>
              <w:rPr>
                <w:rFonts w:ascii="Times New Roman" w:hAnsi="Times New Roman" w:cs="Times New Roman"/>
                <w:b/>
                <w:sz w:val="20"/>
                <w:szCs w:val="20"/>
              </w:rPr>
            </w:pPr>
            <w:r w:rsidRPr="006451FC">
              <w:rPr>
                <w:rFonts w:ascii="Times New Roman" w:hAnsi="Times New Roman" w:cs="Times New Roman"/>
                <w:b/>
                <w:sz w:val="20"/>
                <w:szCs w:val="20"/>
              </w:rPr>
              <w:t>PROYECTO No. 1</w:t>
            </w:r>
          </w:p>
        </w:tc>
        <w:tc>
          <w:tcPr>
            <w:tcW w:w="7915" w:type="dxa"/>
            <w:shd w:val="clear" w:color="auto" w:fill="BDD6EE" w:themeFill="accent5" w:themeFillTint="66"/>
          </w:tcPr>
          <w:p w:rsidRPr="006451FC" w:rsidR="00983C4F" w:rsidP="00486B65" w:rsidRDefault="00983C4F" w14:paraId="7CF95A6B" w14:textId="77777777">
            <w:pPr>
              <w:rPr>
                <w:rFonts w:ascii="Times New Roman" w:hAnsi="Times New Roman" w:cs="Times New Roman"/>
                <w:b/>
                <w:sz w:val="20"/>
                <w:szCs w:val="20"/>
              </w:rPr>
            </w:pPr>
          </w:p>
        </w:tc>
      </w:tr>
      <w:tr w:rsidRPr="006451FC" w:rsidR="00983C4F" w:rsidTr="00C00EBD" w14:paraId="709C3207" w14:textId="77777777">
        <w:trPr>
          <w:trHeight w:val="218"/>
          <w:jc w:val="center"/>
        </w:trPr>
        <w:tc>
          <w:tcPr>
            <w:tcW w:w="3086" w:type="dxa"/>
            <w:shd w:val="clear" w:color="auto" w:fill="BDD6EE" w:themeFill="accent5" w:themeFillTint="66"/>
          </w:tcPr>
          <w:p w:rsidRPr="006451FC" w:rsidR="00983C4F" w:rsidP="00486B65" w:rsidRDefault="00983C4F" w14:paraId="1FCA097C" w14:textId="77777777">
            <w:pPr>
              <w:rPr>
                <w:rFonts w:ascii="Times New Roman" w:hAnsi="Times New Roman" w:cs="Times New Roman"/>
                <w:b/>
                <w:sz w:val="20"/>
                <w:szCs w:val="20"/>
              </w:rPr>
            </w:pPr>
            <w:r w:rsidRPr="006451FC">
              <w:rPr>
                <w:rFonts w:ascii="Times New Roman" w:hAnsi="Times New Roman" w:cs="Times New Roman"/>
                <w:b/>
                <w:sz w:val="20"/>
                <w:szCs w:val="20"/>
              </w:rPr>
              <w:t>Acción No. 1</w:t>
            </w:r>
          </w:p>
        </w:tc>
        <w:tc>
          <w:tcPr>
            <w:tcW w:w="7915" w:type="dxa"/>
            <w:shd w:val="clear" w:color="auto" w:fill="BDD6EE" w:themeFill="accent5" w:themeFillTint="66"/>
          </w:tcPr>
          <w:p w:rsidRPr="006451FC" w:rsidR="00983C4F" w:rsidP="00486B65" w:rsidRDefault="00983C4F" w14:paraId="24DA953E" w14:textId="77777777">
            <w:pPr>
              <w:rPr>
                <w:rFonts w:ascii="Times New Roman" w:hAnsi="Times New Roman" w:cs="Times New Roman"/>
                <w:b/>
                <w:sz w:val="20"/>
                <w:szCs w:val="20"/>
              </w:rPr>
            </w:pPr>
          </w:p>
        </w:tc>
      </w:tr>
      <w:tr w:rsidRPr="006451FC" w:rsidR="00983C4F" w:rsidTr="00C00EBD" w14:paraId="0E28F41B" w14:textId="77777777">
        <w:trPr>
          <w:trHeight w:val="20"/>
          <w:jc w:val="center"/>
        </w:trPr>
        <w:tc>
          <w:tcPr>
            <w:tcW w:w="11001" w:type="dxa"/>
            <w:gridSpan w:val="2"/>
          </w:tcPr>
          <w:p w:rsidRPr="006451FC" w:rsidR="00983C4F" w:rsidP="00486B65" w:rsidRDefault="00983C4F" w14:paraId="333833D3" w14:textId="64BDE91B">
            <w:pPr>
              <w:jc w:val="both"/>
              <w:rPr>
                <w:rFonts w:ascii="Times New Roman" w:hAnsi="Times New Roman" w:cs="Times New Roman"/>
                <w:sz w:val="20"/>
                <w:szCs w:val="20"/>
                <w:lang w:val="es-CO"/>
              </w:rPr>
            </w:pPr>
            <w:r w:rsidRPr="006451FC">
              <w:rPr>
                <w:rFonts w:ascii="Times New Roman" w:hAnsi="Times New Roman" w:cs="Times New Roman"/>
                <w:sz w:val="20"/>
                <w:szCs w:val="20"/>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6451FC">
              <w:rPr>
                <w:rFonts w:ascii="Times New Roman" w:hAnsi="Times New Roman" w:cs="Times New Roman"/>
                <w:sz w:val="20"/>
                <w:szCs w:val="20"/>
                <w:highlight w:val="cyan"/>
                <w:lang w:val="es-CO"/>
              </w:rPr>
              <w:br/>
            </w:r>
            <w:r w:rsidRPr="006451FC">
              <w:rPr>
                <w:rFonts w:ascii="Times New Roman" w:hAnsi="Times New Roman" w:cs="Times New Roman"/>
                <w:sz w:val="20"/>
                <w:szCs w:val="20"/>
                <w:highlight w:val="cyan"/>
                <w:lang w:val="es-CO"/>
              </w:rPr>
              <w:t>Tener en cuenta que la extensión de caracteres no debe superar las 800 palabras.</w:t>
            </w:r>
          </w:p>
        </w:tc>
      </w:tr>
      <w:tr w:rsidRPr="006451FC" w:rsidR="00983C4F" w:rsidTr="00C00EBD" w14:paraId="2C1F0A3E" w14:textId="77777777">
        <w:trPr>
          <w:trHeight w:val="20"/>
          <w:jc w:val="center"/>
        </w:trPr>
        <w:tc>
          <w:tcPr>
            <w:tcW w:w="3086" w:type="dxa"/>
            <w:shd w:val="clear" w:color="auto" w:fill="BDD6EE" w:themeFill="accent5" w:themeFillTint="66"/>
          </w:tcPr>
          <w:p w:rsidRPr="006451FC" w:rsidR="00983C4F" w:rsidP="00486B65" w:rsidRDefault="00983C4F" w14:paraId="54296A1A" w14:textId="77777777">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2</w:t>
            </w:r>
          </w:p>
        </w:tc>
        <w:tc>
          <w:tcPr>
            <w:tcW w:w="7915" w:type="dxa"/>
            <w:shd w:val="clear" w:color="auto" w:fill="BDD6EE" w:themeFill="accent5" w:themeFillTint="66"/>
          </w:tcPr>
          <w:p w:rsidRPr="006451FC" w:rsidR="00983C4F" w:rsidP="00486B65" w:rsidRDefault="00983C4F" w14:paraId="53D84D6C" w14:textId="77777777">
            <w:pPr>
              <w:rPr>
                <w:rFonts w:ascii="Times New Roman" w:hAnsi="Times New Roman" w:cs="Times New Roman"/>
                <w:sz w:val="20"/>
                <w:szCs w:val="20"/>
              </w:rPr>
            </w:pPr>
          </w:p>
        </w:tc>
      </w:tr>
      <w:tr w:rsidRPr="006451FC" w:rsidR="00983C4F" w:rsidTr="00C00EBD" w14:paraId="3DDD4AE0" w14:textId="77777777">
        <w:trPr>
          <w:trHeight w:val="20"/>
          <w:jc w:val="center"/>
        </w:trPr>
        <w:tc>
          <w:tcPr>
            <w:tcW w:w="11001" w:type="dxa"/>
            <w:gridSpan w:val="2"/>
          </w:tcPr>
          <w:p w:rsidRPr="006451FC" w:rsidR="00983C4F" w:rsidP="00486B65" w:rsidRDefault="00983C4F" w14:paraId="3DD8B67A" w14:textId="64A4A8EB">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6451FC" w:rsidR="00983C4F" w:rsidTr="00C00EBD" w14:paraId="0B0B5166" w14:textId="77777777">
        <w:trPr>
          <w:trHeight w:val="20"/>
          <w:jc w:val="center"/>
        </w:trPr>
        <w:tc>
          <w:tcPr>
            <w:tcW w:w="3086" w:type="dxa"/>
            <w:shd w:val="clear" w:color="auto" w:fill="BDD6EE" w:themeFill="accent5" w:themeFillTint="66"/>
          </w:tcPr>
          <w:p w:rsidRPr="006451FC" w:rsidR="00983C4F" w:rsidP="00486B65" w:rsidRDefault="00983C4F" w14:paraId="6D8E4412" w14:textId="77777777">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3</w:t>
            </w:r>
          </w:p>
        </w:tc>
        <w:tc>
          <w:tcPr>
            <w:tcW w:w="7915" w:type="dxa"/>
            <w:shd w:val="clear" w:color="auto" w:fill="BDD6EE" w:themeFill="accent5" w:themeFillTint="66"/>
          </w:tcPr>
          <w:p w:rsidRPr="006451FC" w:rsidR="00983C4F" w:rsidP="00486B65" w:rsidRDefault="00983C4F" w14:paraId="05D6586F" w14:textId="77777777">
            <w:pPr>
              <w:rPr>
                <w:rFonts w:ascii="Times New Roman" w:hAnsi="Times New Roman" w:cs="Times New Roman"/>
                <w:sz w:val="20"/>
                <w:szCs w:val="20"/>
              </w:rPr>
            </w:pPr>
          </w:p>
        </w:tc>
      </w:tr>
      <w:tr w:rsidRPr="006451FC" w:rsidR="00983C4F" w:rsidTr="00C00EBD" w14:paraId="144BD696" w14:textId="77777777">
        <w:trPr>
          <w:trHeight w:val="20"/>
          <w:jc w:val="center"/>
        </w:trPr>
        <w:tc>
          <w:tcPr>
            <w:tcW w:w="11001" w:type="dxa"/>
            <w:gridSpan w:val="2"/>
          </w:tcPr>
          <w:p w:rsidRPr="006451FC" w:rsidR="00983C4F" w:rsidP="00486B65" w:rsidRDefault="00983C4F" w14:paraId="4C3E7CF0" w14:textId="1BF11FBB">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6451FC" w:rsidR="00983C4F" w:rsidTr="00C00EBD" w14:paraId="6578134C" w14:textId="77777777">
        <w:trPr>
          <w:trHeight w:val="20"/>
          <w:jc w:val="center"/>
        </w:trPr>
        <w:tc>
          <w:tcPr>
            <w:tcW w:w="3086" w:type="dxa"/>
            <w:shd w:val="clear" w:color="auto" w:fill="BDD6EE" w:themeFill="accent5" w:themeFillTint="66"/>
          </w:tcPr>
          <w:p w:rsidRPr="006451FC" w:rsidR="00983C4F" w:rsidP="00486B65" w:rsidRDefault="00983C4F" w14:paraId="3C73F256" w14:textId="77777777">
            <w:pPr>
              <w:rPr>
                <w:rFonts w:ascii="Times New Roman" w:hAnsi="Times New Roman" w:cs="Times New Roman"/>
                <w:b/>
                <w:sz w:val="20"/>
                <w:szCs w:val="20"/>
              </w:rPr>
            </w:pPr>
            <w:r w:rsidRPr="006451FC">
              <w:rPr>
                <w:rFonts w:ascii="Times New Roman" w:hAnsi="Times New Roman" w:cs="Times New Roman"/>
                <w:b/>
                <w:sz w:val="20"/>
                <w:szCs w:val="20"/>
              </w:rPr>
              <w:t>PROYECTO No. 2</w:t>
            </w:r>
          </w:p>
        </w:tc>
        <w:tc>
          <w:tcPr>
            <w:tcW w:w="7915" w:type="dxa"/>
            <w:shd w:val="clear" w:color="auto" w:fill="BDD6EE" w:themeFill="accent5" w:themeFillTint="66"/>
          </w:tcPr>
          <w:p w:rsidRPr="006451FC" w:rsidR="00983C4F" w:rsidP="00486B65" w:rsidRDefault="00983C4F" w14:paraId="4724AFC6" w14:textId="77777777">
            <w:pPr>
              <w:rPr>
                <w:rFonts w:ascii="Times New Roman" w:hAnsi="Times New Roman" w:cs="Times New Roman"/>
                <w:sz w:val="20"/>
                <w:szCs w:val="20"/>
              </w:rPr>
            </w:pPr>
          </w:p>
        </w:tc>
      </w:tr>
      <w:tr w:rsidRPr="006451FC" w:rsidR="00983C4F" w:rsidTr="00C00EBD" w14:paraId="5A7BC0A5" w14:textId="77777777">
        <w:trPr>
          <w:trHeight w:val="20"/>
          <w:jc w:val="center"/>
        </w:trPr>
        <w:tc>
          <w:tcPr>
            <w:tcW w:w="3086" w:type="dxa"/>
            <w:shd w:val="clear" w:color="auto" w:fill="BDD6EE" w:themeFill="accent5" w:themeFillTint="66"/>
          </w:tcPr>
          <w:p w:rsidRPr="006451FC" w:rsidR="00983C4F" w:rsidP="00486B65" w:rsidRDefault="00983C4F" w14:paraId="4A8938AE" w14:textId="77777777">
            <w:pPr>
              <w:rPr>
                <w:rFonts w:ascii="Times New Roman" w:hAnsi="Times New Roman" w:cs="Times New Roman"/>
                <w:b/>
                <w:sz w:val="20"/>
                <w:szCs w:val="20"/>
              </w:rPr>
            </w:pPr>
            <w:r w:rsidRPr="006451FC">
              <w:rPr>
                <w:rFonts w:ascii="Times New Roman" w:hAnsi="Times New Roman" w:cs="Times New Roman"/>
                <w:b/>
                <w:sz w:val="20"/>
                <w:szCs w:val="20"/>
              </w:rPr>
              <w:t>Acción No. 1</w:t>
            </w:r>
          </w:p>
        </w:tc>
        <w:tc>
          <w:tcPr>
            <w:tcW w:w="7915" w:type="dxa"/>
            <w:shd w:val="clear" w:color="auto" w:fill="BDD6EE" w:themeFill="accent5" w:themeFillTint="66"/>
          </w:tcPr>
          <w:p w:rsidRPr="006451FC" w:rsidR="00983C4F" w:rsidP="00486B65" w:rsidRDefault="00983C4F" w14:paraId="0D503E89" w14:textId="77777777">
            <w:pPr>
              <w:rPr>
                <w:rFonts w:ascii="Times New Roman" w:hAnsi="Times New Roman" w:cs="Times New Roman"/>
                <w:sz w:val="20"/>
                <w:szCs w:val="20"/>
              </w:rPr>
            </w:pPr>
          </w:p>
        </w:tc>
      </w:tr>
      <w:tr w:rsidRPr="006451FC" w:rsidR="00983C4F" w:rsidTr="00C00EBD" w14:paraId="35787B37" w14:textId="77777777">
        <w:trPr>
          <w:trHeight w:val="20"/>
          <w:jc w:val="center"/>
        </w:trPr>
        <w:tc>
          <w:tcPr>
            <w:tcW w:w="11001" w:type="dxa"/>
            <w:gridSpan w:val="2"/>
          </w:tcPr>
          <w:p w:rsidRPr="006451FC" w:rsidR="00983C4F" w:rsidP="00486B65" w:rsidRDefault="00983C4F" w14:paraId="589A6098" w14:textId="4ED2AD2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6451FC" w:rsidR="00983C4F" w:rsidTr="00C00EBD" w14:paraId="18780914" w14:textId="77777777">
        <w:trPr>
          <w:trHeight w:val="20"/>
          <w:jc w:val="center"/>
        </w:trPr>
        <w:tc>
          <w:tcPr>
            <w:tcW w:w="3086" w:type="dxa"/>
            <w:shd w:val="clear" w:color="auto" w:fill="BDD6EE" w:themeFill="accent5" w:themeFillTint="66"/>
          </w:tcPr>
          <w:p w:rsidRPr="006451FC" w:rsidR="00983C4F" w:rsidP="00486B65" w:rsidRDefault="00983C4F" w14:paraId="6A1BB835" w14:textId="77777777">
            <w:pPr>
              <w:rPr>
                <w:rFonts w:ascii="Times New Roman" w:hAnsi="Times New Roman" w:cs="Times New Roman"/>
                <w:color w:val="FFFFFF" w:themeColor="background1"/>
                <w:sz w:val="20"/>
                <w:szCs w:val="20"/>
              </w:rPr>
            </w:pPr>
            <w:r w:rsidRPr="006451FC">
              <w:rPr>
                <w:rFonts w:ascii="Times New Roman" w:hAnsi="Times New Roman" w:cs="Times New Roman"/>
                <w:sz w:val="20"/>
                <w:szCs w:val="20"/>
              </w:rPr>
              <w:t>A</w:t>
            </w:r>
            <w:r w:rsidRPr="006451FC">
              <w:rPr>
                <w:rFonts w:ascii="Times New Roman" w:hAnsi="Times New Roman" w:cs="Times New Roman"/>
                <w:b/>
                <w:sz w:val="20"/>
                <w:szCs w:val="20"/>
              </w:rPr>
              <w:t>cción No. 2</w:t>
            </w:r>
          </w:p>
        </w:tc>
        <w:tc>
          <w:tcPr>
            <w:tcW w:w="7915" w:type="dxa"/>
            <w:shd w:val="clear" w:color="auto" w:fill="BDD6EE" w:themeFill="accent5" w:themeFillTint="66"/>
          </w:tcPr>
          <w:p w:rsidRPr="006451FC" w:rsidR="00983C4F" w:rsidP="00486B65" w:rsidRDefault="00983C4F" w14:paraId="4476B12E" w14:textId="77777777">
            <w:pPr>
              <w:rPr>
                <w:rFonts w:ascii="Times New Roman" w:hAnsi="Times New Roman" w:cs="Times New Roman"/>
                <w:sz w:val="20"/>
                <w:szCs w:val="20"/>
              </w:rPr>
            </w:pPr>
          </w:p>
        </w:tc>
      </w:tr>
      <w:tr w:rsidRPr="006451FC" w:rsidR="00983C4F" w:rsidTr="00C00EBD" w14:paraId="54BC1130" w14:textId="77777777">
        <w:trPr>
          <w:trHeight w:val="20"/>
          <w:jc w:val="center"/>
        </w:trPr>
        <w:tc>
          <w:tcPr>
            <w:tcW w:w="11001" w:type="dxa"/>
            <w:gridSpan w:val="2"/>
          </w:tcPr>
          <w:p w:rsidRPr="006451FC" w:rsidR="00983C4F" w:rsidP="00486B65" w:rsidRDefault="00983C4F" w14:paraId="50011629" w14:textId="034947CD">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6451FC" w:rsidR="00983C4F" w:rsidTr="00C00EBD" w14:paraId="7EA192A0" w14:textId="77777777">
        <w:trPr>
          <w:trHeight w:val="20"/>
          <w:jc w:val="center"/>
        </w:trPr>
        <w:tc>
          <w:tcPr>
            <w:tcW w:w="3086" w:type="dxa"/>
            <w:shd w:val="clear" w:color="auto" w:fill="BDD6EE" w:themeFill="accent5" w:themeFillTint="66"/>
          </w:tcPr>
          <w:p w:rsidRPr="006451FC" w:rsidR="00983C4F" w:rsidP="00486B65" w:rsidRDefault="00983C4F" w14:paraId="4DEC46AA" w14:textId="77777777">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3</w:t>
            </w:r>
          </w:p>
        </w:tc>
        <w:tc>
          <w:tcPr>
            <w:tcW w:w="7915" w:type="dxa"/>
            <w:shd w:val="clear" w:color="auto" w:fill="BDD6EE" w:themeFill="accent5" w:themeFillTint="66"/>
          </w:tcPr>
          <w:p w:rsidRPr="006451FC" w:rsidR="00983C4F" w:rsidP="00486B65" w:rsidRDefault="00983C4F" w14:paraId="7C5FB4A2" w14:textId="77777777">
            <w:pPr>
              <w:rPr>
                <w:rFonts w:ascii="Times New Roman" w:hAnsi="Times New Roman" w:cs="Times New Roman"/>
                <w:sz w:val="20"/>
                <w:szCs w:val="20"/>
              </w:rPr>
            </w:pPr>
          </w:p>
        </w:tc>
      </w:tr>
      <w:tr w:rsidRPr="006451FC" w:rsidR="00983C4F" w:rsidTr="00C00EBD" w14:paraId="15D73875" w14:textId="77777777">
        <w:trPr>
          <w:trHeight w:val="20"/>
          <w:jc w:val="center"/>
        </w:trPr>
        <w:tc>
          <w:tcPr>
            <w:tcW w:w="11001" w:type="dxa"/>
            <w:gridSpan w:val="2"/>
          </w:tcPr>
          <w:p w:rsidRPr="006451FC" w:rsidR="00983C4F" w:rsidP="00486B65" w:rsidRDefault="00983C4F" w14:paraId="1782F3FF" w14:textId="11F82386">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bl>
    <w:p w:rsidRPr="006451FC" w:rsidR="00DE4905" w:rsidP="00F04A80" w:rsidRDefault="00471149" w14:paraId="60EC868E" w14:textId="777793C2">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5F5BDC">
        <w:rPr>
          <w:rFonts w:ascii="Times New Roman" w:hAnsi="Times New Roman" w:cs="Times New Roman"/>
        </w:rPr>
        <w:t>.</w:t>
      </w:r>
    </w:p>
    <w:p w:rsidRPr="006451FC" w:rsidR="00DE4905" w:rsidP="00913771" w:rsidRDefault="49697065" w14:paraId="22A098D0" w14:textId="76F8C65A">
      <w:pPr>
        <w:pStyle w:val="Ttulo2"/>
        <w:rPr>
          <w:rFonts w:cs="Times New Roman"/>
        </w:rPr>
      </w:pPr>
      <w:bookmarkStart w:name="_Toc655330845" w:id="260"/>
      <w:bookmarkStart w:name="_Toc1960365484" w:id="261"/>
      <w:bookmarkStart w:name="_Toc211321937" w:id="262"/>
      <w:r w:rsidRPr="006451FC">
        <w:rPr>
          <w:rFonts w:cs="Times New Roman"/>
        </w:rPr>
        <w:t xml:space="preserve">Actualización del Plan de Mejoramiento del </w:t>
      </w:r>
      <w:r w:rsidRPr="006451FC" w:rsidR="78DB7563">
        <w:rPr>
          <w:rFonts w:cs="Times New Roman"/>
        </w:rPr>
        <w:t>proyecto curricular</w:t>
      </w:r>
      <w:bookmarkEnd w:id="260"/>
      <w:bookmarkEnd w:id="261"/>
      <w:bookmarkEnd w:id="262"/>
      <w:r w:rsidRPr="006451FC" w:rsidR="78DB7563">
        <w:rPr>
          <w:rFonts w:cs="Times New Roman"/>
        </w:rPr>
        <w:t xml:space="preserve"> </w:t>
      </w:r>
    </w:p>
    <w:p w:rsidRPr="006451FC" w:rsidR="005836CB" w:rsidP="00F04A80" w:rsidRDefault="005836CB" w14:paraId="658DC250" w14:textId="77777777">
      <w:pPr>
        <w:pStyle w:val="Sinespaciado"/>
        <w:spacing w:before="240" w:line="276" w:lineRule="auto"/>
        <w:jc w:val="both"/>
        <w:rPr>
          <w:rFonts w:ascii="Times New Roman" w:hAnsi="Times New Roman" w:cs="Times New Roman"/>
          <w:i/>
          <w:iCs/>
          <w:color w:val="00B0F0"/>
        </w:rPr>
      </w:pPr>
      <w:r w:rsidRPr="006451FC">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rsidRPr="006451FC" w:rsidR="005836CB" w:rsidP="00F04A80" w:rsidRDefault="005836CB" w14:paraId="4A4BE85E" w14:textId="77777777">
      <w:pPr>
        <w:pStyle w:val="Sinespaciado"/>
        <w:spacing w:before="240" w:line="276" w:lineRule="auto"/>
        <w:jc w:val="both"/>
        <w:rPr>
          <w:rFonts w:ascii="Times New Roman" w:hAnsi="Times New Roman" w:cs="Times New Roman"/>
          <w:i/>
          <w:iCs/>
          <w:color w:val="00B0F0"/>
        </w:rPr>
      </w:pPr>
      <w:r w:rsidRPr="006451FC">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6451FC">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rsidRPr="006451FC" w:rsidR="005836CB" w:rsidP="00F04A80" w:rsidRDefault="005836CB" w14:paraId="6C060EB1" w14:textId="1BBAF30B">
      <w:pPr>
        <w:pStyle w:val="Sinespaciado"/>
        <w:spacing w:before="240" w:line="276" w:lineRule="auto"/>
        <w:jc w:val="both"/>
        <w:rPr>
          <w:rFonts w:ascii="Times New Roman" w:hAnsi="Times New Roman" w:cs="Times New Roman"/>
          <w:highlight w:val="yellow"/>
        </w:rPr>
      </w:pPr>
      <w:r w:rsidRPr="006451FC">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Pr="006451FC" w:rsidR="009B3E60">
        <w:rPr>
          <w:rFonts w:ascii="Times New Roman" w:hAnsi="Times New Roman" w:cs="Times New Roman"/>
          <w:i/>
          <w:iCs/>
          <w:color w:val="00B0F0"/>
        </w:rPr>
        <w:t xml:space="preserve"> Renovación de </w:t>
      </w:r>
      <w:r w:rsidRPr="006451FC" w:rsidR="00CB4AC7">
        <w:rPr>
          <w:rFonts w:ascii="Times New Roman" w:hAnsi="Times New Roman" w:cs="Times New Roman"/>
          <w:i/>
          <w:iCs/>
          <w:color w:val="00B0F0"/>
        </w:rPr>
        <w:t>la Acreditación</w:t>
      </w:r>
      <w:r w:rsidRPr="006451FC">
        <w:rPr>
          <w:rFonts w:ascii="Times New Roman" w:hAnsi="Times New Roman" w:cs="Times New Roman"/>
          <w:i/>
          <w:iCs/>
          <w:color w:val="00B0F0"/>
        </w:rPr>
        <w:t xml:space="preserve"> en Alta Calidad:</w:t>
      </w:r>
    </w:p>
    <w:p w:rsidRPr="006451FC" w:rsidR="005836CB" w:rsidP="689739AE" w:rsidRDefault="005836CB" w14:paraId="18FFE080" w14:textId="1768313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47" w:id="263"/>
      <w:bookmarkStart w:name="_Toc211324590" w:id="26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author="RUBIANO SUAREZ ALISON KATHERINE" w:date="2025-10-14T08:19:00Z" w:id="265">
        <w:r w:rsidR="00901F34">
          <w:rPr>
            <w:rFonts w:ascii="Times New Roman" w:hAnsi="Times New Roman" w:cs="Times New Roman"/>
            <w:i w:val="0"/>
            <w:iCs w:val="0"/>
            <w:noProof/>
            <w:color w:val="auto"/>
            <w:sz w:val="22"/>
            <w:szCs w:val="22"/>
          </w:rPr>
          <w:t>75</w:t>
        </w:r>
      </w:ins>
      <w:del w:author="RUBIANO SUAREZ ALISON KATHERINE" w:date="2025-10-14T08:19:00Z" w:id="266">
        <w:r w:rsidRPr="006451FC" w:rsidDel="00901F34" w:rsidR="00876F7C">
          <w:rPr>
            <w:rFonts w:ascii="Times New Roman" w:hAnsi="Times New Roman" w:cs="Times New Roman"/>
            <w:i w:val="0"/>
            <w:iCs w:val="0"/>
            <w:noProof/>
            <w:color w:val="auto"/>
            <w:sz w:val="22"/>
            <w:szCs w:val="22"/>
          </w:rPr>
          <w:delText>73</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Resumen de plan de mejoramiento del Proyecto Curricular XXXXXX</w:t>
      </w:r>
      <w:r w:rsidRPr="006451FC" w:rsidR="00CB4AC7">
        <w:rPr>
          <w:rFonts w:ascii="Times New Roman" w:hAnsi="Times New Roman" w:cs="Times New Roman"/>
          <w:i w:val="0"/>
          <w:iCs w:val="0"/>
          <w:color w:val="auto"/>
          <w:sz w:val="22"/>
          <w:szCs w:val="22"/>
        </w:rPr>
        <w:t>.</w:t>
      </w:r>
      <w:bookmarkEnd w:id="263"/>
      <w:bookmarkEnd w:id="264"/>
    </w:p>
    <w:tbl>
      <w:tblPr>
        <w:tblStyle w:val="Tablaconcuadrcula"/>
        <w:tblW w:w="11022" w:type="dxa"/>
        <w:tblInd w:w="-856" w:type="dxa"/>
        <w:tblLook w:val="04A0" w:firstRow="1" w:lastRow="0" w:firstColumn="1" w:lastColumn="0" w:noHBand="0" w:noVBand="1"/>
      </w:tblPr>
      <w:tblGrid>
        <w:gridCol w:w="2552"/>
        <w:gridCol w:w="2268"/>
        <w:gridCol w:w="2127"/>
        <w:gridCol w:w="1695"/>
        <w:gridCol w:w="1119"/>
        <w:gridCol w:w="1261"/>
      </w:tblGrid>
      <w:tr w:rsidRPr="006451FC" w:rsidR="005836CB" w:rsidTr="00CB4AC7" w14:paraId="442FBB35" w14:textId="77777777">
        <w:trPr>
          <w:trHeight w:val="244"/>
        </w:trPr>
        <w:tc>
          <w:tcPr>
            <w:tcW w:w="2552" w:type="dxa"/>
            <w:shd w:val="clear" w:color="auto" w:fill="DEEAF6" w:themeFill="accent5" w:themeFillTint="33"/>
            <w:vAlign w:val="center"/>
          </w:tcPr>
          <w:p w:rsidRPr="006451FC" w:rsidR="005836CB" w:rsidP="00CB4AC7" w:rsidRDefault="005836CB" w14:paraId="2B545B4E" w14:textId="77777777">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Facultad</w:t>
            </w:r>
          </w:p>
        </w:tc>
        <w:tc>
          <w:tcPr>
            <w:tcW w:w="8470" w:type="dxa"/>
            <w:gridSpan w:val="5"/>
            <w:shd w:val="clear" w:color="auto" w:fill="DEEAF6" w:themeFill="accent5" w:themeFillTint="33"/>
            <w:vAlign w:val="center"/>
          </w:tcPr>
          <w:p w:rsidRPr="006451FC" w:rsidR="005836CB" w:rsidP="00CB4AC7" w:rsidRDefault="005836CB" w14:paraId="5E3F79C7" w14:textId="7777777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Pr="006451FC" w:rsidR="005836CB" w:rsidTr="00CB4AC7" w14:paraId="43C0F7E7" w14:textId="77777777">
        <w:trPr>
          <w:trHeight w:val="371"/>
        </w:trPr>
        <w:tc>
          <w:tcPr>
            <w:tcW w:w="2552" w:type="dxa"/>
            <w:shd w:val="clear" w:color="auto" w:fill="DEEAF6" w:themeFill="accent5" w:themeFillTint="33"/>
            <w:vAlign w:val="center"/>
          </w:tcPr>
          <w:p w:rsidRPr="006451FC" w:rsidR="005836CB" w:rsidP="00CB4AC7" w:rsidRDefault="005836CB" w14:paraId="762DBA04" w14:textId="77777777">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Proyecto Curricular</w:t>
            </w:r>
          </w:p>
        </w:tc>
        <w:tc>
          <w:tcPr>
            <w:tcW w:w="8470" w:type="dxa"/>
            <w:gridSpan w:val="5"/>
            <w:shd w:val="clear" w:color="auto" w:fill="DEEAF6" w:themeFill="accent5" w:themeFillTint="33"/>
            <w:vAlign w:val="center"/>
          </w:tcPr>
          <w:p w:rsidRPr="006451FC" w:rsidR="005836CB" w:rsidP="00CB4AC7" w:rsidRDefault="005836CB" w14:paraId="53461C85" w14:textId="7777777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Pr="006451FC" w:rsidR="005836CB" w:rsidTr="00CB4AC7" w14:paraId="2990EA85" w14:textId="77777777">
        <w:trPr>
          <w:trHeight w:val="449"/>
        </w:trPr>
        <w:tc>
          <w:tcPr>
            <w:tcW w:w="2552" w:type="dxa"/>
            <w:shd w:val="clear" w:color="auto" w:fill="DEEAF6" w:themeFill="accent5" w:themeFillTint="33"/>
            <w:vAlign w:val="center"/>
          </w:tcPr>
          <w:p w:rsidRPr="006451FC" w:rsidR="005836CB" w:rsidP="00CB4AC7" w:rsidRDefault="005836CB" w14:paraId="5CF32DBC" w14:textId="6B2A4BE8">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 xml:space="preserve">Fecha de </w:t>
            </w:r>
            <w:r w:rsidRPr="006451FC" w:rsidR="00CB4AC7">
              <w:rPr>
                <w:rFonts w:ascii="Times New Roman" w:hAnsi="Times New Roman" w:cs="Times New Roman"/>
                <w:b/>
                <w:bCs/>
                <w:sz w:val="20"/>
                <w:szCs w:val="20"/>
              </w:rPr>
              <w:t>p</w:t>
            </w:r>
            <w:r w:rsidRPr="006451FC">
              <w:rPr>
                <w:rFonts w:ascii="Times New Roman" w:hAnsi="Times New Roman" w:cs="Times New Roman"/>
                <w:b/>
                <w:bCs/>
                <w:sz w:val="20"/>
                <w:szCs w:val="20"/>
              </w:rPr>
              <w:t>royección del Plan de Mejoramiento</w:t>
            </w:r>
          </w:p>
        </w:tc>
        <w:tc>
          <w:tcPr>
            <w:tcW w:w="8470" w:type="dxa"/>
            <w:gridSpan w:val="5"/>
            <w:shd w:val="clear" w:color="auto" w:fill="DEEAF6" w:themeFill="accent5" w:themeFillTint="33"/>
            <w:vAlign w:val="center"/>
          </w:tcPr>
          <w:p w:rsidRPr="006451FC" w:rsidR="005836CB" w:rsidP="00CB4AC7" w:rsidRDefault="005836CB" w14:paraId="782E76CF" w14:textId="7777777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Pr="006451FC" w:rsidR="005836CB" w:rsidTr="00CB4AC7" w14:paraId="69BFC1CA" w14:textId="77777777">
        <w:trPr>
          <w:trHeight w:val="292"/>
        </w:trPr>
        <w:tc>
          <w:tcPr>
            <w:tcW w:w="2552" w:type="dxa"/>
            <w:vMerge w:val="restart"/>
            <w:shd w:val="clear" w:color="auto" w:fill="DEEAF6" w:themeFill="accent5" w:themeFillTint="33"/>
            <w:vAlign w:val="center"/>
          </w:tcPr>
          <w:p w:rsidRPr="006451FC" w:rsidR="005836CB" w:rsidP="00CB4AC7" w:rsidRDefault="005836CB" w14:paraId="3781CBF4"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Factor</w:t>
            </w:r>
          </w:p>
        </w:tc>
        <w:tc>
          <w:tcPr>
            <w:tcW w:w="2268" w:type="dxa"/>
            <w:vMerge w:val="restart"/>
            <w:shd w:val="clear" w:color="auto" w:fill="DEEAF6" w:themeFill="accent5" w:themeFillTint="33"/>
            <w:vAlign w:val="center"/>
          </w:tcPr>
          <w:p w:rsidRPr="006451FC" w:rsidR="005836CB" w:rsidP="00CB4AC7" w:rsidRDefault="005836CB" w14:paraId="097A2F1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Descripción de fortaleza u oportunidad de mejora</w:t>
            </w:r>
          </w:p>
        </w:tc>
        <w:tc>
          <w:tcPr>
            <w:tcW w:w="2127" w:type="dxa"/>
            <w:vMerge w:val="restart"/>
            <w:shd w:val="clear" w:color="auto" w:fill="DEEAF6" w:themeFill="accent5" w:themeFillTint="33"/>
            <w:vAlign w:val="center"/>
          </w:tcPr>
          <w:p w:rsidRPr="006451FC" w:rsidR="005836CB" w:rsidP="00CB4AC7" w:rsidRDefault="005836CB" w14:paraId="2F6DBBA8"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Nombre del proyecto o acción a ejecutar</w:t>
            </w:r>
          </w:p>
        </w:tc>
        <w:tc>
          <w:tcPr>
            <w:tcW w:w="1695" w:type="dxa"/>
            <w:vMerge w:val="restart"/>
            <w:shd w:val="clear" w:color="auto" w:fill="DEEAF6" w:themeFill="accent5" w:themeFillTint="33"/>
            <w:vAlign w:val="center"/>
          </w:tcPr>
          <w:p w:rsidRPr="006451FC" w:rsidR="005836CB" w:rsidP="00CB4AC7" w:rsidRDefault="005836CB" w14:paraId="1FC4F340"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Meta</w:t>
            </w:r>
          </w:p>
        </w:tc>
        <w:tc>
          <w:tcPr>
            <w:tcW w:w="2380" w:type="dxa"/>
            <w:gridSpan w:val="2"/>
            <w:shd w:val="clear" w:color="auto" w:fill="DEEAF6" w:themeFill="accent5" w:themeFillTint="33"/>
            <w:vAlign w:val="center"/>
          </w:tcPr>
          <w:p w:rsidRPr="006451FC" w:rsidR="005836CB" w:rsidP="00CB4AC7" w:rsidRDefault="005836CB" w14:paraId="61B4A235"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Período de ejecución</w:t>
            </w:r>
          </w:p>
        </w:tc>
      </w:tr>
      <w:tr w:rsidRPr="006451FC" w:rsidR="005836CB" w:rsidTr="00CB4AC7" w14:paraId="5E60E5DE" w14:textId="77777777">
        <w:trPr>
          <w:trHeight w:val="359"/>
        </w:trPr>
        <w:tc>
          <w:tcPr>
            <w:tcW w:w="2552" w:type="dxa"/>
            <w:vMerge/>
            <w:shd w:val="clear" w:color="auto" w:fill="DEEAF6" w:themeFill="accent5" w:themeFillTint="33"/>
            <w:vAlign w:val="center"/>
          </w:tcPr>
          <w:p w:rsidRPr="006451FC" w:rsidR="005836CB" w:rsidP="00CB4AC7" w:rsidRDefault="005836CB" w14:paraId="7C7A49DB" w14:textId="77777777">
            <w:pPr>
              <w:pStyle w:val="Sinespaciado"/>
              <w:jc w:val="center"/>
              <w:rPr>
                <w:rFonts w:ascii="Times New Roman" w:hAnsi="Times New Roman" w:cs="Times New Roman"/>
                <w:b/>
                <w:bCs/>
                <w:sz w:val="20"/>
                <w:szCs w:val="20"/>
              </w:rPr>
            </w:pPr>
          </w:p>
        </w:tc>
        <w:tc>
          <w:tcPr>
            <w:tcW w:w="2268" w:type="dxa"/>
            <w:vMerge/>
            <w:shd w:val="clear" w:color="auto" w:fill="DEEAF6" w:themeFill="accent5" w:themeFillTint="33"/>
            <w:vAlign w:val="center"/>
          </w:tcPr>
          <w:p w:rsidRPr="006451FC" w:rsidR="005836CB" w:rsidP="00CB4AC7" w:rsidRDefault="005836CB" w14:paraId="7A7050D7" w14:textId="77777777">
            <w:pPr>
              <w:pStyle w:val="Sinespaciado"/>
              <w:jc w:val="center"/>
              <w:rPr>
                <w:rFonts w:ascii="Times New Roman" w:hAnsi="Times New Roman" w:cs="Times New Roman"/>
                <w:b/>
                <w:bCs/>
                <w:sz w:val="20"/>
                <w:szCs w:val="20"/>
              </w:rPr>
            </w:pPr>
          </w:p>
        </w:tc>
        <w:tc>
          <w:tcPr>
            <w:tcW w:w="2127" w:type="dxa"/>
            <w:vMerge/>
            <w:shd w:val="clear" w:color="auto" w:fill="DEEAF6" w:themeFill="accent5" w:themeFillTint="33"/>
            <w:vAlign w:val="center"/>
          </w:tcPr>
          <w:p w:rsidRPr="006451FC" w:rsidR="005836CB" w:rsidP="00CB4AC7" w:rsidRDefault="005836CB" w14:paraId="41DA32BB" w14:textId="77777777">
            <w:pPr>
              <w:pStyle w:val="Sinespaciado"/>
              <w:jc w:val="center"/>
              <w:rPr>
                <w:rFonts w:ascii="Times New Roman" w:hAnsi="Times New Roman" w:cs="Times New Roman"/>
                <w:b/>
                <w:bCs/>
                <w:sz w:val="20"/>
                <w:szCs w:val="20"/>
              </w:rPr>
            </w:pPr>
          </w:p>
        </w:tc>
        <w:tc>
          <w:tcPr>
            <w:tcW w:w="1695" w:type="dxa"/>
            <w:vMerge/>
            <w:shd w:val="clear" w:color="auto" w:fill="DEEAF6" w:themeFill="accent5" w:themeFillTint="33"/>
            <w:vAlign w:val="center"/>
          </w:tcPr>
          <w:p w:rsidRPr="006451FC" w:rsidR="005836CB" w:rsidP="00CB4AC7" w:rsidRDefault="005836CB" w14:paraId="6AD8F5B1" w14:textId="77777777">
            <w:pPr>
              <w:pStyle w:val="Sinespaciado"/>
              <w:jc w:val="center"/>
              <w:rPr>
                <w:rFonts w:ascii="Times New Roman" w:hAnsi="Times New Roman" w:cs="Times New Roman"/>
                <w:b/>
                <w:bCs/>
                <w:sz w:val="20"/>
                <w:szCs w:val="20"/>
              </w:rPr>
            </w:pPr>
          </w:p>
        </w:tc>
        <w:tc>
          <w:tcPr>
            <w:tcW w:w="1119" w:type="dxa"/>
            <w:shd w:val="clear" w:color="auto" w:fill="DEEAF6" w:themeFill="accent5" w:themeFillTint="33"/>
            <w:vAlign w:val="center"/>
          </w:tcPr>
          <w:p w:rsidRPr="006451FC" w:rsidR="005836CB" w:rsidP="00CB4AC7" w:rsidRDefault="005836CB" w14:paraId="20566543"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Inicio</w:t>
            </w:r>
          </w:p>
        </w:tc>
        <w:tc>
          <w:tcPr>
            <w:tcW w:w="1261" w:type="dxa"/>
            <w:shd w:val="clear" w:color="auto" w:fill="DEEAF6" w:themeFill="accent5" w:themeFillTint="33"/>
            <w:vAlign w:val="center"/>
          </w:tcPr>
          <w:p w:rsidRPr="006451FC" w:rsidR="005836CB" w:rsidP="00CB4AC7" w:rsidRDefault="005836CB" w14:paraId="2D778CCA" w14:textId="7777777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Finalización</w:t>
            </w:r>
          </w:p>
        </w:tc>
      </w:tr>
      <w:tr w:rsidRPr="006451FC" w:rsidR="005836CB" w:rsidTr="00CB4AC7" w14:paraId="35EA554C" w14:textId="77777777">
        <w:trPr>
          <w:trHeight w:val="343"/>
        </w:trPr>
        <w:tc>
          <w:tcPr>
            <w:tcW w:w="2552" w:type="dxa"/>
            <w:vAlign w:val="center"/>
          </w:tcPr>
          <w:p w:rsidRPr="006451FC" w:rsidR="005836CB" w:rsidP="00CB4AC7" w:rsidRDefault="005836CB" w14:paraId="465F503D"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w:t>
            </w:r>
          </w:p>
        </w:tc>
        <w:tc>
          <w:tcPr>
            <w:tcW w:w="2268" w:type="dxa"/>
            <w:vAlign w:val="center"/>
          </w:tcPr>
          <w:p w:rsidRPr="006451FC" w:rsidR="005836CB" w:rsidP="00CB4AC7" w:rsidRDefault="005836CB" w14:paraId="5195FECA"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w:t>
            </w:r>
          </w:p>
        </w:tc>
        <w:tc>
          <w:tcPr>
            <w:tcW w:w="2127" w:type="dxa"/>
            <w:vAlign w:val="center"/>
          </w:tcPr>
          <w:p w:rsidRPr="006451FC" w:rsidR="005836CB" w:rsidP="00CB4AC7" w:rsidRDefault="005836CB" w14:paraId="025C61EE"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XXXXXXX</w:t>
            </w:r>
          </w:p>
        </w:tc>
        <w:tc>
          <w:tcPr>
            <w:tcW w:w="1695" w:type="dxa"/>
            <w:vAlign w:val="center"/>
          </w:tcPr>
          <w:p w:rsidRPr="006451FC" w:rsidR="005836CB" w:rsidP="00CB4AC7" w:rsidRDefault="005836CB" w14:paraId="2D259312"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XXXXXXX</w:t>
            </w:r>
          </w:p>
        </w:tc>
        <w:tc>
          <w:tcPr>
            <w:tcW w:w="1119" w:type="dxa"/>
            <w:vAlign w:val="center"/>
          </w:tcPr>
          <w:p w:rsidRPr="006451FC" w:rsidR="005836CB" w:rsidP="00CB4AC7" w:rsidRDefault="005836CB" w14:paraId="1587E872"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w:t>
            </w:r>
          </w:p>
        </w:tc>
        <w:tc>
          <w:tcPr>
            <w:tcW w:w="1261" w:type="dxa"/>
            <w:vAlign w:val="center"/>
          </w:tcPr>
          <w:p w:rsidRPr="006451FC" w:rsidR="005836CB" w:rsidP="00CB4AC7" w:rsidRDefault="005836CB" w14:paraId="19ED0BCC" w14:textId="7777777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w:t>
            </w:r>
          </w:p>
        </w:tc>
      </w:tr>
      <w:tr w:rsidRPr="006451FC" w:rsidR="005836CB" w:rsidTr="00CB4AC7" w14:paraId="44F9B990" w14:textId="77777777">
        <w:trPr>
          <w:trHeight w:val="264"/>
        </w:trPr>
        <w:tc>
          <w:tcPr>
            <w:tcW w:w="2552" w:type="dxa"/>
            <w:vAlign w:val="center"/>
          </w:tcPr>
          <w:p w:rsidRPr="006451FC" w:rsidR="005836CB" w:rsidP="00CB4AC7" w:rsidRDefault="005836CB" w14:paraId="79D70352" w14:textId="77777777">
            <w:pPr>
              <w:pStyle w:val="Sinespaciado"/>
              <w:jc w:val="center"/>
              <w:rPr>
                <w:rFonts w:ascii="Times New Roman" w:hAnsi="Times New Roman" w:cs="Times New Roman"/>
                <w:sz w:val="20"/>
                <w:szCs w:val="20"/>
                <w:highlight w:val="yellow"/>
              </w:rPr>
            </w:pPr>
          </w:p>
        </w:tc>
        <w:tc>
          <w:tcPr>
            <w:tcW w:w="2268" w:type="dxa"/>
            <w:vAlign w:val="center"/>
          </w:tcPr>
          <w:p w:rsidRPr="006451FC" w:rsidR="005836CB" w:rsidP="00CB4AC7" w:rsidRDefault="005836CB" w14:paraId="48A76244" w14:textId="77777777">
            <w:pPr>
              <w:pStyle w:val="Sinespaciado"/>
              <w:jc w:val="center"/>
              <w:rPr>
                <w:rFonts w:ascii="Times New Roman" w:hAnsi="Times New Roman" w:cs="Times New Roman"/>
                <w:sz w:val="20"/>
                <w:szCs w:val="20"/>
                <w:highlight w:val="yellow"/>
              </w:rPr>
            </w:pPr>
          </w:p>
        </w:tc>
        <w:tc>
          <w:tcPr>
            <w:tcW w:w="2127" w:type="dxa"/>
            <w:vAlign w:val="center"/>
          </w:tcPr>
          <w:p w:rsidRPr="006451FC" w:rsidR="005836CB" w:rsidP="00CB4AC7" w:rsidRDefault="005836CB" w14:paraId="58719FBF" w14:textId="77777777">
            <w:pPr>
              <w:pStyle w:val="Sinespaciado"/>
              <w:jc w:val="center"/>
              <w:rPr>
                <w:rFonts w:ascii="Times New Roman" w:hAnsi="Times New Roman" w:cs="Times New Roman"/>
                <w:sz w:val="20"/>
                <w:szCs w:val="20"/>
                <w:highlight w:val="yellow"/>
              </w:rPr>
            </w:pPr>
          </w:p>
        </w:tc>
        <w:tc>
          <w:tcPr>
            <w:tcW w:w="1695" w:type="dxa"/>
            <w:vAlign w:val="center"/>
          </w:tcPr>
          <w:p w:rsidRPr="006451FC" w:rsidR="005836CB" w:rsidP="00CB4AC7" w:rsidRDefault="005836CB" w14:paraId="1A0A4273" w14:textId="77777777">
            <w:pPr>
              <w:pStyle w:val="Sinespaciado"/>
              <w:jc w:val="center"/>
              <w:rPr>
                <w:rFonts w:ascii="Times New Roman" w:hAnsi="Times New Roman" w:cs="Times New Roman"/>
                <w:sz w:val="20"/>
                <w:szCs w:val="20"/>
                <w:highlight w:val="yellow"/>
              </w:rPr>
            </w:pPr>
          </w:p>
        </w:tc>
        <w:tc>
          <w:tcPr>
            <w:tcW w:w="1119" w:type="dxa"/>
            <w:vAlign w:val="center"/>
          </w:tcPr>
          <w:p w:rsidRPr="006451FC" w:rsidR="005836CB" w:rsidP="00CB4AC7" w:rsidRDefault="005836CB" w14:paraId="16A3E403" w14:textId="77777777">
            <w:pPr>
              <w:pStyle w:val="Sinespaciado"/>
              <w:jc w:val="center"/>
              <w:rPr>
                <w:rFonts w:ascii="Times New Roman" w:hAnsi="Times New Roman" w:cs="Times New Roman"/>
                <w:sz w:val="20"/>
                <w:szCs w:val="20"/>
                <w:highlight w:val="yellow"/>
              </w:rPr>
            </w:pPr>
          </w:p>
        </w:tc>
        <w:tc>
          <w:tcPr>
            <w:tcW w:w="1261" w:type="dxa"/>
            <w:vAlign w:val="center"/>
          </w:tcPr>
          <w:p w:rsidRPr="006451FC" w:rsidR="005836CB" w:rsidP="00CB4AC7" w:rsidRDefault="005836CB" w14:paraId="286EFD57" w14:textId="77777777">
            <w:pPr>
              <w:pStyle w:val="Sinespaciado"/>
              <w:jc w:val="center"/>
              <w:rPr>
                <w:rFonts w:ascii="Times New Roman" w:hAnsi="Times New Roman" w:cs="Times New Roman"/>
                <w:sz w:val="20"/>
                <w:szCs w:val="20"/>
                <w:highlight w:val="yellow"/>
              </w:rPr>
            </w:pPr>
          </w:p>
        </w:tc>
      </w:tr>
    </w:tbl>
    <w:p w:rsidRPr="006451FC" w:rsidR="00913771" w:rsidP="00F04A80" w:rsidRDefault="005836CB" w14:paraId="30BBAB3B" w14:textId="753A332A">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Pr="006451FC" w:rsidR="005F2DED">
        <w:rPr>
          <w:rFonts w:ascii="Times New Roman" w:hAnsi="Times New Roman" w:cs="Times New Roman"/>
        </w:rPr>
        <w:t>(2023-1 a 2025-1)</w:t>
      </w:r>
      <w:r w:rsidRPr="006451FC" w:rsidR="00CB4AC7">
        <w:rPr>
          <w:rFonts w:ascii="Times New Roman" w:hAnsi="Times New Roman" w:cs="Times New Roman"/>
        </w:rPr>
        <w:t>.</w:t>
      </w:r>
    </w:p>
    <w:p w:rsidRPr="006451FC" w:rsidR="00913771" w:rsidRDefault="00913771" w14:paraId="54C9D455" w14:textId="77777777">
      <w:pPr>
        <w:rPr>
          <w:rFonts w:ascii="Times New Roman" w:hAnsi="Times New Roman" w:cs="Times New Roman"/>
          <w:lang w:val="es-CO"/>
        </w:rPr>
      </w:pPr>
      <w:r w:rsidRPr="006451FC">
        <w:rPr>
          <w:rFonts w:ascii="Times New Roman" w:hAnsi="Times New Roman" w:cs="Times New Roman"/>
        </w:rPr>
        <w:br w:type="page"/>
      </w:r>
    </w:p>
    <w:p w:rsidRPr="006451FC" w:rsidR="00817C9B" w:rsidP="00231F21" w:rsidRDefault="55854FA4" w14:paraId="1D7E0766" w14:textId="320A0996">
      <w:pPr>
        <w:pStyle w:val="Ttulo1"/>
        <w:numPr>
          <w:ilvl w:val="0"/>
          <w:numId w:val="31"/>
        </w:numPr>
        <w:spacing w:after="240"/>
        <w:rPr>
          <w:rFonts w:cs="Times New Roman"/>
        </w:rPr>
      </w:pPr>
      <w:bookmarkStart w:name="_Toc337049014" w:id="267"/>
      <w:bookmarkStart w:name="_Toc211321938" w:id="268"/>
      <w:r w:rsidRPr="006451FC">
        <w:rPr>
          <w:rFonts w:cs="Times New Roman"/>
        </w:rPr>
        <w:t xml:space="preserve">Capítulo V. </w:t>
      </w:r>
      <w:r w:rsidRPr="006451FC" w:rsidR="72DA6D70">
        <w:rPr>
          <w:rFonts w:cs="Times New Roman"/>
        </w:rPr>
        <w:t>Seguimiento a recomendaciones del CNA</w:t>
      </w:r>
      <w:bookmarkEnd w:id="267"/>
      <w:r w:rsidRPr="006451FC" w:rsidR="72DA6D70">
        <w:rPr>
          <w:rFonts w:cs="Times New Roman"/>
        </w:rPr>
        <w:t xml:space="preserve"> </w:t>
      </w:r>
      <w:commentRangeStart w:id="269"/>
      <w:commentRangeEnd w:id="269"/>
      <w:r w:rsidRPr="006451FC">
        <w:rPr>
          <w:rFonts w:cs="Times New Roman"/>
        </w:rPr>
        <w:commentReference w:id="269"/>
      </w:r>
      <w:bookmarkEnd w:id="268"/>
    </w:p>
    <w:p w:rsidRPr="006451FC" w:rsidR="00DE4905" w:rsidP="00913771" w:rsidRDefault="49697065" w14:paraId="3327F012" w14:textId="39352E41">
      <w:pPr>
        <w:pStyle w:val="Ttulo2"/>
        <w:rPr>
          <w:rFonts w:cs="Times New Roman"/>
        </w:rPr>
      </w:pPr>
      <w:bookmarkStart w:name="_Toc1169984101" w:id="270"/>
      <w:bookmarkStart w:name="_Toc57444456" w:id="271"/>
      <w:bookmarkStart w:name="_Toc211321939" w:id="272"/>
      <w:r w:rsidRPr="006451FC">
        <w:rPr>
          <w:rFonts w:cs="Times New Roman"/>
        </w:rPr>
        <w:t>Avances y cumplimiento de Recomendaciones del CNA</w:t>
      </w:r>
      <w:bookmarkEnd w:id="270"/>
      <w:bookmarkEnd w:id="271"/>
      <w:bookmarkEnd w:id="272"/>
    </w:p>
    <w:p w:rsidRPr="006451FC" w:rsidR="004F0012" w:rsidP="00F04A80" w:rsidRDefault="007D47FC" w14:paraId="08F71ACF" w14:textId="2409D1BA">
      <w:pPr>
        <w:pStyle w:val="NormalWeb"/>
        <w:spacing w:before="240" w:beforeAutospacing="0" w:after="240" w:afterAutospacing="0" w:line="276" w:lineRule="auto"/>
        <w:jc w:val="both"/>
        <w:rPr>
          <w:rFonts w:eastAsiaTheme="minorHAnsi"/>
          <w:i/>
          <w:iCs/>
          <w:color w:val="00B0F0"/>
          <w:sz w:val="22"/>
          <w:szCs w:val="22"/>
          <w:lang w:eastAsia="en-US"/>
        </w:rPr>
      </w:pPr>
      <w:r w:rsidRPr="006451FC">
        <w:rPr>
          <w:rFonts w:eastAsiaTheme="minorHAnsi"/>
          <w:i/>
          <w:iCs/>
          <w:color w:val="00B0F0"/>
          <w:sz w:val="22"/>
          <w:szCs w:val="22"/>
          <w:lang w:eastAsia="en-US"/>
        </w:rPr>
        <w:t xml:space="preserve">El objeto en este apartado es lograr </w:t>
      </w:r>
      <w:r w:rsidRPr="006451FC" w:rsidR="004F0012">
        <w:rPr>
          <w:rFonts w:eastAsiaTheme="minorHAnsi"/>
          <w:i/>
          <w:iCs/>
          <w:color w:val="00B0F0"/>
          <w:sz w:val="22"/>
          <w:szCs w:val="22"/>
          <w:lang w:eastAsia="en-US"/>
        </w:rPr>
        <w:t xml:space="preserve">evidenciar las acciones u actividades realizadas </w:t>
      </w:r>
      <w:r w:rsidRPr="006451FC" w:rsidR="0087467F">
        <w:rPr>
          <w:rFonts w:eastAsiaTheme="minorHAnsi"/>
          <w:i/>
          <w:iCs/>
          <w:color w:val="00B0F0"/>
          <w:sz w:val="22"/>
          <w:szCs w:val="22"/>
          <w:lang w:eastAsia="en-US"/>
        </w:rPr>
        <w:t>por cada una de las recomendaciones</w:t>
      </w:r>
      <w:r w:rsidRPr="006451FC" w:rsidR="003A7FF1">
        <w:rPr>
          <w:rFonts w:eastAsiaTheme="minorHAnsi"/>
          <w:i/>
          <w:iCs/>
          <w:color w:val="00B0F0"/>
          <w:sz w:val="22"/>
          <w:szCs w:val="22"/>
          <w:lang w:eastAsia="en-US"/>
        </w:rPr>
        <w:t xml:space="preserve"> para el mejoramiento y sostenimiento de la calidad</w:t>
      </w:r>
      <w:r w:rsidRPr="006451FC" w:rsidR="0087467F">
        <w:rPr>
          <w:rFonts w:eastAsiaTheme="minorHAnsi"/>
          <w:i/>
          <w:iCs/>
          <w:color w:val="00B0F0"/>
          <w:sz w:val="22"/>
          <w:szCs w:val="22"/>
          <w:lang w:eastAsia="en-US"/>
        </w:rPr>
        <w:t xml:space="preserve"> que estableció el Consejo Nacional de Acreditación, CNA, </w:t>
      </w:r>
      <w:r w:rsidRPr="006451FC" w:rsidR="003A7FF1">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Pr="006451FC" w:rsidR="00E67CD9">
        <w:rPr>
          <w:rFonts w:eastAsiaTheme="minorHAnsi"/>
          <w:i/>
          <w:iCs/>
          <w:color w:val="00B0F0"/>
          <w:sz w:val="22"/>
          <w:szCs w:val="22"/>
          <w:lang w:eastAsia="en-US"/>
        </w:rPr>
        <w:t>e. En ese sentido, la tabla propuesta tiene po</w:t>
      </w:r>
      <w:r w:rsidRPr="006451FC" w:rsidR="008F5CF0">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rsidRPr="006451FC" w:rsidR="008F5CF0" w:rsidP="689739AE" w:rsidRDefault="008F5CF0" w14:paraId="16A1350D" w14:textId="3AD7FA8A">
      <w:pPr>
        <w:pStyle w:val="Descripcin"/>
        <w:keepNext/>
        <w:spacing w:after="0" w:line="276" w:lineRule="auto"/>
        <w:jc w:val="center"/>
        <w:rPr>
          <w:rFonts w:ascii="Times New Roman" w:hAnsi="Times New Roman" w:cs="Times New Roman"/>
          <w:i w:val="0"/>
          <w:iCs w:val="0"/>
          <w:color w:val="auto"/>
          <w:sz w:val="22"/>
          <w:szCs w:val="22"/>
        </w:rPr>
      </w:pPr>
      <w:bookmarkStart w:name="_Toc210979048" w:id="273"/>
      <w:bookmarkStart w:name="_Toc211324591" w:id="27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author="RUBIANO SUAREZ ALISON KATHERINE" w:date="2025-10-14T08:19:00Z" w:id="275">
        <w:r w:rsidR="00901F34">
          <w:rPr>
            <w:rFonts w:ascii="Times New Roman" w:hAnsi="Times New Roman" w:cs="Times New Roman"/>
            <w:i w:val="0"/>
            <w:iCs w:val="0"/>
            <w:noProof/>
            <w:color w:val="auto"/>
            <w:sz w:val="22"/>
            <w:szCs w:val="22"/>
          </w:rPr>
          <w:t>76</w:t>
        </w:r>
      </w:ins>
      <w:del w:author="RUBIANO SUAREZ ALISON KATHERINE" w:date="2025-10-14T08:19:00Z" w:id="276">
        <w:r w:rsidRPr="006451FC" w:rsidDel="00901F34" w:rsidR="00876F7C">
          <w:rPr>
            <w:rFonts w:ascii="Times New Roman" w:hAnsi="Times New Roman" w:cs="Times New Roman"/>
            <w:i w:val="0"/>
            <w:iCs w:val="0"/>
            <w:noProof/>
            <w:color w:val="auto"/>
            <w:sz w:val="22"/>
            <w:szCs w:val="22"/>
          </w:rPr>
          <w:delText>74</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Seguimiento a recomendaciones del CNA al Proyecto Curricular XXXX</w:t>
      </w:r>
      <w:r w:rsidRPr="006451FC" w:rsidR="00BB58EF">
        <w:rPr>
          <w:rFonts w:ascii="Times New Roman" w:hAnsi="Times New Roman" w:cs="Times New Roman"/>
          <w:i w:val="0"/>
          <w:iCs w:val="0"/>
          <w:color w:val="auto"/>
          <w:sz w:val="22"/>
          <w:szCs w:val="22"/>
        </w:rPr>
        <w:t>.</w:t>
      </w:r>
      <w:bookmarkEnd w:id="273"/>
      <w:bookmarkEnd w:id="274"/>
    </w:p>
    <w:tbl>
      <w:tblPr>
        <w:tblStyle w:val="Tablaconcuadrcula"/>
        <w:tblW w:w="0" w:type="auto"/>
        <w:tblLook w:val="04A0" w:firstRow="1" w:lastRow="0" w:firstColumn="1" w:lastColumn="0" w:noHBand="0" w:noVBand="1"/>
      </w:tblPr>
      <w:tblGrid>
        <w:gridCol w:w="8828"/>
      </w:tblGrid>
      <w:tr w:rsidRPr="006451FC" w:rsidR="00DE4905" w:rsidTr="00C00EBD" w14:paraId="343E1456" w14:textId="77777777">
        <w:tc>
          <w:tcPr>
            <w:tcW w:w="8828" w:type="dxa"/>
            <w:shd w:val="clear" w:color="auto" w:fill="9CC2E5" w:themeFill="accent5" w:themeFillTint="99"/>
          </w:tcPr>
          <w:p w:rsidRPr="006451FC" w:rsidR="00DE4905" w:rsidP="00486B65" w:rsidRDefault="00DE4905" w14:paraId="1D43270E" w14:textId="77777777">
            <w:pPr>
              <w:pStyle w:val="NormalWeb"/>
              <w:spacing w:after="0" w:afterAutospacing="0"/>
              <w:rPr>
                <w:b/>
                <w:sz w:val="20"/>
                <w:szCs w:val="20"/>
              </w:rPr>
            </w:pPr>
            <w:r w:rsidRPr="006451FC">
              <w:rPr>
                <w:b/>
                <w:sz w:val="20"/>
                <w:szCs w:val="20"/>
              </w:rPr>
              <w:t xml:space="preserve">Recomendación 1. </w:t>
            </w:r>
          </w:p>
        </w:tc>
      </w:tr>
      <w:tr w:rsidRPr="006451FC" w:rsidR="00DE4905" w:rsidTr="00C00EBD" w14:paraId="085012F4" w14:textId="77777777">
        <w:tc>
          <w:tcPr>
            <w:tcW w:w="8828" w:type="dxa"/>
            <w:shd w:val="clear" w:color="auto" w:fill="9CC2E5" w:themeFill="accent5" w:themeFillTint="99"/>
          </w:tcPr>
          <w:p w:rsidRPr="006451FC" w:rsidR="00DE4905" w:rsidP="00486B65" w:rsidRDefault="00DE4905" w14:paraId="4C9EEF53" w14:textId="77777777">
            <w:pPr>
              <w:pStyle w:val="NormalWeb"/>
              <w:spacing w:after="0" w:afterAutospacing="0"/>
              <w:rPr>
                <w:b/>
                <w:sz w:val="20"/>
                <w:szCs w:val="20"/>
              </w:rPr>
            </w:pPr>
            <w:r w:rsidRPr="006451FC">
              <w:rPr>
                <w:b/>
                <w:sz w:val="20"/>
                <w:szCs w:val="20"/>
              </w:rPr>
              <w:t>Relacionada a Factor:</w:t>
            </w:r>
          </w:p>
        </w:tc>
      </w:tr>
      <w:tr w:rsidRPr="006451FC" w:rsidR="00DE4905" w:rsidTr="00C00EBD" w14:paraId="60C968F4" w14:textId="77777777">
        <w:trPr>
          <w:trHeight w:val="20"/>
        </w:trPr>
        <w:tc>
          <w:tcPr>
            <w:tcW w:w="8828" w:type="dxa"/>
            <w:shd w:val="clear" w:color="auto" w:fill="9CC2E5" w:themeFill="accent5" w:themeFillTint="99"/>
          </w:tcPr>
          <w:p w:rsidRPr="006451FC" w:rsidR="00DE4905" w:rsidP="00486B65" w:rsidRDefault="00DE4905" w14:paraId="02F3DF47" w14:textId="77777777">
            <w:pPr>
              <w:pStyle w:val="NormalWeb"/>
              <w:spacing w:after="0" w:afterAutospacing="0"/>
              <w:rPr>
                <w:b/>
                <w:sz w:val="20"/>
                <w:szCs w:val="20"/>
              </w:rPr>
            </w:pPr>
            <w:r w:rsidRPr="006451FC">
              <w:rPr>
                <w:b/>
                <w:sz w:val="20"/>
                <w:szCs w:val="20"/>
              </w:rPr>
              <w:t xml:space="preserve">Acción o actividad  </w:t>
            </w:r>
          </w:p>
        </w:tc>
      </w:tr>
      <w:tr w:rsidRPr="006451FC" w:rsidR="00DE4905" w:rsidTr="00C00EBD" w14:paraId="1BF587A0" w14:textId="77777777">
        <w:trPr>
          <w:trHeight w:val="20"/>
        </w:trPr>
        <w:tc>
          <w:tcPr>
            <w:tcW w:w="8828" w:type="dxa"/>
          </w:tcPr>
          <w:p w:rsidRPr="006451FC" w:rsidR="00DE4905" w:rsidP="00486B65" w:rsidRDefault="00DE4905" w14:paraId="29CC4165" w14:textId="78E95809">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Pr="006451FC" w:rsidR="00DE4905" w:rsidTr="00C00EBD" w14:paraId="5CBEA4C9" w14:textId="77777777">
        <w:trPr>
          <w:trHeight w:val="20"/>
        </w:trPr>
        <w:tc>
          <w:tcPr>
            <w:tcW w:w="8828" w:type="dxa"/>
            <w:shd w:val="clear" w:color="auto" w:fill="9CC2E5" w:themeFill="accent5" w:themeFillTint="99"/>
          </w:tcPr>
          <w:p w:rsidRPr="006451FC" w:rsidR="00DE4905" w:rsidP="00486B65" w:rsidRDefault="00DE4905" w14:paraId="3560C6FD" w14:textId="77777777">
            <w:pPr>
              <w:pStyle w:val="NormalWeb"/>
              <w:spacing w:after="0" w:afterAutospacing="0"/>
              <w:rPr>
                <w:b/>
                <w:sz w:val="20"/>
                <w:szCs w:val="20"/>
              </w:rPr>
            </w:pPr>
            <w:r w:rsidRPr="006451FC">
              <w:rPr>
                <w:b/>
                <w:sz w:val="20"/>
                <w:szCs w:val="20"/>
              </w:rPr>
              <w:t xml:space="preserve">Recomendación 2. </w:t>
            </w:r>
          </w:p>
        </w:tc>
      </w:tr>
      <w:tr w:rsidRPr="006451FC" w:rsidR="00DE4905" w:rsidTr="00C00EBD" w14:paraId="49734D8A" w14:textId="77777777">
        <w:trPr>
          <w:trHeight w:val="20"/>
        </w:trPr>
        <w:tc>
          <w:tcPr>
            <w:tcW w:w="8828" w:type="dxa"/>
            <w:shd w:val="clear" w:color="auto" w:fill="9CC2E5" w:themeFill="accent5" w:themeFillTint="99"/>
          </w:tcPr>
          <w:p w:rsidRPr="006451FC" w:rsidR="00DE4905" w:rsidP="00486B65" w:rsidRDefault="00DE4905" w14:paraId="18C49ACC" w14:textId="77777777">
            <w:pPr>
              <w:pStyle w:val="NormalWeb"/>
              <w:spacing w:after="0" w:afterAutospacing="0"/>
              <w:rPr>
                <w:b/>
                <w:sz w:val="20"/>
                <w:szCs w:val="20"/>
              </w:rPr>
            </w:pPr>
            <w:r w:rsidRPr="006451FC">
              <w:rPr>
                <w:b/>
                <w:sz w:val="20"/>
                <w:szCs w:val="20"/>
              </w:rPr>
              <w:t xml:space="preserve">Relacionada a Factor:  </w:t>
            </w:r>
          </w:p>
        </w:tc>
      </w:tr>
      <w:tr w:rsidRPr="006451FC" w:rsidR="00DE4905" w:rsidTr="00C00EBD" w14:paraId="2ED6219D" w14:textId="77777777">
        <w:trPr>
          <w:trHeight w:val="20"/>
        </w:trPr>
        <w:tc>
          <w:tcPr>
            <w:tcW w:w="8828" w:type="dxa"/>
            <w:shd w:val="clear" w:color="auto" w:fill="9CC2E5" w:themeFill="accent5" w:themeFillTint="99"/>
          </w:tcPr>
          <w:p w:rsidRPr="006451FC" w:rsidR="00DE4905" w:rsidP="00486B65" w:rsidRDefault="00DE4905" w14:paraId="67728145" w14:textId="77777777">
            <w:pPr>
              <w:pStyle w:val="NormalWeb"/>
              <w:spacing w:after="0" w:afterAutospacing="0"/>
              <w:rPr>
                <w:b/>
                <w:sz w:val="20"/>
                <w:szCs w:val="20"/>
              </w:rPr>
            </w:pPr>
            <w:r w:rsidRPr="006451FC">
              <w:rPr>
                <w:b/>
                <w:sz w:val="20"/>
                <w:szCs w:val="20"/>
              </w:rPr>
              <w:t xml:space="preserve">Acción o actividad desarrollada </w:t>
            </w:r>
          </w:p>
        </w:tc>
      </w:tr>
      <w:tr w:rsidRPr="006451FC" w:rsidR="00DE4905" w:rsidTr="00C00EBD" w14:paraId="56988946" w14:textId="77777777">
        <w:trPr>
          <w:trHeight w:val="20"/>
        </w:trPr>
        <w:tc>
          <w:tcPr>
            <w:tcW w:w="8828" w:type="dxa"/>
          </w:tcPr>
          <w:p w:rsidRPr="006451FC" w:rsidR="00DE4905" w:rsidP="00486B65" w:rsidRDefault="00DE4905" w14:paraId="67D44CF0" w14:textId="2AE35C6A">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Pr="006451FC" w:rsidR="00DE4905" w:rsidTr="00C00EBD" w14:paraId="3CEB4327" w14:textId="77777777">
        <w:trPr>
          <w:trHeight w:val="20"/>
        </w:trPr>
        <w:tc>
          <w:tcPr>
            <w:tcW w:w="8828" w:type="dxa"/>
            <w:shd w:val="clear" w:color="auto" w:fill="9CC2E5" w:themeFill="accent5" w:themeFillTint="99"/>
          </w:tcPr>
          <w:p w:rsidRPr="006451FC" w:rsidR="00DE4905" w:rsidP="00486B65" w:rsidRDefault="00DE4905" w14:paraId="34D72676" w14:textId="77777777">
            <w:pPr>
              <w:pStyle w:val="NormalWeb"/>
              <w:spacing w:after="0" w:afterAutospacing="0"/>
              <w:rPr>
                <w:b/>
                <w:sz w:val="20"/>
                <w:szCs w:val="20"/>
              </w:rPr>
            </w:pPr>
            <w:r w:rsidRPr="006451FC">
              <w:rPr>
                <w:b/>
                <w:sz w:val="20"/>
                <w:szCs w:val="20"/>
              </w:rPr>
              <w:t xml:space="preserve">Recomendación 3.  </w:t>
            </w:r>
          </w:p>
        </w:tc>
      </w:tr>
      <w:tr w:rsidRPr="006451FC" w:rsidR="00DE4905" w:rsidTr="00C00EBD" w14:paraId="35E04C86" w14:textId="77777777">
        <w:trPr>
          <w:trHeight w:val="20"/>
        </w:trPr>
        <w:tc>
          <w:tcPr>
            <w:tcW w:w="8828" w:type="dxa"/>
            <w:shd w:val="clear" w:color="auto" w:fill="9CC2E5" w:themeFill="accent5" w:themeFillTint="99"/>
          </w:tcPr>
          <w:p w:rsidRPr="006451FC" w:rsidR="00DE4905" w:rsidP="00486B65" w:rsidRDefault="00DE4905" w14:paraId="287BF12E" w14:textId="77777777">
            <w:pPr>
              <w:pStyle w:val="NormalWeb"/>
              <w:spacing w:after="0" w:afterAutospacing="0"/>
              <w:rPr>
                <w:b/>
                <w:sz w:val="20"/>
                <w:szCs w:val="20"/>
              </w:rPr>
            </w:pPr>
            <w:r w:rsidRPr="006451FC">
              <w:rPr>
                <w:b/>
                <w:sz w:val="20"/>
                <w:szCs w:val="20"/>
              </w:rPr>
              <w:t>Relacionada a Factor:</w:t>
            </w:r>
          </w:p>
        </w:tc>
      </w:tr>
      <w:tr w:rsidRPr="006451FC" w:rsidR="00DE4905" w:rsidTr="00C00EBD" w14:paraId="737D5828" w14:textId="77777777">
        <w:trPr>
          <w:trHeight w:val="20"/>
        </w:trPr>
        <w:tc>
          <w:tcPr>
            <w:tcW w:w="8828" w:type="dxa"/>
            <w:shd w:val="clear" w:color="auto" w:fill="9CC2E5" w:themeFill="accent5" w:themeFillTint="99"/>
          </w:tcPr>
          <w:p w:rsidRPr="006451FC" w:rsidR="00DE4905" w:rsidP="00486B65" w:rsidRDefault="00DE4905" w14:paraId="78E49036" w14:textId="77777777">
            <w:pPr>
              <w:pStyle w:val="NormalWeb"/>
              <w:spacing w:after="0" w:afterAutospacing="0"/>
              <w:rPr>
                <w:b/>
                <w:sz w:val="20"/>
                <w:szCs w:val="20"/>
              </w:rPr>
            </w:pPr>
            <w:r w:rsidRPr="006451FC">
              <w:rPr>
                <w:b/>
                <w:sz w:val="20"/>
                <w:szCs w:val="20"/>
              </w:rPr>
              <w:t xml:space="preserve">Acción o actividad desarrollada </w:t>
            </w:r>
          </w:p>
        </w:tc>
      </w:tr>
      <w:tr w:rsidRPr="006451FC" w:rsidR="00DE4905" w:rsidTr="00C00EBD" w14:paraId="2128676D" w14:textId="77777777">
        <w:trPr>
          <w:trHeight w:val="20"/>
        </w:trPr>
        <w:tc>
          <w:tcPr>
            <w:tcW w:w="8828" w:type="dxa"/>
          </w:tcPr>
          <w:p w:rsidRPr="006451FC" w:rsidR="00DE4905" w:rsidP="00486B65" w:rsidRDefault="00DE4905" w14:paraId="2AABF024" w14:textId="6F5D0DD2">
            <w:pPr>
              <w:jc w:val="both"/>
              <w:rPr>
                <w:rFonts w:ascii="Times New Roman" w:hAnsi="Times New Roman" w:cs="Times New Roman"/>
                <w:sz w:val="20"/>
                <w:szCs w:val="20"/>
                <w:lang w:val="es-CO"/>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Pr="006451FC" w:rsidR="00DE4905" w:rsidTr="00C00EBD" w14:paraId="7D4AC551" w14:textId="77777777">
        <w:trPr>
          <w:trHeight w:val="20"/>
        </w:trPr>
        <w:tc>
          <w:tcPr>
            <w:tcW w:w="8828" w:type="dxa"/>
            <w:shd w:val="clear" w:color="auto" w:fill="9CC2E5" w:themeFill="accent5" w:themeFillTint="99"/>
          </w:tcPr>
          <w:p w:rsidRPr="006451FC" w:rsidR="00DE4905" w:rsidP="00486B65" w:rsidRDefault="00DE4905" w14:paraId="26148BFA" w14:textId="77777777">
            <w:pPr>
              <w:pStyle w:val="NormalWeb"/>
              <w:spacing w:after="0" w:afterAutospacing="0"/>
              <w:rPr>
                <w:b/>
                <w:sz w:val="20"/>
                <w:szCs w:val="20"/>
              </w:rPr>
            </w:pPr>
            <w:r w:rsidRPr="006451FC">
              <w:rPr>
                <w:b/>
                <w:sz w:val="20"/>
                <w:szCs w:val="20"/>
              </w:rPr>
              <w:t xml:space="preserve">Recomendación 4.  </w:t>
            </w:r>
          </w:p>
        </w:tc>
      </w:tr>
      <w:tr w:rsidRPr="006451FC" w:rsidR="00DE4905" w:rsidTr="00C00EBD" w14:paraId="3B0348A8" w14:textId="77777777">
        <w:trPr>
          <w:trHeight w:val="20"/>
        </w:trPr>
        <w:tc>
          <w:tcPr>
            <w:tcW w:w="8828" w:type="dxa"/>
            <w:shd w:val="clear" w:color="auto" w:fill="9CC2E5" w:themeFill="accent5" w:themeFillTint="99"/>
          </w:tcPr>
          <w:p w:rsidRPr="006451FC" w:rsidR="00DE4905" w:rsidP="00486B65" w:rsidRDefault="00DE4905" w14:paraId="3880A9EA" w14:textId="77777777">
            <w:pPr>
              <w:pStyle w:val="NormalWeb"/>
              <w:spacing w:after="0" w:afterAutospacing="0"/>
              <w:rPr>
                <w:b/>
                <w:sz w:val="20"/>
                <w:szCs w:val="20"/>
              </w:rPr>
            </w:pPr>
            <w:r w:rsidRPr="006451FC">
              <w:rPr>
                <w:b/>
                <w:sz w:val="20"/>
                <w:szCs w:val="20"/>
              </w:rPr>
              <w:t>Relacionada a Factor:</w:t>
            </w:r>
          </w:p>
        </w:tc>
      </w:tr>
      <w:tr w:rsidRPr="006451FC" w:rsidR="00DE4905" w:rsidTr="00C00EBD" w14:paraId="12E0BDC1" w14:textId="77777777">
        <w:trPr>
          <w:trHeight w:val="20"/>
        </w:trPr>
        <w:tc>
          <w:tcPr>
            <w:tcW w:w="8828" w:type="dxa"/>
            <w:shd w:val="clear" w:color="auto" w:fill="9CC2E5" w:themeFill="accent5" w:themeFillTint="99"/>
          </w:tcPr>
          <w:p w:rsidRPr="006451FC" w:rsidR="00DE4905" w:rsidP="00486B65" w:rsidRDefault="00DE4905" w14:paraId="080715EC" w14:textId="77777777">
            <w:pPr>
              <w:pStyle w:val="NormalWeb"/>
              <w:spacing w:after="0" w:afterAutospacing="0"/>
              <w:rPr>
                <w:b/>
                <w:sz w:val="20"/>
                <w:szCs w:val="20"/>
              </w:rPr>
            </w:pPr>
            <w:r w:rsidRPr="006451FC">
              <w:rPr>
                <w:b/>
                <w:sz w:val="20"/>
                <w:szCs w:val="20"/>
              </w:rPr>
              <w:t xml:space="preserve">Acción o actividad desarrollada </w:t>
            </w:r>
          </w:p>
        </w:tc>
      </w:tr>
      <w:tr w:rsidRPr="006451FC" w:rsidR="00DE4905" w:rsidTr="00C00EBD" w14:paraId="66780A6F" w14:textId="77777777">
        <w:trPr>
          <w:trHeight w:val="20"/>
        </w:trPr>
        <w:tc>
          <w:tcPr>
            <w:tcW w:w="8828" w:type="dxa"/>
          </w:tcPr>
          <w:p w:rsidRPr="006451FC" w:rsidR="00DE4905" w:rsidP="00486B65" w:rsidRDefault="00DE4905" w14:paraId="52DC3F5F" w14:textId="5FE81DC9">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6451FC">
              <w:rPr>
                <w:rFonts w:ascii="Times New Roman" w:hAnsi="Times New Roman" w:cs="Times New Roman"/>
                <w:sz w:val="20"/>
                <w:szCs w:val="20"/>
                <w:lang w:val="es-CO"/>
              </w:rPr>
              <w:t>.</w:t>
            </w:r>
          </w:p>
        </w:tc>
      </w:tr>
      <w:tr w:rsidRPr="006451FC" w:rsidR="00DE4905" w:rsidTr="00C00EBD" w14:paraId="5FFB159C" w14:textId="77777777">
        <w:trPr>
          <w:trHeight w:val="20"/>
        </w:trPr>
        <w:tc>
          <w:tcPr>
            <w:tcW w:w="8828" w:type="dxa"/>
            <w:shd w:val="clear" w:color="auto" w:fill="9CC2E5" w:themeFill="accent5" w:themeFillTint="99"/>
          </w:tcPr>
          <w:p w:rsidRPr="006451FC" w:rsidR="00DE4905" w:rsidP="00486B65" w:rsidRDefault="00DE4905" w14:paraId="263525E2" w14:textId="77777777">
            <w:pPr>
              <w:pStyle w:val="NormalWeb"/>
              <w:spacing w:after="0" w:afterAutospacing="0"/>
              <w:rPr>
                <w:b/>
                <w:sz w:val="20"/>
                <w:szCs w:val="20"/>
              </w:rPr>
            </w:pPr>
            <w:r w:rsidRPr="006451FC">
              <w:rPr>
                <w:b/>
                <w:sz w:val="20"/>
                <w:szCs w:val="20"/>
              </w:rPr>
              <w:t xml:space="preserve">Recomendación 5.  </w:t>
            </w:r>
          </w:p>
        </w:tc>
      </w:tr>
      <w:tr w:rsidRPr="006451FC" w:rsidR="00DE4905" w:rsidTr="00C00EBD" w14:paraId="3D19E74E" w14:textId="77777777">
        <w:trPr>
          <w:trHeight w:val="20"/>
        </w:trPr>
        <w:tc>
          <w:tcPr>
            <w:tcW w:w="8828" w:type="dxa"/>
            <w:shd w:val="clear" w:color="auto" w:fill="9CC2E5" w:themeFill="accent5" w:themeFillTint="99"/>
          </w:tcPr>
          <w:p w:rsidRPr="006451FC" w:rsidR="00DE4905" w:rsidP="00486B65" w:rsidRDefault="00DE4905" w14:paraId="3E78D897" w14:textId="77777777">
            <w:pPr>
              <w:pStyle w:val="NormalWeb"/>
              <w:spacing w:after="0" w:afterAutospacing="0"/>
              <w:rPr>
                <w:b/>
                <w:sz w:val="20"/>
                <w:szCs w:val="20"/>
              </w:rPr>
            </w:pPr>
            <w:r w:rsidRPr="006451FC">
              <w:rPr>
                <w:b/>
                <w:sz w:val="20"/>
                <w:szCs w:val="20"/>
              </w:rPr>
              <w:t xml:space="preserve">Relacionada a Factor:  </w:t>
            </w:r>
          </w:p>
        </w:tc>
      </w:tr>
      <w:tr w:rsidRPr="006451FC" w:rsidR="00DE4905" w:rsidTr="00C00EBD" w14:paraId="0A60A541" w14:textId="77777777">
        <w:trPr>
          <w:trHeight w:val="20"/>
        </w:trPr>
        <w:tc>
          <w:tcPr>
            <w:tcW w:w="8828" w:type="dxa"/>
            <w:shd w:val="clear" w:color="auto" w:fill="9CC2E5" w:themeFill="accent5" w:themeFillTint="99"/>
          </w:tcPr>
          <w:p w:rsidRPr="006451FC" w:rsidR="00DE4905" w:rsidP="00486B65" w:rsidRDefault="00DE4905" w14:paraId="25CB7BFF" w14:textId="77777777">
            <w:pPr>
              <w:pStyle w:val="NormalWeb"/>
              <w:spacing w:after="0" w:afterAutospacing="0"/>
              <w:rPr>
                <w:b/>
                <w:sz w:val="20"/>
                <w:szCs w:val="20"/>
              </w:rPr>
            </w:pPr>
            <w:r w:rsidRPr="006451FC">
              <w:rPr>
                <w:b/>
                <w:sz w:val="20"/>
                <w:szCs w:val="20"/>
              </w:rPr>
              <w:t xml:space="preserve">Acción o actividad desarrollada </w:t>
            </w:r>
          </w:p>
        </w:tc>
      </w:tr>
      <w:tr w:rsidRPr="006451FC" w:rsidR="00DE4905" w:rsidTr="00C00EBD" w14:paraId="62E92FEE" w14:textId="77777777">
        <w:trPr>
          <w:trHeight w:val="20"/>
        </w:trPr>
        <w:tc>
          <w:tcPr>
            <w:tcW w:w="8828" w:type="dxa"/>
          </w:tcPr>
          <w:p w:rsidRPr="006451FC" w:rsidR="00DE4905" w:rsidP="00486B65" w:rsidRDefault="00DE4905" w14:paraId="38B06A42" w14:textId="66CB827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6451FC">
              <w:rPr>
                <w:rFonts w:ascii="Times New Roman" w:hAnsi="Times New Roman" w:cs="Times New Roman"/>
                <w:sz w:val="20"/>
                <w:szCs w:val="20"/>
                <w:lang w:val="es-CO"/>
              </w:rPr>
              <w:t xml:space="preserve"> </w:t>
            </w:r>
          </w:p>
        </w:tc>
      </w:tr>
    </w:tbl>
    <w:p w:rsidRPr="006451FC" w:rsidR="000040CA" w:rsidP="00F04A80" w:rsidRDefault="000040CA" w14:paraId="246F3D6C" w14:textId="51461D15">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Resolución de Acreditación en Alta Calidad </w:t>
      </w:r>
      <w:r w:rsidRPr="006451FC" w:rsidR="00D92A9E">
        <w:rPr>
          <w:rFonts w:ascii="Times New Roman" w:hAnsi="Times New Roman" w:cs="Times New Roman"/>
        </w:rPr>
        <w:t xml:space="preserve">y </w:t>
      </w:r>
      <w:r w:rsidRPr="006451FC">
        <w:rPr>
          <w:rFonts w:ascii="Times New Roman" w:hAnsi="Times New Roman" w:cs="Times New Roman"/>
        </w:rPr>
        <w:t xml:space="preserve">Proyecto curricular </w:t>
      </w:r>
      <w:r w:rsidRPr="006451FC" w:rsidR="005F2DED">
        <w:rPr>
          <w:rFonts w:ascii="Times New Roman" w:hAnsi="Times New Roman" w:cs="Times New Roman"/>
        </w:rPr>
        <w:t>(2023-1 a 2025-1)</w:t>
      </w:r>
      <w:r w:rsidRPr="006451FC" w:rsidR="00F04A80">
        <w:rPr>
          <w:rFonts w:ascii="Times New Roman" w:hAnsi="Times New Roman" w:cs="Times New Roman"/>
        </w:rPr>
        <w:t>.</w:t>
      </w:r>
    </w:p>
    <w:p w:rsidRPr="006451FC" w:rsidR="00913771" w:rsidRDefault="00913771" w14:paraId="50DC9ED2" w14:textId="77777777">
      <w:pPr>
        <w:rPr>
          <w:rFonts w:ascii="Times New Roman" w:hAnsi="Times New Roman" w:cs="Times New Roman"/>
          <w:b/>
          <w:lang w:val="es-CO"/>
        </w:rPr>
      </w:pPr>
      <w:r w:rsidRPr="006451FC">
        <w:rPr>
          <w:rFonts w:ascii="Times New Roman" w:hAnsi="Times New Roman" w:cs="Times New Roman"/>
          <w:b/>
        </w:rPr>
        <w:br w:type="page"/>
      </w:r>
    </w:p>
    <w:p w:rsidRPr="006451FC" w:rsidR="00D97984" w:rsidP="00913771" w:rsidRDefault="00D97984" w14:paraId="41DA19EB" w14:textId="152F40FB">
      <w:pPr>
        <w:pStyle w:val="Sinespaciado"/>
        <w:spacing w:before="240" w:line="276" w:lineRule="auto"/>
        <w:jc w:val="center"/>
        <w:rPr>
          <w:rFonts w:ascii="Times New Roman" w:hAnsi="Times New Roman" w:cs="Times New Roman"/>
          <w:b/>
        </w:rPr>
      </w:pPr>
      <w:r w:rsidRPr="006451FC">
        <w:rPr>
          <w:rFonts w:ascii="Times New Roman" w:hAnsi="Times New Roman" w:cs="Times New Roman"/>
          <w:b/>
        </w:rPr>
        <w:t>Información Complementaria</w:t>
      </w:r>
    </w:p>
    <w:p w:rsidRPr="006451FC" w:rsidR="004A2901" w:rsidP="00F04A80" w:rsidRDefault="002735F1" w14:paraId="5A744539" w14:textId="655DE7FB">
      <w:pPr>
        <w:autoSpaceDE w:val="0"/>
        <w:autoSpaceDN w:val="0"/>
        <w:adjustRightInd w:val="0"/>
        <w:spacing w:before="240" w:after="0" w:line="276" w:lineRule="auto"/>
        <w:jc w:val="both"/>
        <w:rPr>
          <w:rFonts w:ascii="Times New Roman" w:hAnsi="Times New Roman" w:cs="Times New Roman"/>
          <w:i/>
          <w:iCs/>
          <w:color w:val="00B0F0"/>
          <w:lang w:eastAsia="es-CO"/>
        </w:rPr>
      </w:pPr>
      <w:r w:rsidRPr="006451FC">
        <w:rPr>
          <w:rFonts w:ascii="Times New Roman" w:hAnsi="Times New Roman" w:cs="Times New Roman"/>
          <w:i/>
          <w:iCs/>
          <w:color w:val="00B0F0"/>
          <w:lang w:eastAsia="es-CO"/>
        </w:rPr>
        <w:t xml:space="preserve">En este apartado se puede incorporar el respectivo listado de anexos del documento y de referencias bibliográficas. Es importante incorporar como anexo del documento el cuadro maestro vigente diligenciado por parte del proyecto curricular.  </w:t>
      </w:r>
    </w:p>
    <w:p w:rsidRPr="006451FC" w:rsidR="0021068F" w:rsidP="00486B65" w:rsidRDefault="0021068F" w14:paraId="3D6CF9A1"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Pr="006451FC" w:rsidR="0021068F" w:rsidP="00486B65" w:rsidRDefault="0021068F" w14:paraId="2C03E7FA" w14:textId="77777777">
      <w:pPr>
        <w:spacing w:after="0"/>
        <w:rPr>
          <w:rFonts w:ascii="Times New Roman" w:hAnsi="Times New Roman" w:cs="Times New Roman"/>
          <w:i/>
          <w:iCs/>
          <w:color w:val="00B0F0"/>
          <w:lang w:eastAsia="es-CO"/>
        </w:rPr>
      </w:pPr>
    </w:p>
    <w:p w:rsidRPr="006451FC" w:rsidR="004A2901" w:rsidP="00486B65" w:rsidRDefault="004A2901" w14:paraId="0FB6C4D2" w14:textId="410F1ED1">
      <w:pPr>
        <w:spacing w:after="0"/>
        <w:rPr>
          <w:rFonts w:ascii="Times New Roman" w:hAnsi="Times New Roman" w:cs="Times New Roman"/>
          <w:i/>
          <w:iCs/>
          <w:color w:val="00B0F0"/>
          <w:lang w:eastAsia="es-CO"/>
        </w:rPr>
      </w:pPr>
      <w:r w:rsidRPr="006451FC">
        <w:rPr>
          <w:rFonts w:ascii="Times New Roman" w:hAnsi="Times New Roman" w:cs="Times New Roman"/>
          <w:i/>
          <w:iCs/>
          <w:color w:val="00B0F0"/>
          <w:lang w:eastAsia="es-CO"/>
        </w:rPr>
        <w:br w:type="page"/>
      </w:r>
      <w:r w:rsidRPr="006451FC" w:rsidR="00665B16">
        <w:rPr>
          <w:rFonts w:ascii="Times New Roman" w:hAnsi="Times New Roman" w:cs="Times New Roman"/>
          <w:noProof/>
        </w:rPr>
        <mc:AlternateContent>
          <mc:Choice Requires="wps">
            <w:drawing>
              <wp:anchor distT="0" distB="0" distL="114300" distR="114300" simplePos="0" relativeHeight="251664398" behindDoc="0" locked="0" layoutInCell="1" allowOverlap="1" wp14:anchorId="7C1E0540" wp14:editId="267426C3">
                <wp:simplePos x="0" y="0"/>
                <wp:positionH relativeFrom="margin">
                  <wp:posOffset>1311219</wp:posOffset>
                </wp:positionH>
                <wp:positionV relativeFrom="page">
                  <wp:posOffset>10208398</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rsidRPr="00331F33" w:rsidR="00912689" w:rsidP="00665B16" w:rsidRDefault="00912689" w14:paraId="0BF13F1E" w14:textId="77777777">
                            <w:pPr>
                              <w:jc w:val="center"/>
                              <w:rPr>
                                <w:rFonts w:ascii="Times New Roman" w:hAnsi="Times New Roman" w:cs="Times New Roman"/>
                                <w:color w:val="C00000"/>
                              </w:rPr>
                            </w:pPr>
                            <w:hyperlink w:history="1" r:id="rId86">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1CB47F1">
              <v:shape id="_x0000_s1030" style="position:absolute;margin-left:103.25pt;margin-top:803.8pt;width:256.1pt;height:24.6pt;z-index:251664398;visibility:visible;mso-wrap-style:square;mso-wrap-distance-left:9pt;mso-wrap-distance-top:0;mso-wrap-distance-right:9pt;mso-wrap-distance-bottom:0;mso-position-horizontal:absolute;mso-position-horizontal-relative:margin;mso-position-vertical:absolute;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" w14:anchorId="7C1E0540">
                <v:textbox>
                  <w:txbxContent>
                    <w:p w:rsidRPr="00331F33" w:rsidR="00912689" w:rsidP="00665B16" w:rsidRDefault="00912689" w14:paraId="37784D01" w14:textId="77777777">
                      <w:pPr>
                        <w:jc w:val="center"/>
                        <w:rPr>
                          <w:rFonts w:ascii="Times New Roman" w:hAnsi="Times New Roman" w:cs="Times New Roman"/>
                          <w:color w:val="C00000"/>
                        </w:rPr>
                      </w:pPr>
                      <w:hyperlink w:history="1" r:id="rId87">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v:textbox>
                <w10:wrap anchorx="margin" anchory="page"/>
              </v:shape>
            </w:pict>
          </mc:Fallback>
        </mc:AlternateContent>
      </w:r>
      <w:r w:rsidRPr="006451FC" w:rsidR="0021068F">
        <w:rPr>
          <w:rFonts w:ascii="Times New Roman" w:hAnsi="Times New Roman" w:cs="Times New Roman"/>
          <w:noProof/>
        </w:rPr>
        <w:drawing>
          <wp:anchor distT="0" distB="0" distL="114300" distR="114300" simplePos="0" relativeHeight="251658253" behindDoc="1" locked="1" layoutInCell="1" allowOverlap="1" wp14:anchorId="51A1E819" wp14:editId="30C2C39A">
            <wp:simplePos x="0" y="0"/>
            <wp:positionH relativeFrom="page">
              <wp:posOffset>-15875</wp:posOffset>
            </wp:positionH>
            <wp:positionV relativeFrom="page">
              <wp:posOffset>7620</wp:posOffset>
            </wp:positionV>
            <wp:extent cx="7771130" cy="11022330"/>
            <wp:effectExtent l="0" t="0" r="1270" b="762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771130" cy="11022330"/>
                    </a:xfrm>
                    <a:prstGeom prst="rect">
                      <a:avLst/>
                    </a:prstGeom>
                  </pic:spPr>
                </pic:pic>
              </a:graphicData>
            </a:graphic>
            <wp14:sizeRelH relativeFrom="page">
              <wp14:pctWidth>0</wp14:pctWidth>
            </wp14:sizeRelH>
            <wp14:sizeRelV relativeFrom="page">
              <wp14:pctHeight>0</wp14:pctHeight>
            </wp14:sizeRelV>
          </wp:anchor>
        </w:drawing>
      </w:r>
    </w:p>
    <w:sectPr w:rsidRPr="006451FC" w:rsidR="004A2901">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C" w:author="ACREDITACION EN ALTA CALIDAD" w:date="2025-10-06T17:37:00Z" w:id="248">
    <w:p w:rsidR="00912689" w:rsidRDefault="00912689" w14:paraId="22A15D94" w14:textId="37ABEF13">
      <w:r>
        <w:annotationRef/>
      </w:r>
      <w:r w:rsidRPr="0F08CFE8">
        <w:t>Se debe desarrollar el apartado del informe de autoevaluación</w:t>
      </w:r>
    </w:p>
  </w:comment>
  <w:comment w:initials="AC" w:author="ACREDITACION EN ALTA CALIDAD" w:date="2025-10-06T17:37:00Z" w:id="269">
    <w:p w:rsidR="00912689" w:rsidRDefault="00912689" w14:paraId="751D79F5" w14:textId="490B20D3">
      <w:r>
        <w:annotationRef/>
      </w:r>
      <w:r w:rsidRPr="771EDC4C">
        <w:t>Se debe desarrollar este capítulo</w:t>
      </w:r>
    </w:p>
  </w:comment>
  <w:comment xmlns:w="http://schemas.openxmlformats.org/wordprocessingml/2006/main" w:initials="CP" w:author="COMITE DE CURRICULO Y CALIDAD POSGRADOS" w:date="2025-10-28T13:12:59" w:id="468001506">
    <w:p xmlns:w14="http://schemas.microsoft.com/office/word/2010/wordml" xmlns:w="http://schemas.openxmlformats.org/wordprocessingml/2006/main" w:rsidR="4FB98595" w:rsidRDefault="6E3073B6" w14:paraId="39BA5135" w14:textId="46853ECE">
      <w:pPr>
        <w:pStyle w:val="CommentText"/>
      </w:pPr>
      <w:r>
        <w:rPr>
          <w:rStyle w:val="CommentReference"/>
        </w:rPr>
        <w:annotationRef/>
      </w:r>
      <w:r w:rsidRPr="784949CB" w:rsidR="193A24F7">
        <w:t>Investigación?</w:t>
      </w:r>
    </w:p>
  </w:comment>
  <w:comment xmlns:w="http://schemas.openxmlformats.org/wordprocessingml/2006/main" w:initials="CP" w:author="COMITE DE CURRICULO Y CALIDAD POSGRADOS" w:date="2025-10-28T13:15:09" w:id="1629228202">
    <w:p xmlns:w14="http://schemas.microsoft.com/office/word/2010/wordml" xmlns:w="http://schemas.openxmlformats.org/wordprocessingml/2006/main" w:rsidR="1C95B1CF" w:rsidRDefault="56722333" w14:paraId="64DD3EB7" w14:textId="6D6C706C">
      <w:pPr>
        <w:pStyle w:val="CommentText"/>
      </w:pPr>
      <w:r>
        <w:rPr>
          <w:rStyle w:val="CommentReference"/>
        </w:rPr>
        <w:annotationRef/>
      </w:r>
      <w:r w:rsidRPr="33DE5E25" w:rsidR="1B6C22C6">
        <w:t>se puede mencionar la razón de esa "temporada"</w:t>
      </w:r>
    </w:p>
  </w:comment>
  <w:comment xmlns:w="http://schemas.openxmlformats.org/wordprocessingml/2006/main" w:initials="CP" w:author="COMITE DE CURRICULO Y CALIDAD POSGRADOS" w:date="2025-10-28T13:18:44" w:id="960340405">
    <w:p xmlns:w14="http://schemas.microsoft.com/office/word/2010/wordml" xmlns:w="http://schemas.openxmlformats.org/wordprocessingml/2006/main" w:rsidR="06836ADA" w:rsidRDefault="6359A4D2" w14:paraId="2DAD1C61" w14:textId="2D237784">
      <w:pPr>
        <w:pStyle w:val="CommentText"/>
      </w:pPr>
      <w:r>
        <w:rPr>
          <w:rStyle w:val="CommentReference"/>
        </w:rPr>
        <w:annotationRef/>
      </w:r>
      <w:r w:rsidRPr="6E6BA667" w:rsidR="71248952">
        <w:t>Estas columnas representan estados en los que la cantidad de información, o la incertidumbre, no cambia, ya que la entropía relativa a estos datos permanece constante en cero, indicando que no hay variabilidad o sorpresa en estos aspectos, y por tanto no contribuyen a reducir la incertidumbre del sistema.</w:t>
      </w:r>
    </w:p>
    <w:p xmlns:w14="http://schemas.microsoft.com/office/word/2010/wordml" xmlns:w="http://schemas.openxmlformats.org/wordprocessingml/2006/main" w:rsidR="399EA143" w:rsidRDefault="52B79CF0" w14:paraId="6E2BB2DF" w14:textId="5ED2127E">
      <w:pPr>
        <w:pStyle w:val="CommentText"/>
      </w:pPr>
    </w:p>
  </w:comment>
  <w:comment xmlns:w="http://schemas.openxmlformats.org/wordprocessingml/2006/main" w:initials="CP" w:author="COMITE DE CURRICULO Y CALIDAD POSGRADOS" w:date="2025-10-28T13:20:19" w:id="414640727">
    <w:p xmlns:w14="http://schemas.microsoft.com/office/word/2010/wordml" xmlns:w="http://schemas.openxmlformats.org/wordprocessingml/2006/main" w:rsidR="514CE408" w:rsidRDefault="1DAECB7A" w14:paraId="75148E8A" w14:textId="7667EEBA">
      <w:pPr>
        <w:pStyle w:val="CommentText"/>
      </w:pPr>
      <w:r>
        <w:rPr>
          <w:rStyle w:val="CommentReference"/>
        </w:rPr>
        <w:annotationRef/>
      </w:r>
      <w:r w:rsidRPr="0B181C76" w:rsidR="6C7C6E3F">
        <w:t>puede causar confusión usar la palabra "No"</w:t>
      </w:r>
    </w:p>
  </w:comment>
  <w:comment xmlns:w="http://schemas.openxmlformats.org/wordprocessingml/2006/main" w:initials="CP" w:author="COMITE DE CURRICULO Y CALIDAD POSGRADOS" w:date="2025-10-28T15:54:55" w:id="712573264">
    <w:p xmlns:w14="http://schemas.microsoft.com/office/word/2010/wordml" xmlns:w="http://schemas.openxmlformats.org/wordprocessingml/2006/main" w:rsidR="4FE5D2AF" w:rsidRDefault="6B105594" w14:paraId="2C96FC82" w14:textId="7A968C5A">
      <w:pPr>
        <w:pStyle w:val="CommentText"/>
      </w:pPr>
      <w:r>
        <w:rPr>
          <w:rStyle w:val="CommentReference"/>
        </w:rPr>
        <w:annotationRef/>
      </w:r>
      <w:r w:rsidRPr="2D4F3761" w:rsidR="42B1800E">
        <w:t>Esta afirmación es falsa, que el PEP se encuentre en revisión del CCCPOSFI no impide "analizar los resultados de apreciación de docentes y estudiantes"</w:t>
      </w:r>
    </w:p>
  </w:comment>
  <w:comment xmlns:w="http://schemas.openxmlformats.org/wordprocessingml/2006/main" w:initials="CP" w:author="COMITE DE CURRICULO Y CALIDAD POSGRADOS" w:date="2025-10-28T16:13:32" w:id="1551290342">
    <w:p xmlns:w14="http://schemas.microsoft.com/office/word/2010/wordml" xmlns:w="http://schemas.openxmlformats.org/wordprocessingml/2006/main" w:rsidR="188D4E09" w:rsidRDefault="12CFCE88" w14:paraId="7F5EF3BF" w14:textId="504EE81E">
      <w:pPr>
        <w:pStyle w:val="CommentText"/>
      </w:pPr>
      <w:r>
        <w:rPr>
          <w:rStyle w:val="CommentReference"/>
        </w:rPr>
        <w:annotationRef/>
      </w:r>
      <w:r w:rsidRPr="6660F999" w:rsidR="46211899">
        <w:t>soportes de encuestas, ficha técnica.</w:t>
      </w:r>
    </w:p>
  </w:comment>
  <w:comment xmlns:w="http://schemas.openxmlformats.org/wordprocessingml/2006/main" w:initials="CP" w:author="COMITE DE CURRICULO Y CALIDAD POSGRADOS" w:date="2025-10-28T16:14:36" w:id="1325057945">
    <w:p xmlns:w14="http://schemas.microsoft.com/office/word/2010/wordml" xmlns:w="http://schemas.openxmlformats.org/wordprocessingml/2006/main" w:rsidR="079A1290" w:rsidRDefault="152C15B1" w14:paraId="6E47C0B8" w14:textId="18D90EE8">
      <w:pPr>
        <w:pStyle w:val="CommentText"/>
      </w:pPr>
      <w:r>
        <w:rPr>
          <w:rStyle w:val="CommentReference"/>
        </w:rPr>
        <w:annotationRef/>
      </w:r>
      <w:r w:rsidRPr="7EDA8BBE" w:rsidR="33F25DA9">
        <w:t>Fundamental los soportes: eventos, listas de asistencia, actas, etc.</w:t>
      </w:r>
    </w:p>
  </w:comment>
  <w:comment xmlns:w="http://schemas.openxmlformats.org/wordprocessingml/2006/main" w:initials="CP" w:author="COMITE DE CURRICULO Y CALIDAD POSGRADOS" w:date="2025-10-28T16:18:37" w:id="1187638536">
    <w:p xmlns:w14="http://schemas.microsoft.com/office/word/2010/wordml" xmlns:w="http://schemas.openxmlformats.org/wordprocessingml/2006/main" w:rsidR="173ADA80" w:rsidRDefault="3E59D9D3" w14:paraId="2AE40F9B" w14:textId="3D9FCA6A">
      <w:pPr>
        <w:pStyle w:val="CommentText"/>
      </w:pPr>
      <w:r>
        <w:rPr>
          <w:rStyle w:val="CommentReference"/>
        </w:rPr>
        <w:annotationRef/>
      </w:r>
      <w:r w:rsidRPr="600238F0" w:rsidR="26A78DFE">
        <w:t>Objetivo, fechas, población?</w:t>
      </w:r>
    </w:p>
  </w:comment>
  <w:comment xmlns:w="http://schemas.openxmlformats.org/wordprocessingml/2006/main" w:initials="CP" w:author="COMITE DE CURRICULO Y CALIDAD POSGRADOS" w:date="2025-10-28T16:29:28" w:id="793606617">
    <w:p xmlns:w14="http://schemas.microsoft.com/office/word/2010/wordml" xmlns:w="http://schemas.openxmlformats.org/wordprocessingml/2006/main" w:rsidR="6F4BC056" w:rsidRDefault="57EBBC40" w14:paraId="2B6C019A" w14:textId="38835907">
      <w:pPr>
        <w:pStyle w:val="CommentText"/>
      </w:pPr>
      <w:r>
        <w:rPr>
          <w:rStyle w:val="CommentReference"/>
        </w:rPr>
        <w:annotationRef/>
      </w:r>
      <w:r w:rsidRPr="135255EA" w:rsidR="3A971972">
        <w:t>eje x?</w:t>
      </w:r>
    </w:p>
    <w:p xmlns:w14="http://schemas.microsoft.com/office/word/2010/wordml" xmlns:w="http://schemas.openxmlformats.org/wordprocessingml/2006/main" w:rsidR="4B7613CD" w:rsidRDefault="10C18E8E" w14:paraId="7C8C2446" w14:textId="718FB096">
      <w:pPr>
        <w:pStyle w:val="CommentText"/>
      </w:pPr>
      <w:r w:rsidRPr="6E937391" w:rsidR="36D2D912">
        <w:t>eje y?</w:t>
      </w:r>
    </w:p>
  </w:comment>
  <w:comment xmlns:w="http://schemas.openxmlformats.org/wordprocessingml/2006/main" w:initials="CP" w:author="COMITE DE CURRICULO Y CALIDAD POSGRADOS" w:date="2025-10-28T16:31:52" w:id="83963743">
    <w:p xmlns:w14="http://schemas.microsoft.com/office/word/2010/wordml" xmlns:w="http://schemas.openxmlformats.org/wordprocessingml/2006/main" w:rsidR="799115F2" w:rsidRDefault="2217935B" w14:paraId="693F12AC" w14:textId="088A164B">
      <w:pPr>
        <w:pStyle w:val="CommentText"/>
      </w:pPr>
      <w:r>
        <w:rPr>
          <w:rStyle w:val="CommentReference"/>
        </w:rPr>
        <w:annotationRef/>
      </w:r>
      <w:r w:rsidRPr="0949FF1F" w:rsidR="39CBF6DE">
        <w:t>constante para todos los semestres?</w:t>
      </w:r>
    </w:p>
  </w:comment>
  <w:comment xmlns:w="http://schemas.openxmlformats.org/wordprocessingml/2006/main" w:initials="CP" w:author="COMITE DE CURRICULO Y CALIDAD POSGRADOS" w:date="2025-10-28T16:41:28" w:id="923809554">
    <w:p xmlns:w14="http://schemas.microsoft.com/office/word/2010/wordml" xmlns:w="http://schemas.openxmlformats.org/wordprocessingml/2006/main" w:rsidR="441E81DE" w:rsidRDefault="3E17678D" w14:paraId="04171CD2" w14:textId="4024DF9B">
      <w:pPr>
        <w:pStyle w:val="CommentText"/>
      </w:pPr>
      <w:r>
        <w:rPr>
          <w:rStyle w:val="CommentReference"/>
        </w:rPr>
        <w:annotationRef/>
      </w:r>
      <w:r w:rsidRPr="784AC12E" w:rsidR="1C9DBAC8">
        <w:t>este es clave para la maestría, que evidencias se tienen?</w:t>
      </w:r>
    </w:p>
  </w:comment>
</w:comments>
</file>

<file path=word/commentsExtended.xml><?xml version="1.0" encoding="utf-8"?>
<w15:commentsEx xmlns:mc="http://schemas.openxmlformats.org/markup-compatibility/2006" xmlns:w15="http://schemas.microsoft.com/office/word/2012/wordml" mc:Ignorable="w15">
  <w15:commentEx w15:done="0" w15:paraId="22A15D94"/>
  <w15:commentEx w15:done="0" w15:paraId="751D79F5"/>
  <w15:commentEx w15:done="0" w15:paraId="39BA5135"/>
  <w15:commentEx w15:done="0" w15:paraId="64DD3EB7"/>
  <w15:commentEx w15:done="0" w15:paraId="6E2BB2DF"/>
  <w15:commentEx w15:done="0" w15:paraId="75148E8A"/>
  <w15:commentEx w15:done="0" w15:paraId="2C96FC82"/>
  <w15:commentEx w15:done="0" w15:paraId="7F5EF3BF"/>
  <w15:commentEx w15:done="0" w15:paraId="6E47C0B8"/>
  <w15:commentEx w15:done="0" w15:paraId="2AE40F9B"/>
  <w15:commentEx w15:done="0" w15:paraId="7C8C2446"/>
  <w15:commentEx w15:done="0" w15:paraId="693F12AC"/>
  <w15:commentEx w15:done="0" w15:paraId="04171CD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DC77C91" w16cex:dateUtc="2025-09-18T16:27:00Z">
    <w16cex:extLst>
      <w16:ext w16:uri="{CE6994B0-6A32-4C9F-8C6B-6E91EDA988CE}">
        <cr:reactions xmlns:cr="http://schemas.microsoft.com/office/comments/2020/reactions">
          <cr:reaction reactionType="1">
            <cr:reactionInfo dateUtc="2025-09-29T20:56:26Z">
              <cr:user userId="S::acreditacionpc@udistrital.edu.co::eb43600f-13ed-44f6-a25f-bfff42f6e748" userProvider="AD" userName="ACREDITACION EN ALTA CALIDAD"/>
            </cr:reactionInfo>
          </cr:reaction>
        </cr:reactions>
      </w16:ext>
    </w16cex:extLst>
  </w16cex:commentExtensible>
  <w16cex:commentExtensible w16cex:durableId="23C3FAE8" w16cex:dateUtc="2025-09-30T17:18:00Z"/>
  <w16cex:commentExtensible w16cex:durableId="1D72A8E5" w16cex:dateUtc="2025-09-18T16:29:00Z">
    <w16cex:extLst>
      <w16:ext w16:uri="{CE6994B0-6A32-4C9F-8C6B-6E91EDA988CE}">
        <cr:reactions xmlns:cr="http://schemas.microsoft.com/office/comments/2020/reactions">
          <cr:reaction reactionType="1">
            <cr:reactionInfo dateUtc="2025-09-29T20:56:24Z">
              <cr:user userId="S::acreditacionpc@udistrital.edu.co::eb43600f-13ed-44f6-a25f-bfff42f6e748" userProvider="AD" userName="ACREDITACION EN ALTA CALIDAD"/>
            </cr:reactionInfo>
          </cr:reaction>
        </cr:reactions>
      </w16:ext>
    </w16cex:extLst>
  </w16cex:commentExtensible>
  <w16cex:commentExtensible w16cex:durableId="1B3F7A1B" w16cex:dateUtc="2025-09-29T20:57:00Z"/>
  <w16cex:commentExtensible w16cex:durableId="245F4AF4" w16cex:dateUtc="2025-09-18T16:30:00Z"/>
  <w16cex:commentExtensible w16cex:durableId="4E43CB7D" w16cex:dateUtc="2025-09-18T16:31:00Z"/>
  <w16cex:commentExtensible w16cex:durableId="4E7F810C" w16cex:dateUtc="2025-09-18T20:15:00Z">
    <w16cex:extLst>
      <w16:ext w16:uri="{CE6994B0-6A32-4C9F-8C6B-6E91EDA988CE}">
        <cr:reactions xmlns:cr="http://schemas.microsoft.com/office/comments/2020/reactions">
          <cr:reaction reactionType="1">
            <cr:reactionInfo dateUtc="2025-09-29T20:58:26Z">
              <cr:user userId="S::acreditacionpc@udistrital.edu.co::eb43600f-13ed-44f6-a25f-bfff42f6e748" userProvider="AD" userName="ACREDITACION EN ALTA CALIDAD"/>
            </cr:reactionInfo>
          </cr:reaction>
        </cr:reactions>
      </w16:ext>
    </w16cex:extLst>
  </w16cex:commentExtensible>
  <w16cex:commentExtensible w16cex:durableId="33A2EDE0" w16cex:dateUtc="2025-09-18T17:14:00Z"/>
  <w16cex:commentExtensible w16cex:durableId="0BC16128" w16cex:dateUtc="2025-09-19T20:36:00Z"/>
  <w16cex:commentExtensible w16cex:durableId="215E7D54" w16cex:dateUtc="2025-09-18T19:51:00Z"/>
  <w16cex:commentExtensible w16cex:durableId="7297BEB5" w16cex:dateUtc="2025-09-22T15:45:00Z"/>
  <w16cex:commentExtensible w16cex:durableId="1E4875B3" w16cex:dateUtc="2025-09-22T15:42:00Z"/>
  <w16cex:commentExtensible w16cex:durableId="277C9347" w16cex:dateUtc="2025-09-22T15:43:00Z"/>
  <w16cex:commentExtensible w16cex:durableId="00F326D4" w16cex:dateUtc="2025-09-22T15:47:00Z"/>
  <w16cex:commentExtensible w16cex:durableId="6B031A0A" w16cex:dateUtc="2025-09-22T15:54:00Z"/>
  <w16cex:commentExtensible w16cex:durableId="27B6B569" w16cex:dateUtc="2025-09-22T15:54:00Z"/>
  <w16cex:commentExtensible w16cex:durableId="45BBFC07" w16cex:dateUtc="2025-09-22T15:55:00Z"/>
  <w16cex:commentExtensible w16cex:durableId="3C9C5A1C" w16cex:dateUtc="2025-09-22T15:54:00Z"/>
  <w16cex:commentExtensible w16cex:durableId="4B7BF5E4" w16cex:dateUtc="2025-09-30T20:02:00Z"/>
  <w16cex:commentExtensible w16cex:durableId="626B1F73" w16cex:dateUtc="2025-09-08T15:21:00Z"/>
  <w16cex:commentExtensible w16cex:durableId="7F710DCC" w16cex:dateUtc="2025-09-22T16:33:00Z"/>
  <w16cex:commentExtensible w16cex:durableId="7FBF7795" w16cex:dateUtc="2025-09-23T15:04:00Z"/>
  <w16cex:commentExtensible w16cex:durableId="62FAFD1E" w16cex:dateUtc="2025-09-08T16:31:00Z"/>
  <w16cex:commentExtensible w16cex:durableId="5BFEB3BB" w16cex:dateUtc="2025-09-08T16:28:00Z"/>
  <w16cex:commentExtensible w16cex:durableId="5F3DD0C7" w16cex:dateUtc="2025-10-08T23:38:00Z"/>
  <w16cex:commentExtensible w16cex:durableId="119227FB" w16cex:dateUtc="2025-09-08T16:33:00Z"/>
  <w16cex:commentExtensible w16cex:durableId="4AAA3897" w16cex:dateUtc="2025-09-23T16:53:00Z">
    <w16cex:extLst>
      <w16:ext w16:uri="{CE6994B0-6A32-4C9F-8C6B-6E91EDA988CE}">
        <cr:reactions xmlns:cr="http://schemas.microsoft.com/office/comments/2020/reactions">
          <cr:reaction reactionType="1">
            <cr:reactionInfo dateUtc="2025-09-30T20:44:01Z">
              <cr:user userId="S::acreditacionpc@udistrital.edu.co::eb43600f-13ed-44f6-a25f-bfff42f6e748" userProvider="AD" userName="ACREDITACION EN ALTA CALIDAD"/>
            </cr:reactionInfo>
          </cr:reaction>
        </cr:reactions>
      </w16:ext>
    </w16cex:extLst>
  </w16cex:commentExtensible>
  <w16cex:commentExtensible w16cex:durableId="27BB9F14" w16cex:dateUtc="2025-09-30T20:44:00Z"/>
  <w16cex:commentExtensible w16cex:durableId="057CC8B5" w16cex:dateUtc="2025-09-23T17:06:00Z"/>
  <w16cex:commentExtensible w16cex:durableId="44852DB0" w16cex:dateUtc="2025-09-23T16:58:00Z"/>
  <w16cex:commentExtensible w16cex:durableId="638E80D3" w16cex:dateUtc="2025-09-23T17:03:00Z"/>
  <w16cex:commentExtensible w16cex:durableId="167A7692" w16cex:dateUtc="2025-09-23T19:36:00Z">
    <w16cex:extLst>
      <w16:ext w16:uri="{CE6994B0-6A32-4C9F-8C6B-6E91EDA988CE}">
        <cr:reactions xmlns:cr="http://schemas.microsoft.com/office/comments/2020/reactions">
          <cr:reaction reactionType="1">
            <cr:reactionInfo dateUtc="2025-10-02T15:25:27Z">
              <cr:user userId="S::acreditacionpc@udistrital.edu.co::eb43600f-13ed-44f6-a25f-bfff42f6e748" userProvider="AD" userName="ACREDITACION EN ALTA CALIDAD"/>
            </cr:reactionInfo>
          </cr:reaction>
        </cr:reactions>
      </w16:ext>
    </w16cex:extLst>
  </w16cex:commentExtensible>
  <w16cex:commentExtensible w16cex:durableId="4AEEF485" w16cex:dateUtc="2025-09-23T20:09:00Z"/>
  <w16cex:commentExtensible w16cex:durableId="36747A0D" w16cex:dateUtc="2025-09-23T20:22:00Z"/>
  <w16cex:commentExtensible w16cex:durableId="2B4F0009" w16cex:dateUtc="2025-09-23T20:26:00Z"/>
  <w16cex:commentExtensible w16cex:durableId="1CFE807E" w16cex:dateUtc="2025-09-24T16:10:00Z"/>
  <w16cex:commentExtensible w16cex:durableId="4DF4D5F6" w16cex:dateUtc="2025-09-23T20:29:00Z"/>
  <w16cex:commentExtensible w16cex:durableId="6BEF5496" w16cex:dateUtc="2025-09-23T20:37:00Z"/>
  <w16cex:commentExtensible w16cex:durableId="08596165" w16cex:dateUtc="2025-09-23T20:57:00Z"/>
  <w16cex:commentExtensible w16cex:durableId="1CBBCB24" w16cex:dateUtc="2025-09-23T21:11:00Z"/>
  <w16cex:commentExtensible w16cex:durableId="6D956CEB" w16cex:dateUtc="2025-10-08T19:06:00Z"/>
  <w16cex:commentExtensible w16cex:durableId="7B8A33AE" w16cex:dateUtc="2025-09-24T15:06:00Z"/>
  <w16cex:commentExtensible w16cex:durableId="37FA4BAD" w16cex:dateUtc="2025-10-08T02:30:00Z"/>
  <w16cex:commentExtensible w16cex:durableId="4B5B7C04" w16cex:dateUtc="2025-09-24T15:14:00Z"/>
  <w16cex:commentExtensible w16cex:durableId="28A94E90" w16cex:dateUtc="2025-09-24T16:16:00Z"/>
  <w16cex:commentExtensible w16cex:durableId="754458DF" w16cex:dateUtc="2025-09-24T16:45:00Z"/>
  <w16cex:commentExtensible w16cex:durableId="194DE811" w16cex:dateUtc="2025-09-24T17:11:00Z"/>
  <w16cex:commentExtensible w16cex:durableId="19A03EDA" w16cex:dateUtc="2025-09-24T19:47:00Z"/>
  <w16cex:commentExtensible w16cex:durableId="4D69E155" w16cex:dateUtc="2025-09-24T21:01:00Z"/>
  <w16cex:commentExtensible w16cex:durableId="39FC2F9E" w16cex:dateUtc="2025-10-08T20:32:00Z"/>
  <w16cex:commentExtensible w16cex:durableId="608C32A0" w16cex:dateUtc="2025-09-12T01:26:00Z"/>
  <w16cex:commentExtensible w16cex:durableId="5683FB03" w16cex:dateUtc="2025-10-08T20:33:00Z"/>
  <w16cex:commentExtensible w16cex:durableId="7919A838" w16cex:dateUtc="2025-10-08T20:34:00Z"/>
  <w16cex:commentExtensible w16cex:durableId="6F163174" w16cex:dateUtc="2025-10-02T22:00:00Z"/>
  <w16cex:commentExtensible w16cex:durableId="436BED14" w16cex:dateUtc="2025-09-25T14:48:00Z"/>
  <w16cex:commentExtensible w16cex:durableId="1B70E9CB" w16cex:dateUtc="2025-09-25T14:53:00Z"/>
  <w16cex:commentExtensible w16cex:durableId="1CC0C0EF" w16cex:dateUtc="2025-10-08T20:37:00Z"/>
  <w16cex:commentExtensible w16cex:durableId="0510CB93" w16cex:dateUtc="2025-09-25T15:04:00Z"/>
  <w16cex:commentExtensible w16cex:durableId="6D62E1F8" w16cex:dateUtc="2025-09-25T15:19:00Z"/>
  <w16cex:commentExtensible w16cex:durableId="4C1216D1" w16cex:dateUtc="2025-10-08T20:54:00Z"/>
  <w16cex:commentExtensible w16cex:durableId="2A220100" w16cex:dateUtc="2025-09-25T15:32:00Z"/>
  <w16cex:commentExtensible w16cex:durableId="332050D1" w16cex:dateUtc="2025-09-25T15:36:00Z"/>
  <w16cex:commentExtensible w16cex:durableId="5FC196A3" w16cex:dateUtc="2025-09-25T15:53:00Z"/>
  <w16cex:commentExtensible w16cex:durableId="23964E42" w16cex:dateUtc="2025-09-25T15:48:00Z"/>
  <w16cex:commentExtensible w16cex:durableId="3B332DD0" w16cex:dateUtc="2025-09-25T16:02:00Z"/>
  <w16cex:commentExtensible w16cex:durableId="11DB5146" w16cex:dateUtc="2025-09-25T15:57:00Z"/>
  <w16cex:commentExtensible w16cex:durableId="220C75CF" w16cex:dateUtc="2025-09-25T16:02:00Z"/>
  <w16cex:commentExtensible w16cex:durableId="1E14E283" w16cex:dateUtc="2025-09-25T17:00:00Z"/>
  <w16cex:commentExtensible w16cex:durableId="24162814" w16cex:dateUtc="2025-09-25T16:56:00Z"/>
  <w16cex:commentExtensible w16cex:durableId="75D493E1" w16cex:dateUtc="2025-09-25T17:12:00Z"/>
  <w16cex:commentExtensible w16cex:durableId="7FF490DA" w16cex:dateUtc="2025-09-25T16:58:00Z"/>
  <w16cex:commentExtensible w16cex:durableId="5E5E4E79" w16cex:dateUtc="2025-09-25T17:09:00Z"/>
  <w16cex:commentExtensible w16cex:durableId="348D2548" w16cex:dateUtc="2025-09-25T17:03:00Z"/>
  <w16cex:commentExtensible w16cex:durableId="40F88524" w16cex:dateUtc="2025-09-25T17:07:00Z"/>
  <w16cex:commentExtensible w16cex:durableId="4F4D60FD" w16cex:dateUtc="2025-09-25T17:22:00Z"/>
  <w16cex:commentExtensible w16cex:durableId="6EB60B86" w16cex:dateUtc="2025-09-25T17:18:00Z"/>
  <w16cex:commentExtensible w16cex:durableId="79D3880D" w16cex:dateUtc="2025-10-06T22:13:00Z"/>
  <w16cex:commentExtensible w16cex:durableId="715147D7" w16cex:dateUtc="2025-09-25T17:21:00Z"/>
  <w16cex:commentExtensible w16cex:durableId="0BFD8A93" w16cex:dateUtc="2025-09-25T17:26:00Z"/>
  <w16cex:commentExtensible w16cex:durableId="52B70C14" w16cex:dateUtc="2025-09-25T17:31:00Z"/>
  <w16cex:commentExtensible w16cex:durableId="5C94BFE6" w16cex:dateUtc="2025-09-25T19:43:00Z"/>
  <w16cex:commentExtensible w16cex:durableId="6B9B6B2F" w16cex:dateUtc="2025-09-25T17:34:00Z"/>
  <w16cex:commentExtensible w16cex:durableId="74C1D2DE" w16cex:dateUtc="2025-09-25T19:41:00Z"/>
  <w16cex:commentExtensible w16cex:durableId="0000F7B3" w16cex:dateUtc="2025-09-25T20:07:00Z"/>
  <w16cex:commentExtensible w16cex:durableId="300A30B9" w16cex:dateUtc="2025-09-25T20:46:00Z"/>
  <w16cex:commentExtensible w16cex:durableId="4204DE73" w16cex:dateUtc="2025-09-25T20:45:00Z"/>
  <w16cex:commentExtensible w16cex:durableId="73411FBC" w16cex:dateUtc="2025-09-25T20:52:00Z"/>
  <w16cex:commentExtensible w16cex:durableId="624BBCB0" w16cex:dateUtc="2025-09-25T20:50:00Z"/>
  <w16cex:commentExtensible w16cex:durableId="12884C5B" w16cex:dateUtc="2025-09-25T20:57:00Z"/>
  <w16cex:commentExtensible w16cex:durableId="6D79E507" w16cex:dateUtc="2025-09-25T20:59:00Z"/>
  <w16cex:commentExtensible w16cex:durableId="700D026F" w16cex:dateUtc="2025-09-25T21:08:00Z"/>
  <w16cex:commentExtensible w16cex:durableId="60BC82CB" w16cex:dateUtc="2025-09-25T21:07:00Z"/>
  <w16cex:commentExtensible w16cex:durableId="1CC1416D" w16cex:dateUtc="2025-10-06T22:32:00Z"/>
  <w16cex:commentExtensible w16cex:durableId="371EEE47" w16cex:dateUtc="2025-09-25T21:34:00Z"/>
  <w16cex:commentExtensible w16cex:durableId="6CD9AF38" w16cex:dateUtc="2025-10-06T22:36:00Z"/>
  <w16cex:commentExtensible w16cex:durableId="5E4A637B" w16cex:dateUtc="2025-10-06T22:37:00Z"/>
  <w16cex:commentExtensible w16cex:durableId="27FCAA93" w16cex:dateUtc="2025-10-06T22:37:00Z"/>
  <w16cex:commentExtensible w16cex:durableId="6655B39C" w16cex:dateUtc="2025-10-28T18:12:59.179Z"/>
  <w16cex:commentExtensible w16cex:durableId="746F0E84" w16cex:dateUtc="2025-10-28T18:15:09.81Z"/>
  <w16cex:commentExtensible w16cex:durableId="06729DF1" w16cex:dateUtc="2025-10-28T18:18:44.507Z"/>
  <w16cex:commentExtensible w16cex:durableId="69DD27FD" w16cex:dateUtc="2025-10-28T18:20:19.135Z"/>
  <w16cex:commentExtensible w16cex:durableId="7F450FFE" w16cex:dateUtc="2025-10-28T20:54:55.641Z"/>
  <w16cex:commentExtensible w16cex:durableId="5083B28E" w16cex:dateUtc="2025-10-28T21:13:32.515Z"/>
  <w16cex:commentExtensible w16cex:durableId="3128AC76" w16cex:dateUtc="2025-10-28T21:14:36.565Z"/>
  <w16cex:commentExtensible w16cex:durableId="6C415F31" w16cex:dateUtc="2025-10-28T21:18:37.274Z"/>
  <w16cex:commentExtensible w16cex:durableId="5FAEA301" w16cex:dateUtc="2025-10-28T21:29:28.249Z"/>
  <w16cex:commentExtensible w16cex:durableId="1C0A6C6A" w16cex:dateUtc="2025-10-28T21:31:52.057Z"/>
  <w16cex:commentExtensible w16cex:durableId="2D5D20BE" w16cex:dateUtc="2025-10-28T21:41:28.697Z"/>
</w16cex:commentsExtensible>
</file>

<file path=word/commentsIds.xml><?xml version="1.0" encoding="utf-8"?>
<w16cid:commentsIds xmlns:mc="http://schemas.openxmlformats.org/markup-compatibility/2006" xmlns:w16cid="http://schemas.microsoft.com/office/word/2016/wordml/cid" mc:Ignorable="w16cid">
  <w16cid:commentId w16cid:paraId="22A15D94" w16cid:durableId="5E4A637B"/>
  <w16cid:commentId w16cid:paraId="751D79F5" w16cid:durableId="27FCAA93"/>
  <w16cid:commentId w16cid:paraId="39BA5135" w16cid:durableId="6655B39C"/>
  <w16cid:commentId w16cid:paraId="64DD3EB7" w16cid:durableId="746F0E84"/>
  <w16cid:commentId w16cid:paraId="6E2BB2DF" w16cid:durableId="06729DF1"/>
  <w16cid:commentId w16cid:paraId="75148E8A" w16cid:durableId="69DD27FD"/>
  <w16cid:commentId w16cid:paraId="2C96FC82" w16cid:durableId="7F450FFE"/>
  <w16cid:commentId w16cid:paraId="7F5EF3BF" w16cid:durableId="5083B28E"/>
  <w16cid:commentId w16cid:paraId="6E47C0B8" w16cid:durableId="3128AC76"/>
  <w16cid:commentId w16cid:paraId="2AE40F9B" w16cid:durableId="6C415F31"/>
  <w16cid:commentId w16cid:paraId="7C8C2446" w16cid:durableId="5FAEA301"/>
  <w16cid:commentId w16cid:paraId="693F12AC" w16cid:durableId="1C0A6C6A"/>
  <w16cid:commentId w16cid:paraId="04171CD2" w16cid:durableId="2D5D20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2689" w:rsidP="00B72A05" w:rsidRDefault="00912689" w14:paraId="4313BD36" w14:textId="77777777">
      <w:pPr>
        <w:spacing w:after="0" w:line="240" w:lineRule="auto"/>
      </w:pPr>
      <w:r>
        <w:separator/>
      </w:r>
    </w:p>
  </w:endnote>
  <w:endnote w:type="continuationSeparator" w:id="0">
    <w:p w:rsidR="00912689" w:rsidP="00B72A05" w:rsidRDefault="00912689" w14:paraId="4C3ADB2D" w14:textId="77777777">
      <w:pPr>
        <w:spacing w:after="0" w:line="240" w:lineRule="auto"/>
      </w:pPr>
      <w:r>
        <w:continuationSeparator/>
      </w:r>
    </w:p>
  </w:endnote>
  <w:endnote w:type="continuationNotice" w:id="1">
    <w:p w:rsidR="00912689" w:rsidRDefault="00912689" w14:paraId="0F3C505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ading Pro Trial">
    <w:altName w:val="Calibri"/>
    <w:charset w:val="00"/>
    <w:family w:val="auto"/>
    <w:pitch w:val="variable"/>
    <w:sig w:usb0="A00002AF" w:usb1="1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2689" w:rsidP="00B72A05" w:rsidRDefault="00912689" w14:paraId="4EADB93D" w14:textId="77777777">
      <w:pPr>
        <w:spacing w:after="0" w:line="240" w:lineRule="auto"/>
      </w:pPr>
      <w:r>
        <w:separator/>
      </w:r>
    </w:p>
  </w:footnote>
  <w:footnote w:type="continuationSeparator" w:id="0">
    <w:p w:rsidR="00912689" w:rsidP="00B72A05" w:rsidRDefault="00912689" w14:paraId="45C78C84" w14:textId="77777777">
      <w:pPr>
        <w:spacing w:after="0" w:line="240" w:lineRule="auto"/>
      </w:pPr>
      <w:r>
        <w:continuationSeparator/>
      </w:r>
    </w:p>
  </w:footnote>
  <w:footnote w:type="continuationNotice" w:id="1">
    <w:p w:rsidR="00912689" w:rsidRDefault="00912689" w14:paraId="5D53ADA9"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6ADC"/>
    <w:multiLevelType w:val="hybridMultilevel"/>
    <w:tmpl w:val="BB067C6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00EB5E7B"/>
    <w:multiLevelType w:val="multilevel"/>
    <w:tmpl w:val="983CD6D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A27617"/>
    <w:multiLevelType w:val="multilevel"/>
    <w:tmpl w:val="2C345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317DAF"/>
    <w:multiLevelType w:val="multilevel"/>
    <w:tmpl w:val="FF228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2978CC"/>
    <w:multiLevelType w:val="multilevel"/>
    <w:tmpl w:val="1F16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D6581A"/>
    <w:multiLevelType w:val="multilevel"/>
    <w:tmpl w:val="6F824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3ED2CA5"/>
    <w:multiLevelType w:val="multilevel"/>
    <w:tmpl w:val="D13A5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C611F3"/>
    <w:multiLevelType w:val="multilevel"/>
    <w:tmpl w:val="7AE89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AA3353"/>
    <w:multiLevelType w:val="multilevel"/>
    <w:tmpl w:val="5D1C94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743F3A"/>
    <w:multiLevelType w:val="multilevel"/>
    <w:tmpl w:val="AD10F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A885FAF"/>
    <w:multiLevelType w:val="multilevel"/>
    <w:tmpl w:val="143CBCF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DEF7614"/>
    <w:multiLevelType w:val="multilevel"/>
    <w:tmpl w:val="75D6F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FF32F15"/>
    <w:multiLevelType w:val="multilevel"/>
    <w:tmpl w:val="7EDE8B94"/>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6" w15:restartNumberingAfterBreak="0">
    <w:nsid w:val="3B7F3F24"/>
    <w:multiLevelType w:val="multilevel"/>
    <w:tmpl w:val="F6584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062690"/>
    <w:multiLevelType w:val="multilevel"/>
    <w:tmpl w:val="27A8D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CE60D6"/>
    <w:multiLevelType w:val="multilevel"/>
    <w:tmpl w:val="62CCA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4FB1A19"/>
    <w:multiLevelType w:val="multilevel"/>
    <w:tmpl w:val="CAF01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7572887"/>
    <w:multiLevelType w:val="hybridMultilevel"/>
    <w:tmpl w:val="CAA23E20"/>
    <w:lvl w:ilvl="0" w:tplc="D3F63B98">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E4F01B4"/>
    <w:multiLevelType w:val="hybridMultilevel"/>
    <w:tmpl w:val="2FEE089E"/>
    <w:lvl w:ilvl="0" w:tplc="0B9A8B48">
      <w:start w:val="1"/>
      <w:numFmt w:val="lowerLetter"/>
      <w:lvlText w:val="%1)"/>
      <w:lvlJc w:val="left"/>
      <w:pPr>
        <w:ind w:left="720" w:hanging="360"/>
      </w:pPr>
      <w:rPr>
        <w:rFonts w:hint="default" w:ascii="Times New Roman" w:hAnsi="Times New Roman" w:cs="Times New Roman"/>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F0210D"/>
    <w:multiLevelType w:val="hybridMultilevel"/>
    <w:tmpl w:val="407660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A63D56"/>
    <w:multiLevelType w:val="multilevel"/>
    <w:tmpl w:val="8E527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071D19"/>
    <w:multiLevelType w:val="multilevel"/>
    <w:tmpl w:val="0832A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C22A64"/>
    <w:multiLevelType w:val="multilevel"/>
    <w:tmpl w:val="DF042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CC22638"/>
    <w:multiLevelType w:val="multilevel"/>
    <w:tmpl w:val="EFA4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6D40CC"/>
    <w:multiLevelType w:val="multilevel"/>
    <w:tmpl w:val="29065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abstractNumId w:val="21"/>
  </w:num>
  <w:num w:numId="2">
    <w:abstractNumId w:val="30"/>
  </w:num>
  <w:num w:numId="3">
    <w:abstractNumId w:val="23"/>
  </w:num>
  <w:num w:numId="4">
    <w:abstractNumId w:val="28"/>
  </w:num>
  <w:num w:numId="5">
    <w:abstractNumId w:val="2"/>
  </w:num>
  <w:num w:numId="6">
    <w:abstractNumId w:val="29"/>
  </w:num>
  <w:num w:numId="7">
    <w:abstractNumId w:val="13"/>
  </w:num>
  <w:num w:numId="8">
    <w:abstractNumId w:val="25"/>
  </w:num>
  <w:num w:numId="9">
    <w:abstractNumId w:val="10"/>
  </w:num>
  <w:num w:numId="10">
    <w:abstractNumId w:val="16"/>
  </w:num>
  <w:num w:numId="11">
    <w:abstractNumId w:val="1"/>
  </w:num>
  <w:num w:numId="12">
    <w:abstractNumId w:val="11"/>
  </w:num>
  <w:num w:numId="13">
    <w:abstractNumId w:val="8"/>
  </w:num>
  <w:num w:numId="14">
    <w:abstractNumId w:val="7"/>
  </w:num>
  <w:num w:numId="15">
    <w:abstractNumId w:val="6"/>
  </w:num>
  <w:num w:numId="16">
    <w:abstractNumId w:val="19"/>
  </w:num>
  <w:num w:numId="17">
    <w:abstractNumId w:val="17"/>
  </w:num>
  <w:num w:numId="18">
    <w:abstractNumId w:val="14"/>
  </w:num>
  <w:num w:numId="19">
    <w:abstractNumId w:val="3"/>
  </w:num>
  <w:num w:numId="20">
    <w:abstractNumId w:val="26"/>
  </w:num>
  <w:num w:numId="21">
    <w:abstractNumId w:val="27"/>
  </w:num>
  <w:num w:numId="22">
    <w:abstractNumId w:val="20"/>
  </w:num>
  <w:num w:numId="23">
    <w:abstractNumId w:val="9"/>
  </w:num>
  <w:num w:numId="24">
    <w:abstractNumId w:val="4"/>
  </w:num>
  <w:num w:numId="25">
    <w:abstractNumId w:val="24"/>
  </w:num>
  <w:num w:numId="26">
    <w:abstractNumId w:val="5"/>
  </w:num>
  <w:num w:numId="27">
    <w:abstractNumId w:val="0"/>
  </w:num>
  <w:num w:numId="28">
    <w:abstractNumId w:val="22"/>
  </w:num>
  <w:num w:numId="29">
    <w:abstractNumId w:val="12"/>
  </w:num>
  <w:num w:numId="30">
    <w:abstractNumId w:val="18"/>
  </w:num>
  <w:num w:numId="31">
    <w:abstractNumId w:val="15"/>
  </w:num>
  <w:numIdMacAtCleanup w:val="31"/>
</w:numbering>
</file>

<file path=word/people.xml><?xml version="1.0" encoding="utf-8"?>
<w15:people xmlns:mc="http://schemas.openxmlformats.org/markup-compatibility/2006" xmlns:w15="http://schemas.microsoft.com/office/word/2012/wordml" mc:Ignorable="w15">
  <w15:person w15:author="RUBIANO SUAREZ ALISON KATHERINE">
    <w15:presenceInfo w15:providerId="None" w15:userId="RUBIANO SUAREZ ALISON KATHERINE"/>
  </w15:person>
  <w15:person w15:author="ACREDITACION EN ALTA CALIDAD">
    <w15:presenceInfo w15:providerId="AD" w15:userId="S::acreditacionpc@udistrital.edu.co::eb43600f-13ed-44f6-a25f-bfff42f6e748"/>
  </w15:person>
  <w15:person w15:author="COMITE DE CURRICULO Y CALIDAD POSGRADOS">
    <w15:presenceInfo w15:providerId="AD" w15:userId="S::curriculoposing@udistrital.edu.co::88f03b0b-9c84-4742-8f04-55a454e9b74d"/>
  </w15:person>
  <w15:person w15:author="COMITE DE CURRICULO Y CALIDAD POSGRADOS">
    <w15:presenceInfo w15:providerId="AD" w15:userId="S::curriculoposing@udistrital.edu.co::88f03b0b-9c84-4742-8f04-55a454e9b74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50"/>
  <w:activeWritingStyle w:lang="es-ES" w:vendorID="64" w:dllVersion="4096" w:nlCheck="1" w:checkStyle="0" w:appName="MSWord"/>
  <w:proofState w:spelling="clean" w:grammar="dirty"/>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04B0"/>
    <w:rsid w:val="000013E6"/>
    <w:rsid w:val="00002E2B"/>
    <w:rsid w:val="00002EEA"/>
    <w:rsid w:val="000040CA"/>
    <w:rsid w:val="00005535"/>
    <w:rsid w:val="0000696D"/>
    <w:rsid w:val="000069EC"/>
    <w:rsid w:val="00006E71"/>
    <w:rsid w:val="0001049E"/>
    <w:rsid w:val="00010541"/>
    <w:rsid w:val="00010607"/>
    <w:rsid w:val="00010C80"/>
    <w:rsid w:val="00010DCD"/>
    <w:rsid w:val="00012D8B"/>
    <w:rsid w:val="0001353C"/>
    <w:rsid w:val="00014555"/>
    <w:rsid w:val="00014847"/>
    <w:rsid w:val="00014F73"/>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5696"/>
    <w:rsid w:val="000476F8"/>
    <w:rsid w:val="00050583"/>
    <w:rsid w:val="000505CD"/>
    <w:rsid w:val="00051641"/>
    <w:rsid w:val="000519FC"/>
    <w:rsid w:val="00052776"/>
    <w:rsid w:val="00052C1F"/>
    <w:rsid w:val="00052FB7"/>
    <w:rsid w:val="00053E79"/>
    <w:rsid w:val="000548DF"/>
    <w:rsid w:val="00055018"/>
    <w:rsid w:val="0005526E"/>
    <w:rsid w:val="00055EEA"/>
    <w:rsid w:val="000571C8"/>
    <w:rsid w:val="00060D0B"/>
    <w:rsid w:val="00062C4D"/>
    <w:rsid w:val="00063992"/>
    <w:rsid w:val="00064C4F"/>
    <w:rsid w:val="00065A39"/>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E95"/>
    <w:rsid w:val="000807E2"/>
    <w:rsid w:val="0008089C"/>
    <w:rsid w:val="00080A8C"/>
    <w:rsid w:val="000819FC"/>
    <w:rsid w:val="00081A3C"/>
    <w:rsid w:val="00081BB8"/>
    <w:rsid w:val="00081BF9"/>
    <w:rsid w:val="00083738"/>
    <w:rsid w:val="0008456D"/>
    <w:rsid w:val="0008509C"/>
    <w:rsid w:val="000852C5"/>
    <w:rsid w:val="00085522"/>
    <w:rsid w:val="0008725C"/>
    <w:rsid w:val="00087275"/>
    <w:rsid w:val="00087B8F"/>
    <w:rsid w:val="00087E7A"/>
    <w:rsid w:val="00091042"/>
    <w:rsid w:val="000930AF"/>
    <w:rsid w:val="000930DF"/>
    <w:rsid w:val="000931E5"/>
    <w:rsid w:val="00094160"/>
    <w:rsid w:val="00094767"/>
    <w:rsid w:val="00095269"/>
    <w:rsid w:val="00095299"/>
    <w:rsid w:val="0009560A"/>
    <w:rsid w:val="00095E21"/>
    <w:rsid w:val="00096457"/>
    <w:rsid w:val="000978EF"/>
    <w:rsid w:val="000A0720"/>
    <w:rsid w:val="000A0FC3"/>
    <w:rsid w:val="000A1D44"/>
    <w:rsid w:val="000A2343"/>
    <w:rsid w:val="000A2A53"/>
    <w:rsid w:val="000A3F2B"/>
    <w:rsid w:val="000A4C59"/>
    <w:rsid w:val="000A6436"/>
    <w:rsid w:val="000A6634"/>
    <w:rsid w:val="000B0123"/>
    <w:rsid w:val="000B082E"/>
    <w:rsid w:val="000B0D62"/>
    <w:rsid w:val="000B0EF0"/>
    <w:rsid w:val="000B1490"/>
    <w:rsid w:val="000B151D"/>
    <w:rsid w:val="000B2307"/>
    <w:rsid w:val="000B2380"/>
    <w:rsid w:val="000B3FCD"/>
    <w:rsid w:val="000B42EF"/>
    <w:rsid w:val="000B4BE1"/>
    <w:rsid w:val="000B51F3"/>
    <w:rsid w:val="000B57BC"/>
    <w:rsid w:val="000B6025"/>
    <w:rsid w:val="000B67EE"/>
    <w:rsid w:val="000B6CC0"/>
    <w:rsid w:val="000C05FF"/>
    <w:rsid w:val="000C11C3"/>
    <w:rsid w:val="000C191D"/>
    <w:rsid w:val="000C1947"/>
    <w:rsid w:val="000C213D"/>
    <w:rsid w:val="000C36D3"/>
    <w:rsid w:val="000C4C41"/>
    <w:rsid w:val="000C5FA6"/>
    <w:rsid w:val="000C6C47"/>
    <w:rsid w:val="000C7BDE"/>
    <w:rsid w:val="000CDF49"/>
    <w:rsid w:val="000D01DE"/>
    <w:rsid w:val="000D18E1"/>
    <w:rsid w:val="000D41B7"/>
    <w:rsid w:val="000D4B5E"/>
    <w:rsid w:val="000D62DD"/>
    <w:rsid w:val="000D6600"/>
    <w:rsid w:val="000D6B10"/>
    <w:rsid w:val="000D6D06"/>
    <w:rsid w:val="000D6DCC"/>
    <w:rsid w:val="000E0E18"/>
    <w:rsid w:val="000E1282"/>
    <w:rsid w:val="000E1A74"/>
    <w:rsid w:val="000E211A"/>
    <w:rsid w:val="000E4666"/>
    <w:rsid w:val="000E5906"/>
    <w:rsid w:val="000E77D7"/>
    <w:rsid w:val="000F118B"/>
    <w:rsid w:val="000F1291"/>
    <w:rsid w:val="000F166D"/>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9D"/>
    <w:rsid w:val="001058AE"/>
    <w:rsid w:val="00105EA1"/>
    <w:rsid w:val="00105ED9"/>
    <w:rsid w:val="00106BB2"/>
    <w:rsid w:val="00106D60"/>
    <w:rsid w:val="00107591"/>
    <w:rsid w:val="00110D62"/>
    <w:rsid w:val="0011155A"/>
    <w:rsid w:val="001130AD"/>
    <w:rsid w:val="001140F4"/>
    <w:rsid w:val="0011530C"/>
    <w:rsid w:val="00115437"/>
    <w:rsid w:val="001154F8"/>
    <w:rsid w:val="00115D8E"/>
    <w:rsid w:val="00116805"/>
    <w:rsid w:val="00116C30"/>
    <w:rsid w:val="0011796C"/>
    <w:rsid w:val="00117BEC"/>
    <w:rsid w:val="00120269"/>
    <w:rsid w:val="00121656"/>
    <w:rsid w:val="00122940"/>
    <w:rsid w:val="00123803"/>
    <w:rsid w:val="00123A94"/>
    <w:rsid w:val="0012498E"/>
    <w:rsid w:val="0012507B"/>
    <w:rsid w:val="0012512B"/>
    <w:rsid w:val="0012534C"/>
    <w:rsid w:val="00125CBE"/>
    <w:rsid w:val="00126FA0"/>
    <w:rsid w:val="00127EE8"/>
    <w:rsid w:val="00131198"/>
    <w:rsid w:val="0013156C"/>
    <w:rsid w:val="00133775"/>
    <w:rsid w:val="00136964"/>
    <w:rsid w:val="00136CC3"/>
    <w:rsid w:val="001401EB"/>
    <w:rsid w:val="0014027C"/>
    <w:rsid w:val="00140465"/>
    <w:rsid w:val="00140D37"/>
    <w:rsid w:val="00141020"/>
    <w:rsid w:val="0014196B"/>
    <w:rsid w:val="001442E2"/>
    <w:rsid w:val="001446EF"/>
    <w:rsid w:val="001462CB"/>
    <w:rsid w:val="00146389"/>
    <w:rsid w:val="00146E04"/>
    <w:rsid w:val="001478E1"/>
    <w:rsid w:val="0015033F"/>
    <w:rsid w:val="001521C9"/>
    <w:rsid w:val="00152977"/>
    <w:rsid w:val="001529B4"/>
    <w:rsid w:val="00152DB7"/>
    <w:rsid w:val="00153440"/>
    <w:rsid w:val="0015357D"/>
    <w:rsid w:val="00153C28"/>
    <w:rsid w:val="001547EA"/>
    <w:rsid w:val="001549FE"/>
    <w:rsid w:val="00154B75"/>
    <w:rsid w:val="00154C5D"/>
    <w:rsid w:val="00157CF2"/>
    <w:rsid w:val="00157F4C"/>
    <w:rsid w:val="001603F5"/>
    <w:rsid w:val="0016091B"/>
    <w:rsid w:val="00162303"/>
    <w:rsid w:val="0016438C"/>
    <w:rsid w:val="00165D5B"/>
    <w:rsid w:val="00166A7B"/>
    <w:rsid w:val="00171260"/>
    <w:rsid w:val="00171423"/>
    <w:rsid w:val="001743A0"/>
    <w:rsid w:val="00174B12"/>
    <w:rsid w:val="00174B16"/>
    <w:rsid w:val="001768E2"/>
    <w:rsid w:val="001773D0"/>
    <w:rsid w:val="00181550"/>
    <w:rsid w:val="00182D1F"/>
    <w:rsid w:val="00182ED2"/>
    <w:rsid w:val="00184DAA"/>
    <w:rsid w:val="00184FC6"/>
    <w:rsid w:val="0018593C"/>
    <w:rsid w:val="001859E6"/>
    <w:rsid w:val="00186141"/>
    <w:rsid w:val="00187774"/>
    <w:rsid w:val="0019060F"/>
    <w:rsid w:val="00191031"/>
    <w:rsid w:val="00191529"/>
    <w:rsid w:val="00191FCE"/>
    <w:rsid w:val="0019342A"/>
    <w:rsid w:val="001941A4"/>
    <w:rsid w:val="001942CF"/>
    <w:rsid w:val="0019502E"/>
    <w:rsid w:val="00195B72"/>
    <w:rsid w:val="00196759"/>
    <w:rsid w:val="001A11D5"/>
    <w:rsid w:val="001A24E0"/>
    <w:rsid w:val="001A2B59"/>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7CF"/>
    <w:rsid w:val="001C5AB1"/>
    <w:rsid w:val="001C5C43"/>
    <w:rsid w:val="001C736B"/>
    <w:rsid w:val="001C78F6"/>
    <w:rsid w:val="001D0172"/>
    <w:rsid w:val="001D08F2"/>
    <w:rsid w:val="001D15D2"/>
    <w:rsid w:val="001D2606"/>
    <w:rsid w:val="001D3520"/>
    <w:rsid w:val="001D4001"/>
    <w:rsid w:val="001D404E"/>
    <w:rsid w:val="001D4690"/>
    <w:rsid w:val="001D4B21"/>
    <w:rsid w:val="001D4FFB"/>
    <w:rsid w:val="001D6131"/>
    <w:rsid w:val="001D669C"/>
    <w:rsid w:val="001D6FA6"/>
    <w:rsid w:val="001D7026"/>
    <w:rsid w:val="001D7998"/>
    <w:rsid w:val="001E08EE"/>
    <w:rsid w:val="001E17D2"/>
    <w:rsid w:val="001E1CC8"/>
    <w:rsid w:val="001E1D33"/>
    <w:rsid w:val="001E1E8C"/>
    <w:rsid w:val="001E27F7"/>
    <w:rsid w:val="001E2A3B"/>
    <w:rsid w:val="001E413A"/>
    <w:rsid w:val="001E54E6"/>
    <w:rsid w:val="001E5954"/>
    <w:rsid w:val="001E61A9"/>
    <w:rsid w:val="001E6685"/>
    <w:rsid w:val="001E6C44"/>
    <w:rsid w:val="001E6E6D"/>
    <w:rsid w:val="001E7748"/>
    <w:rsid w:val="001E7A60"/>
    <w:rsid w:val="001F006B"/>
    <w:rsid w:val="001F1AD6"/>
    <w:rsid w:val="001F1C35"/>
    <w:rsid w:val="001F277B"/>
    <w:rsid w:val="001F30A5"/>
    <w:rsid w:val="001F487A"/>
    <w:rsid w:val="001F77C0"/>
    <w:rsid w:val="001F7941"/>
    <w:rsid w:val="001F7D51"/>
    <w:rsid w:val="002010C3"/>
    <w:rsid w:val="002014F3"/>
    <w:rsid w:val="002026C3"/>
    <w:rsid w:val="00202F22"/>
    <w:rsid w:val="00203F16"/>
    <w:rsid w:val="00206E7E"/>
    <w:rsid w:val="002103A4"/>
    <w:rsid w:val="0021068F"/>
    <w:rsid w:val="00210FDD"/>
    <w:rsid w:val="00211B54"/>
    <w:rsid w:val="00212094"/>
    <w:rsid w:val="0021300F"/>
    <w:rsid w:val="002143AC"/>
    <w:rsid w:val="00214E3D"/>
    <w:rsid w:val="00215B97"/>
    <w:rsid w:val="002166CE"/>
    <w:rsid w:val="002167EF"/>
    <w:rsid w:val="002204BF"/>
    <w:rsid w:val="002215D9"/>
    <w:rsid w:val="0022230B"/>
    <w:rsid w:val="0022244F"/>
    <w:rsid w:val="00222590"/>
    <w:rsid w:val="00222C2A"/>
    <w:rsid w:val="00223618"/>
    <w:rsid w:val="00223C19"/>
    <w:rsid w:val="00224C14"/>
    <w:rsid w:val="00224E10"/>
    <w:rsid w:val="002253CF"/>
    <w:rsid w:val="00226167"/>
    <w:rsid w:val="00226ABB"/>
    <w:rsid w:val="002271B8"/>
    <w:rsid w:val="00227678"/>
    <w:rsid w:val="00227D70"/>
    <w:rsid w:val="0023060E"/>
    <w:rsid w:val="00231F21"/>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2E6C"/>
    <w:rsid w:val="00242FB6"/>
    <w:rsid w:val="0024364D"/>
    <w:rsid w:val="00243E1B"/>
    <w:rsid w:val="00245BBC"/>
    <w:rsid w:val="0024614D"/>
    <w:rsid w:val="002469F7"/>
    <w:rsid w:val="00247C89"/>
    <w:rsid w:val="00247EE0"/>
    <w:rsid w:val="00250C02"/>
    <w:rsid w:val="00250CD7"/>
    <w:rsid w:val="00250F37"/>
    <w:rsid w:val="002510E5"/>
    <w:rsid w:val="00251173"/>
    <w:rsid w:val="002519BE"/>
    <w:rsid w:val="002521A5"/>
    <w:rsid w:val="00253293"/>
    <w:rsid w:val="00254559"/>
    <w:rsid w:val="002569A4"/>
    <w:rsid w:val="002574D0"/>
    <w:rsid w:val="00257FEC"/>
    <w:rsid w:val="00261B52"/>
    <w:rsid w:val="00261CC2"/>
    <w:rsid w:val="00262826"/>
    <w:rsid w:val="0026296C"/>
    <w:rsid w:val="0026324F"/>
    <w:rsid w:val="00263E44"/>
    <w:rsid w:val="0026548D"/>
    <w:rsid w:val="0026660B"/>
    <w:rsid w:val="0026679C"/>
    <w:rsid w:val="00266D53"/>
    <w:rsid w:val="00267B5A"/>
    <w:rsid w:val="00267DA6"/>
    <w:rsid w:val="0027097C"/>
    <w:rsid w:val="00271004"/>
    <w:rsid w:val="00272729"/>
    <w:rsid w:val="00272CAE"/>
    <w:rsid w:val="00273573"/>
    <w:rsid w:val="002735A5"/>
    <w:rsid w:val="002735F1"/>
    <w:rsid w:val="002743F5"/>
    <w:rsid w:val="00276C00"/>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F82"/>
    <w:rsid w:val="002953EC"/>
    <w:rsid w:val="00295820"/>
    <w:rsid w:val="0029600E"/>
    <w:rsid w:val="00297E1D"/>
    <w:rsid w:val="002A2997"/>
    <w:rsid w:val="002A29E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5218"/>
    <w:rsid w:val="002B6567"/>
    <w:rsid w:val="002B7005"/>
    <w:rsid w:val="002B74F4"/>
    <w:rsid w:val="002B76DF"/>
    <w:rsid w:val="002B7842"/>
    <w:rsid w:val="002B7AD9"/>
    <w:rsid w:val="002B7D0E"/>
    <w:rsid w:val="002C0210"/>
    <w:rsid w:val="002C0277"/>
    <w:rsid w:val="002C133F"/>
    <w:rsid w:val="002C1BD7"/>
    <w:rsid w:val="002C1EE3"/>
    <w:rsid w:val="002C29FB"/>
    <w:rsid w:val="002C323E"/>
    <w:rsid w:val="002C33CE"/>
    <w:rsid w:val="002C37E8"/>
    <w:rsid w:val="002C3F6C"/>
    <w:rsid w:val="002C4910"/>
    <w:rsid w:val="002C5785"/>
    <w:rsid w:val="002C584D"/>
    <w:rsid w:val="002C60BD"/>
    <w:rsid w:val="002C64F1"/>
    <w:rsid w:val="002C7C18"/>
    <w:rsid w:val="002C7DEC"/>
    <w:rsid w:val="002D064A"/>
    <w:rsid w:val="002D06C0"/>
    <w:rsid w:val="002D13F8"/>
    <w:rsid w:val="002D232E"/>
    <w:rsid w:val="002D2CBF"/>
    <w:rsid w:val="002D4472"/>
    <w:rsid w:val="002D562F"/>
    <w:rsid w:val="002D5D78"/>
    <w:rsid w:val="002D60FF"/>
    <w:rsid w:val="002D721D"/>
    <w:rsid w:val="002D741D"/>
    <w:rsid w:val="002D7FF0"/>
    <w:rsid w:val="002E01C6"/>
    <w:rsid w:val="002E0797"/>
    <w:rsid w:val="002E11FE"/>
    <w:rsid w:val="002E1718"/>
    <w:rsid w:val="002E201A"/>
    <w:rsid w:val="002E38EE"/>
    <w:rsid w:val="002E4CE9"/>
    <w:rsid w:val="002E66EB"/>
    <w:rsid w:val="002E67D3"/>
    <w:rsid w:val="002E6BC2"/>
    <w:rsid w:val="002E6D06"/>
    <w:rsid w:val="002E72AA"/>
    <w:rsid w:val="002F0B09"/>
    <w:rsid w:val="002F1013"/>
    <w:rsid w:val="002F1E04"/>
    <w:rsid w:val="002F3D77"/>
    <w:rsid w:val="002F3E22"/>
    <w:rsid w:val="002F4499"/>
    <w:rsid w:val="002F4853"/>
    <w:rsid w:val="002F5908"/>
    <w:rsid w:val="002F5C0B"/>
    <w:rsid w:val="002F6771"/>
    <w:rsid w:val="002F6B2C"/>
    <w:rsid w:val="003020E8"/>
    <w:rsid w:val="00302F03"/>
    <w:rsid w:val="00304202"/>
    <w:rsid w:val="00304512"/>
    <w:rsid w:val="00304C0A"/>
    <w:rsid w:val="00305781"/>
    <w:rsid w:val="00305D11"/>
    <w:rsid w:val="003068BB"/>
    <w:rsid w:val="00306F45"/>
    <w:rsid w:val="00307E80"/>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367B"/>
    <w:rsid w:val="00334C24"/>
    <w:rsid w:val="0033527A"/>
    <w:rsid w:val="00335A2A"/>
    <w:rsid w:val="0033646E"/>
    <w:rsid w:val="003372EC"/>
    <w:rsid w:val="003375DC"/>
    <w:rsid w:val="00337DE4"/>
    <w:rsid w:val="00340CC0"/>
    <w:rsid w:val="00341291"/>
    <w:rsid w:val="00341FE3"/>
    <w:rsid w:val="0034359B"/>
    <w:rsid w:val="00344D06"/>
    <w:rsid w:val="00344F14"/>
    <w:rsid w:val="0034538E"/>
    <w:rsid w:val="00346875"/>
    <w:rsid w:val="0035137B"/>
    <w:rsid w:val="0035161D"/>
    <w:rsid w:val="00351E8A"/>
    <w:rsid w:val="003525C7"/>
    <w:rsid w:val="00352E0F"/>
    <w:rsid w:val="0035341F"/>
    <w:rsid w:val="0035369C"/>
    <w:rsid w:val="00353884"/>
    <w:rsid w:val="003570F6"/>
    <w:rsid w:val="00360021"/>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AFC"/>
    <w:rsid w:val="00366F8F"/>
    <w:rsid w:val="003670EE"/>
    <w:rsid w:val="0036745D"/>
    <w:rsid w:val="00367A58"/>
    <w:rsid w:val="00371377"/>
    <w:rsid w:val="003715AF"/>
    <w:rsid w:val="00371810"/>
    <w:rsid w:val="003720C9"/>
    <w:rsid w:val="0037248E"/>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1A58"/>
    <w:rsid w:val="003A2A75"/>
    <w:rsid w:val="003A2D9C"/>
    <w:rsid w:val="003A3515"/>
    <w:rsid w:val="003A35F5"/>
    <w:rsid w:val="003A39A8"/>
    <w:rsid w:val="003A4EC1"/>
    <w:rsid w:val="003A4EC7"/>
    <w:rsid w:val="003A56A2"/>
    <w:rsid w:val="003A658C"/>
    <w:rsid w:val="003A693E"/>
    <w:rsid w:val="003A6A3A"/>
    <w:rsid w:val="003A7646"/>
    <w:rsid w:val="003A7FF1"/>
    <w:rsid w:val="003B01FA"/>
    <w:rsid w:val="003B0378"/>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2C36"/>
    <w:rsid w:val="003D37E4"/>
    <w:rsid w:val="003D3C0E"/>
    <w:rsid w:val="003D3D62"/>
    <w:rsid w:val="003D4113"/>
    <w:rsid w:val="003D47B9"/>
    <w:rsid w:val="003D483E"/>
    <w:rsid w:val="003D5433"/>
    <w:rsid w:val="003D5AF5"/>
    <w:rsid w:val="003D5DC4"/>
    <w:rsid w:val="003D5E22"/>
    <w:rsid w:val="003D7840"/>
    <w:rsid w:val="003D78A4"/>
    <w:rsid w:val="003E175F"/>
    <w:rsid w:val="003E1EEF"/>
    <w:rsid w:val="003E2566"/>
    <w:rsid w:val="003E25E6"/>
    <w:rsid w:val="003E370D"/>
    <w:rsid w:val="003E4F12"/>
    <w:rsid w:val="003E53D9"/>
    <w:rsid w:val="003E6D37"/>
    <w:rsid w:val="003E7195"/>
    <w:rsid w:val="003F1CB9"/>
    <w:rsid w:val="003F2FAD"/>
    <w:rsid w:val="003F3436"/>
    <w:rsid w:val="003F630C"/>
    <w:rsid w:val="003F7794"/>
    <w:rsid w:val="003F7C3E"/>
    <w:rsid w:val="003F7D26"/>
    <w:rsid w:val="003F7D7C"/>
    <w:rsid w:val="00401760"/>
    <w:rsid w:val="00401849"/>
    <w:rsid w:val="00401F83"/>
    <w:rsid w:val="004020D6"/>
    <w:rsid w:val="00402C10"/>
    <w:rsid w:val="00403D7C"/>
    <w:rsid w:val="00404111"/>
    <w:rsid w:val="004044DF"/>
    <w:rsid w:val="00406014"/>
    <w:rsid w:val="00406734"/>
    <w:rsid w:val="00406E3D"/>
    <w:rsid w:val="00406F72"/>
    <w:rsid w:val="00407AA5"/>
    <w:rsid w:val="00410130"/>
    <w:rsid w:val="004107BD"/>
    <w:rsid w:val="004110EF"/>
    <w:rsid w:val="004111F0"/>
    <w:rsid w:val="00412F8C"/>
    <w:rsid w:val="0041345B"/>
    <w:rsid w:val="00417121"/>
    <w:rsid w:val="00417BA2"/>
    <w:rsid w:val="00420823"/>
    <w:rsid w:val="00421878"/>
    <w:rsid w:val="00421C81"/>
    <w:rsid w:val="004227A4"/>
    <w:rsid w:val="00422EAC"/>
    <w:rsid w:val="00423F2B"/>
    <w:rsid w:val="00424230"/>
    <w:rsid w:val="004242E9"/>
    <w:rsid w:val="00425E1E"/>
    <w:rsid w:val="00427135"/>
    <w:rsid w:val="0042762F"/>
    <w:rsid w:val="00431405"/>
    <w:rsid w:val="00431C75"/>
    <w:rsid w:val="00432EDE"/>
    <w:rsid w:val="00434E89"/>
    <w:rsid w:val="00434EEC"/>
    <w:rsid w:val="00435C1F"/>
    <w:rsid w:val="00435FD8"/>
    <w:rsid w:val="0043637C"/>
    <w:rsid w:val="00436AD8"/>
    <w:rsid w:val="0043709E"/>
    <w:rsid w:val="0043729C"/>
    <w:rsid w:val="004373DB"/>
    <w:rsid w:val="00437953"/>
    <w:rsid w:val="004400B5"/>
    <w:rsid w:val="00441870"/>
    <w:rsid w:val="00441977"/>
    <w:rsid w:val="00442AFB"/>
    <w:rsid w:val="0044418A"/>
    <w:rsid w:val="00447223"/>
    <w:rsid w:val="0044784B"/>
    <w:rsid w:val="00450758"/>
    <w:rsid w:val="00450E9D"/>
    <w:rsid w:val="004517B8"/>
    <w:rsid w:val="00452647"/>
    <w:rsid w:val="00452857"/>
    <w:rsid w:val="00452FFC"/>
    <w:rsid w:val="00453348"/>
    <w:rsid w:val="00453CC6"/>
    <w:rsid w:val="0045484C"/>
    <w:rsid w:val="00454D07"/>
    <w:rsid w:val="00455276"/>
    <w:rsid w:val="00455FEA"/>
    <w:rsid w:val="00456736"/>
    <w:rsid w:val="00456CB0"/>
    <w:rsid w:val="00457221"/>
    <w:rsid w:val="004577ED"/>
    <w:rsid w:val="00460134"/>
    <w:rsid w:val="00461311"/>
    <w:rsid w:val="0046173E"/>
    <w:rsid w:val="004622D3"/>
    <w:rsid w:val="00462715"/>
    <w:rsid w:val="00462BDC"/>
    <w:rsid w:val="00463EA4"/>
    <w:rsid w:val="00464642"/>
    <w:rsid w:val="00465484"/>
    <w:rsid w:val="0046599D"/>
    <w:rsid w:val="00465B66"/>
    <w:rsid w:val="0046643D"/>
    <w:rsid w:val="00466CB5"/>
    <w:rsid w:val="00470930"/>
    <w:rsid w:val="00471149"/>
    <w:rsid w:val="004716EA"/>
    <w:rsid w:val="0047183B"/>
    <w:rsid w:val="0047184E"/>
    <w:rsid w:val="00471C97"/>
    <w:rsid w:val="00471F67"/>
    <w:rsid w:val="00472850"/>
    <w:rsid w:val="0047294E"/>
    <w:rsid w:val="004729EC"/>
    <w:rsid w:val="004735A2"/>
    <w:rsid w:val="00474704"/>
    <w:rsid w:val="00474B20"/>
    <w:rsid w:val="00475CDF"/>
    <w:rsid w:val="00480077"/>
    <w:rsid w:val="00480443"/>
    <w:rsid w:val="0048249D"/>
    <w:rsid w:val="00482DC7"/>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4FCC"/>
    <w:rsid w:val="00495F27"/>
    <w:rsid w:val="00495F42"/>
    <w:rsid w:val="00497435"/>
    <w:rsid w:val="00497600"/>
    <w:rsid w:val="004A16EF"/>
    <w:rsid w:val="004A2901"/>
    <w:rsid w:val="004A4413"/>
    <w:rsid w:val="004A452A"/>
    <w:rsid w:val="004A506E"/>
    <w:rsid w:val="004B04EE"/>
    <w:rsid w:val="004B057E"/>
    <w:rsid w:val="004B0E35"/>
    <w:rsid w:val="004B1323"/>
    <w:rsid w:val="004B1699"/>
    <w:rsid w:val="004B1831"/>
    <w:rsid w:val="004B34D6"/>
    <w:rsid w:val="004B3574"/>
    <w:rsid w:val="004B37CB"/>
    <w:rsid w:val="004B39D0"/>
    <w:rsid w:val="004B4145"/>
    <w:rsid w:val="004B4987"/>
    <w:rsid w:val="004B4CDB"/>
    <w:rsid w:val="004B4EC0"/>
    <w:rsid w:val="004B62AB"/>
    <w:rsid w:val="004B6843"/>
    <w:rsid w:val="004B6A77"/>
    <w:rsid w:val="004B7E72"/>
    <w:rsid w:val="004C1741"/>
    <w:rsid w:val="004C2310"/>
    <w:rsid w:val="004C24A4"/>
    <w:rsid w:val="004C2A01"/>
    <w:rsid w:val="004C3041"/>
    <w:rsid w:val="004C3348"/>
    <w:rsid w:val="004C396B"/>
    <w:rsid w:val="004C3F27"/>
    <w:rsid w:val="004C42E1"/>
    <w:rsid w:val="004C4CA8"/>
    <w:rsid w:val="004C4E69"/>
    <w:rsid w:val="004C546D"/>
    <w:rsid w:val="004C591A"/>
    <w:rsid w:val="004C701F"/>
    <w:rsid w:val="004C7589"/>
    <w:rsid w:val="004C7B34"/>
    <w:rsid w:val="004C7D5B"/>
    <w:rsid w:val="004C7E70"/>
    <w:rsid w:val="004C7E99"/>
    <w:rsid w:val="004D0A51"/>
    <w:rsid w:val="004D1C4D"/>
    <w:rsid w:val="004D1EE7"/>
    <w:rsid w:val="004D28DA"/>
    <w:rsid w:val="004D3C78"/>
    <w:rsid w:val="004D4C5C"/>
    <w:rsid w:val="004D5F6E"/>
    <w:rsid w:val="004D6C2C"/>
    <w:rsid w:val="004E0177"/>
    <w:rsid w:val="004E05AF"/>
    <w:rsid w:val="004E0884"/>
    <w:rsid w:val="004E0992"/>
    <w:rsid w:val="004E189F"/>
    <w:rsid w:val="004E2BDE"/>
    <w:rsid w:val="004E3D88"/>
    <w:rsid w:val="004E45F9"/>
    <w:rsid w:val="004E71D0"/>
    <w:rsid w:val="004E7331"/>
    <w:rsid w:val="004E7BA0"/>
    <w:rsid w:val="004F0012"/>
    <w:rsid w:val="004F09A6"/>
    <w:rsid w:val="004F0C12"/>
    <w:rsid w:val="004F0FD7"/>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1F96"/>
    <w:rsid w:val="00502179"/>
    <w:rsid w:val="00502814"/>
    <w:rsid w:val="00503565"/>
    <w:rsid w:val="0050375F"/>
    <w:rsid w:val="0050438A"/>
    <w:rsid w:val="005043BC"/>
    <w:rsid w:val="005046C9"/>
    <w:rsid w:val="005048BD"/>
    <w:rsid w:val="005051A8"/>
    <w:rsid w:val="00506CE7"/>
    <w:rsid w:val="00507DFB"/>
    <w:rsid w:val="00511936"/>
    <w:rsid w:val="00513070"/>
    <w:rsid w:val="00513421"/>
    <w:rsid w:val="005141C1"/>
    <w:rsid w:val="00514559"/>
    <w:rsid w:val="00514DB2"/>
    <w:rsid w:val="005159C9"/>
    <w:rsid w:val="00516502"/>
    <w:rsid w:val="00516BCD"/>
    <w:rsid w:val="00517A8F"/>
    <w:rsid w:val="0052434A"/>
    <w:rsid w:val="00526258"/>
    <w:rsid w:val="00526DB8"/>
    <w:rsid w:val="00527197"/>
    <w:rsid w:val="00527532"/>
    <w:rsid w:val="00527CE7"/>
    <w:rsid w:val="00531141"/>
    <w:rsid w:val="0053187E"/>
    <w:rsid w:val="00532C70"/>
    <w:rsid w:val="0053319F"/>
    <w:rsid w:val="00533AF5"/>
    <w:rsid w:val="00534B9F"/>
    <w:rsid w:val="00534DCE"/>
    <w:rsid w:val="00535522"/>
    <w:rsid w:val="00535AE5"/>
    <w:rsid w:val="00536031"/>
    <w:rsid w:val="0053690B"/>
    <w:rsid w:val="00536A77"/>
    <w:rsid w:val="00537618"/>
    <w:rsid w:val="00540347"/>
    <w:rsid w:val="00541EC6"/>
    <w:rsid w:val="00542B21"/>
    <w:rsid w:val="0054570D"/>
    <w:rsid w:val="00546E28"/>
    <w:rsid w:val="00546FF2"/>
    <w:rsid w:val="00547A95"/>
    <w:rsid w:val="005510FE"/>
    <w:rsid w:val="00551546"/>
    <w:rsid w:val="005517AF"/>
    <w:rsid w:val="00551F20"/>
    <w:rsid w:val="00551F7F"/>
    <w:rsid w:val="00552151"/>
    <w:rsid w:val="00553E04"/>
    <w:rsid w:val="00553FBA"/>
    <w:rsid w:val="0055478D"/>
    <w:rsid w:val="0055533C"/>
    <w:rsid w:val="00556FD5"/>
    <w:rsid w:val="0055759F"/>
    <w:rsid w:val="005577AF"/>
    <w:rsid w:val="00557BFE"/>
    <w:rsid w:val="005615E8"/>
    <w:rsid w:val="00561758"/>
    <w:rsid w:val="0056201E"/>
    <w:rsid w:val="00562B09"/>
    <w:rsid w:val="0056324C"/>
    <w:rsid w:val="00564A77"/>
    <w:rsid w:val="00564CB6"/>
    <w:rsid w:val="00565C88"/>
    <w:rsid w:val="00567518"/>
    <w:rsid w:val="00567E2A"/>
    <w:rsid w:val="00570CB1"/>
    <w:rsid w:val="00571652"/>
    <w:rsid w:val="0057172A"/>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2F5"/>
    <w:rsid w:val="00581401"/>
    <w:rsid w:val="0058187C"/>
    <w:rsid w:val="005822E3"/>
    <w:rsid w:val="00582DE9"/>
    <w:rsid w:val="0058310D"/>
    <w:rsid w:val="005836CB"/>
    <w:rsid w:val="00584A98"/>
    <w:rsid w:val="00585CEF"/>
    <w:rsid w:val="00586559"/>
    <w:rsid w:val="005868ED"/>
    <w:rsid w:val="00586A0C"/>
    <w:rsid w:val="00586BE9"/>
    <w:rsid w:val="0058726B"/>
    <w:rsid w:val="0058746E"/>
    <w:rsid w:val="005910C4"/>
    <w:rsid w:val="005910CE"/>
    <w:rsid w:val="00591889"/>
    <w:rsid w:val="00591E65"/>
    <w:rsid w:val="0059238A"/>
    <w:rsid w:val="005932C5"/>
    <w:rsid w:val="005941B1"/>
    <w:rsid w:val="0059432D"/>
    <w:rsid w:val="005947C2"/>
    <w:rsid w:val="00595259"/>
    <w:rsid w:val="0059573C"/>
    <w:rsid w:val="00596260"/>
    <w:rsid w:val="005A0392"/>
    <w:rsid w:val="005A04B9"/>
    <w:rsid w:val="005A0A38"/>
    <w:rsid w:val="005A0AA3"/>
    <w:rsid w:val="005A0D42"/>
    <w:rsid w:val="005A140A"/>
    <w:rsid w:val="005A2368"/>
    <w:rsid w:val="005A2BBE"/>
    <w:rsid w:val="005A31E2"/>
    <w:rsid w:val="005A5901"/>
    <w:rsid w:val="005B03A5"/>
    <w:rsid w:val="005B0AED"/>
    <w:rsid w:val="005B1879"/>
    <w:rsid w:val="005B1F2F"/>
    <w:rsid w:val="005B2085"/>
    <w:rsid w:val="005B27D5"/>
    <w:rsid w:val="005B2832"/>
    <w:rsid w:val="005B29D6"/>
    <w:rsid w:val="005B509F"/>
    <w:rsid w:val="005B59AC"/>
    <w:rsid w:val="005B662A"/>
    <w:rsid w:val="005B6717"/>
    <w:rsid w:val="005B7F10"/>
    <w:rsid w:val="005B7F26"/>
    <w:rsid w:val="005C0262"/>
    <w:rsid w:val="005C0D33"/>
    <w:rsid w:val="005C0F01"/>
    <w:rsid w:val="005C15D7"/>
    <w:rsid w:val="005C1E49"/>
    <w:rsid w:val="005C21FB"/>
    <w:rsid w:val="005C2428"/>
    <w:rsid w:val="005C26FF"/>
    <w:rsid w:val="005C71D4"/>
    <w:rsid w:val="005C757A"/>
    <w:rsid w:val="005C7617"/>
    <w:rsid w:val="005D0201"/>
    <w:rsid w:val="005D2870"/>
    <w:rsid w:val="005D2D1B"/>
    <w:rsid w:val="005D51CD"/>
    <w:rsid w:val="005D58A3"/>
    <w:rsid w:val="005D5A02"/>
    <w:rsid w:val="005D7008"/>
    <w:rsid w:val="005D788C"/>
    <w:rsid w:val="005D7B84"/>
    <w:rsid w:val="005D7BA2"/>
    <w:rsid w:val="005E01FB"/>
    <w:rsid w:val="005E0B43"/>
    <w:rsid w:val="005E1289"/>
    <w:rsid w:val="005E1E1C"/>
    <w:rsid w:val="005E2015"/>
    <w:rsid w:val="005E2457"/>
    <w:rsid w:val="005E24F7"/>
    <w:rsid w:val="005E3701"/>
    <w:rsid w:val="005E4FE1"/>
    <w:rsid w:val="005E6530"/>
    <w:rsid w:val="005E6E9D"/>
    <w:rsid w:val="005ED5D5"/>
    <w:rsid w:val="005F110F"/>
    <w:rsid w:val="005F1C1C"/>
    <w:rsid w:val="005F2221"/>
    <w:rsid w:val="005F2DED"/>
    <w:rsid w:val="005F31DF"/>
    <w:rsid w:val="005F352B"/>
    <w:rsid w:val="005F3A4C"/>
    <w:rsid w:val="005F3DA9"/>
    <w:rsid w:val="005F47E8"/>
    <w:rsid w:val="005F4C9E"/>
    <w:rsid w:val="005F5797"/>
    <w:rsid w:val="005F5BDC"/>
    <w:rsid w:val="005F7B06"/>
    <w:rsid w:val="005F7FD3"/>
    <w:rsid w:val="006003DE"/>
    <w:rsid w:val="00600CEA"/>
    <w:rsid w:val="00602461"/>
    <w:rsid w:val="006028FD"/>
    <w:rsid w:val="00604615"/>
    <w:rsid w:val="0060483A"/>
    <w:rsid w:val="006052D0"/>
    <w:rsid w:val="00606005"/>
    <w:rsid w:val="006064C5"/>
    <w:rsid w:val="0060656B"/>
    <w:rsid w:val="006065F6"/>
    <w:rsid w:val="00610627"/>
    <w:rsid w:val="0061097C"/>
    <w:rsid w:val="006116D5"/>
    <w:rsid w:val="006132A1"/>
    <w:rsid w:val="00615E2E"/>
    <w:rsid w:val="006165FB"/>
    <w:rsid w:val="0061675D"/>
    <w:rsid w:val="00616D7D"/>
    <w:rsid w:val="006178A4"/>
    <w:rsid w:val="00617C37"/>
    <w:rsid w:val="00620642"/>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27460"/>
    <w:rsid w:val="006301C0"/>
    <w:rsid w:val="00631172"/>
    <w:rsid w:val="006340A8"/>
    <w:rsid w:val="006347AA"/>
    <w:rsid w:val="0063718C"/>
    <w:rsid w:val="00637959"/>
    <w:rsid w:val="00637CE2"/>
    <w:rsid w:val="00640AF8"/>
    <w:rsid w:val="00642917"/>
    <w:rsid w:val="00642A59"/>
    <w:rsid w:val="0064328B"/>
    <w:rsid w:val="00643A26"/>
    <w:rsid w:val="006451FC"/>
    <w:rsid w:val="006461C5"/>
    <w:rsid w:val="00646B50"/>
    <w:rsid w:val="00650012"/>
    <w:rsid w:val="006502CE"/>
    <w:rsid w:val="0065238A"/>
    <w:rsid w:val="00652FC1"/>
    <w:rsid w:val="00653811"/>
    <w:rsid w:val="006541B9"/>
    <w:rsid w:val="0065441B"/>
    <w:rsid w:val="00655BFE"/>
    <w:rsid w:val="00656982"/>
    <w:rsid w:val="00656BB5"/>
    <w:rsid w:val="00657C69"/>
    <w:rsid w:val="00660048"/>
    <w:rsid w:val="0066076D"/>
    <w:rsid w:val="00660BD9"/>
    <w:rsid w:val="006617A1"/>
    <w:rsid w:val="00662026"/>
    <w:rsid w:val="00662039"/>
    <w:rsid w:val="006628DB"/>
    <w:rsid w:val="00663D31"/>
    <w:rsid w:val="00663E7F"/>
    <w:rsid w:val="00663FBE"/>
    <w:rsid w:val="00664290"/>
    <w:rsid w:val="006651F8"/>
    <w:rsid w:val="00665B16"/>
    <w:rsid w:val="006674A4"/>
    <w:rsid w:val="00667B64"/>
    <w:rsid w:val="00667DE0"/>
    <w:rsid w:val="0067074A"/>
    <w:rsid w:val="006707FF"/>
    <w:rsid w:val="006709CA"/>
    <w:rsid w:val="0067131F"/>
    <w:rsid w:val="0067164E"/>
    <w:rsid w:val="006721D9"/>
    <w:rsid w:val="00672369"/>
    <w:rsid w:val="00672A0B"/>
    <w:rsid w:val="006730C1"/>
    <w:rsid w:val="006738EB"/>
    <w:rsid w:val="00673E63"/>
    <w:rsid w:val="00674728"/>
    <w:rsid w:val="0067529A"/>
    <w:rsid w:val="00675497"/>
    <w:rsid w:val="006763BC"/>
    <w:rsid w:val="0067688B"/>
    <w:rsid w:val="006770DF"/>
    <w:rsid w:val="00677310"/>
    <w:rsid w:val="00677AC1"/>
    <w:rsid w:val="00680939"/>
    <w:rsid w:val="00680B8C"/>
    <w:rsid w:val="00681186"/>
    <w:rsid w:val="00681244"/>
    <w:rsid w:val="00681472"/>
    <w:rsid w:val="006819AE"/>
    <w:rsid w:val="00683AA6"/>
    <w:rsid w:val="00684CF8"/>
    <w:rsid w:val="006851AD"/>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58C"/>
    <w:rsid w:val="006A28B4"/>
    <w:rsid w:val="006A2F01"/>
    <w:rsid w:val="006A3546"/>
    <w:rsid w:val="006A4020"/>
    <w:rsid w:val="006A4EC4"/>
    <w:rsid w:val="006A5A25"/>
    <w:rsid w:val="006A672C"/>
    <w:rsid w:val="006A6895"/>
    <w:rsid w:val="006B21F4"/>
    <w:rsid w:val="006B24E7"/>
    <w:rsid w:val="006B3652"/>
    <w:rsid w:val="006B3E29"/>
    <w:rsid w:val="006B511A"/>
    <w:rsid w:val="006B65ED"/>
    <w:rsid w:val="006B70A6"/>
    <w:rsid w:val="006B7378"/>
    <w:rsid w:val="006B7494"/>
    <w:rsid w:val="006B75BF"/>
    <w:rsid w:val="006B7C59"/>
    <w:rsid w:val="006C12D0"/>
    <w:rsid w:val="006C1FC3"/>
    <w:rsid w:val="006C275E"/>
    <w:rsid w:val="006C2933"/>
    <w:rsid w:val="006C3283"/>
    <w:rsid w:val="006C3D2C"/>
    <w:rsid w:val="006C3FE7"/>
    <w:rsid w:val="006C418B"/>
    <w:rsid w:val="006C4E0C"/>
    <w:rsid w:val="006C5F54"/>
    <w:rsid w:val="006C5F81"/>
    <w:rsid w:val="006C6D9A"/>
    <w:rsid w:val="006C6EFA"/>
    <w:rsid w:val="006C6F53"/>
    <w:rsid w:val="006D036D"/>
    <w:rsid w:val="006D0F4E"/>
    <w:rsid w:val="006D1005"/>
    <w:rsid w:val="006D1E5B"/>
    <w:rsid w:val="006D3F2D"/>
    <w:rsid w:val="006D5015"/>
    <w:rsid w:val="006D7D6C"/>
    <w:rsid w:val="006E08BC"/>
    <w:rsid w:val="006E3020"/>
    <w:rsid w:val="006E3386"/>
    <w:rsid w:val="006E384B"/>
    <w:rsid w:val="006E3F45"/>
    <w:rsid w:val="006E41F6"/>
    <w:rsid w:val="006E4A33"/>
    <w:rsid w:val="006E4B64"/>
    <w:rsid w:val="006E5106"/>
    <w:rsid w:val="006E52D7"/>
    <w:rsid w:val="006E5504"/>
    <w:rsid w:val="006E5643"/>
    <w:rsid w:val="006E5BE1"/>
    <w:rsid w:val="006E5DE5"/>
    <w:rsid w:val="006E738E"/>
    <w:rsid w:val="006F0147"/>
    <w:rsid w:val="006F0576"/>
    <w:rsid w:val="006F100E"/>
    <w:rsid w:val="006F17B5"/>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58"/>
    <w:rsid w:val="0071258B"/>
    <w:rsid w:val="00714588"/>
    <w:rsid w:val="00714E9E"/>
    <w:rsid w:val="007155C5"/>
    <w:rsid w:val="00715DE8"/>
    <w:rsid w:val="00716735"/>
    <w:rsid w:val="007173FF"/>
    <w:rsid w:val="00717A41"/>
    <w:rsid w:val="00717E85"/>
    <w:rsid w:val="00720EAE"/>
    <w:rsid w:val="007217F2"/>
    <w:rsid w:val="00722353"/>
    <w:rsid w:val="007225BF"/>
    <w:rsid w:val="00723E2D"/>
    <w:rsid w:val="00725A5A"/>
    <w:rsid w:val="00726399"/>
    <w:rsid w:val="00727622"/>
    <w:rsid w:val="007304E2"/>
    <w:rsid w:val="00730636"/>
    <w:rsid w:val="00731024"/>
    <w:rsid w:val="00731C1C"/>
    <w:rsid w:val="00732310"/>
    <w:rsid w:val="00732657"/>
    <w:rsid w:val="00732BDF"/>
    <w:rsid w:val="00732CCF"/>
    <w:rsid w:val="00732CE7"/>
    <w:rsid w:val="00734119"/>
    <w:rsid w:val="00734F9A"/>
    <w:rsid w:val="00735807"/>
    <w:rsid w:val="00736860"/>
    <w:rsid w:val="007370DD"/>
    <w:rsid w:val="0073715A"/>
    <w:rsid w:val="00740381"/>
    <w:rsid w:val="007406EB"/>
    <w:rsid w:val="0074102D"/>
    <w:rsid w:val="007415C8"/>
    <w:rsid w:val="00742008"/>
    <w:rsid w:val="00742ACA"/>
    <w:rsid w:val="00743564"/>
    <w:rsid w:val="00743DF9"/>
    <w:rsid w:val="00743ED6"/>
    <w:rsid w:val="007443AC"/>
    <w:rsid w:val="00745572"/>
    <w:rsid w:val="007460D0"/>
    <w:rsid w:val="00746498"/>
    <w:rsid w:val="007467E4"/>
    <w:rsid w:val="00747560"/>
    <w:rsid w:val="00747A25"/>
    <w:rsid w:val="007503FC"/>
    <w:rsid w:val="007507C2"/>
    <w:rsid w:val="0075103C"/>
    <w:rsid w:val="0075138B"/>
    <w:rsid w:val="007518A0"/>
    <w:rsid w:val="00751B1B"/>
    <w:rsid w:val="00752B06"/>
    <w:rsid w:val="00753A8E"/>
    <w:rsid w:val="0075430D"/>
    <w:rsid w:val="00754E21"/>
    <w:rsid w:val="007558B0"/>
    <w:rsid w:val="00755E58"/>
    <w:rsid w:val="00760239"/>
    <w:rsid w:val="007611B6"/>
    <w:rsid w:val="00761689"/>
    <w:rsid w:val="0076206D"/>
    <w:rsid w:val="0076244F"/>
    <w:rsid w:val="00762703"/>
    <w:rsid w:val="007636D3"/>
    <w:rsid w:val="00764678"/>
    <w:rsid w:val="0076538A"/>
    <w:rsid w:val="00767210"/>
    <w:rsid w:val="007674E0"/>
    <w:rsid w:val="00770361"/>
    <w:rsid w:val="00772B3C"/>
    <w:rsid w:val="00772FA3"/>
    <w:rsid w:val="00773B82"/>
    <w:rsid w:val="00774697"/>
    <w:rsid w:val="007746C9"/>
    <w:rsid w:val="00776AEA"/>
    <w:rsid w:val="00776D52"/>
    <w:rsid w:val="00777B36"/>
    <w:rsid w:val="0078093E"/>
    <w:rsid w:val="00780A8D"/>
    <w:rsid w:val="0078173B"/>
    <w:rsid w:val="0078265F"/>
    <w:rsid w:val="00784360"/>
    <w:rsid w:val="007843D9"/>
    <w:rsid w:val="0078449A"/>
    <w:rsid w:val="00785553"/>
    <w:rsid w:val="00785706"/>
    <w:rsid w:val="00787737"/>
    <w:rsid w:val="0078B071"/>
    <w:rsid w:val="00792194"/>
    <w:rsid w:val="00793F25"/>
    <w:rsid w:val="00794B12"/>
    <w:rsid w:val="00795562"/>
    <w:rsid w:val="00795B17"/>
    <w:rsid w:val="007966F4"/>
    <w:rsid w:val="00796F4F"/>
    <w:rsid w:val="007978DE"/>
    <w:rsid w:val="007A00D1"/>
    <w:rsid w:val="007A1AFD"/>
    <w:rsid w:val="007A1F3A"/>
    <w:rsid w:val="007A21E2"/>
    <w:rsid w:val="007A4D26"/>
    <w:rsid w:val="007A4FE1"/>
    <w:rsid w:val="007A56A5"/>
    <w:rsid w:val="007A646F"/>
    <w:rsid w:val="007A6658"/>
    <w:rsid w:val="007A6B14"/>
    <w:rsid w:val="007A6C8E"/>
    <w:rsid w:val="007A6CEA"/>
    <w:rsid w:val="007A6D29"/>
    <w:rsid w:val="007A6F6F"/>
    <w:rsid w:val="007A7087"/>
    <w:rsid w:val="007A7204"/>
    <w:rsid w:val="007A7214"/>
    <w:rsid w:val="007B053B"/>
    <w:rsid w:val="007B1EB2"/>
    <w:rsid w:val="007B2C99"/>
    <w:rsid w:val="007B4B5F"/>
    <w:rsid w:val="007B4B9A"/>
    <w:rsid w:val="007B5057"/>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06F0"/>
    <w:rsid w:val="007D2908"/>
    <w:rsid w:val="007D2B74"/>
    <w:rsid w:val="007D2C18"/>
    <w:rsid w:val="007D3F45"/>
    <w:rsid w:val="007D47FC"/>
    <w:rsid w:val="007D4909"/>
    <w:rsid w:val="007D552F"/>
    <w:rsid w:val="007D61DE"/>
    <w:rsid w:val="007D65C5"/>
    <w:rsid w:val="007D7419"/>
    <w:rsid w:val="007E098F"/>
    <w:rsid w:val="007E09F0"/>
    <w:rsid w:val="007E1A69"/>
    <w:rsid w:val="007E3156"/>
    <w:rsid w:val="007E33C8"/>
    <w:rsid w:val="007E4440"/>
    <w:rsid w:val="007E4EA2"/>
    <w:rsid w:val="007E71B5"/>
    <w:rsid w:val="007E7A7F"/>
    <w:rsid w:val="007E7CAD"/>
    <w:rsid w:val="007F03B2"/>
    <w:rsid w:val="007F29CD"/>
    <w:rsid w:val="007F4669"/>
    <w:rsid w:val="007F5000"/>
    <w:rsid w:val="007F7B0E"/>
    <w:rsid w:val="007F7E7F"/>
    <w:rsid w:val="00804067"/>
    <w:rsid w:val="00804720"/>
    <w:rsid w:val="008048C3"/>
    <w:rsid w:val="00805A80"/>
    <w:rsid w:val="00805F7D"/>
    <w:rsid w:val="008062EB"/>
    <w:rsid w:val="008069B7"/>
    <w:rsid w:val="00806CBA"/>
    <w:rsid w:val="00806EC6"/>
    <w:rsid w:val="0080705A"/>
    <w:rsid w:val="0080730C"/>
    <w:rsid w:val="008079BB"/>
    <w:rsid w:val="00810A02"/>
    <w:rsid w:val="00811B95"/>
    <w:rsid w:val="00811D10"/>
    <w:rsid w:val="00812359"/>
    <w:rsid w:val="00812F67"/>
    <w:rsid w:val="00813DD2"/>
    <w:rsid w:val="008146E5"/>
    <w:rsid w:val="0081484E"/>
    <w:rsid w:val="008150B9"/>
    <w:rsid w:val="0081592A"/>
    <w:rsid w:val="00815A47"/>
    <w:rsid w:val="00817C9B"/>
    <w:rsid w:val="0081BBB4"/>
    <w:rsid w:val="0082021B"/>
    <w:rsid w:val="00820A2E"/>
    <w:rsid w:val="008216BF"/>
    <w:rsid w:val="00822739"/>
    <w:rsid w:val="00822C3D"/>
    <w:rsid w:val="00822CBA"/>
    <w:rsid w:val="0082307A"/>
    <w:rsid w:val="00823876"/>
    <w:rsid w:val="00823935"/>
    <w:rsid w:val="00823D68"/>
    <w:rsid w:val="0082742F"/>
    <w:rsid w:val="00827DB3"/>
    <w:rsid w:val="008319F0"/>
    <w:rsid w:val="00831C47"/>
    <w:rsid w:val="008323CA"/>
    <w:rsid w:val="00833D54"/>
    <w:rsid w:val="00834001"/>
    <w:rsid w:val="008347A3"/>
    <w:rsid w:val="008348F2"/>
    <w:rsid w:val="00835B7D"/>
    <w:rsid w:val="00836A9F"/>
    <w:rsid w:val="008414D6"/>
    <w:rsid w:val="0084174E"/>
    <w:rsid w:val="00843CF1"/>
    <w:rsid w:val="00844AAE"/>
    <w:rsid w:val="00845C8B"/>
    <w:rsid w:val="00845E39"/>
    <w:rsid w:val="008464EE"/>
    <w:rsid w:val="00846511"/>
    <w:rsid w:val="00846761"/>
    <w:rsid w:val="00846BE8"/>
    <w:rsid w:val="008506BF"/>
    <w:rsid w:val="00851F62"/>
    <w:rsid w:val="00853D33"/>
    <w:rsid w:val="00853FB8"/>
    <w:rsid w:val="008540E5"/>
    <w:rsid w:val="00854489"/>
    <w:rsid w:val="00854B33"/>
    <w:rsid w:val="00855040"/>
    <w:rsid w:val="00855598"/>
    <w:rsid w:val="00857006"/>
    <w:rsid w:val="0085713D"/>
    <w:rsid w:val="008573E4"/>
    <w:rsid w:val="00857615"/>
    <w:rsid w:val="00857BFF"/>
    <w:rsid w:val="00860B45"/>
    <w:rsid w:val="0086136F"/>
    <w:rsid w:val="008614B2"/>
    <w:rsid w:val="00861C41"/>
    <w:rsid w:val="00862EDC"/>
    <w:rsid w:val="00863B5A"/>
    <w:rsid w:val="00864837"/>
    <w:rsid w:val="00864E39"/>
    <w:rsid w:val="00864EF1"/>
    <w:rsid w:val="00864FAD"/>
    <w:rsid w:val="008651CD"/>
    <w:rsid w:val="00865B55"/>
    <w:rsid w:val="008667EE"/>
    <w:rsid w:val="0087069B"/>
    <w:rsid w:val="00871485"/>
    <w:rsid w:val="008728A7"/>
    <w:rsid w:val="008735B1"/>
    <w:rsid w:val="00873762"/>
    <w:rsid w:val="00873F1C"/>
    <w:rsid w:val="00873F39"/>
    <w:rsid w:val="00873FFE"/>
    <w:rsid w:val="008743E7"/>
    <w:rsid w:val="008743ED"/>
    <w:rsid w:val="0087467F"/>
    <w:rsid w:val="00874B16"/>
    <w:rsid w:val="00874B79"/>
    <w:rsid w:val="00875204"/>
    <w:rsid w:val="00875F76"/>
    <w:rsid w:val="00876982"/>
    <w:rsid w:val="00876988"/>
    <w:rsid w:val="00876F7C"/>
    <w:rsid w:val="00877D75"/>
    <w:rsid w:val="00880E43"/>
    <w:rsid w:val="0088525E"/>
    <w:rsid w:val="00885A51"/>
    <w:rsid w:val="00885C4D"/>
    <w:rsid w:val="00885FBF"/>
    <w:rsid w:val="00886656"/>
    <w:rsid w:val="0088746F"/>
    <w:rsid w:val="00890936"/>
    <w:rsid w:val="008911C6"/>
    <w:rsid w:val="0089169A"/>
    <w:rsid w:val="00891F02"/>
    <w:rsid w:val="0089281E"/>
    <w:rsid w:val="008931E5"/>
    <w:rsid w:val="008936C1"/>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4AD2"/>
    <w:rsid w:val="008B5937"/>
    <w:rsid w:val="008B76E4"/>
    <w:rsid w:val="008B7A8A"/>
    <w:rsid w:val="008B7F8F"/>
    <w:rsid w:val="008C0EEB"/>
    <w:rsid w:val="008C24F4"/>
    <w:rsid w:val="008C4493"/>
    <w:rsid w:val="008C6021"/>
    <w:rsid w:val="008D0108"/>
    <w:rsid w:val="008D0328"/>
    <w:rsid w:val="008D03E6"/>
    <w:rsid w:val="008D0DD0"/>
    <w:rsid w:val="008D0E3B"/>
    <w:rsid w:val="008D1A0D"/>
    <w:rsid w:val="008D1C6B"/>
    <w:rsid w:val="008D2412"/>
    <w:rsid w:val="008D2A0A"/>
    <w:rsid w:val="008D4362"/>
    <w:rsid w:val="008D487B"/>
    <w:rsid w:val="008D56BA"/>
    <w:rsid w:val="008D6E01"/>
    <w:rsid w:val="008D7E4B"/>
    <w:rsid w:val="008E0DBB"/>
    <w:rsid w:val="008E0EEC"/>
    <w:rsid w:val="008E1DEF"/>
    <w:rsid w:val="008E2AEB"/>
    <w:rsid w:val="008E4AEC"/>
    <w:rsid w:val="008E4B96"/>
    <w:rsid w:val="008E5EC4"/>
    <w:rsid w:val="008E6016"/>
    <w:rsid w:val="008E62C9"/>
    <w:rsid w:val="008E6E08"/>
    <w:rsid w:val="008E72F1"/>
    <w:rsid w:val="008E7496"/>
    <w:rsid w:val="008F03CB"/>
    <w:rsid w:val="008F0B21"/>
    <w:rsid w:val="008F135A"/>
    <w:rsid w:val="008F1EC1"/>
    <w:rsid w:val="008F209C"/>
    <w:rsid w:val="008F54A9"/>
    <w:rsid w:val="008F5630"/>
    <w:rsid w:val="008F59B1"/>
    <w:rsid w:val="008F5CF0"/>
    <w:rsid w:val="008F6E4C"/>
    <w:rsid w:val="008F747D"/>
    <w:rsid w:val="00901121"/>
    <w:rsid w:val="0090136F"/>
    <w:rsid w:val="00901F34"/>
    <w:rsid w:val="00904068"/>
    <w:rsid w:val="0091090D"/>
    <w:rsid w:val="00911CBF"/>
    <w:rsid w:val="00912689"/>
    <w:rsid w:val="009127E2"/>
    <w:rsid w:val="00912FCE"/>
    <w:rsid w:val="00913771"/>
    <w:rsid w:val="00913E24"/>
    <w:rsid w:val="00914143"/>
    <w:rsid w:val="00914E37"/>
    <w:rsid w:val="009175E1"/>
    <w:rsid w:val="00917815"/>
    <w:rsid w:val="009201FA"/>
    <w:rsid w:val="0092020B"/>
    <w:rsid w:val="00920B48"/>
    <w:rsid w:val="00920BB8"/>
    <w:rsid w:val="00922390"/>
    <w:rsid w:val="0092310E"/>
    <w:rsid w:val="00923AD1"/>
    <w:rsid w:val="00923E30"/>
    <w:rsid w:val="009248C1"/>
    <w:rsid w:val="00924E76"/>
    <w:rsid w:val="0092536B"/>
    <w:rsid w:val="00925D09"/>
    <w:rsid w:val="009267CA"/>
    <w:rsid w:val="00926E8C"/>
    <w:rsid w:val="00927CF0"/>
    <w:rsid w:val="0093143C"/>
    <w:rsid w:val="009316E7"/>
    <w:rsid w:val="0093176E"/>
    <w:rsid w:val="00932197"/>
    <w:rsid w:val="00932586"/>
    <w:rsid w:val="00932CF3"/>
    <w:rsid w:val="00933A35"/>
    <w:rsid w:val="00934BCA"/>
    <w:rsid w:val="00936151"/>
    <w:rsid w:val="00936B02"/>
    <w:rsid w:val="00936CF4"/>
    <w:rsid w:val="009370C8"/>
    <w:rsid w:val="0093732F"/>
    <w:rsid w:val="00937332"/>
    <w:rsid w:val="00937B0C"/>
    <w:rsid w:val="00937F29"/>
    <w:rsid w:val="00940F82"/>
    <w:rsid w:val="00941C8B"/>
    <w:rsid w:val="00942E3B"/>
    <w:rsid w:val="00943B1B"/>
    <w:rsid w:val="00943DB7"/>
    <w:rsid w:val="00944AA2"/>
    <w:rsid w:val="00945952"/>
    <w:rsid w:val="00945B29"/>
    <w:rsid w:val="00946E1E"/>
    <w:rsid w:val="009475D4"/>
    <w:rsid w:val="00950BF5"/>
    <w:rsid w:val="0095134F"/>
    <w:rsid w:val="009522B7"/>
    <w:rsid w:val="00952A2F"/>
    <w:rsid w:val="00952BC2"/>
    <w:rsid w:val="00952CB6"/>
    <w:rsid w:val="00953833"/>
    <w:rsid w:val="009547A9"/>
    <w:rsid w:val="00954E16"/>
    <w:rsid w:val="009563E9"/>
    <w:rsid w:val="0096118A"/>
    <w:rsid w:val="00961972"/>
    <w:rsid w:val="00961980"/>
    <w:rsid w:val="009629AA"/>
    <w:rsid w:val="00962F4C"/>
    <w:rsid w:val="0096372D"/>
    <w:rsid w:val="009639BC"/>
    <w:rsid w:val="00964653"/>
    <w:rsid w:val="00964C37"/>
    <w:rsid w:val="009654DC"/>
    <w:rsid w:val="00966362"/>
    <w:rsid w:val="00966779"/>
    <w:rsid w:val="009667A2"/>
    <w:rsid w:val="009669D5"/>
    <w:rsid w:val="00966A91"/>
    <w:rsid w:val="0096833F"/>
    <w:rsid w:val="0097049E"/>
    <w:rsid w:val="00970838"/>
    <w:rsid w:val="009722AB"/>
    <w:rsid w:val="00972842"/>
    <w:rsid w:val="00972A16"/>
    <w:rsid w:val="009736E2"/>
    <w:rsid w:val="0097482F"/>
    <w:rsid w:val="00974BDC"/>
    <w:rsid w:val="009768F9"/>
    <w:rsid w:val="00976CA8"/>
    <w:rsid w:val="00977C33"/>
    <w:rsid w:val="00981461"/>
    <w:rsid w:val="00982973"/>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B6D"/>
    <w:rsid w:val="009A3DCF"/>
    <w:rsid w:val="009A3F5D"/>
    <w:rsid w:val="009A3F8B"/>
    <w:rsid w:val="009A4C6B"/>
    <w:rsid w:val="009A5727"/>
    <w:rsid w:val="009A5E5E"/>
    <w:rsid w:val="009A7FB0"/>
    <w:rsid w:val="009B04FB"/>
    <w:rsid w:val="009B0ABB"/>
    <w:rsid w:val="009B0EEF"/>
    <w:rsid w:val="009B2259"/>
    <w:rsid w:val="009B39DE"/>
    <w:rsid w:val="009B3E60"/>
    <w:rsid w:val="009B41C0"/>
    <w:rsid w:val="009B4CBE"/>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1D6"/>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4"/>
    <w:rsid w:val="009E61F7"/>
    <w:rsid w:val="009E78F5"/>
    <w:rsid w:val="009E7F48"/>
    <w:rsid w:val="009F1242"/>
    <w:rsid w:val="009F17E1"/>
    <w:rsid w:val="009F203F"/>
    <w:rsid w:val="009F3C93"/>
    <w:rsid w:val="009F57F2"/>
    <w:rsid w:val="009F5D39"/>
    <w:rsid w:val="00A00239"/>
    <w:rsid w:val="00A00948"/>
    <w:rsid w:val="00A01587"/>
    <w:rsid w:val="00A0291C"/>
    <w:rsid w:val="00A02BCC"/>
    <w:rsid w:val="00A03100"/>
    <w:rsid w:val="00A03D1E"/>
    <w:rsid w:val="00A03F27"/>
    <w:rsid w:val="00A0404F"/>
    <w:rsid w:val="00A04D91"/>
    <w:rsid w:val="00A05EE9"/>
    <w:rsid w:val="00A0614A"/>
    <w:rsid w:val="00A06F1D"/>
    <w:rsid w:val="00A079A0"/>
    <w:rsid w:val="00A10743"/>
    <w:rsid w:val="00A113F1"/>
    <w:rsid w:val="00A1214A"/>
    <w:rsid w:val="00A12DD8"/>
    <w:rsid w:val="00A12F77"/>
    <w:rsid w:val="00A140DD"/>
    <w:rsid w:val="00A14349"/>
    <w:rsid w:val="00A14DD7"/>
    <w:rsid w:val="00A153C3"/>
    <w:rsid w:val="00A15B77"/>
    <w:rsid w:val="00A16345"/>
    <w:rsid w:val="00A16F89"/>
    <w:rsid w:val="00A16FC0"/>
    <w:rsid w:val="00A17DBE"/>
    <w:rsid w:val="00A203E2"/>
    <w:rsid w:val="00A22001"/>
    <w:rsid w:val="00A221DF"/>
    <w:rsid w:val="00A22706"/>
    <w:rsid w:val="00A23145"/>
    <w:rsid w:val="00A2346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D66"/>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4B63"/>
    <w:rsid w:val="00A666CC"/>
    <w:rsid w:val="00A67877"/>
    <w:rsid w:val="00A70B29"/>
    <w:rsid w:val="00A71876"/>
    <w:rsid w:val="00A72881"/>
    <w:rsid w:val="00A73B5F"/>
    <w:rsid w:val="00A762D4"/>
    <w:rsid w:val="00A76B1F"/>
    <w:rsid w:val="00A76EA8"/>
    <w:rsid w:val="00A77892"/>
    <w:rsid w:val="00A812AA"/>
    <w:rsid w:val="00A82873"/>
    <w:rsid w:val="00A83E25"/>
    <w:rsid w:val="00A84656"/>
    <w:rsid w:val="00A84944"/>
    <w:rsid w:val="00A87301"/>
    <w:rsid w:val="00A87C34"/>
    <w:rsid w:val="00A87C7C"/>
    <w:rsid w:val="00A909A3"/>
    <w:rsid w:val="00A90E0B"/>
    <w:rsid w:val="00A914E6"/>
    <w:rsid w:val="00A92B0B"/>
    <w:rsid w:val="00A92F2D"/>
    <w:rsid w:val="00A93343"/>
    <w:rsid w:val="00A933E5"/>
    <w:rsid w:val="00A93745"/>
    <w:rsid w:val="00A946D9"/>
    <w:rsid w:val="00A94823"/>
    <w:rsid w:val="00A9547A"/>
    <w:rsid w:val="00A95CB6"/>
    <w:rsid w:val="00A9657A"/>
    <w:rsid w:val="00A96B9D"/>
    <w:rsid w:val="00A96BCA"/>
    <w:rsid w:val="00A97DF2"/>
    <w:rsid w:val="00AA03B4"/>
    <w:rsid w:val="00AA050C"/>
    <w:rsid w:val="00AA0B88"/>
    <w:rsid w:val="00AA1C21"/>
    <w:rsid w:val="00AA2705"/>
    <w:rsid w:val="00AA55D0"/>
    <w:rsid w:val="00AA7B54"/>
    <w:rsid w:val="00AA7C95"/>
    <w:rsid w:val="00AB2336"/>
    <w:rsid w:val="00AB3EC0"/>
    <w:rsid w:val="00AB434E"/>
    <w:rsid w:val="00AB4470"/>
    <w:rsid w:val="00AB4B80"/>
    <w:rsid w:val="00AB5CD4"/>
    <w:rsid w:val="00AB6CE6"/>
    <w:rsid w:val="00AB6EE6"/>
    <w:rsid w:val="00AC03FB"/>
    <w:rsid w:val="00AC0D9F"/>
    <w:rsid w:val="00AC11FB"/>
    <w:rsid w:val="00AC17DF"/>
    <w:rsid w:val="00AC3A99"/>
    <w:rsid w:val="00AC56CD"/>
    <w:rsid w:val="00AC59F8"/>
    <w:rsid w:val="00AC6144"/>
    <w:rsid w:val="00AC6CA0"/>
    <w:rsid w:val="00AC6DE7"/>
    <w:rsid w:val="00AC6ED1"/>
    <w:rsid w:val="00AC7860"/>
    <w:rsid w:val="00AD0892"/>
    <w:rsid w:val="00AD0BBA"/>
    <w:rsid w:val="00AD1349"/>
    <w:rsid w:val="00AD1F02"/>
    <w:rsid w:val="00AD2285"/>
    <w:rsid w:val="00AD2BDD"/>
    <w:rsid w:val="00AD3465"/>
    <w:rsid w:val="00AD3AF8"/>
    <w:rsid w:val="00AD4531"/>
    <w:rsid w:val="00AD5B25"/>
    <w:rsid w:val="00AD5BF1"/>
    <w:rsid w:val="00AD76A8"/>
    <w:rsid w:val="00AD7D6A"/>
    <w:rsid w:val="00AE2169"/>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4BE"/>
    <w:rsid w:val="00B055C6"/>
    <w:rsid w:val="00B059A7"/>
    <w:rsid w:val="00B05CD6"/>
    <w:rsid w:val="00B0661D"/>
    <w:rsid w:val="00B07317"/>
    <w:rsid w:val="00B07E29"/>
    <w:rsid w:val="00B07F97"/>
    <w:rsid w:val="00B11549"/>
    <w:rsid w:val="00B123B4"/>
    <w:rsid w:val="00B1254A"/>
    <w:rsid w:val="00B13D72"/>
    <w:rsid w:val="00B14921"/>
    <w:rsid w:val="00B1494E"/>
    <w:rsid w:val="00B15618"/>
    <w:rsid w:val="00B17106"/>
    <w:rsid w:val="00B20302"/>
    <w:rsid w:val="00B21494"/>
    <w:rsid w:val="00B2320D"/>
    <w:rsid w:val="00B2344A"/>
    <w:rsid w:val="00B23F68"/>
    <w:rsid w:val="00B254F8"/>
    <w:rsid w:val="00B25F0A"/>
    <w:rsid w:val="00B267DC"/>
    <w:rsid w:val="00B27325"/>
    <w:rsid w:val="00B274F2"/>
    <w:rsid w:val="00B27677"/>
    <w:rsid w:val="00B27A5E"/>
    <w:rsid w:val="00B27EC9"/>
    <w:rsid w:val="00B30926"/>
    <w:rsid w:val="00B30B12"/>
    <w:rsid w:val="00B3118D"/>
    <w:rsid w:val="00B31DD4"/>
    <w:rsid w:val="00B328B7"/>
    <w:rsid w:val="00B3318C"/>
    <w:rsid w:val="00B33378"/>
    <w:rsid w:val="00B33402"/>
    <w:rsid w:val="00B3366C"/>
    <w:rsid w:val="00B34277"/>
    <w:rsid w:val="00B3447F"/>
    <w:rsid w:val="00B35450"/>
    <w:rsid w:val="00B36CD9"/>
    <w:rsid w:val="00B36D59"/>
    <w:rsid w:val="00B37290"/>
    <w:rsid w:val="00B378B8"/>
    <w:rsid w:val="00B37CC7"/>
    <w:rsid w:val="00B40FAD"/>
    <w:rsid w:val="00B41016"/>
    <w:rsid w:val="00B419F9"/>
    <w:rsid w:val="00B41CEF"/>
    <w:rsid w:val="00B42C84"/>
    <w:rsid w:val="00B436A7"/>
    <w:rsid w:val="00B43F70"/>
    <w:rsid w:val="00B442B0"/>
    <w:rsid w:val="00B443CD"/>
    <w:rsid w:val="00B45544"/>
    <w:rsid w:val="00B47224"/>
    <w:rsid w:val="00B478E5"/>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6DB"/>
    <w:rsid w:val="00B6678D"/>
    <w:rsid w:val="00B667EC"/>
    <w:rsid w:val="00B67EBD"/>
    <w:rsid w:val="00B67EE9"/>
    <w:rsid w:val="00B701B9"/>
    <w:rsid w:val="00B70E23"/>
    <w:rsid w:val="00B7190E"/>
    <w:rsid w:val="00B71A8F"/>
    <w:rsid w:val="00B71C2F"/>
    <w:rsid w:val="00B72A05"/>
    <w:rsid w:val="00B72D5E"/>
    <w:rsid w:val="00B72F35"/>
    <w:rsid w:val="00B73277"/>
    <w:rsid w:val="00B7329B"/>
    <w:rsid w:val="00B73A4C"/>
    <w:rsid w:val="00B74D40"/>
    <w:rsid w:val="00B751D6"/>
    <w:rsid w:val="00B75DD7"/>
    <w:rsid w:val="00B765FA"/>
    <w:rsid w:val="00B76C82"/>
    <w:rsid w:val="00B777F4"/>
    <w:rsid w:val="00B808CC"/>
    <w:rsid w:val="00B80D05"/>
    <w:rsid w:val="00B82DB6"/>
    <w:rsid w:val="00B85874"/>
    <w:rsid w:val="00B85AF5"/>
    <w:rsid w:val="00B86AFE"/>
    <w:rsid w:val="00B906E4"/>
    <w:rsid w:val="00B909C6"/>
    <w:rsid w:val="00B910EA"/>
    <w:rsid w:val="00B91D02"/>
    <w:rsid w:val="00B92718"/>
    <w:rsid w:val="00B93620"/>
    <w:rsid w:val="00B962FA"/>
    <w:rsid w:val="00B97665"/>
    <w:rsid w:val="00B97AD5"/>
    <w:rsid w:val="00BA01A8"/>
    <w:rsid w:val="00BA0924"/>
    <w:rsid w:val="00BA10D4"/>
    <w:rsid w:val="00BA11E8"/>
    <w:rsid w:val="00BA18AF"/>
    <w:rsid w:val="00BA19B7"/>
    <w:rsid w:val="00BA276C"/>
    <w:rsid w:val="00BA32B1"/>
    <w:rsid w:val="00BA519D"/>
    <w:rsid w:val="00BA53F5"/>
    <w:rsid w:val="00BA6447"/>
    <w:rsid w:val="00BA75AD"/>
    <w:rsid w:val="00BA7D57"/>
    <w:rsid w:val="00BB1395"/>
    <w:rsid w:val="00BB35C1"/>
    <w:rsid w:val="00BB3BBD"/>
    <w:rsid w:val="00BB3DCC"/>
    <w:rsid w:val="00BB5497"/>
    <w:rsid w:val="00BB54A2"/>
    <w:rsid w:val="00BB58EF"/>
    <w:rsid w:val="00BB62FE"/>
    <w:rsid w:val="00BB678D"/>
    <w:rsid w:val="00BB6C15"/>
    <w:rsid w:val="00BB6D91"/>
    <w:rsid w:val="00BC01A4"/>
    <w:rsid w:val="00BC0A17"/>
    <w:rsid w:val="00BC1200"/>
    <w:rsid w:val="00BC1518"/>
    <w:rsid w:val="00BC1A36"/>
    <w:rsid w:val="00BC2A25"/>
    <w:rsid w:val="00BC2AFB"/>
    <w:rsid w:val="00BC3607"/>
    <w:rsid w:val="00BC47C2"/>
    <w:rsid w:val="00BC68D8"/>
    <w:rsid w:val="00BC6BAE"/>
    <w:rsid w:val="00BC6C5B"/>
    <w:rsid w:val="00BC793D"/>
    <w:rsid w:val="00BC79AF"/>
    <w:rsid w:val="00BD0EBE"/>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791"/>
    <w:rsid w:val="00BE68A6"/>
    <w:rsid w:val="00BE7BFF"/>
    <w:rsid w:val="00BF34F7"/>
    <w:rsid w:val="00BF39E6"/>
    <w:rsid w:val="00BF3A4E"/>
    <w:rsid w:val="00BF4612"/>
    <w:rsid w:val="00BF52B2"/>
    <w:rsid w:val="00BF5679"/>
    <w:rsid w:val="00BF5701"/>
    <w:rsid w:val="00BF57F3"/>
    <w:rsid w:val="00BF5FF7"/>
    <w:rsid w:val="00BF6A7A"/>
    <w:rsid w:val="00BF6B3B"/>
    <w:rsid w:val="00C005D3"/>
    <w:rsid w:val="00C00EBD"/>
    <w:rsid w:val="00C02D71"/>
    <w:rsid w:val="00C03524"/>
    <w:rsid w:val="00C04285"/>
    <w:rsid w:val="00C0478F"/>
    <w:rsid w:val="00C04C59"/>
    <w:rsid w:val="00C05BCF"/>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5BEC"/>
    <w:rsid w:val="00C36A0F"/>
    <w:rsid w:val="00C3731D"/>
    <w:rsid w:val="00C401BB"/>
    <w:rsid w:val="00C40EDC"/>
    <w:rsid w:val="00C41024"/>
    <w:rsid w:val="00C41740"/>
    <w:rsid w:val="00C42536"/>
    <w:rsid w:val="00C436DA"/>
    <w:rsid w:val="00C43D0F"/>
    <w:rsid w:val="00C46303"/>
    <w:rsid w:val="00C47616"/>
    <w:rsid w:val="00C47C2F"/>
    <w:rsid w:val="00C50C97"/>
    <w:rsid w:val="00C515DB"/>
    <w:rsid w:val="00C52219"/>
    <w:rsid w:val="00C52616"/>
    <w:rsid w:val="00C5301A"/>
    <w:rsid w:val="00C53804"/>
    <w:rsid w:val="00C53ED1"/>
    <w:rsid w:val="00C543CA"/>
    <w:rsid w:val="00C54782"/>
    <w:rsid w:val="00C555D5"/>
    <w:rsid w:val="00C5599B"/>
    <w:rsid w:val="00C56C26"/>
    <w:rsid w:val="00C56FF1"/>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75C3F"/>
    <w:rsid w:val="00C8030B"/>
    <w:rsid w:val="00C8053C"/>
    <w:rsid w:val="00C8283C"/>
    <w:rsid w:val="00C82928"/>
    <w:rsid w:val="00C83A6A"/>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4C00"/>
    <w:rsid w:val="00CA5480"/>
    <w:rsid w:val="00CA55CC"/>
    <w:rsid w:val="00CA627B"/>
    <w:rsid w:val="00CA6660"/>
    <w:rsid w:val="00CA715C"/>
    <w:rsid w:val="00CA75ED"/>
    <w:rsid w:val="00CA7C43"/>
    <w:rsid w:val="00CB0C4B"/>
    <w:rsid w:val="00CB0FBD"/>
    <w:rsid w:val="00CB15CD"/>
    <w:rsid w:val="00CB1B2F"/>
    <w:rsid w:val="00CB1F3F"/>
    <w:rsid w:val="00CB2EAB"/>
    <w:rsid w:val="00CB35AE"/>
    <w:rsid w:val="00CB4AC7"/>
    <w:rsid w:val="00CC00E2"/>
    <w:rsid w:val="00CC0D22"/>
    <w:rsid w:val="00CC1478"/>
    <w:rsid w:val="00CC15BB"/>
    <w:rsid w:val="00CC193C"/>
    <w:rsid w:val="00CC32D8"/>
    <w:rsid w:val="00CC4461"/>
    <w:rsid w:val="00CC4E24"/>
    <w:rsid w:val="00CC4FF8"/>
    <w:rsid w:val="00CC5FCD"/>
    <w:rsid w:val="00CC6C28"/>
    <w:rsid w:val="00CC6CFA"/>
    <w:rsid w:val="00CD0565"/>
    <w:rsid w:val="00CD0882"/>
    <w:rsid w:val="00CD1370"/>
    <w:rsid w:val="00CD1C6A"/>
    <w:rsid w:val="00CD230E"/>
    <w:rsid w:val="00CD383D"/>
    <w:rsid w:val="00CD4FBC"/>
    <w:rsid w:val="00CD643A"/>
    <w:rsid w:val="00CD6F4B"/>
    <w:rsid w:val="00CD7065"/>
    <w:rsid w:val="00CD79F6"/>
    <w:rsid w:val="00CD7B53"/>
    <w:rsid w:val="00CD7F7E"/>
    <w:rsid w:val="00CE08E8"/>
    <w:rsid w:val="00CE0AEC"/>
    <w:rsid w:val="00CE1069"/>
    <w:rsid w:val="00CE1F2D"/>
    <w:rsid w:val="00CE255E"/>
    <w:rsid w:val="00CE384F"/>
    <w:rsid w:val="00CE4006"/>
    <w:rsid w:val="00CE501C"/>
    <w:rsid w:val="00CE53FE"/>
    <w:rsid w:val="00CE5BDA"/>
    <w:rsid w:val="00CE79C6"/>
    <w:rsid w:val="00CE7A0F"/>
    <w:rsid w:val="00CE7BF8"/>
    <w:rsid w:val="00CF0280"/>
    <w:rsid w:val="00CF03E0"/>
    <w:rsid w:val="00CF06EB"/>
    <w:rsid w:val="00CF1E98"/>
    <w:rsid w:val="00CF26E5"/>
    <w:rsid w:val="00CF3266"/>
    <w:rsid w:val="00CF4C0F"/>
    <w:rsid w:val="00CF66A7"/>
    <w:rsid w:val="00CF6A34"/>
    <w:rsid w:val="00CF733B"/>
    <w:rsid w:val="00CF7F7E"/>
    <w:rsid w:val="00D00C61"/>
    <w:rsid w:val="00D00EC8"/>
    <w:rsid w:val="00D0123E"/>
    <w:rsid w:val="00D02922"/>
    <w:rsid w:val="00D03102"/>
    <w:rsid w:val="00D03C88"/>
    <w:rsid w:val="00D05600"/>
    <w:rsid w:val="00D0626E"/>
    <w:rsid w:val="00D0631D"/>
    <w:rsid w:val="00D06F2A"/>
    <w:rsid w:val="00D07D24"/>
    <w:rsid w:val="00D10629"/>
    <w:rsid w:val="00D10CDB"/>
    <w:rsid w:val="00D10D86"/>
    <w:rsid w:val="00D10FD8"/>
    <w:rsid w:val="00D1151C"/>
    <w:rsid w:val="00D120B5"/>
    <w:rsid w:val="00D1277C"/>
    <w:rsid w:val="00D12D87"/>
    <w:rsid w:val="00D149B3"/>
    <w:rsid w:val="00D153EE"/>
    <w:rsid w:val="00D15688"/>
    <w:rsid w:val="00D1613C"/>
    <w:rsid w:val="00D169EA"/>
    <w:rsid w:val="00D16CB2"/>
    <w:rsid w:val="00D16EE8"/>
    <w:rsid w:val="00D17557"/>
    <w:rsid w:val="00D177EE"/>
    <w:rsid w:val="00D207EB"/>
    <w:rsid w:val="00D208D5"/>
    <w:rsid w:val="00D20BA0"/>
    <w:rsid w:val="00D2183B"/>
    <w:rsid w:val="00D24AF4"/>
    <w:rsid w:val="00D25EA5"/>
    <w:rsid w:val="00D265CB"/>
    <w:rsid w:val="00D27872"/>
    <w:rsid w:val="00D323DD"/>
    <w:rsid w:val="00D334B3"/>
    <w:rsid w:val="00D33578"/>
    <w:rsid w:val="00D33DF0"/>
    <w:rsid w:val="00D34180"/>
    <w:rsid w:val="00D34543"/>
    <w:rsid w:val="00D347A7"/>
    <w:rsid w:val="00D34AE5"/>
    <w:rsid w:val="00D35BBB"/>
    <w:rsid w:val="00D36333"/>
    <w:rsid w:val="00D37AA6"/>
    <w:rsid w:val="00D4086C"/>
    <w:rsid w:val="00D418EC"/>
    <w:rsid w:val="00D42E34"/>
    <w:rsid w:val="00D43607"/>
    <w:rsid w:val="00D4394D"/>
    <w:rsid w:val="00D43DBE"/>
    <w:rsid w:val="00D44522"/>
    <w:rsid w:val="00D44541"/>
    <w:rsid w:val="00D44A82"/>
    <w:rsid w:val="00D46C6D"/>
    <w:rsid w:val="00D46FCB"/>
    <w:rsid w:val="00D472AD"/>
    <w:rsid w:val="00D4738E"/>
    <w:rsid w:val="00D47724"/>
    <w:rsid w:val="00D47C26"/>
    <w:rsid w:val="00D50125"/>
    <w:rsid w:val="00D50FCE"/>
    <w:rsid w:val="00D512CB"/>
    <w:rsid w:val="00D52FA3"/>
    <w:rsid w:val="00D5567E"/>
    <w:rsid w:val="00D564C8"/>
    <w:rsid w:val="00D565FD"/>
    <w:rsid w:val="00D6116A"/>
    <w:rsid w:val="00D61951"/>
    <w:rsid w:val="00D61D45"/>
    <w:rsid w:val="00D6259F"/>
    <w:rsid w:val="00D62662"/>
    <w:rsid w:val="00D62910"/>
    <w:rsid w:val="00D645B4"/>
    <w:rsid w:val="00D65BCC"/>
    <w:rsid w:val="00D67C10"/>
    <w:rsid w:val="00D70B36"/>
    <w:rsid w:val="00D70DE5"/>
    <w:rsid w:val="00D7269C"/>
    <w:rsid w:val="00D72C5D"/>
    <w:rsid w:val="00D73AA9"/>
    <w:rsid w:val="00D73F5E"/>
    <w:rsid w:val="00D75117"/>
    <w:rsid w:val="00D75715"/>
    <w:rsid w:val="00D7596D"/>
    <w:rsid w:val="00D75D76"/>
    <w:rsid w:val="00D75F9D"/>
    <w:rsid w:val="00D765F9"/>
    <w:rsid w:val="00D77C36"/>
    <w:rsid w:val="00D813F1"/>
    <w:rsid w:val="00D814DA"/>
    <w:rsid w:val="00D81914"/>
    <w:rsid w:val="00D832CB"/>
    <w:rsid w:val="00D84221"/>
    <w:rsid w:val="00D853FF"/>
    <w:rsid w:val="00D85721"/>
    <w:rsid w:val="00D861AB"/>
    <w:rsid w:val="00D861E8"/>
    <w:rsid w:val="00D8678C"/>
    <w:rsid w:val="00D87A36"/>
    <w:rsid w:val="00D910F0"/>
    <w:rsid w:val="00D91BAA"/>
    <w:rsid w:val="00D91BFA"/>
    <w:rsid w:val="00D92123"/>
    <w:rsid w:val="00D92A9E"/>
    <w:rsid w:val="00D93671"/>
    <w:rsid w:val="00D936F6"/>
    <w:rsid w:val="00D93A20"/>
    <w:rsid w:val="00D93AEF"/>
    <w:rsid w:val="00D93DC6"/>
    <w:rsid w:val="00D9448A"/>
    <w:rsid w:val="00D95B97"/>
    <w:rsid w:val="00D95C18"/>
    <w:rsid w:val="00D965F3"/>
    <w:rsid w:val="00D96F05"/>
    <w:rsid w:val="00D97984"/>
    <w:rsid w:val="00DA21DB"/>
    <w:rsid w:val="00DA2968"/>
    <w:rsid w:val="00DA41A0"/>
    <w:rsid w:val="00DA4B42"/>
    <w:rsid w:val="00DA537A"/>
    <w:rsid w:val="00DA5423"/>
    <w:rsid w:val="00DB0F58"/>
    <w:rsid w:val="00DB17D0"/>
    <w:rsid w:val="00DB39E2"/>
    <w:rsid w:val="00DB4752"/>
    <w:rsid w:val="00DB6457"/>
    <w:rsid w:val="00DB7A59"/>
    <w:rsid w:val="00DC04EC"/>
    <w:rsid w:val="00DC0CD7"/>
    <w:rsid w:val="00DC0F03"/>
    <w:rsid w:val="00DC2098"/>
    <w:rsid w:val="00DC3722"/>
    <w:rsid w:val="00DC697B"/>
    <w:rsid w:val="00DC6D94"/>
    <w:rsid w:val="00DC7CCB"/>
    <w:rsid w:val="00DD18D0"/>
    <w:rsid w:val="00DD1D6C"/>
    <w:rsid w:val="00DD354C"/>
    <w:rsid w:val="00DD4D79"/>
    <w:rsid w:val="00DD5056"/>
    <w:rsid w:val="00DD51C7"/>
    <w:rsid w:val="00DD628A"/>
    <w:rsid w:val="00DD6E7C"/>
    <w:rsid w:val="00DE0E22"/>
    <w:rsid w:val="00DE1AED"/>
    <w:rsid w:val="00DE1FE0"/>
    <w:rsid w:val="00DE200A"/>
    <w:rsid w:val="00DE4905"/>
    <w:rsid w:val="00DE6712"/>
    <w:rsid w:val="00DE68C2"/>
    <w:rsid w:val="00DE71A9"/>
    <w:rsid w:val="00DE7EA2"/>
    <w:rsid w:val="00DF01C5"/>
    <w:rsid w:val="00DF174E"/>
    <w:rsid w:val="00DF246F"/>
    <w:rsid w:val="00DF38AD"/>
    <w:rsid w:val="00DF53D7"/>
    <w:rsid w:val="00DF5848"/>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33"/>
    <w:rsid w:val="00E16D9C"/>
    <w:rsid w:val="00E173D7"/>
    <w:rsid w:val="00E207CC"/>
    <w:rsid w:val="00E20938"/>
    <w:rsid w:val="00E21AC0"/>
    <w:rsid w:val="00E234C9"/>
    <w:rsid w:val="00E23683"/>
    <w:rsid w:val="00E24470"/>
    <w:rsid w:val="00E25013"/>
    <w:rsid w:val="00E25762"/>
    <w:rsid w:val="00E25979"/>
    <w:rsid w:val="00E267F0"/>
    <w:rsid w:val="00E27311"/>
    <w:rsid w:val="00E27A6F"/>
    <w:rsid w:val="00E32C0D"/>
    <w:rsid w:val="00E32E89"/>
    <w:rsid w:val="00E33842"/>
    <w:rsid w:val="00E34145"/>
    <w:rsid w:val="00E34488"/>
    <w:rsid w:val="00E362DF"/>
    <w:rsid w:val="00E37568"/>
    <w:rsid w:val="00E379A4"/>
    <w:rsid w:val="00E407CF"/>
    <w:rsid w:val="00E41D82"/>
    <w:rsid w:val="00E43211"/>
    <w:rsid w:val="00E43CF2"/>
    <w:rsid w:val="00E44F5E"/>
    <w:rsid w:val="00E4599C"/>
    <w:rsid w:val="00E46D96"/>
    <w:rsid w:val="00E476FE"/>
    <w:rsid w:val="00E47D2D"/>
    <w:rsid w:val="00E5111E"/>
    <w:rsid w:val="00E52870"/>
    <w:rsid w:val="00E5312E"/>
    <w:rsid w:val="00E533C5"/>
    <w:rsid w:val="00E557AE"/>
    <w:rsid w:val="00E560B9"/>
    <w:rsid w:val="00E56EA1"/>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69A1"/>
    <w:rsid w:val="00E77D1B"/>
    <w:rsid w:val="00E77E2D"/>
    <w:rsid w:val="00E802E9"/>
    <w:rsid w:val="00E810BC"/>
    <w:rsid w:val="00E812EE"/>
    <w:rsid w:val="00E81A8A"/>
    <w:rsid w:val="00E8238B"/>
    <w:rsid w:val="00E840F0"/>
    <w:rsid w:val="00E8495E"/>
    <w:rsid w:val="00E84B27"/>
    <w:rsid w:val="00E84BD5"/>
    <w:rsid w:val="00E8622E"/>
    <w:rsid w:val="00E878AD"/>
    <w:rsid w:val="00E87B1D"/>
    <w:rsid w:val="00E9015C"/>
    <w:rsid w:val="00E905EE"/>
    <w:rsid w:val="00E90B07"/>
    <w:rsid w:val="00E919A2"/>
    <w:rsid w:val="00E91E60"/>
    <w:rsid w:val="00E93AB6"/>
    <w:rsid w:val="00E940E8"/>
    <w:rsid w:val="00E9436C"/>
    <w:rsid w:val="00E94A6F"/>
    <w:rsid w:val="00E94B67"/>
    <w:rsid w:val="00E94D74"/>
    <w:rsid w:val="00E95801"/>
    <w:rsid w:val="00E96599"/>
    <w:rsid w:val="00E96FDD"/>
    <w:rsid w:val="00E96FFB"/>
    <w:rsid w:val="00E97B7B"/>
    <w:rsid w:val="00EA0F24"/>
    <w:rsid w:val="00EA350B"/>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8F9"/>
    <w:rsid w:val="00EB7DDC"/>
    <w:rsid w:val="00EC1462"/>
    <w:rsid w:val="00EC1BA0"/>
    <w:rsid w:val="00EC3588"/>
    <w:rsid w:val="00EC39CF"/>
    <w:rsid w:val="00EC3FF4"/>
    <w:rsid w:val="00EC4B7F"/>
    <w:rsid w:val="00EC552F"/>
    <w:rsid w:val="00ED03AB"/>
    <w:rsid w:val="00ED04DE"/>
    <w:rsid w:val="00ED0AA8"/>
    <w:rsid w:val="00ED0CED"/>
    <w:rsid w:val="00ED1490"/>
    <w:rsid w:val="00ED1A5E"/>
    <w:rsid w:val="00ED215C"/>
    <w:rsid w:val="00ED21E8"/>
    <w:rsid w:val="00ED254C"/>
    <w:rsid w:val="00ED290F"/>
    <w:rsid w:val="00ED38B1"/>
    <w:rsid w:val="00ED3CEE"/>
    <w:rsid w:val="00ED3F6E"/>
    <w:rsid w:val="00ED477D"/>
    <w:rsid w:val="00ED4FA0"/>
    <w:rsid w:val="00ED581A"/>
    <w:rsid w:val="00ED5B57"/>
    <w:rsid w:val="00ED65B6"/>
    <w:rsid w:val="00ED6E84"/>
    <w:rsid w:val="00EE1234"/>
    <w:rsid w:val="00EE148B"/>
    <w:rsid w:val="00EE2B2D"/>
    <w:rsid w:val="00EE6590"/>
    <w:rsid w:val="00EE6BC6"/>
    <w:rsid w:val="00EE6DFD"/>
    <w:rsid w:val="00EE75B1"/>
    <w:rsid w:val="00EE7901"/>
    <w:rsid w:val="00EE7ABF"/>
    <w:rsid w:val="00EF0A6C"/>
    <w:rsid w:val="00EF25A5"/>
    <w:rsid w:val="00EF4102"/>
    <w:rsid w:val="00EF5270"/>
    <w:rsid w:val="00EF5CF4"/>
    <w:rsid w:val="00EF5DF6"/>
    <w:rsid w:val="00EF691E"/>
    <w:rsid w:val="00EF6A50"/>
    <w:rsid w:val="00EF7E20"/>
    <w:rsid w:val="00F00E09"/>
    <w:rsid w:val="00F01345"/>
    <w:rsid w:val="00F02AD3"/>
    <w:rsid w:val="00F02DEE"/>
    <w:rsid w:val="00F030A3"/>
    <w:rsid w:val="00F03A15"/>
    <w:rsid w:val="00F03DBF"/>
    <w:rsid w:val="00F04A80"/>
    <w:rsid w:val="00F064D6"/>
    <w:rsid w:val="00F10510"/>
    <w:rsid w:val="00F105DD"/>
    <w:rsid w:val="00F119C4"/>
    <w:rsid w:val="00F120D2"/>
    <w:rsid w:val="00F1347E"/>
    <w:rsid w:val="00F135B1"/>
    <w:rsid w:val="00F13810"/>
    <w:rsid w:val="00F15E48"/>
    <w:rsid w:val="00F1634E"/>
    <w:rsid w:val="00F169BD"/>
    <w:rsid w:val="00F16AF2"/>
    <w:rsid w:val="00F1709E"/>
    <w:rsid w:val="00F17671"/>
    <w:rsid w:val="00F17AA2"/>
    <w:rsid w:val="00F20575"/>
    <w:rsid w:val="00F205F2"/>
    <w:rsid w:val="00F20B8E"/>
    <w:rsid w:val="00F217BB"/>
    <w:rsid w:val="00F21880"/>
    <w:rsid w:val="00F22205"/>
    <w:rsid w:val="00F23C2F"/>
    <w:rsid w:val="00F24827"/>
    <w:rsid w:val="00F25680"/>
    <w:rsid w:val="00F257B3"/>
    <w:rsid w:val="00F258BD"/>
    <w:rsid w:val="00F275AA"/>
    <w:rsid w:val="00F3006F"/>
    <w:rsid w:val="00F30D19"/>
    <w:rsid w:val="00F320B5"/>
    <w:rsid w:val="00F337CD"/>
    <w:rsid w:val="00F34057"/>
    <w:rsid w:val="00F34679"/>
    <w:rsid w:val="00F34D95"/>
    <w:rsid w:val="00F353BE"/>
    <w:rsid w:val="00F3545E"/>
    <w:rsid w:val="00F35779"/>
    <w:rsid w:val="00F367A0"/>
    <w:rsid w:val="00F36888"/>
    <w:rsid w:val="00F37557"/>
    <w:rsid w:val="00F43696"/>
    <w:rsid w:val="00F43AE4"/>
    <w:rsid w:val="00F4437A"/>
    <w:rsid w:val="00F444D2"/>
    <w:rsid w:val="00F44AC2"/>
    <w:rsid w:val="00F44D7C"/>
    <w:rsid w:val="00F45661"/>
    <w:rsid w:val="00F459B1"/>
    <w:rsid w:val="00F4611B"/>
    <w:rsid w:val="00F46865"/>
    <w:rsid w:val="00F50B63"/>
    <w:rsid w:val="00F52006"/>
    <w:rsid w:val="00F522F2"/>
    <w:rsid w:val="00F52A95"/>
    <w:rsid w:val="00F537F4"/>
    <w:rsid w:val="00F539AE"/>
    <w:rsid w:val="00F55B96"/>
    <w:rsid w:val="00F567D3"/>
    <w:rsid w:val="00F56BCD"/>
    <w:rsid w:val="00F57958"/>
    <w:rsid w:val="00F60F09"/>
    <w:rsid w:val="00F60FC4"/>
    <w:rsid w:val="00F6350A"/>
    <w:rsid w:val="00F6377C"/>
    <w:rsid w:val="00F63844"/>
    <w:rsid w:val="00F63D40"/>
    <w:rsid w:val="00F647B6"/>
    <w:rsid w:val="00F6752A"/>
    <w:rsid w:val="00F7135C"/>
    <w:rsid w:val="00F71455"/>
    <w:rsid w:val="00F71B7A"/>
    <w:rsid w:val="00F7249E"/>
    <w:rsid w:val="00F74F55"/>
    <w:rsid w:val="00F75D39"/>
    <w:rsid w:val="00F767AB"/>
    <w:rsid w:val="00F77338"/>
    <w:rsid w:val="00F7764E"/>
    <w:rsid w:val="00F8076E"/>
    <w:rsid w:val="00F80875"/>
    <w:rsid w:val="00F8088A"/>
    <w:rsid w:val="00F80AFE"/>
    <w:rsid w:val="00F80BFD"/>
    <w:rsid w:val="00F80D72"/>
    <w:rsid w:val="00F8250D"/>
    <w:rsid w:val="00F82EF5"/>
    <w:rsid w:val="00F854D3"/>
    <w:rsid w:val="00F85D9C"/>
    <w:rsid w:val="00F8733B"/>
    <w:rsid w:val="00F87FA5"/>
    <w:rsid w:val="00F90FAC"/>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1DED"/>
    <w:rsid w:val="00FC3566"/>
    <w:rsid w:val="00FC390C"/>
    <w:rsid w:val="00FC42AB"/>
    <w:rsid w:val="00FC4C51"/>
    <w:rsid w:val="00FD1B7F"/>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0187"/>
    <w:rsid w:val="00FF1734"/>
    <w:rsid w:val="00FF2051"/>
    <w:rsid w:val="00FF22EA"/>
    <w:rsid w:val="00FF256E"/>
    <w:rsid w:val="00FF33E1"/>
    <w:rsid w:val="00FF4DEC"/>
    <w:rsid w:val="00FF7AE3"/>
    <w:rsid w:val="00FF7AF3"/>
    <w:rsid w:val="0110F3FD"/>
    <w:rsid w:val="01229B69"/>
    <w:rsid w:val="0127E43D"/>
    <w:rsid w:val="016D0C44"/>
    <w:rsid w:val="01718275"/>
    <w:rsid w:val="018A9121"/>
    <w:rsid w:val="01B8945B"/>
    <w:rsid w:val="01C05373"/>
    <w:rsid w:val="01F35067"/>
    <w:rsid w:val="02374809"/>
    <w:rsid w:val="023A2E65"/>
    <w:rsid w:val="025C4F2F"/>
    <w:rsid w:val="0270E5A4"/>
    <w:rsid w:val="02887808"/>
    <w:rsid w:val="02A6C2C9"/>
    <w:rsid w:val="02B77EAA"/>
    <w:rsid w:val="02B97F04"/>
    <w:rsid w:val="02DA671E"/>
    <w:rsid w:val="02ED4942"/>
    <w:rsid w:val="02F73729"/>
    <w:rsid w:val="034ED520"/>
    <w:rsid w:val="0379CCF4"/>
    <w:rsid w:val="0381CA53"/>
    <w:rsid w:val="0394966F"/>
    <w:rsid w:val="039D5532"/>
    <w:rsid w:val="03C6A133"/>
    <w:rsid w:val="03C77CE9"/>
    <w:rsid w:val="03E4281E"/>
    <w:rsid w:val="03E67E3D"/>
    <w:rsid w:val="03FCBD81"/>
    <w:rsid w:val="04544565"/>
    <w:rsid w:val="045DA804"/>
    <w:rsid w:val="04753676"/>
    <w:rsid w:val="04B4A8AC"/>
    <w:rsid w:val="04D1148A"/>
    <w:rsid w:val="04E32684"/>
    <w:rsid w:val="0506D4AD"/>
    <w:rsid w:val="05377B03"/>
    <w:rsid w:val="0580DC62"/>
    <w:rsid w:val="05C7DAB8"/>
    <w:rsid w:val="05D5AFFE"/>
    <w:rsid w:val="060AB5CA"/>
    <w:rsid w:val="060F0B3D"/>
    <w:rsid w:val="061074BF"/>
    <w:rsid w:val="0669F0F9"/>
    <w:rsid w:val="068360AA"/>
    <w:rsid w:val="0697C975"/>
    <w:rsid w:val="069DFC6A"/>
    <w:rsid w:val="06CB4F15"/>
    <w:rsid w:val="0771266C"/>
    <w:rsid w:val="077A0316"/>
    <w:rsid w:val="078D853C"/>
    <w:rsid w:val="07949B93"/>
    <w:rsid w:val="07A5F62B"/>
    <w:rsid w:val="0829FA5C"/>
    <w:rsid w:val="086DB4F5"/>
    <w:rsid w:val="086FCA25"/>
    <w:rsid w:val="08738AF0"/>
    <w:rsid w:val="08C02BF4"/>
    <w:rsid w:val="08DB4C7C"/>
    <w:rsid w:val="0913840A"/>
    <w:rsid w:val="09494AB0"/>
    <w:rsid w:val="0979D8FA"/>
    <w:rsid w:val="0985B68E"/>
    <w:rsid w:val="09ADA5CB"/>
    <w:rsid w:val="09DC6CAE"/>
    <w:rsid w:val="0A61E852"/>
    <w:rsid w:val="0AC7A4A2"/>
    <w:rsid w:val="0ACE4B3C"/>
    <w:rsid w:val="0AEAB296"/>
    <w:rsid w:val="0B441852"/>
    <w:rsid w:val="0B54BBE4"/>
    <w:rsid w:val="0B7A2E4E"/>
    <w:rsid w:val="0BAF9CBE"/>
    <w:rsid w:val="0BC287FB"/>
    <w:rsid w:val="0BC803CA"/>
    <w:rsid w:val="0C13E1B6"/>
    <w:rsid w:val="0C1CF9D1"/>
    <w:rsid w:val="0C510E9C"/>
    <w:rsid w:val="0CC73FB3"/>
    <w:rsid w:val="0CDC987E"/>
    <w:rsid w:val="0CF6BC4F"/>
    <w:rsid w:val="0D0ADC3C"/>
    <w:rsid w:val="0D31A766"/>
    <w:rsid w:val="0D5E07B0"/>
    <w:rsid w:val="0D9B48CF"/>
    <w:rsid w:val="0DB1B41F"/>
    <w:rsid w:val="0E847B55"/>
    <w:rsid w:val="0EBF047B"/>
    <w:rsid w:val="0ECDE1C5"/>
    <w:rsid w:val="0EDDBBA8"/>
    <w:rsid w:val="0F00E480"/>
    <w:rsid w:val="0F07DD10"/>
    <w:rsid w:val="0F1DCC64"/>
    <w:rsid w:val="0F3854F8"/>
    <w:rsid w:val="0F4A3ACA"/>
    <w:rsid w:val="0F5DDC67"/>
    <w:rsid w:val="0F9583A6"/>
    <w:rsid w:val="0FCE45B6"/>
    <w:rsid w:val="1010046A"/>
    <w:rsid w:val="101483FF"/>
    <w:rsid w:val="10314F88"/>
    <w:rsid w:val="1039C1EC"/>
    <w:rsid w:val="104A6DBB"/>
    <w:rsid w:val="108D769D"/>
    <w:rsid w:val="10B30833"/>
    <w:rsid w:val="10C81E84"/>
    <w:rsid w:val="10CBB8E4"/>
    <w:rsid w:val="111ED3C9"/>
    <w:rsid w:val="1121395B"/>
    <w:rsid w:val="1127B270"/>
    <w:rsid w:val="114002E2"/>
    <w:rsid w:val="11455B57"/>
    <w:rsid w:val="115A21D2"/>
    <w:rsid w:val="11A366D5"/>
    <w:rsid w:val="11AAD1A4"/>
    <w:rsid w:val="11C4B6C4"/>
    <w:rsid w:val="123A4DA4"/>
    <w:rsid w:val="1255CD5A"/>
    <w:rsid w:val="12820F56"/>
    <w:rsid w:val="12882628"/>
    <w:rsid w:val="128D5826"/>
    <w:rsid w:val="128E2DBF"/>
    <w:rsid w:val="12B399E4"/>
    <w:rsid w:val="12B50C56"/>
    <w:rsid w:val="12B770BB"/>
    <w:rsid w:val="12F15BA6"/>
    <w:rsid w:val="131AAADF"/>
    <w:rsid w:val="13398B2F"/>
    <w:rsid w:val="133CF3D0"/>
    <w:rsid w:val="1347F3E9"/>
    <w:rsid w:val="13A820E4"/>
    <w:rsid w:val="13CD0F06"/>
    <w:rsid w:val="14184B73"/>
    <w:rsid w:val="14229FFB"/>
    <w:rsid w:val="14250865"/>
    <w:rsid w:val="144107C6"/>
    <w:rsid w:val="144BB853"/>
    <w:rsid w:val="14563956"/>
    <w:rsid w:val="1479682B"/>
    <w:rsid w:val="14AFE909"/>
    <w:rsid w:val="1533E502"/>
    <w:rsid w:val="1541A320"/>
    <w:rsid w:val="1585A35E"/>
    <w:rsid w:val="15CEE721"/>
    <w:rsid w:val="15D60379"/>
    <w:rsid w:val="15D9AE86"/>
    <w:rsid w:val="15E5526D"/>
    <w:rsid w:val="15F3D337"/>
    <w:rsid w:val="1608447D"/>
    <w:rsid w:val="160C6A87"/>
    <w:rsid w:val="162AE807"/>
    <w:rsid w:val="164F7C6D"/>
    <w:rsid w:val="16608620"/>
    <w:rsid w:val="167949C6"/>
    <w:rsid w:val="16B275C6"/>
    <w:rsid w:val="17028C08"/>
    <w:rsid w:val="17582A95"/>
    <w:rsid w:val="177B83A7"/>
    <w:rsid w:val="179DC07C"/>
    <w:rsid w:val="17E5A352"/>
    <w:rsid w:val="182D4F79"/>
    <w:rsid w:val="1889026A"/>
    <w:rsid w:val="189647C5"/>
    <w:rsid w:val="18C13790"/>
    <w:rsid w:val="18C34BB3"/>
    <w:rsid w:val="190352EF"/>
    <w:rsid w:val="192FC0E9"/>
    <w:rsid w:val="1947BD1F"/>
    <w:rsid w:val="196D35FA"/>
    <w:rsid w:val="19913646"/>
    <w:rsid w:val="19CE5170"/>
    <w:rsid w:val="1A011351"/>
    <w:rsid w:val="1A1018B2"/>
    <w:rsid w:val="1A28D0A9"/>
    <w:rsid w:val="1A36C6E5"/>
    <w:rsid w:val="1A830AFE"/>
    <w:rsid w:val="1AEF2926"/>
    <w:rsid w:val="1B337DC4"/>
    <w:rsid w:val="1B3CCC74"/>
    <w:rsid w:val="1B54107C"/>
    <w:rsid w:val="1BA92F23"/>
    <w:rsid w:val="1BDEF169"/>
    <w:rsid w:val="1BF21C13"/>
    <w:rsid w:val="1BFECE9A"/>
    <w:rsid w:val="1C0B8E6E"/>
    <w:rsid w:val="1C5C83E0"/>
    <w:rsid w:val="1C6BE74E"/>
    <w:rsid w:val="1C72557A"/>
    <w:rsid w:val="1CF8EDC1"/>
    <w:rsid w:val="1D07BE89"/>
    <w:rsid w:val="1D1C3D82"/>
    <w:rsid w:val="1DAAE026"/>
    <w:rsid w:val="1DB8831A"/>
    <w:rsid w:val="1DC85891"/>
    <w:rsid w:val="1DCA8F78"/>
    <w:rsid w:val="1E1AD7E4"/>
    <w:rsid w:val="1E1CB4CC"/>
    <w:rsid w:val="1E388A79"/>
    <w:rsid w:val="1E53C393"/>
    <w:rsid w:val="1EABC725"/>
    <w:rsid w:val="1EF3E602"/>
    <w:rsid w:val="1F046FA4"/>
    <w:rsid w:val="1F1B31C0"/>
    <w:rsid w:val="1F23A0C5"/>
    <w:rsid w:val="1F3C1D40"/>
    <w:rsid w:val="2001F21E"/>
    <w:rsid w:val="202244E9"/>
    <w:rsid w:val="203B3107"/>
    <w:rsid w:val="20542BA1"/>
    <w:rsid w:val="205DF4CF"/>
    <w:rsid w:val="2087C4E2"/>
    <w:rsid w:val="208C65DC"/>
    <w:rsid w:val="20A2B8BF"/>
    <w:rsid w:val="20A56160"/>
    <w:rsid w:val="20D0A8E5"/>
    <w:rsid w:val="21065FAC"/>
    <w:rsid w:val="21595DD9"/>
    <w:rsid w:val="215A6333"/>
    <w:rsid w:val="215FBDB2"/>
    <w:rsid w:val="21637954"/>
    <w:rsid w:val="219FD1F6"/>
    <w:rsid w:val="21E10285"/>
    <w:rsid w:val="22071415"/>
    <w:rsid w:val="2212742D"/>
    <w:rsid w:val="2244A54F"/>
    <w:rsid w:val="225BB65D"/>
    <w:rsid w:val="2262A091"/>
    <w:rsid w:val="2267415D"/>
    <w:rsid w:val="22711ECB"/>
    <w:rsid w:val="2295A665"/>
    <w:rsid w:val="229B515B"/>
    <w:rsid w:val="22D18389"/>
    <w:rsid w:val="22DCA4C6"/>
    <w:rsid w:val="22F0D7F1"/>
    <w:rsid w:val="231C99E3"/>
    <w:rsid w:val="2364C396"/>
    <w:rsid w:val="236D1583"/>
    <w:rsid w:val="237DF057"/>
    <w:rsid w:val="23CEC444"/>
    <w:rsid w:val="23D08BB4"/>
    <w:rsid w:val="23D1F158"/>
    <w:rsid w:val="23E9E527"/>
    <w:rsid w:val="23F691B5"/>
    <w:rsid w:val="2417096C"/>
    <w:rsid w:val="2431927C"/>
    <w:rsid w:val="2451C70B"/>
    <w:rsid w:val="249ABED1"/>
    <w:rsid w:val="249DCBFC"/>
    <w:rsid w:val="24A7BCE6"/>
    <w:rsid w:val="24B4825B"/>
    <w:rsid w:val="24C50E2E"/>
    <w:rsid w:val="24D56419"/>
    <w:rsid w:val="24EDCDF4"/>
    <w:rsid w:val="24EF0293"/>
    <w:rsid w:val="2535197B"/>
    <w:rsid w:val="257F25B9"/>
    <w:rsid w:val="259E74F8"/>
    <w:rsid w:val="25AFB22F"/>
    <w:rsid w:val="25B8E865"/>
    <w:rsid w:val="25C604F4"/>
    <w:rsid w:val="25E6039F"/>
    <w:rsid w:val="2629354C"/>
    <w:rsid w:val="26586CAB"/>
    <w:rsid w:val="2660A69D"/>
    <w:rsid w:val="267B036D"/>
    <w:rsid w:val="267CFFB4"/>
    <w:rsid w:val="26C7B42E"/>
    <w:rsid w:val="27195D72"/>
    <w:rsid w:val="273AA5F5"/>
    <w:rsid w:val="276D15A0"/>
    <w:rsid w:val="2797D380"/>
    <w:rsid w:val="27AFBC49"/>
    <w:rsid w:val="27DA03E0"/>
    <w:rsid w:val="2825F612"/>
    <w:rsid w:val="28530FC8"/>
    <w:rsid w:val="2860FB46"/>
    <w:rsid w:val="28AD9434"/>
    <w:rsid w:val="28C07E32"/>
    <w:rsid w:val="28EBC7F5"/>
    <w:rsid w:val="28F23B69"/>
    <w:rsid w:val="28F2BA10"/>
    <w:rsid w:val="28F64C81"/>
    <w:rsid w:val="29032EF3"/>
    <w:rsid w:val="290337D8"/>
    <w:rsid w:val="2918D5E2"/>
    <w:rsid w:val="29899B4D"/>
    <w:rsid w:val="29DB4C81"/>
    <w:rsid w:val="29E29F5F"/>
    <w:rsid w:val="2A0BBD3F"/>
    <w:rsid w:val="2A236AFB"/>
    <w:rsid w:val="2A2EE18D"/>
    <w:rsid w:val="2A76110E"/>
    <w:rsid w:val="2A7CA8FE"/>
    <w:rsid w:val="2A8D1E44"/>
    <w:rsid w:val="2B1333D0"/>
    <w:rsid w:val="2B49ED71"/>
    <w:rsid w:val="2BA4238B"/>
    <w:rsid w:val="2BC9B193"/>
    <w:rsid w:val="2BDAAFEC"/>
    <w:rsid w:val="2BE62979"/>
    <w:rsid w:val="2BF8B34D"/>
    <w:rsid w:val="2C04B870"/>
    <w:rsid w:val="2C66ABD9"/>
    <w:rsid w:val="2C838B09"/>
    <w:rsid w:val="2C8A3158"/>
    <w:rsid w:val="2C8C30A3"/>
    <w:rsid w:val="2CA56FA7"/>
    <w:rsid w:val="2CCA18C2"/>
    <w:rsid w:val="2CCA5A45"/>
    <w:rsid w:val="2D1A3123"/>
    <w:rsid w:val="2D1CF1A2"/>
    <w:rsid w:val="2D1E0777"/>
    <w:rsid w:val="2D2477A1"/>
    <w:rsid w:val="2D3D53F5"/>
    <w:rsid w:val="2D4DE6FD"/>
    <w:rsid w:val="2D5A48AB"/>
    <w:rsid w:val="2D7BB050"/>
    <w:rsid w:val="2D887DBA"/>
    <w:rsid w:val="2DB62949"/>
    <w:rsid w:val="2DC4B541"/>
    <w:rsid w:val="2DF2F87C"/>
    <w:rsid w:val="2E1E1FBA"/>
    <w:rsid w:val="2E34DC7E"/>
    <w:rsid w:val="2E372E74"/>
    <w:rsid w:val="2E567196"/>
    <w:rsid w:val="2E8B6C15"/>
    <w:rsid w:val="2ED7D8FC"/>
    <w:rsid w:val="2F44912A"/>
    <w:rsid w:val="2F7A14F1"/>
    <w:rsid w:val="2F8BBB21"/>
    <w:rsid w:val="2FA67BDA"/>
    <w:rsid w:val="2FAD6832"/>
    <w:rsid w:val="2FBB4235"/>
    <w:rsid w:val="2FC12CE6"/>
    <w:rsid w:val="2FC1625E"/>
    <w:rsid w:val="2FD17682"/>
    <w:rsid w:val="30486F3F"/>
    <w:rsid w:val="3089C3A3"/>
    <w:rsid w:val="3091666A"/>
    <w:rsid w:val="30B40E46"/>
    <w:rsid w:val="314CE112"/>
    <w:rsid w:val="318E7C77"/>
    <w:rsid w:val="31B6F53C"/>
    <w:rsid w:val="31C0BFF9"/>
    <w:rsid w:val="31EBA545"/>
    <w:rsid w:val="32F156A1"/>
    <w:rsid w:val="3307F956"/>
    <w:rsid w:val="3313101F"/>
    <w:rsid w:val="33279DDB"/>
    <w:rsid w:val="334EB4FE"/>
    <w:rsid w:val="335A4661"/>
    <w:rsid w:val="336E55CD"/>
    <w:rsid w:val="338EC54D"/>
    <w:rsid w:val="33B1A447"/>
    <w:rsid w:val="33C400F5"/>
    <w:rsid w:val="342861D5"/>
    <w:rsid w:val="344AD8A3"/>
    <w:rsid w:val="3451B2A5"/>
    <w:rsid w:val="34537A66"/>
    <w:rsid w:val="34682DAB"/>
    <w:rsid w:val="3470914E"/>
    <w:rsid w:val="348D9BB8"/>
    <w:rsid w:val="34904893"/>
    <w:rsid w:val="349E2AA3"/>
    <w:rsid w:val="34A220CA"/>
    <w:rsid w:val="34C85BF3"/>
    <w:rsid w:val="351544B2"/>
    <w:rsid w:val="352556F5"/>
    <w:rsid w:val="35845AF5"/>
    <w:rsid w:val="35EF3810"/>
    <w:rsid w:val="36098BC3"/>
    <w:rsid w:val="36105275"/>
    <w:rsid w:val="362EDA5A"/>
    <w:rsid w:val="36350B39"/>
    <w:rsid w:val="36623D26"/>
    <w:rsid w:val="36A4496E"/>
    <w:rsid w:val="3710A29D"/>
    <w:rsid w:val="372509F2"/>
    <w:rsid w:val="37583654"/>
    <w:rsid w:val="375C8019"/>
    <w:rsid w:val="37822B28"/>
    <w:rsid w:val="3785EA29"/>
    <w:rsid w:val="378B65DA"/>
    <w:rsid w:val="37A62F6C"/>
    <w:rsid w:val="37C5C73B"/>
    <w:rsid w:val="37E28848"/>
    <w:rsid w:val="37F42ABE"/>
    <w:rsid w:val="3839BA11"/>
    <w:rsid w:val="383BF65B"/>
    <w:rsid w:val="385C781E"/>
    <w:rsid w:val="38ADB5C9"/>
    <w:rsid w:val="38B4B6DB"/>
    <w:rsid w:val="38CD2712"/>
    <w:rsid w:val="38CF401A"/>
    <w:rsid w:val="38DED8D6"/>
    <w:rsid w:val="391DEC80"/>
    <w:rsid w:val="395247DE"/>
    <w:rsid w:val="3963BFB5"/>
    <w:rsid w:val="399E7D0E"/>
    <w:rsid w:val="39B2D7B8"/>
    <w:rsid w:val="39B7B66B"/>
    <w:rsid w:val="3A426192"/>
    <w:rsid w:val="3A7F04DA"/>
    <w:rsid w:val="3ABDF8E6"/>
    <w:rsid w:val="3ACC93D9"/>
    <w:rsid w:val="3ACDAD51"/>
    <w:rsid w:val="3AEAFF4B"/>
    <w:rsid w:val="3AEE3F5F"/>
    <w:rsid w:val="3B064DED"/>
    <w:rsid w:val="3B37D039"/>
    <w:rsid w:val="3B50D3C5"/>
    <w:rsid w:val="3B7E6A96"/>
    <w:rsid w:val="3B7F910F"/>
    <w:rsid w:val="3B9FD443"/>
    <w:rsid w:val="3BF4DE9E"/>
    <w:rsid w:val="3BF93DF9"/>
    <w:rsid w:val="3C1C09BE"/>
    <w:rsid w:val="3C68215B"/>
    <w:rsid w:val="3D02B91F"/>
    <w:rsid w:val="3D79DC47"/>
    <w:rsid w:val="3D7C3555"/>
    <w:rsid w:val="3D7E4F7D"/>
    <w:rsid w:val="3D9940DD"/>
    <w:rsid w:val="3D9D6D1F"/>
    <w:rsid w:val="3DF768EA"/>
    <w:rsid w:val="3E36E9C2"/>
    <w:rsid w:val="3E571DAA"/>
    <w:rsid w:val="3E611B27"/>
    <w:rsid w:val="3E725D0C"/>
    <w:rsid w:val="3E732408"/>
    <w:rsid w:val="3E75A8E1"/>
    <w:rsid w:val="3EB712E9"/>
    <w:rsid w:val="3EBA672C"/>
    <w:rsid w:val="3EC173B9"/>
    <w:rsid w:val="3EC3C3F5"/>
    <w:rsid w:val="3EE7A804"/>
    <w:rsid w:val="3EFEA252"/>
    <w:rsid w:val="3F070121"/>
    <w:rsid w:val="3F4569BB"/>
    <w:rsid w:val="3F4F6EDB"/>
    <w:rsid w:val="3F59558E"/>
    <w:rsid w:val="3F959035"/>
    <w:rsid w:val="3F9CDD9E"/>
    <w:rsid w:val="3FAE1183"/>
    <w:rsid w:val="3FAF51C6"/>
    <w:rsid w:val="3FF24B57"/>
    <w:rsid w:val="400E80EC"/>
    <w:rsid w:val="4022A02B"/>
    <w:rsid w:val="402415EE"/>
    <w:rsid w:val="408FFA44"/>
    <w:rsid w:val="40D80B91"/>
    <w:rsid w:val="40DCD094"/>
    <w:rsid w:val="40EB8C0E"/>
    <w:rsid w:val="40FFB1E3"/>
    <w:rsid w:val="41096F7D"/>
    <w:rsid w:val="41394484"/>
    <w:rsid w:val="414E4F1B"/>
    <w:rsid w:val="417162F0"/>
    <w:rsid w:val="41B150EE"/>
    <w:rsid w:val="420FD3C3"/>
    <w:rsid w:val="425AF210"/>
    <w:rsid w:val="427150CA"/>
    <w:rsid w:val="4277D49B"/>
    <w:rsid w:val="42820141"/>
    <w:rsid w:val="42BFB40A"/>
    <w:rsid w:val="42DAF31C"/>
    <w:rsid w:val="435D9ABE"/>
    <w:rsid w:val="439805DC"/>
    <w:rsid w:val="4398EDB9"/>
    <w:rsid w:val="43A061AC"/>
    <w:rsid w:val="43A5E594"/>
    <w:rsid w:val="43C21711"/>
    <w:rsid w:val="43FADCB8"/>
    <w:rsid w:val="445B57B6"/>
    <w:rsid w:val="447731F7"/>
    <w:rsid w:val="44B5B180"/>
    <w:rsid w:val="44DD47A8"/>
    <w:rsid w:val="44E94FA0"/>
    <w:rsid w:val="44F97E0D"/>
    <w:rsid w:val="451294E0"/>
    <w:rsid w:val="4520937C"/>
    <w:rsid w:val="4536AF95"/>
    <w:rsid w:val="453776B1"/>
    <w:rsid w:val="457E04A6"/>
    <w:rsid w:val="45859C6F"/>
    <w:rsid w:val="45B0F56A"/>
    <w:rsid w:val="45B41844"/>
    <w:rsid w:val="45CA9C93"/>
    <w:rsid w:val="45DF1BBE"/>
    <w:rsid w:val="465F05B4"/>
    <w:rsid w:val="466A7690"/>
    <w:rsid w:val="46750B73"/>
    <w:rsid w:val="46785A11"/>
    <w:rsid w:val="46C3AA6F"/>
    <w:rsid w:val="46CCE3A4"/>
    <w:rsid w:val="46D81B73"/>
    <w:rsid w:val="46E9B8EE"/>
    <w:rsid w:val="46FAC0A0"/>
    <w:rsid w:val="472A59F6"/>
    <w:rsid w:val="473B3B90"/>
    <w:rsid w:val="4761BE18"/>
    <w:rsid w:val="476AA103"/>
    <w:rsid w:val="4796E8C2"/>
    <w:rsid w:val="47C27C7A"/>
    <w:rsid w:val="47F85046"/>
    <w:rsid w:val="4852E76F"/>
    <w:rsid w:val="48870670"/>
    <w:rsid w:val="48A47A28"/>
    <w:rsid w:val="48BB4B98"/>
    <w:rsid w:val="48D69C2B"/>
    <w:rsid w:val="495DD881"/>
    <w:rsid w:val="49697065"/>
    <w:rsid w:val="49B52CB5"/>
    <w:rsid w:val="49B5A5D5"/>
    <w:rsid w:val="49BB5073"/>
    <w:rsid w:val="49F2F8E3"/>
    <w:rsid w:val="49FF3550"/>
    <w:rsid w:val="4A234BBD"/>
    <w:rsid w:val="4A39BBC4"/>
    <w:rsid w:val="4A47C503"/>
    <w:rsid w:val="4A8A84EF"/>
    <w:rsid w:val="4AAD9D5D"/>
    <w:rsid w:val="4AF87A4E"/>
    <w:rsid w:val="4B7F84CF"/>
    <w:rsid w:val="4B8CC8D4"/>
    <w:rsid w:val="4B9E8550"/>
    <w:rsid w:val="4BA51218"/>
    <w:rsid w:val="4BB8846B"/>
    <w:rsid w:val="4BCEA870"/>
    <w:rsid w:val="4C2D91AA"/>
    <w:rsid w:val="4C497053"/>
    <w:rsid w:val="4C589603"/>
    <w:rsid w:val="4CB7E6F1"/>
    <w:rsid w:val="4CD1D4A7"/>
    <w:rsid w:val="4CE99AEB"/>
    <w:rsid w:val="4D08A016"/>
    <w:rsid w:val="4D0B2410"/>
    <w:rsid w:val="4D1C2E95"/>
    <w:rsid w:val="4D5ED9C0"/>
    <w:rsid w:val="4D7D1ACD"/>
    <w:rsid w:val="4D8AD6B9"/>
    <w:rsid w:val="4D911062"/>
    <w:rsid w:val="4DC57ADD"/>
    <w:rsid w:val="4DCCC17D"/>
    <w:rsid w:val="4E02657E"/>
    <w:rsid w:val="4E144AD8"/>
    <w:rsid w:val="4E2620CA"/>
    <w:rsid w:val="4E32854C"/>
    <w:rsid w:val="4E49982F"/>
    <w:rsid w:val="4E4F5C8C"/>
    <w:rsid w:val="4E83300D"/>
    <w:rsid w:val="4E8B325F"/>
    <w:rsid w:val="4E988685"/>
    <w:rsid w:val="4EB6EB32"/>
    <w:rsid w:val="4EB82453"/>
    <w:rsid w:val="4EBBE13A"/>
    <w:rsid w:val="4EC1D06D"/>
    <w:rsid w:val="4ECC2E8A"/>
    <w:rsid w:val="4ED4BDA1"/>
    <w:rsid w:val="4F028C33"/>
    <w:rsid w:val="4F1B5ADC"/>
    <w:rsid w:val="4F7681B3"/>
    <w:rsid w:val="4F858D53"/>
    <w:rsid w:val="4F8AA6B0"/>
    <w:rsid w:val="4FB6160D"/>
    <w:rsid w:val="4FF1FB19"/>
    <w:rsid w:val="502F0032"/>
    <w:rsid w:val="510414B0"/>
    <w:rsid w:val="5141DC50"/>
    <w:rsid w:val="514D538C"/>
    <w:rsid w:val="516BA8FB"/>
    <w:rsid w:val="51BB6DB7"/>
    <w:rsid w:val="51F039DD"/>
    <w:rsid w:val="521BAF91"/>
    <w:rsid w:val="522EBE38"/>
    <w:rsid w:val="523D4B85"/>
    <w:rsid w:val="5258EAD5"/>
    <w:rsid w:val="527CBB74"/>
    <w:rsid w:val="5288C74B"/>
    <w:rsid w:val="52BD5400"/>
    <w:rsid w:val="52C8C91B"/>
    <w:rsid w:val="52D02962"/>
    <w:rsid w:val="52F1ED47"/>
    <w:rsid w:val="52F452BA"/>
    <w:rsid w:val="531A9C5A"/>
    <w:rsid w:val="532F026A"/>
    <w:rsid w:val="5333420F"/>
    <w:rsid w:val="53388F88"/>
    <w:rsid w:val="53EE9F8B"/>
    <w:rsid w:val="53FCB026"/>
    <w:rsid w:val="53FD2F04"/>
    <w:rsid w:val="543A7557"/>
    <w:rsid w:val="545190D6"/>
    <w:rsid w:val="548FCAB3"/>
    <w:rsid w:val="54A6449A"/>
    <w:rsid w:val="54D70B18"/>
    <w:rsid w:val="551FEF8F"/>
    <w:rsid w:val="55283DD4"/>
    <w:rsid w:val="555F4AE2"/>
    <w:rsid w:val="55854FA4"/>
    <w:rsid w:val="55BE02DD"/>
    <w:rsid w:val="561CEEDC"/>
    <w:rsid w:val="565EE0C4"/>
    <w:rsid w:val="566A7744"/>
    <w:rsid w:val="568E3453"/>
    <w:rsid w:val="56B375BE"/>
    <w:rsid w:val="56FFD66D"/>
    <w:rsid w:val="571666D1"/>
    <w:rsid w:val="57318A9E"/>
    <w:rsid w:val="57375925"/>
    <w:rsid w:val="5791F1B9"/>
    <w:rsid w:val="57B8BC48"/>
    <w:rsid w:val="57D74281"/>
    <w:rsid w:val="57E6D82B"/>
    <w:rsid w:val="57ED0540"/>
    <w:rsid w:val="580D4023"/>
    <w:rsid w:val="58573B01"/>
    <w:rsid w:val="5858C69D"/>
    <w:rsid w:val="585E055F"/>
    <w:rsid w:val="589DBF15"/>
    <w:rsid w:val="58C1DDCF"/>
    <w:rsid w:val="58D6C0F5"/>
    <w:rsid w:val="58F621DF"/>
    <w:rsid w:val="5915FB02"/>
    <w:rsid w:val="594DF5BB"/>
    <w:rsid w:val="5957CD37"/>
    <w:rsid w:val="595BE843"/>
    <w:rsid w:val="59853673"/>
    <w:rsid w:val="59CC9435"/>
    <w:rsid w:val="5A13B7A2"/>
    <w:rsid w:val="5A1F56B3"/>
    <w:rsid w:val="5A318D5A"/>
    <w:rsid w:val="5A491EF4"/>
    <w:rsid w:val="5A4DB138"/>
    <w:rsid w:val="5A51CB42"/>
    <w:rsid w:val="5A6D38BF"/>
    <w:rsid w:val="5A8CAA3D"/>
    <w:rsid w:val="5AA41E92"/>
    <w:rsid w:val="5ABE6A6F"/>
    <w:rsid w:val="5AC7E0BE"/>
    <w:rsid w:val="5B025823"/>
    <w:rsid w:val="5B28E7EB"/>
    <w:rsid w:val="5B574524"/>
    <w:rsid w:val="5B7DA8E7"/>
    <w:rsid w:val="5BA0C051"/>
    <w:rsid w:val="5BB9C965"/>
    <w:rsid w:val="5C099FAE"/>
    <w:rsid w:val="5C1EF835"/>
    <w:rsid w:val="5C23C5FA"/>
    <w:rsid w:val="5C275744"/>
    <w:rsid w:val="5C37E009"/>
    <w:rsid w:val="5C691D97"/>
    <w:rsid w:val="5C867E10"/>
    <w:rsid w:val="5CDDEA75"/>
    <w:rsid w:val="5CEA3AD6"/>
    <w:rsid w:val="5CEA7011"/>
    <w:rsid w:val="5D0550F6"/>
    <w:rsid w:val="5D0995CA"/>
    <w:rsid w:val="5D275FF8"/>
    <w:rsid w:val="5D357CC9"/>
    <w:rsid w:val="5D4BBB57"/>
    <w:rsid w:val="5D5FD011"/>
    <w:rsid w:val="5D7EB033"/>
    <w:rsid w:val="5D9AC8A1"/>
    <w:rsid w:val="5D9ED894"/>
    <w:rsid w:val="5DC62B4C"/>
    <w:rsid w:val="5DD41245"/>
    <w:rsid w:val="5DF816A0"/>
    <w:rsid w:val="5E06F0F7"/>
    <w:rsid w:val="5E20A5FE"/>
    <w:rsid w:val="5E20DD8F"/>
    <w:rsid w:val="5EB2B1C1"/>
    <w:rsid w:val="5EC45AC0"/>
    <w:rsid w:val="5EEF5391"/>
    <w:rsid w:val="5EF35276"/>
    <w:rsid w:val="5F0D048B"/>
    <w:rsid w:val="5F210F23"/>
    <w:rsid w:val="5F25CC14"/>
    <w:rsid w:val="5F8F6AD5"/>
    <w:rsid w:val="5F9A7745"/>
    <w:rsid w:val="5FB455DE"/>
    <w:rsid w:val="5FE66B97"/>
    <w:rsid w:val="5FF4D342"/>
    <w:rsid w:val="600BFE10"/>
    <w:rsid w:val="60425919"/>
    <w:rsid w:val="60A52AE5"/>
    <w:rsid w:val="613613AD"/>
    <w:rsid w:val="615697A1"/>
    <w:rsid w:val="61876EA0"/>
    <w:rsid w:val="622662A8"/>
    <w:rsid w:val="629234B0"/>
    <w:rsid w:val="629F195B"/>
    <w:rsid w:val="62A30837"/>
    <w:rsid w:val="63344927"/>
    <w:rsid w:val="6353B056"/>
    <w:rsid w:val="635A84DD"/>
    <w:rsid w:val="636B6A58"/>
    <w:rsid w:val="637EC820"/>
    <w:rsid w:val="637F487D"/>
    <w:rsid w:val="63C4A61C"/>
    <w:rsid w:val="63CD8C65"/>
    <w:rsid w:val="642EE43A"/>
    <w:rsid w:val="64460B74"/>
    <w:rsid w:val="64621E33"/>
    <w:rsid w:val="64802128"/>
    <w:rsid w:val="6498A79D"/>
    <w:rsid w:val="64B11CBD"/>
    <w:rsid w:val="64D64E0F"/>
    <w:rsid w:val="64F0978C"/>
    <w:rsid w:val="64FDDCF6"/>
    <w:rsid w:val="65D2B8B7"/>
    <w:rsid w:val="6603899C"/>
    <w:rsid w:val="662BFC92"/>
    <w:rsid w:val="66821264"/>
    <w:rsid w:val="66A698C1"/>
    <w:rsid w:val="66CB582A"/>
    <w:rsid w:val="670EA110"/>
    <w:rsid w:val="671A3622"/>
    <w:rsid w:val="67276D79"/>
    <w:rsid w:val="6790F63D"/>
    <w:rsid w:val="67B203E7"/>
    <w:rsid w:val="67FF70E0"/>
    <w:rsid w:val="6802A036"/>
    <w:rsid w:val="68373070"/>
    <w:rsid w:val="6846DF1F"/>
    <w:rsid w:val="684C46A8"/>
    <w:rsid w:val="684E6008"/>
    <w:rsid w:val="68683F64"/>
    <w:rsid w:val="686C16B3"/>
    <w:rsid w:val="689739AE"/>
    <w:rsid w:val="68A309E0"/>
    <w:rsid w:val="68F00D6E"/>
    <w:rsid w:val="68F14CE2"/>
    <w:rsid w:val="68FD4110"/>
    <w:rsid w:val="690357AC"/>
    <w:rsid w:val="6911F4D2"/>
    <w:rsid w:val="691DE71C"/>
    <w:rsid w:val="6924741A"/>
    <w:rsid w:val="69337C51"/>
    <w:rsid w:val="694DCA80"/>
    <w:rsid w:val="694E9FEF"/>
    <w:rsid w:val="69703605"/>
    <w:rsid w:val="69834EF7"/>
    <w:rsid w:val="69A08924"/>
    <w:rsid w:val="69B3F9D5"/>
    <w:rsid w:val="69C61B0D"/>
    <w:rsid w:val="69CB21E7"/>
    <w:rsid w:val="69D84AE5"/>
    <w:rsid w:val="69F9F92C"/>
    <w:rsid w:val="6A007814"/>
    <w:rsid w:val="6A066989"/>
    <w:rsid w:val="6A0759DC"/>
    <w:rsid w:val="6A1C148C"/>
    <w:rsid w:val="6A3AF4D5"/>
    <w:rsid w:val="6A3D391D"/>
    <w:rsid w:val="6AB002D7"/>
    <w:rsid w:val="6ACF441E"/>
    <w:rsid w:val="6B013685"/>
    <w:rsid w:val="6B0A79FB"/>
    <w:rsid w:val="6B1153E9"/>
    <w:rsid w:val="6B1688A2"/>
    <w:rsid w:val="6B2A847F"/>
    <w:rsid w:val="6B2CFD50"/>
    <w:rsid w:val="6B2D4EC7"/>
    <w:rsid w:val="6B766940"/>
    <w:rsid w:val="6BBB1636"/>
    <w:rsid w:val="6BD03C49"/>
    <w:rsid w:val="6BE30256"/>
    <w:rsid w:val="6BEEE4FD"/>
    <w:rsid w:val="6C58A043"/>
    <w:rsid w:val="6CDB22A7"/>
    <w:rsid w:val="6D001BDA"/>
    <w:rsid w:val="6D37201D"/>
    <w:rsid w:val="6D83D029"/>
    <w:rsid w:val="6DA5B7EE"/>
    <w:rsid w:val="6DD4F372"/>
    <w:rsid w:val="6DED59C7"/>
    <w:rsid w:val="6DF70C9D"/>
    <w:rsid w:val="6E204D82"/>
    <w:rsid w:val="6E6BAF54"/>
    <w:rsid w:val="6EE3B953"/>
    <w:rsid w:val="6F15E839"/>
    <w:rsid w:val="6F431756"/>
    <w:rsid w:val="6F7CF412"/>
    <w:rsid w:val="6F80D74C"/>
    <w:rsid w:val="6F80E275"/>
    <w:rsid w:val="6FAB31BF"/>
    <w:rsid w:val="6FB3F5EC"/>
    <w:rsid w:val="6FBECE0F"/>
    <w:rsid w:val="6FD00EDE"/>
    <w:rsid w:val="701572A4"/>
    <w:rsid w:val="70393AC4"/>
    <w:rsid w:val="703B6B0D"/>
    <w:rsid w:val="70A72787"/>
    <w:rsid w:val="70F0BD57"/>
    <w:rsid w:val="710B20EF"/>
    <w:rsid w:val="711BF0C3"/>
    <w:rsid w:val="7124BD24"/>
    <w:rsid w:val="7126EAEC"/>
    <w:rsid w:val="71448B25"/>
    <w:rsid w:val="71763D29"/>
    <w:rsid w:val="71794637"/>
    <w:rsid w:val="71881B0A"/>
    <w:rsid w:val="719BDC57"/>
    <w:rsid w:val="71A1C761"/>
    <w:rsid w:val="71A35F9D"/>
    <w:rsid w:val="71B78221"/>
    <w:rsid w:val="71BF2CF0"/>
    <w:rsid w:val="71E3C19F"/>
    <w:rsid w:val="71E555BD"/>
    <w:rsid w:val="71E9C089"/>
    <w:rsid w:val="71FB5B8D"/>
    <w:rsid w:val="7214833A"/>
    <w:rsid w:val="7236544B"/>
    <w:rsid w:val="7250834D"/>
    <w:rsid w:val="7254E84E"/>
    <w:rsid w:val="72578CCD"/>
    <w:rsid w:val="72872C0C"/>
    <w:rsid w:val="72A91872"/>
    <w:rsid w:val="72DA6D70"/>
    <w:rsid w:val="72F3A3C4"/>
    <w:rsid w:val="731C33D0"/>
    <w:rsid w:val="73373338"/>
    <w:rsid w:val="7354745E"/>
    <w:rsid w:val="735F9396"/>
    <w:rsid w:val="737F3A30"/>
    <w:rsid w:val="73C612A8"/>
    <w:rsid w:val="73CADB74"/>
    <w:rsid w:val="73E44612"/>
    <w:rsid w:val="74746A28"/>
    <w:rsid w:val="74C5BCB2"/>
    <w:rsid w:val="74CD523C"/>
    <w:rsid w:val="74D08C2A"/>
    <w:rsid w:val="74E8146E"/>
    <w:rsid w:val="74EDAAA9"/>
    <w:rsid w:val="74EE5142"/>
    <w:rsid w:val="7505733D"/>
    <w:rsid w:val="751C071C"/>
    <w:rsid w:val="752A21A3"/>
    <w:rsid w:val="7530127D"/>
    <w:rsid w:val="7579A7AB"/>
    <w:rsid w:val="757D0907"/>
    <w:rsid w:val="75E4C81B"/>
    <w:rsid w:val="75F39DBE"/>
    <w:rsid w:val="75F6BE23"/>
    <w:rsid w:val="7638243E"/>
    <w:rsid w:val="7639E690"/>
    <w:rsid w:val="764DA108"/>
    <w:rsid w:val="7652B8A8"/>
    <w:rsid w:val="765EEE4B"/>
    <w:rsid w:val="76C401B3"/>
    <w:rsid w:val="76E79081"/>
    <w:rsid w:val="770A6BFF"/>
    <w:rsid w:val="77A8918A"/>
    <w:rsid w:val="77B41AB6"/>
    <w:rsid w:val="77B89329"/>
    <w:rsid w:val="780248F1"/>
    <w:rsid w:val="782F3BD7"/>
    <w:rsid w:val="782F837A"/>
    <w:rsid w:val="785922CB"/>
    <w:rsid w:val="78A8E39A"/>
    <w:rsid w:val="78B908BA"/>
    <w:rsid w:val="78D8C86E"/>
    <w:rsid w:val="78DB7563"/>
    <w:rsid w:val="790F7538"/>
    <w:rsid w:val="79F77B42"/>
    <w:rsid w:val="7A22C8BD"/>
    <w:rsid w:val="7A3D0E6E"/>
    <w:rsid w:val="7A41286A"/>
    <w:rsid w:val="7A9A6D74"/>
    <w:rsid w:val="7AB35CD7"/>
    <w:rsid w:val="7ABC59A0"/>
    <w:rsid w:val="7AF14903"/>
    <w:rsid w:val="7AFB5288"/>
    <w:rsid w:val="7B0161FD"/>
    <w:rsid w:val="7B19F1E6"/>
    <w:rsid w:val="7B443CEF"/>
    <w:rsid w:val="7B475EAF"/>
    <w:rsid w:val="7B5AE650"/>
    <w:rsid w:val="7B611A5E"/>
    <w:rsid w:val="7B652569"/>
    <w:rsid w:val="7B8B6E2D"/>
    <w:rsid w:val="7BD274F7"/>
    <w:rsid w:val="7BFE1D8E"/>
    <w:rsid w:val="7C4A7A45"/>
    <w:rsid w:val="7C697FEF"/>
    <w:rsid w:val="7C76660B"/>
    <w:rsid w:val="7CA111BF"/>
    <w:rsid w:val="7D3A5B4E"/>
    <w:rsid w:val="7D4DCE1B"/>
    <w:rsid w:val="7D51C783"/>
    <w:rsid w:val="7D909693"/>
    <w:rsid w:val="7D9E535F"/>
    <w:rsid w:val="7DA2AAA7"/>
    <w:rsid w:val="7DDDE421"/>
    <w:rsid w:val="7E172A74"/>
    <w:rsid w:val="7E6E75C7"/>
    <w:rsid w:val="7E78A18A"/>
    <w:rsid w:val="7E7A29DA"/>
    <w:rsid w:val="7EA0BC5A"/>
    <w:rsid w:val="7ED25F89"/>
    <w:rsid w:val="7EDEC29A"/>
    <w:rsid w:val="7EE55C0C"/>
    <w:rsid w:val="7F35741C"/>
    <w:rsid w:val="7F5D07DE"/>
    <w:rsid w:val="7FA8CB3B"/>
    <w:rsid w:val="7FA901D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A612B"/>
  </w:style>
  <w:style w:type="paragraph" w:styleId="Ttulo1">
    <w:name w:val="heading 1"/>
    <w:basedOn w:val="Normal"/>
    <w:next w:val="Normal"/>
    <w:link w:val="Ttulo1Car"/>
    <w:uiPriority w:val="9"/>
    <w:qFormat/>
    <w:rsid w:val="003A7646"/>
    <w:pPr>
      <w:keepNext/>
      <w:keepLines/>
      <w:spacing w:before="240" w:after="0"/>
      <w:jc w:val="center"/>
      <w:outlineLvl w:val="0"/>
    </w:pPr>
    <w:rPr>
      <w:rFonts w:ascii="Times New Roman" w:hAnsi="Times New Roman" w:eastAsiaTheme="majorEastAsia" w:cstheme="majorBidi"/>
      <w:b/>
      <w:szCs w:val="32"/>
    </w:rPr>
  </w:style>
  <w:style w:type="paragraph" w:styleId="Ttulo2">
    <w:name w:val="heading 2"/>
    <w:basedOn w:val="Normal"/>
    <w:next w:val="Normal"/>
    <w:link w:val="Ttulo2Car"/>
    <w:uiPriority w:val="9"/>
    <w:unhideWhenUsed/>
    <w:qFormat/>
    <w:rsid w:val="003A7646"/>
    <w:pPr>
      <w:keepNext/>
      <w:keepLines/>
      <w:spacing w:before="40" w:after="0"/>
      <w:outlineLvl w:val="1"/>
    </w:pPr>
    <w:rPr>
      <w:rFonts w:ascii="Times New Roman" w:hAnsi="Times New Roman" w:eastAsiaTheme="majorEastAsia" w:cstheme="majorBidi"/>
      <w:b/>
      <w:szCs w:val="26"/>
    </w:rPr>
  </w:style>
  <w:style w:type="paragraph" w:styleId="Ttulo3">
    <w:name w:val="heading 3"/>
    <w:basedOn w:val="Normal"/>
    <w:next w:val="Normal"/>
    <w:link w:val="Ttulo3Car"/>
    <w:uiPriority w:val="9"/>
    <w:unhideWhenUsed/>
    <w:qFormat/>
    <w:rsid w:val="00672369"/>
    <w:pPr>
      <w:keepNext/>
      <w:keepLines/>
      <w:spacing w:before="160" w:after="80"/>
      <w:outlineLvl w:val="2"/>
    </w:pPr>
    <w:rPr>
      <w:rFonts w:ascii="Times New Roman" w:hAnsi="Times New Roman" w:eastAsiaTheme="majorEastAsia" w:cstheme="majorBidi"/>
      <w:b/>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hAnsi="Times New Roman" w:eastAsia="Times New Roman" w:cs="Times New Roman"/>
      <w:b/>
      <w:bCs/>
      <w:sz w:val="24"/>
      <w:szCs w:val="24"/>
      <w:lang w:val="es-CO"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4Car" w:customStyle="1">
    <w:name w:val="Título 4 Car"/>
    <w:basedOn w:val="Fuentedeprrafopredeter"/>
    <w:link w:val="Ttulo4"/>
    <w:uiPriority w:val="9"/>
    <w:rsid w:val="00E46D96"/>
    <w:rPr>
      <w:rFonts w:ascii="Times New Roman" w:hAnsi="Times New Roman" w:eastAsia="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styleId="normaltextrun" w:customStyle="1">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styleId="TextocomentarioCar" w:customStyle="1">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styleId="AsuntodelcomentarioCar" w:customStyle="1">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72A05"/>
  </w:style>
  <w:style w:type="paragraph" w:styleId="paragraph" w:customStyle="1">
    <w:name w:val="paragraph"/>
    <w:basedOn w:val="Normal"/>
    <w:rsid w:val="00247C89"/>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eop" w:customStyle="1">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styleId="TextonotapieCar" w:customStyle="1">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styleId="font121" w:customStyle="1">
    <w:name w:val="font121"/>
    <w:basedOn w:val="Fuentedeprrafopredeter"/>
    <w:rsid w:val="00B57ECC"/>
    <w:rPr>
      <w:rFonts w:hint="default" w:ascii="Calibri" w:hAnsi="Calibri" w:cs="Calibri"/>
      <w:b w:val="0"/>
      <w:bCs w:val="0"/>
      <w:i w:val="0"/>
      <w:iCs w:val="0"/>
      <w:strike w:val="0"/>
      <w:dstrike w:val="0"/>
      <w:color w:val="000000"/>
      <w:sz w:val="28"/>
      <w:szCs w:val="28"/>
      <w:u w:val="none"/>
      <w:effect w:val="none"/>
    </w:rPr>
  </w:style>
  <w:style w:type="character" w:styleId="font111" w:customStyle="1">
    <w:name w:val="font111"/>
    <w:basedOn w:val="Fuentedeprrafopredeter"/>
    <w:rsid w:val="00B57ECC"/>
    <w:rPr>
      <w:rFonts w:hint="default" w:ascii="Calibri" w:hAnsi="Calibri" w:cs="Calibri"/>
      <w:b/>
      <w:bCs/>
      <w:i w:val="0"/>
      <w:iCs w:val="0"/>
      <w:strike w:val="0"/>
      <w:dstrike w:val="0"/>
      <w:color w:val="000000"/>
      <w:sz w:val="28"/>
      <w:szCs w:val="28"/>
      <w:u w:val="none"/>
      <w:effect w:val="none"/>
    </w:rPr>
  </w:style>
  <w:style w:type="table" w:styleId="Tablaconcuadrcula1" w:customStyle="1">
    <w:name w:val="Tabla con cuadrícula1"/>
    <w:basedOn w:val="Tablanormal"/>
    <w:next w:val="Tablaconcuadrcula"/>
    <w:uiPriority w:val="59"/>
    <w:rsid w:val="009A3F8B"/>
    <w:rPr>
      <w:rFonts w:ascii="Calibri" w:hAnsi="Calibri" w:eastAsia="Calibri" w:cs="Calibr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styleId="Ttulo1Car" w:customStyle="1">
    <w:name w:val="Título 1 Car"/>
    <w:basedOn w:val="Fuentedeprrafopredeter"/>
    <w:link w:val="Ttulo1"/>
    <w:uiPriority w:val="9"/>
    <w:rsid w:val="003A7646"/>
    <w:rPr>
      <w:rFonts w:ascii="Times New Roman" w:hAnsi="Times New Roman" w:eastAsiaTheme="majorEastAsia" w:cstheme="majorBidi"/>
      <w:b/>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styleId="Default" w:customStyle="1">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styleId="Ttulo2Car" w:customStyle="1">
    <w:name w:val="Título 2 Car"/>
    <w:basedOn w:val="Fuentedeprrafopredeter"/>
    <w:link w:val="Ttulo2"/>
    <w:uiPriority w:val="9"/>
    <w:rsid w:val="003A7646"/>
    <w:rPr>
      <w:rFonts w:ascii="Times New Roman" w:hAnsi="Times New Roman" w:eastAsiaTheme="majorEastAsia" w:cstheme="majorBidi"/>
      <w:b/>
      <w:szCs w:val="26"/>
    </w:rPr>
  </w:style>
  <w:style w:type="paragraph" w:styleId="TDC2">
    <w:name w:val="toc 2"/>
    <w:basedOn w:val="Normal"/>
    <w:next w:val="Normal"/>
    <w:autoRedefine/>
    <w:uiPriority w:val="39"/>
    <w:unhideWhenUsed/>
    <w:rsid w:val="00804720"/>
    <w:pPr>
      <w:spacing w:after="100"/>
      <w:ind w:left="220"/>
    </w:pPr>
  </w:style>
  <w:style w:type="character" w:styleId="Ttulo3Car" w:customStyle="1">
    <w:name w:val="Título 3 Car"/>
    <w:basedOn w:val="Fuentedeprrafopredeter"/>
    <w:link w:val="Ttulo3"/>
    <w:uiPriority w:val="9"/>
    <w:rsid w:val="00672369"/>
    <w:rPr>
      <w:rFonts w:ascii="Times New Roman" w:hAnsi="Times New Roman" w:eastAsiaTheme="majorEastAsia" w:cstheme="majorBidi"/>
      <w:b/>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328B7"/>
    <w:rPr>
      <w:rFonts w:ascii="Segoe UI" w:hAnsi="Segoe UI" w:cs="Segoe UI"/>
      <w:sz w:val="18"/>
      <w:szCs w:val="18"/>
    </w:rPr>
  </w:style>
  <w:style w:type="paragraph" w:styleId="Revisin">
    <w:name w:val="Revision"/>
    <w:hidden/>
    <w:uiPriority w:val="99"/>
    <w:semiHidden/>
    <w:rsid w:val="0089281E"/>
    <w:pPr>
      <w:spacing w:after="0" w:line="240" w:lineRule="auto"/>
    </w:pPr>
  </w:style>
  <w:style w:type="paragraph" w:styleId="Tabladeilustraciones">
    <w:name w:val="table of figures"/>
    <w:basedOn w:val="Normal"/>
    <w:next w:val="Normal"/>
    <w:uiPriority w:val="99"/>
    <w:unhideWhenUsed/>
    <w:rsid w:val="00732CE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19824320">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3715850">
      <w:bodyDiv w:val="1"/>
      <w:marLeft w:val="0"/>
      <w:marRight w:val="0"/>
      <w:marTop w:val="0"/>
      <w:marBottom w:val="0"/>
      <w:divBdr>
        <w:top w:val="none" w:sz="0" w:space="0" w:color="auto"/>
        <w:left w:val="none" w:sz="0" w:space="0" w:color="auto"/>
        <w:bottom w:val="none" w:sz="0" w:space="0" w:color="auto"/>
        <w:right w:val="none" w:sz="0" w:space="0" w:color="auto"/>
      </w:divBdr>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a.gov.co/1779/articles-404164_norma.pdf" TargetMode="External"/><Relationship Id="rId21" Type="http://schemas.openxmlformats.org/officeDocument/2006/relationships/image" Target="media/image4.png"/><Relationship Id="rId42" Type="http://schemas.openxmlformats.org/officeDocument/2006/relationships/hyperlink" Target="https://udistritaleduco-my.sharepoint.com/:b:/g/personal/mcic_udistrital_edu_co/EUJD4PGuymxGvfQiBxNGBY8By5uLiRFTJklKaAWvnqSQyw?e=1krwah" TargetMode="External"/><Relationship Id="rId47" Type="http://schemas.openxmlformats.org/officeDocument/2006/relationships/image" Target="media/image16.png"/><Relationship Id="rId63" Type="http://schemas.openxmlformats.org/officeDocument/2006/relationships/hyperlink" Target="https://udistritaleduco-my.sharepoint.com/:b:/g/personal/mcic_udistrital_edu_co/EY7HwD4JqNJNjl6yYaUKEpYB7il2XunBmSoKIuvTBxklCQ?e=XDND0g" TargetMode="External"/><Relationship Id="rId68" Type="http://schemas.openxmlformats.org/officeDocument/2006/relationships/hyperlink" Target="https://udistritaleduco-my.sharepoint.com/:b:/g/personal/mcic_udistrital_edu_co/EXPPBr65cTtGvaTiuZadBXkBGGHHhJPJW-nriiyLnG_vFA?e=73WGNP" TargetMode="External"/><Relationship Id="rId84" Type="http://schemas.microsoft.com/office/2011/relationships/commentsExtended" Target="commentsExtended.xml"/><Relationship Id="rId89" Type="http://schemas.openxmlformats.org/officeDocument/2006/relationships/fontTable" Target="fontTable.xml"/><Relationship Id="rId16" Type="http://schemas.openxmlformats.org/officeDocument/2006/relationships/hyperlink" Target="https://udistritaleduco-my.sharepoint.com/:b:/g/personal/mcic_udistrital_edu_co/EZE5-Ol8FDNJhTmxoBVw13YB0CrlAuZ_BeUG6On49fCHMQ?e=BqRy6b" TargetMode="External"/><Relationship Id="rId11" Type="http://schemas.openxmlformats.org/officeDocument/2006/relationships/image" Target="media/image1.jpeg"/><Relationship Id="rId32" Type="http://schemas.openxmlformats.org/officeDocument/2006/relationships/image" Target="media/image6.jpeg"/><Relationship Id="rId37" Type="http://schemas.openxmlformats.org/officeDocument/2006/relationships/hyperlink" Target="https://udistritaleduco-my.sharepoint.com/:b:/g/personal/mcic_udistrital_edu_co/EUxzraYv3IZFn1-4l_2sSisBnE-jHRLUpLlt44r7yxAjdw?e=0IZnSD" TargetMode="External"/><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hyperlink" Target="https://udistritaleduco-my.sharepoint.com/:b:/g/personal/mcic_udistrital_edu_co/EWk7YVGUvs1OhqbwFOLT-FoBDA11dHwaJNe4pgeBKBcXYQ?e=hAjs2T" TargetMode="External"/><Relationship Id="rId79" Type="http://schemas.openxmlformats.org/officeDocument/2006/relationships/hyperlink" Target="https://udistritaleduco-my.sharepoint.com/:b:/g/personal/mcic_udistrital_edu_co/ETjus16s9PBPtHycrerI6vwBcFqZv1yYQo9IBreJWYOQ4g?e=7GlaZx" TargetMode="External"/><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hyperlink" Target="https://udistritaleduco-my.sharepoint.com/:b:/g/personal/mcic_udistrital_edu_co/EfFVDKc4nKxKh45r5qxB4pEB2Yn0WXu6p_PSVSDJCg2iGg?e=9GUWX6" TargetMode="External"/><Relationship Id="rId22" Type="http://schemas.openxmlformats.org/officeDocument/2006/relationships/hyperlink" Target="https://autoevaluacionyacreditacion.udistrital.edu.co/autoevaluacion/documentos-guia" TargetMode="External"/><Relationship Id="rId27" Type="http://schemas.openxmlformats.org/officeDocument/2006/relationships/hyperlink" Target="https://autoevaluacionyacreditacion.udistrital.edu.co/acreditacion-programas/documentos-guia" TargetMode="External"/><Relationship Id="rId30" Type="http://schemas.openxmlformats.org/officeDocument/2006/relationships/hyperlink" Target="https://udistritaleduco-my.sharepoint.com/:b:/g/personal/mcic_udistrital_edu_co/EamOPGKCLCRApgeSAxIWiYkBxNWCdWx5w-O_qyuQCLh2RA?e=GtWhPh" TargetMode="Externa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image" Target="media/image17.png"/><Relationship Id="rId56" Type="http://schemas.openxmlformats.org/officeDocument/2006/relationships/image" Target="media/image22.png"/><Relationship Id="rId64" Type="http://schemas.openxmlformats.org/officeDocument/2006/relationships/hyperlink" Target="https://udistritaleduco-my.sharepoint.com/:b:/g/personal/mcic_udistrital_edu_co/EfrJUP_d-BdPssMwaJ4y238BQLF6NZ1GRCICjynWJ0mc7A?e=KHlVhO" TargetMode="External"/><Relationship Id="rId69" Type="http://schemas.openxmlformats.org/officeDocument/2006/relationships/hyperlink" Target="https://udistritaleduco-my.sharepoint.com/:b:/g/personal/mcic_udistrital_edu_co/EdIeDHqF86FJqVBrm8bqZjEBOqlB8LQL5kpbLq72OHSKLA?e=58VxrA" TargetMode="External"/><Relationship Id="rId77" Type="http://schemas.openxmlformats.org/officeDocument/2006/relationships/hyperlink" Target="https://ti.udistrital.edu.co/inicio" TargetMode="External"/><Relationship Id="rId8" Type="http://schemas.openxmlformats.org/officeDocument/2006/relationships/webSettings" Target="webSettings.xml"/><Relationship Id="rId51" Type="http://schemas.openxmlformats.org/officeDocument/2006/relationships/hyperlink" Target="https://udistritaleduco-my.sharepoint.com/:b:/g/personal/mcic_udistrital_edu_co/Ea8D2lsGcANImus9r5ywneABFCW_IW6IRNMOyxmGJOmiTQ?e=2Rj0i2" TargetMode="External"/><Relationship Id="rId72" Type="http://schemas.openxmlformats.org/officeDocument/2006/relationships/hyperlink" Target="https://udistritaleduco-my.sharepoint.com/:b:/g/personal/mcic_udistrital_edu_co/EY7HwD4JqNJNjl6yYaUKEpYB7il2XunBmSoKIuvTBxklCQ?e=hrFWgf" TargetMode="External"/><Relationship Id="rId80" Type="http://schemas.openxmlformats.org/officeDocument/2006/relationships/image" Target="media/image25.png"/><Relationship Id="rId85"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distritaleduco-my.sharepoint.com/:b:/g/personal/mcic_udistrital_edu_co/EfEuxtsAKmhJlpD4OB_c4ysBEwq-hIxqilQ7JaO0PHQQoA?e=gwX1BA" TargetMode="External"/><Relationship Id="rId25" Type="http://schemas.openxmlformats.org/officeDocument/2006/relationships/hyperlink" Target="https://www.mineducacion.gov.co/1780/articles-399567_recurso_1.pdf" TargetMode="External"/><Relationship Id="rId33" Type="http://schemas.openxmlformats.org/officeDocument/2006/relationships/image" Target="media/image7.jpeg"/><Relationship Id="rId38" Type="http://schemas.openxmlformats.org/officeDocument/2006/relationships/hyperlink" Target="https://udistritaleduco-my.sharepoint.com/:b:/g/personal/mcic_udistrital_edu_co/EZ1spyHQRHVLha61GYhJAqoBj2_xbaNJeQcd1Fp2Rieblw?e=IDaYvv" TargetMode="External"/><Relationship Id="rId46" Type="http://schemas.openxmlformats.org/officeDocument/2006/relationships/image" Target="media/image15.png"/><Relationship Id="rId59" Type="http://schemas.openxmlformats.org/officeDocument/2006/relationships/hyperlink" Target="https://udistritaleduco-my.sharepoint.com/:b:/g/personal/mcic_udistrital_edu_co/EVVdGGBsIYhKh0LyZupn7poBQvUivjRf6ebCouJDIcTBVw?e=9Hwx8W" TargetMode="External"/><Relationship Id="rId67" Type="http://schemas.openxmlformats.org/officeDocument/2006/relationships/hyperlink" Target="https://udistritaleduco-my.sharepoint.com/:b:/g/personal/mcic_udistrital_edu_co/EXPPBr65cTtGvaTiuZadBXkBGGHHhJPJW-nriiyLnG_vFA?e=73WGNP" TargetMode="External"/><Relationship Id="rId20" Type="http://schemas.openxmlformats.org/officeDocument/2006/relationships/image" Target="media/image3.png"/><Relationship Id="rId41" Type="http://schemas.openxmlformats.org/officeDocument/2006/relationships/image" Target="media/image12.png"/><Relationship Id="rId54" Type="http://schemas.openxmlformats.org/officeDocument/2006/relationships/image" Target="media/image20.png"/><Relationship Id="rId62" Type="http://schemas.openxmlformats.org/officeDocument/2006/relationships/hyperlink" Target="https://udistritaleduco-my.sharepoint.com/:b:/g/personal/mcic_udistrital_edu_co/EXNOYBmg3slLrZ-lBq_fVioBFkMYUgcFmD4K3DgL8uy9BA?e=fhWtqT" TargetMode="External"/><Relationship Id="rId70" Type="http://schemas.openxmlformats.org/officeDocument/2006/relationships/hyperlink" Target="https://udistritaleduco-my.sharepoint.com/:b:/g/personal/mcic_udistrital_edu_co/EdIeDHqF86FJqVBrm8bqZjEBOqlB8LQL5kpbLq72OHSKLA?e=58VxrA" TargetMode="External"/><Relationship Id="rId75" Type="http://schemas.openxmlformats.org/officeDocument/2006/relationships/hyperlink" Target="https://udistritaleduco-my.sharepoint.com/:b:/g/personal/mcic_udistrital_edu_co/Ee2AyQ2c-EdLpKgbbgce-tkBr7isEScLfnSX9NwkMAsggA?e=AMlRbN" TargetMode="External"/><Relationship Id="rId83" Type="http://schemas.openxmlformats.org/officeDocument/2006/relationships/comments" Target="comments.xml"/><Relationship Id="rId88" Type="http://schemas.openxmlformats.org/officeDocument/2006/relationships/image" Target="media/image26.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distritaleduco-my.sharepoint.com/:b:/g/personal/mcic_udistrital_edu_co/EYeMtW-GriROohFseMx5zpQBUVKEmHID8oofCXviSbLtow?e=GXn3uo" TargetMode="External"/><Relationship Id="rId23" Type="http://schemas.openxmlformats.org/officeDocument/2006/relationships/hyperlink" Target="https://autoevaluacionyacreditacion.udistrital.edu.co/autoevaluacion/plan-de-mejoramiento" TargetMode="External"/><Relationship Id="rId28" Type="http://schemas.openxmlformats.org/officeDocument/2006/relationships/hyperlink" Target="https://udistritaleduco-my.sharepoint.com/:w:/g/personal/mcic_udistrital_edu_co/EbAP2JuQ4AJNsB0pQlUZU_QBR5Ot_kqL34GnSt3pXMFxQQ?e=QV6N5o" TargetMode="External"/><Relationship Id="rId36" Type="http://schemas.openxmlformats.org/officeDocument/2006/relationships/hyperlink" Target="https://udistritaleduco-my.sharepoint.com/:b:/g/personal/mcic_udistrital_edu_co/EdZCFMhoKVRJktWmIu9KVsoBgcyL-oXkYe0G3aj7Gk0HkQ?e=9jVaHF" TargetMode="External"/><Relationship Id="rId49" Type="http://schemas.openxmlformats.org/officeDocument/2006/relationships/hyperlink" Target="https://udistritaleduco-my.sharepoint.com/:b:/g/personal/mcic_udistrital_edu_co/EfrJUP_d-BdPssMwaJ4y238BQLF6NZ1GRCICjynWJ0mc7A?e=p3JdHv" TargetMode="External"/><Relationship Id="rId57" Type="http://schemas.openxmlformats.org/officeDocument/2006/relationships/image" Target="media/image23.png"/><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4.png"/><Relationship Id="rId52" Type="http://schemas.openxmlformats.org/officeDocument/2006/relationships/image" Target="media/image18.png"/><Relationship Id="rId60" Type="http://schemas.openxmlformats.org/officeDocument/2006/relationships/hyperlink" Target="https://udistritaleduco-my.sharepoint.com/:b:/g/personal/mcic_udistrital_edu_co/EeopcaDnIq5Auk6k6pWcOHgBrWtUSFVygSsdDoN5C-O2DA?e=fJZORS" TargetMode="External"/><Relationship Id="rId65" Type="http://schemas.openxmlformats.org/officeDocument/2006/relationships/hyperlink" Target="https://udistritaleduco-my.sharepoint.com/:b:/g/personal/mcic_udistrital_edu_co/Ea8D2lsGcANImus9r5ywneABFCW_IW6IRNMOyxmGJOmiTQ?e=xpl9Fl" TargetMode="External"/><Relationship Id="rId73" Type="http://schemas.openxmlformats.org/officeDocument/2006/relationships/hyperlink" Target="https://udistritaleduco-my.sharepoint.com/:b:/g/personal/mcic_udistrital_edu_co/EZBhsC6_sy1Hju13Uz5v-wsBm9gjS52588AeGHhLUUEo7A?e=AH3NRq" TargetMode="External"/><Relationship Id="rId78" Type="http://schemas.openxmlformats.org/officeDocument/2006/relationships/hyperlink" Target="https://udistritaleduco-my.sharepoint.com/:b:/g/personal/mcic_udistrital_edu_co/EQZTXPF1iMBKmiyV4ntYC84Bplw2ifwnLPTN-zjN76_MHg?e=6bgxVi" TargetMode="External"/><Relationship Id="rId81" Type="http://schemas.openxmlformats.org/officeDocument/2006/relationships/hyperlink" Target="https://udistritaleduco-my.sharepoint.com/:b:/g/personal/mcic_udistrital_edu_co/Ed9bXqbq8StAjqHVsIDBcfUBThM0KbPLBaog_YgEpyRnJw?e=cHbN8A" TargetMode="External"/><Relationship Id="rId86" Type="http://schemas.openxmlformats.org/officeDocument/2006/relationships/hyperlink" Target="https://facingenieria.udistrital.edu.co/"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distritaleduco-my.sharepoint.com/:b:/g/personal/mcic_udistrital_edu_co/EaBechn0O3FLg7qk7Z11lV0BU97f8c37zEpXmAYGsFGaSg?e=QDKgFT" TargetMode="External"/><Relationship Id="rId18" Type="http://schemas.openxmlformats.org/officeDocument/2006/relationships/hyperlink" Target="https://udistritaleduco-my.sharepoint.com/:b:/g/personal/mcic_udistrital_edu_co/ERUAndYlNzBJhBb5yeHfdrwBcz0iILlRjg_lBSY9cahyGQ?e=jPJWQN" TargetMode="External"/><Relationship Id="rId39" Type="http://schemas.openxmlformats.org/officeDocument/2006/relationships/image" Target="media/image10.png"/><Relationship Id="rId34" Type="http://schemas.openxmlformats.org/officeDocument/2006/relationships/image" Target="media/image8.png"/><Relationship Id="rId50" Type="http://schemas.openxmlformats.org/officeDocument/2006/relationships/hyperlink" Target="https://udistritaleduco-my.sharepoint.com/:b:/g/personal/mcic_udistrital_edu_co/EeRRY2swtURJmuq8BVVQItwBNbJxJMEpxRE3XrKup7WKPg?e=5raa5G" TargetMode="External"/><Relationship Id="rId55" Type="http://schemas.openxmlformats.org/officeDocument/2006/relationships/image" Target="media/image21.png"/><Relationship Id="rId76" Type="http://schemas.openxmlformats.org/officeDocument/2006/relationships/hyperlink" Target="https://udistritaleduco-my.sharepoint.com/:b:/g/personal/mcic_udistrital_edu_co/ETM8YJ5S6oxGnmYOerLB-qQBuVhFiX8hG7EDi2BF2j2DZQ?e=ucDyKD" TargetMode="External"/><Relationship Id="rId7" Type="http://schemas.openxmlformats.org/officeDocument/2006/relationships/settings" Target="settings.xml"/><Relationship Id="rId71" Type="http://schemas.openxmlformats.org/officeDocument/2006/relationships/hyperlink" Target="https://udistritaleduco-my.sharepoint.com/:b:/g/personal/mcic_udistrital_edu_co/EY7HwD4JqNJNjl6yYaUKEpYB7il2XunBmSoKIuvTBxklCQ?e=hrFWgf" TargetMode="External"/><Relationship Id="rId92" Type="http://schemas.microsoft.com/office/2018/08/relationships/commentsExtensible" Target="commentsExtensible.xml"/><Relationship Id="rId2" Type="http://schemas.openxmlformats.org/officeDocument/2006/relationships/customXml" Target="../customXml/item2.xml"/><Relationship Id="rId29" Type="http://schemas.openxmlformats.org/officeDocument/2006/relationships/hyperlink" Target="https://udistritaleduco-my.sharepoint.com/:b:/g/personal/mcic_udistrital_edu_co/ETiDmzCj9OpBiFfW8cWyZcgB7hVh_F1GrZXvJ00oMetgYA?e=3gRuAO" TargetMode="External"/><Relationship Id="rId24" Type="http://schemas.openxmlformats.org/officeDocument/2006/relationships/hyperlink" Target="https://autoevaluacionyacreditacion.udistrital.edu.co/acreditacion-programas/documentos-guia" TargetMode="External"/><Relationship Id="rId40" Type="http://schemas.openxmlformats.org/officeDocument/2006/relationships/image" Target="media/image11.png"/><Relationship Id="rId45" Type="http://schemas.openxmlformats.org/officeDocument/2006/relationships/hyperlink" Target="https://udistritaleduco-my.sharepoint.com/:b:/g/personal/mcic_udistrital_edu_co/EVNp6c3P7RtKpxJ7nHD4454BXL1zY5TNsDbXrg2dUlAiPw?e=tPySc6" TargetMode="External"/><Relationship Id="rId66" Type="http://schemas.openxmlformats.org/officeDocument/2006/relationships/hyperlink" Target="https://udistritaleduco-my.sharepoint.com/:b:/g/personal/mcic_udistrital_edu_co/EXPPBr65cTtGvaTiuZadBXkBGGHHhJPJW-nriiyLnG_vFA?e=73WGNP" TargetMode="External"/><Relationship Id="rId87" Type="http://schemas.openxmlformats.org/officeDocument/2006/relationships/hyperlink" Target="https://facingenieria.udistrital.edu.co/" TargetMode="External"/><Relationship Id="rId61" Type="http://schemas.openxmlformats.org/officeDocument/2006/relationships/hyperlink" Target="https://udistritaleduco-my.sharepoint.com/:b:/g/personal/mcic_udistrital_edu_co/EXQtf-Wt0T1FgQGTFXlSDcsB8hKxXDkg6wesCz2MB0cwQg?e=X5e4by" TargetMode="External"/><Relationship Id="rId82" Type="http://schemas.openxmlformats.org/officeDocument/2006/relationships/chart" Target="charts/chart1.xml"/><Relationship Id="rId19" Type="http://schemas.openxmlformats.org/officeDocument/2006/relationships/hyperlink" Target="https://udistritaleduco-my.sharepoint.com/:b:/g/personal/mcic_udistrital_edu_co/EaBechn0O3FLg7qk7Z11lV0BU97f8c37zEpXmAYGsFGaSg?e=tqJrL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udistritaleduco-my.sharepoint.com/personal/mcic_udistrital_edu_co/Documents/Maestria%20CIC/Acreditacion/AUTOEVALUACION%202025/Docu%20Autoevaluacion%20RAA/Ponderaci&#243;n/Compar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376844719592385"/>
          <c:y val="0.13206457256641502"/>
          <c:w val="0.3087974963878371"/>
          <c:h val="0.59124848311210176"/>
        </c:manualLayout>
      </c:layout>
      <c:radarChart>
        <c:radarStyle val="marker"/>
        <c:varyColors val="0"/>
        <c:ser>
          <c:idx val="0"/>
          <c:order val="0"/>
          <c:tx>
            <c:strRef>
              <c:f>Hoja3!$D$2:$D$3</c:f>
              <c:strCache>
                <c:ptCount val="2"/>
                <c:pt idx="0">
                  <c:v>CALIFICACIÓN</c:v>
                </c:pt>
                <c:pt idx="1">
                  <c:v>ACTUAL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Hoja3!$D$4:$D$15</c:f>
              <c:numCache>
                <c:formatCode>General</c:formatCode>
                <c:ptCount val="12"/>
                <c:pt idx="0">
                  <c:v>4</c:v>
                </c:pt>
                <c:pt idx="1">
                  <c:v>4.5999999999999996</c:v>
                </c:pt>
                <c:pt idx="2">
                  <c:v>4.7</c:v>
                </c:pt>
                <c:pt idx="3">
                  <c:v>4.8</c:v>
                </c:pt>
                <c:pt idx="4">
                  <c:v>4.3</c:v>
                </c:pt>
                <c:pt idx="5">
                  <c:v>5</c:v>
                </c:pt>
                <c:pt idx="6">
                  <c:v>4.5</c:v>
                </c:pt>
                <c:pt idx="7">
                  <c:v>4.5</c:v>
                </c:pt>
                <c:pt idx="8">
                  <c:v>4.8</c:v>
                </c:pt>
                <c:pt idx="9">
                  <c:v>5</c:v>
                </c:pt>
                <c:pt idx="10">
                  <c:v>5</c:v>
                </c:pt>
                <c:pt idx="11">
                  <c:v>5</c:v>
                </c:pt>
              </c:numCache>
            </c:numRef>
          </c:val>
          <c:extLst>
            <c:ext xmlns:c16="http://schemas.microsoft.com/office/drawing/2014/chart" uri="{C3380CC4-5D6E-409C-BE32-E72D297353CC}">
              <c16:uniqueId val="{00000000-E696-49CD-BD8A-40DC12834CBB}"/>
            </c:ext>
          </c:extLst>
        </c:ser>
        <c:ser>
          <c:idx val="1"/>
          <c:order val="1"/>
          <c:tx>
            <c:strRef>
              <c:f>Hoja3!$E$2:$E$3</c:f>
              <c:strCache>
                <c:ptCount val="2"/>
                <c:pt idx="0">
                  <c:v>CALIFICACIÓN</c:v>
                </c:pt>
                <c:pt idx="1">
                  <c:v>PROCESO ANTERIOR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Hoja3!$E$4:$E$15</c:f>
              <c:numCache>
                <c:formatCode>General</c:formatCode>
                <c:ptCount val="12"/>
                <c:pt idx="0">
                  <c:v>4.4000000000000004</c:v>
                </c:pt>
                <c:pt idx="1">
                  <c:v>4</c:v>
                </c:pt>
                <c:pt idx="2">
                  <c:v>4.2</c:v>
                </c:pt>
                <c:pt idx="3">
                  <c:v>4</c:v>
                </c:pt>
                <c:pt idx="4">
                  <c:v>4.2</c:v>
                </c:pt>
                <c:pt idx="5">
                  <c:v>4</c:v>
                </c:pt>
                <c:pt idx="6">
                  <c:v>4</c:v>
                </c:pt>
                <c:pt idx="7">
                  <c:v>3.4</c:v>
                </c:pt>
                <c:pt idx="8">
                  <c:v>4.0999999999999996</c:v>
                </c:pt>
                <c:pt idx="9">
                  <c:v>4</c:v>
                </c:pt>
                <c:pt idx="10">
                  <c:v>3.9</c:v>
                </c:pt>
                <c:pt idx="11">
                  <c:v>3.9</c:v>
                </c:pt>
              </c:numCache>
            </c:numRef>
          </c:val>
          <c:extLst>
            <c:ext xmlns:c16="http://schemas.microsoft.com/office/drawing/2014/chart" uri="{C3380CC4-5D6E-409C-BE32-E72D297353CC}">
              <c16:uniqueId val="{00000001-E696-49CD-BD8A-40DC12834CBB}"/>
            </c:ext>
          </c:extLst>
        </c:ser>
        <c:dLbls>
          <c:showLegendKey val="0"/>
          <c:showVal val="0"/>
          <c:showCatName val="0"/>
          <c:showSerName val="0"/>
          <c:showPercent val="0"/>
          <c:showBubbleSize val="0"/>
        </c:dLbls>
        <c:axId val="1883250319"/>
        <c:axId val="1872764623"/>
      </c:radarChart>
      <c:catAx>
        <c:axId val="18832503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72764623"/>
        <c:crosses val="autoZero"/>
        <c:auto val="1"/>
        <c:lblAlgn val="ctr"/>
        <c:lblOffset val="100"/>
        <c:noMultiLvlLbl val="0"/>
      </c:catAx>
      <c:valAx>
        <c:axId val="187276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832503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E718BAB4-495D-43A8-8189-79141FBE6D36}">
  <ds:schemaRefs>
    <ds:schemaRef ds:uri="http://schemas.microsoft.com/office/2006/documentManagement/types"/>
    <ds:schemaRef ds:uri="1d885472-1b03-4c27-abea-e0b86428d9b9"/>
    <ds:schemaRef ds:uri="http://purl.org/dc/terms/"/>
    <ds:schemaRef ds:uri="http://schemas.microsoft.com/office/2006/metadata/properties"/>
    <ds:schemaRef ds:uri="http://purl.org/dc/dcmitype/"/>
    <ds:schemaRef ds:uri="http://schemas.microsoft.com/office/infopath/2007/PartnerControls"/>
    <ds:schemaRef ds:uri="http://purl.org/dc/elements/1.1/"/>
    <ds:schemaRef ds:uri="http://schemas.openxmlformats.org/package/2006/metadata/core-properties"/>
    <ds:schemaRef ds:uri="2d6b6581-d0cd-4f64-a2b3-c7ef1a89b301"/>
    <ds:schemaRef ds:uri="http://www.w3.org/XML/1998/namespace"/>
  </ds:schemaRefs>
</ds:datastoreItem>
</file>

<file path=customXml/itemProps2.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3.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E555E-2783-4C91-A4C8-B66275A76F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Universidad  Distrital</dc:creator>
  <keywords/>
  <dc:description/>
  <lastModifiedBy>COMITE DE CURRICULO Y CALIDAD POSGRADOS</lastModifiedBy>
  <revision>588</revision>
  <lastPrinted>2024-08-27T15:07:00.0000000Z</lastPrinted>
  <dcterms:created xsi:type="dcterms:W3CDTF">2025-10-10T15:56:00.0000000Z</dcterms:created>
  <dcterms:modified xsi:type="dcterms:W3CDTF">2025-10-28T21:47:27.3177469Z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